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447A3BF9"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w:t>
      </w:r>
      <w:r w:rsidR="00B104CC">
        <w:rPr>
          <w:b/>
          <w:sz w:val="18"/>
          <w:szCs w:val="18"/>
        </w:rPr>
        <w:t>,</w:t>
      </w:r>
      <w:r w:rsidR="00BC6057">
        <w:rPr>
          <w:b/>
          <w:sz w:val="18"/>
          <w:szCs w:val="18"/>
        </w:rPr>
        <w:t xml:space="preserve"> and </w:t>
      </w:r>
      <w:r>
        <w:rPr>
          <w:b/>
          <w:sz w:val="18"/>
          <w:szCs w:val="18"/>
        </w:rPr>
        <w:t>cannot respond</w:t>
      </w:r>
      <w:r w:rsidR="00BC6057">
        <w:rPr>
          <w:b/>
          <w:sz w:val="18"/>
          <w:szCs w:val="18"/>
        </w:rPr>
        <w:t xml:space="preserve"> outside it</w:t>
      </w:r>
      <w:r>
        <w:rPr>
          <w:b/>
          <w:sz w:val="18"/>
          <w:szCs w:val="18"/>
        </w:rPr>
        <w:t xml:space="preserve">. This article presents the Verified Open Decision Architecture (VODA), an architecture with an open decision space. It defines the invariants of the space, a verified set of physical effects from which new interventions are composed, and a chain of gates. A generative model proposes candidate rules and blended or composed interventions, </w:t>
      </w:r>
      <w:r w:rsidR="00BC6057" w:rsidRPr="00BC6057">
        <w:rPr>
          <w:b/>
          <w:sz w:val="18"/>
          <w:szCs w:val="18"/>
        </w:rPr>
        <w:t>the candidates are pre-selected on forecasts, and a proposal enters the rule base only after deterministic checks and a paired forecast test on reseeded futures.</w:t>
      </w:r>
      <w:r>
        <w:rPr>
          <w:b/>
          <w:sz w:val="18"/>
          <w:szCs w:val="18"/>
        </w:rPr>
        <w:t xml:space="preserve"> A simulation core holds the hazard state</w:t>
      </w:r>
      <w:r w:rsidR="00E15AEF">
        <w:rPr>
          <w:b/>
          <w:sz w:val="18"/>
          <w:szCs w:val="18"/>
        </w:rPr>
        <w:t>, and a</w:t>
      </w:r>
      <w:r>
        <w:rPr>
          <w:b/>
          <w:sz w:val="18"/>
          <w:szCs w:val="18"/>
        </w:rPr>
        <w:t xml:space="preserve"> decision core reads it through confidence-rated observations. The decision core has a closed layer, a sparse Takagi-Sugeno rule base that tunes itself online, and an open layer that proposes, </w:t>
      </w:r>
      <w:r w:rsidR="00B104CC">
        <w:rPr>
          <w:b/>
          <w:sz w:val="18"/>
          <w:szCs w:val="18"/>
        </w:rPr>
        <w:t>pre-</w:t>
      </w:r>
      <w:r>
        <w:rPr>
          <w:b/>
          <w:sz w:val="18"/>
          <w:szCs w:val="18"/>
        </w:rPr>
        <w:t xml:space="preserve">selects, and verifies </w:t>
      </w:r>
      <w:r w:rsidR="00B104CC">
        <w:rPr>
          <w:b/>
          <w:sz w:val="18"/>
          <w:szCs w:val="18"/>
        </w:rPr>
        <w:t>new objects</w:t>
      </w:r>
      <w:r>
        <w:rPr>
          <w:b/>
          <w:sz w:val="18"/>
          <w:szCs w:val="18"/>
        </w:rPr>
        <w:t>. The approach is applied to wildfire response and tested on paired worlds in various scenarios. Compared with the closed layer alone, the open layer reduces burned area by about 60%, affected population by about 80%, and committed response by about 45%, with every order priced</w:t>
      </w:r>
      <w:r w:rsidR="00E15AEF">
        <w:rPr>
          <w:b/>
          <w:sz w:val="18"/>
          <w:szCs w:val="18"/>
        </w:rPr>
        <w:t xml:space="preserve">, and </w:t>
      </w:r>
      <w:r>
        <w:rPr>
          <w:b/>
          <w:sz w:val="18"/>
          <w:szCs w:val="18"/>
        </w:rPr>
        <w:t>raises the share of extinguished incidents from about half to 91%. With one intervention family withheld from the doctrine, the open layer writes it back within the first hour and ends below the closed layer with the full doctrine.</w:t>
      </w:r>
      <w:r w:rsidR="00E95B17">
        <w:rPr>
          <w:b/>
          <w:sz w:val="18"/>
          <w:szCs w:val="18"/>
        </w:rPr>
        <w:t xml:space="preserve"> </w:t>
      </w:r>
      <w:r>
        <w:rPr>
          <w:b/>
          <w:sz w:val="18"/>
          <w:szCs w:val="18"/>
        </w:rPr>
        <w:t>The decision core is distributed and suits real-time operation</w:t>
      </w:r>
      <w:r w:rsidR="00E15AEF">
        <w:rPr>
          <w:b/>
          <w:sz w:val="18"/>
          <w:szCs w:val="18"/>
        </w:rPr>
        <w:t>; e</w:t>
      </w:r>
      <w:r>
        <w:rPr>
          <w:b/>
          <w:sz w:val="18"/>
          <w:szCs w:val="18"/>
        </w:rPr>
        <w:t>ach agent reasons only over its own region, so computing cost grows slowly with the number of regions.</w:t>
      </w:r>
    </w:p>
    <w:p w14:paraId="01614C49" w14:textId="77777777" w:rsidR="00534101" w:rsidRDefault="00534101" w:rsidP="00534101"/>
    <w:p w14:paraId="0CB84A30" w14:textId="23B9EDA1"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open decision space, generative rule proposal, system-of-systems,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2" w:name="_RefSec_I"/>
      <w:r>
        <w:t>I</w:t>
      </w:r>
      <w:bookmarkEnd w:id="2"/>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w:t>
      </w:r>
      <w:r>
        <w:t xml:space="preserve">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3EDB42D6"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candidate rules, blends of existing interventions, and new interventions composed from physical effects the simulator can execute. The candidates are pre-selected on forecasts of the hazard model, and only the best one is tested by the gates. Nothing enters the doctrine </w:t>
      </w:r>
      <w:r w:rsidR="00940DFB">
        <w:t>without</w:t>
      </w:r>
      <w:r>
        <w:t xml:space="preserve"> a chain of algebraic gates and a paired forecast test. Hence, the space is closed at physical effects and open at interventions.</w:t>
      </w:r>
    </w:p>
    <w:p w14:paraId="07CEF064" w14:textId="67C57ADB" w:rsidR="00682ED6" w:rsidRDefault="00D31F60">
      <w:pPr>
        <w:pStyle w:val="Text"/>
      </w:pPr>
      <w:r>
        <w:t xml:space="preserve">The second limit is answered in two steps. Each observation carries a confidence, and the confidence gates every concept that depends on it, so uncertainty is handled without a distribution. </w:t>
      </w:r>
      <w:r w:rsidR="0070150D">
        <w:t>E</w:t>
      </w:r>
      <w:r>
        <w:t>very order is written over named decision concepts and every edit, rejection, and generated object is logged. Hence, the reason for a recommendation is read from the rule that produced it, not reconstructed afterwards. Under degraded observation the response of VODA degrades gradually and remains better than that of the closed layer.</w:t>
      </w:r>
    </w:p>
    <w:p w14:paraId="28E8EF77" w14:textId="43D5C32A" w:rsidR="00682ED6" w:rsidRDefault="00D31F60">
      <w:pPr>
        <w:pStyle w:val="Text"/>
      </w:pPr>
      <w:r>
        <w:lastRenderedPageBreak/>
        <w:t>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decides in a fraction of a second, and its cost grows slowly with the number of agents,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3" w:name="_RefSec_II"/>
      <w:r>
        <w:t>II</w:t>
      </w:r>
      <w:bookmarkEnd w:id="3"/>
      <w:r>
        <w:t>. Related Work and Background</w:t>
      </w:r>
    </w:p>
    <w:p w14:paraId="61AA0500" w14:textId="77777777" w:rsidR="00926552" w:rsidRDefault="00926552" w:rsidP="00926552">
      <w:pPr>
        <w:pStyle w:val="Heading2"/>
      </w:pPr>
      <w:bookmarkStart w:id="4" w:name="_RefSec_II_A"/>
      <w:r>
        <w:t>A</w:t>
      </w:r>
      <w:bookmarkEnd w:id="4"/>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w:t>
      </w:r>
      <w:r>
        <w:t xml:space="preserve">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3B2504DD"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68E20FAF" w:rsidR="00C63C9D" w:rsidRDefault="00975DE2">
      <w:pPr>
        <w:pStyle w:val="Heading1"/>
      </w:pPr>
      <w:bookmarkStart w:id="6" w:name="_RefSec_III"/>
      <w:r>
        <w:lastRenderedPageBreak/>
        <w:t>III</w:t>
      </w:r>
      <w:bookmarkEnd w:id="6"/>
      <w:r w:rsidR="00116384">
        <w:t>. System Architecture</w:t>
      </w:r>
    </w:p>
    <w:p w14:paraId="56E81080" w14:textId="77777777" w:rsidR="00C63C9D" w:rsidRDefault="00D31F60" w:rsidP="00AD5871">
      <w:pPr>
        <w:pStyle w:val="Heading2"/>
      </w:pPr>
      <w:bookmarkStart w:id="7" w:name="_RefSec_III_A"/>
      <w:r>
        <w:t>A</w:t>
      </w:r>
      <w:bookmarkEnd w:id="7"/>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5450FBAE" w14:textId="77777777" w:rsidR="00096354" w:rsidRDefault="00096354">
      <w:pPr>
        <w:pStyle w:val="Text"/>
        <w:rPr>
          <w:sz w:val="12"/>
          <w:szCs w:val="12"/>
        </w:rPr>
      </w:pPr>
    </w:p>
    <w:p w14:paraId="41D4184E" w14:textId="43809660" w:rsidR="00096354" w:rsidRDefault="00B23468">
      <w:pPr>
        <w:pStyle w:val="Text"/>
      </w:pPr>
      <w:r>
        <w:rPr>
          <w:noProof/>
        </w:rPr>
        <mc:AlternateContent>
          <mc:Choice Requires="wpg">
            <w:drawing>
              <wp:anchor distT="0" distB="0" distL="114300" distR="114300" simplePos="0" relativeHeight="251658752" behindDoc="0" locked="0" layoutInCell="1" allowOverlap="1" wp14:anchorId="5EEE3408" wp14:editId="6869E2D5">
                <wp:simplePos x="0" y="0"/>
                <wp:positionH relativeFrom="margin">
                  <wp:posOffset>3465407</wp:posOffset>
                </wp:positionH>
                <wp:positionV relativeFrom="margin">
                  <wp:posOffset>113030</wp:posOffset>
                </wp:positionV>
                <wp:extent cx="3110865" cy="3147060"/>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147060"/>
                          <a:chOff x="-240317" y="106318"/>
                          <a:chExt cx="3111504" cy="3147215"/>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b="2873"/>
                          <a:stretch>
                            <a:fillRect/>
                          </a:stretch>
                        </pic:blipFill>
                        <pic:spPr bwMode="auto">
                          <a:xfrm>
                            <a:off x="-128563" y="106318"/>
                            <a:ext cx="2879725" cy="2921142"/>
                          </a:xfrm>
                          <a:prstGeom prst="rect">
                            <a:avLst/>
                          </a:prstGeom>
                          <a:noFill/>
                        </pic:spPr>
                      </pic:pic>
                      <wps:wsp>
                        <wps:cNvPr id="471822409" name="Text Box 1"/>
                        <wps:cNvSpPr txBox="1"/>
                        <wps:spPr>
                          <a:xfrm>
                            <a:off x="-240317" y="3031283"/>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85pt;margin-top:8.9pt;width:244.95pt;height:247.8pt;z-index:251658752;mso-position-horizontal-relative:margin;mso-position-vertical-relative:margin;mso-width-relative:margin;mso-height-relative:margin" coordorigin="-2403,1063" coordsize="31115,3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285;top:1063;width:28796;height:29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">
                  <v:imagedata r:id="rId11" o:title="" cropbottom="1883f"/>
                </v:shape>
                <v:shapetype id="_x0000_t202" coordsize="21600,21600" o:spt="202" path="m,l,21600r21600,l21600,xe">
                  <v:stroke joinstyle="miter"/>
                  <v:path gradientshapeok="t" o:connecttype="rect"/>
                </v:shapetype>
                <v:shape id="Text Box 1" o:spid="_x0000_s1028" type="#_x0000_t202" style="position:absolute;left:-2403;top:30312;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2" w:name="_RefSec_III_B"/>
      <w:r>
        <w:t>B</w:t>
      </w:r>
      <w:bookmarkEnd w:id="12"/>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7125DDBA" w14:textId="0CFECF9D" w:rsidR="00096354" w:rsidRDefault="0051154B">
      <w:pPr>
        <w:pStyle w:val="Text"/>
        <w:rPr>
          <w:sz w:val="12"/>
          <w:szCs w:val="12"/>
        </w:rPr>
      </w:pPr>
      <w:r>
        <w:rPr>
          <w:noProof/>
        </w:rPr>
        <mc:AlternateContent>
          <mc:Choice Requires="wpg">
            <w:drawing>
              <wp:anchor distT="0" distB="0" distL="114300" distR="114300" simplePos="0" relativeHeight="251655680" behindDoc="0" locked="0" layoutInCell="1" allowOverlap="1" wp14:anchorId="366561D6" wp14:editId="5852E429">
                <wp:simplePos x="0" y="0"/>
                <wp:positionH relativeFrom="margin">
                  <wp:posOffset>3393440</wp:posOffset>
                </wp:positionH>
                <wp:positionV relativeFrom="margin">
                  <wp:posOffset>-1270</wp:posOffset>
                </wp:positionV>
                <wp:extent cx="3093720" cy="1961515"/>
                <wp:effectExtent l="0" t="0" r="0" b="635"/>
                <wp:wrapSquare wrapText="bothSides"/>
                <wp:docPr id="1312418893" name="Group 2"/>
                <wp:cNvGraphicFramePr/>
                <a:graphic xmlns:a="http://schemas.openxmlformats.org/drawingml/2006/main">
                  <a:graphicData uri="http://schemas.microsoft.com/office/word/2010/wordprocessingGroup">
                    <wpg:wgp>
                      <wpg:cNvGrpSpPr/>
                      <wpg:grpSpPr>
                        <a:xfrm>
                          <a:off x="0" y="0"/>
                          <a:ext cx="3093720" cy="1961515"/>
                          <a:chOff x="-285750" y="0"/>
                          <a:chExt cx="3093750" cy="196160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285750" y="173852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19" w:name="_Ref242815634"/>
                              <w:r>
                                <w:t xml:space="preserve">Fig. </w:t>
                              </w:r>
                              <w:fldSimple w:instr=" SEQ Fig. \* ARABIC ">
                                <w:r w:rsidR="007A1391">
                                  <w:rPr>
                                    <w:noProof/>
                                  </w:rPr>
                                  <w:t>2</w:t>
                                </w:r>
                              </w:fldSimple>
                              <w:bookmarkEnd w:id="19"/>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67.2pt;margin-top:-.1pt;width:243.6pt;height:154.45pt;z-index:251655680;mso-position-horizontal-relative:margin;mso-position-vertical-relative:margin;mso-width-relative:margin;mso-height-relative:margin" coordorigin="-2857" coordsize="30937,19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left:-2857;top:17385;width:28955;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0" w:name="_Ref242815634"/>
                        <w:r>
                          <w:t xml:space="preserve">Fig. </w:t>
                        </w:r>
                        <w:fldSimple w:instr=" SEQ Fig. \* ARABIC ">
                          <w:r w:rsidR="007A1391">
                            <w:rPr>
                              <w:noProof/>
                            </w:rPr>
                            <w:t>2</w:t>
                          </w:r>
                        </w:fldSimple>
                        <w:bookmarkEnd w:id="20"/>
                        <w:r>
                          <w:t>. Observation and concept space of one agent.</w:t>
                        </w:r>
                      </w:p>
                    </w:txbxContent>
                  </v:textbox>
                </v:shape>
                <w10:wrap type="square" anchorx="margin" anchory="margin"/>
              </v:group>
            </w:pict>
          </mc:Fallback>
        </mc:AlternateContent>
      </w: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21" w:name="_RefEqN_psi"/>
            <w:r>
              <w:fldChar w:fldCharType="begin"/>
            </w:r>
            <w:r>
              <w:instrText xml:space="preserve"> SEQ ( \* ARABIC </w:instrText>
            </w:r>
            <w:r>
              <w:fldChar w:fldCharType="separate"/>
            </w:r>
            <w:r>
              <w:rPr>
                <w:noProof/>
              </w:rPr>
              <w:t>9</w:t>
            </w:r>
            <w:r>
              <w:fldChar w:fldCharType="end"/>
            </w:r>
            <w:bookmarkEnd w:id="21"/>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2" w:name="_RefEqN_ros"/>
            <w:r>
              <w:fldChar w:fldCharType="begin"/>
            </w:r>
            <w:r>
              <w:instrText xml:space="preserve"> SEQ ( \* ARABIC </w:instrText>
            </w:r>
            <w:r>
              <w:fldChar w:fldCharType="separate"/>
            </w:r>
            <w:r>
              <w:rPr>
                <w:noProof/>
              </w:rPr>
              <w:t>10</w:t>
            </w:r>
            <w:r>
              <w:fldChar w:fldCharType="end"/>
            </w:r>
            <w:bookmarkEnd w:id="22"/>
            <w:r>
              <w:t>)</w:t>
            </w:r>
          </w:p>
        </w:tc>
      </w:tr>
    </w:tbl>
    <w:p w14:paraId="2B79633C" w14:textId="77777777" w:rsidR="00C63C9D" w:rsidRDefault="00D31F60">
      <w:pPr>
        <w:pStyle w:val="Heading1"/>
      </w:pPr>
      <w:bookmarkStart w:id="23" w:name="_RefSec_IV"/>
      <w:r>
        <w:t>IV</w:t>
      </w:r>
      <w:bookmarkEnd w:id="23"/>
      <w:r>
        <w:t>. The Decision Core</w:t>
      </w:r>
    </w:p>
    <w:p w14:paraId="6AE0BBE7" w14:textId="6C42E00C"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4" w:name="_RefSec_IV_A"/>
      <w:r>
        <w:t>A</w:t>
      </w:r>
      <w:bookmarkEnd w:id="24"/>
      <w:r>
        <w:t>. Sources, Features, and Confidence</w:t>
      </w:r>
    </w:p>
    <w:p w14:paraId="62BEB930" w14:textId="4C12EC44" w:rsidR="00C63C9D" w:rsidRDefault="00D31F6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27" w:name="_RefSec_IV_B"/>
      <w:r>
        <w:t>B</w:t>
      </w:r>
      <w:bookmarkEnd w:id="27"/>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w:t>
      </w:r>
      <w:r>
        <w:lastRenderedPageBreak/>
        <w:t xml:space="preserve">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1" w:name="_RefSec_IV_C"/>
      <w:r>
        <w:t>C</w:t>
      </w:r>
      <w:bookmarkEnd w:id="31"/>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057A0D">
            <w:pPr>
              <w:keepNext/>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057A0D">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057A0D">
            <w:pPr>
              <w:keepNext/>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057A0D">
            <w:pPr>
              <w:keepNext/>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Retardant coating, tactical ignition, and public warning do not field capacity, so each of them is charged to the same sum at a fixed price in capacity units. Hence, every order has a cost.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081C1A21" w14:textId="77777777" w:rsidR="00101890" w:rsidRPr="00A13A12" w:rsidRDefault="00101890">
      <w:pPr>
        <w:pStyle w:val="Text"/>
        <w:rPr>
          <w:sz w:val="8"/>
          <w:szCs w:val="8"/>
        </w:rPr>
      </w:pPr>
    </w:p>
    <w:p w14:paraId="3923113F" w14:textId="074E248A"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w:t>
      </w:r>
      <w:r w:rsidR="00B23468">
        <w:rPr>
          <w:noProof/>
        </w:rPr>
        <w:lastRenderedPageBreak/>
        <mc:AlternateContent>
          <mc:Choice Requires="wpg">
            <w:drawing>
              <wp:anchor distT="0" distB="0" distL="114300" distR="114300" simplePos="0" relativeHeight="251656704" behindDoc="0" locked="0" layoutInCell="1" allowOverlap="0" wp14:anchorId="04A98865" wp14:editId="730C96E1">
                <wp:simplePos x="0" y="0"/>
                <wp:positionH relativeFrom="margin">
                  <wp:posOffset>3403600</wp:posOffset>
                </wp:positionH>
                <wp:positionV relativeFrom="margin">
                  <wp:posOffset>-1270</wp:posOffset>
                </wp:positionV>
                <wp:extent cx="3108960" cy="3160395"/>
                <wp:effectExtent l="0" t="0" r="0" b="1905"/>
                <wp:wrapSquare wrapText="bothSides"/>
                <wp:docPr id="553784506" name="Group Fig4"/>
                <wp:cNvGraphicFramePr/>
                <a:graphic xmlns:a="http://schemas.openxmlformats.org/drawingml/2006/main">
                  <a:graphicData uri="http://schemas.microsoft.com/office/word/2010/wordprocessingGroup">
                    <wpg:wgp>
                      <wpg:cNvGrpSpPr/>
                      <wpg:grpSpPr>
                        <a:xfrm>
                          <a:off x="0" y="0"/>
                          <a:ext cx="3108960" cy="3160395"/>
                          <a:chOff x="-258011" y="192505"/>
                          <a:chExt cx="3108960" cy="3160479"/>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14" y="192505"/>
                            <a:ext cx="2671283" cy="2910840"/>
                          </a:xfrm>
                          <a:prstGeom prst="rect">
                            <a:avLst/>
                          </a:prstGeom>
                        </pic:spPr>
                      </pic:pic>
                      <wps:wsp>
                        <wps:cNvPr id="561013665" name="Text Box Fig4"/>
                        <wps:cNvSpPr txBox="1"/>
                        <wps:spPr>
                          <a:xfrm>
                            <a:off x="-258011" y="3130734"/>
                            <a:ext cx="3108960" cy="222250"/>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38" w:name="_RefFig4"/>
                              <w:r>
                                <w:fldChar w:fldCharType="begin"/>
                              </w:r>
                              <w:r>
                                <w:instrText xml:space="preserve"> SEQ Fig. \* ARABIC </w:instrText>
                              </w:r>
                              <w:r>
                                <w:fldChar w:fldCharType="separate"/>
                              </w:r>
                              <w:r w:rsidR="007A1391">
                                <w:rPr>
                                  <w:noProof/>
                                </w:rPr>
                                <w:t>4</w:t>
                              </w:r>
                              <w:r>
                                <w:fldChar w:fldCharType="end"/>
                              </w:r>
                              <w:bookmarkEnd w:id="38"/>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68pt;margin-top:-.1pt;width:244.8pt;height:248.85pt;z-index:251656704;mso-position-horizontal-relative:margin;mso-position-vertical-relative:margin;mso-width-relative:margin;mso-height-relative:margin" coordorigin="-2580,1925" coordsize="31089,31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" o:allowoverlap="f">
                <v:shape id="Picture Fig4" o:spid="_x0000_s1036" type="#_x0000_t75" style="position:absolute;top:1925;width:26712;height:29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">
                  <v:imagedata r:id="rId17" o:title="" croptop="4105f" cropbottom="1372f"/>
                </v:shape>
                <v:shape id="Text Box Fig4" o:spid="_x0000_s1037" type="#_x0000_t202" style="position:absolute;left:-2580;top:31307;width:31089;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39" w:name="_RefFig4"/>
                        <w:r>
                          <w:fldChar w:fldCharType="begin"/>
                        </w:r>
                        <w:r>
                          <w:instrText xml:space="preserve"> SEQ Fig. \* ARABIC </w:instrText>
                        </w:r>
                        <w:r>
                          <w:fldChar w:fldCharType="separate"/>
                        </w:r>
                        <w:r w:rsidR="007A1391">
                          <w:rPr>
                            <w:noProof/>
                          </w:rPr>
                          <w:t>4</w:t>
                        </w:r>
                        <w:r>
                          <w:fldChar w:fldCharType="end"/>
                        </w:r>
                        <w:bookmarkEnd w:id="39"/>
                        <w:r>
                          <w:t>. Decision layer 2, the open decision space.</w:t>
                        </w:r>
                      </w:p>
                    </w:txbxContent>
                  </v:textbox>
                </v:shape>
                <w10:wrap type="square" anchorx="margin" anchory="margin"/>
              </v:group>
            </w:pict>
          </mc:Fallback>
        </mc:AlternateContent>
      </w:r>
      <w:r>
        <w:t xml:space="preserve">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40" w:name="_RefSec_IV_D"/>
      <w:r>
        <w:t>D</w:t>
      </w:r>
      <w:bookmarkEnd w:id="40"/>
      <w:r>
        <w:t>. The Open Decision Layer</w:t>
      </w:r>
    </w:p>
    <w:p w14:paraId="6069B60C" w14:textId="10B4E8A8" w:rsidR="00F30F81" w:rsidRDefault="00D31F60">
      <w:pPr>
        <w:pStyle w:val="Text"/>
        <w:rPr>
          <w:sz w:val="12"/>
          <w:szCs w:val="12"/>
        </w:rPr>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The closed moves of (19) are tried first, a tuning and then a new rule, and a proposal is requested when they leave the deficit in place. The layer has three parts, a proposer, a pre-selection of its candidates on the shadow core, and a chain of gates.</w:t>
      </w:r>
    </w:p>
    <w:p w14:paraId="5279C28D" w14:textId="3E74137B" w:rsidR="00DF7EE8" w:rsidRDefault="00795A4B">
      <w:pPr>
        <w:pStyle w:val="Text"/>
      </w:pPr>
      <w:r w:rsidRPr="00795A4B">
        <w:t xml:space="preserve"> The proposer is a pretrained LLM called through a command-line interface </w:t>
      </w:r>
      <w:r>
        <w:t>with default sampling settings and a 240 s timeout.</w:t>
      </w:r>
      <w:r w:rsidRPr="00795A4B">
        <w:t xml:space="preserve"> </w:t>
      </w:r>
      <w:r>
        <w:t>Any model that returns objects of the form (21) can take this place</w:t>
      </w:r>
      <w:r w:rsidRPr="00795A4B">
        <w:t>;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r>
        <w:t>and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820501">
        <w:rPr>
          <w:noProof/>
        </w:rPr>
        <w:t>20</w:t>
      </w:r>
      <w:r w:rsidR="001426E9">
        <w:fldChar w:fldCharType="end"/>
      </w:r>
      <w:r w:rsidR="001426E9">
        <w:t xml:space="preserve">). </w:t>
      </w:r>
      <w:r>
        <w:t>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37729EE5" w:rsidR="00F30F81" w:rsidRDefault="00D31F60" w:rsidP="00D059CA">
            <w:pPr>
              <w:keepNext/>
              <w:jc w:val="right"/>
            </w:pPr>
            <w:r>
              <w:t>(</w:t>
            </w:r>
            <w:bookmarkStart w:id="41" w:name="_RefEqN_object"/>
            <w:r>
              <w:fldChar w:fldCharType="begin"/>
            </w:r>
            <w:r>
              <w:instrText xml:space="preserve"> SEQ ( \* ARABIC </w:instrText>
            </w:r>
            <w:r>
              <w:fldChar w:fldCharType="separate"/>
            </w:r>
            <w:r w:rsidR="00820501">
              <w:rPr>
                <w:noProof/>
              </w:rPr>
              <w:t>20</w:t>
            </w:r>
            <w:r>
              <w:fldChar w:fldCharType="end"/>
            </w:r>
            <w:bookmarkEnd w:id="41"/>
            <w:r>
              <w:t>)</w:t>
            </w:r>
          </w:p>
        </w:tc>
      </w:tr>
    </w:tbl>
    <w:p w14:paraId="49BB7F37" w14:textId="77777777" w:rsidR="00F30F81" w:rsidRDefault="00F30F81">
      <w:pPr>
        <w:pStyle w:val="Text"/>
        <w:rPr>
          <w:sz w:val="12"/>
          <w:szCs w:val="12"/>
        </w:rPr>
      </w:pPr>
    </w:p>
    <w:p w14:paraId="390C4C47" w14:textId="77777777" w:rsidR="00DF7EE8" w:rsidRDefault="00D31F60">
      <w:pPr>
        <w:pStyle w:val="Text"/>
      </w:pPr>
      <w:r>
        <w:t>A clause is resolved on the simulation fields by the band geometry and the idempotent operators of (</w:t>
      </w:r>
      <w:r>
        <w:fldChar w:fldCharType="begin"/>
      </w:r>
      <w:r>
        <w:instrText xml:space="preserve"> REF _RefEqN_resolve \h </w:instrText>
      </w:r>
      <w:r>
        <w:fldChar w:fldCharType="separate"/>
      </w:r>
      <w:r>
        <w:rPr>
          <w:noProof/>
        </w:rPr>
        <w:t>21</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42" w:name="_RefEqN_resolve"/>
            <w:r>
              <w:fldChar w:fldCharType="begin"/>
            </w:r>
            <w:r>
              <w:instrText xml:space="preserve"> SEQ ( \* ARABIC </w:instrText>
            </w:r>
            <w:r>
              <w:fldChar w:fldCharType="separate"/>
            </w:r>
            <w:r>
              <w:rPr>
                <w:noProof/>
              </w:rPr>
              <w:t>21</w:t>
            </w:r>
            <w:r>
              <w:fldChar w:fldCharType="end"/>
            </w:r>
            <w:bookmarkEnd w:id="42"/>
            <w:r>
              <w:t>)</w:t>
            </w:r>
          </w:p>
        </w:tc>
      </w:tr>
    </w:tbl>
    <w:p w14:paraId="1A9ED720" w14:textId="77777777" w:rsidR="00F30F81" w:rsidRDefault="00F30F81">
      <w:pPr>
        <w:pStyle w:val="Text"/>
        <w:rPr>
          <w:sz w:val="12"/>
          <w:szCs w:val="12"/>
        </w:rPr>
      </w:pPr>
    </w:p>
    <w:p w14:paraId="5AAF9D9F" w14:textId="0F2E4DE3"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22</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43" w:name="_RefEqN_gates"/>
            <w:r>
              <w:fldChar w:fldCharType="begin"/>
            </w:r>
            <w:r>
              <w:instrText xml:space="preserve"> SEQ ( \* ARABIC </w:instrText>
            </w:r>
            <w:r>
              <w:fldChar w:fldCharType="separate"/>
            </w:r>
            <w:r>
              <w:rPr>
                <w:noProof/>
              </w:rPr>
              <w:t>22</w:t>
            </w:r>
            <w:r>
              <w:fldChar w:fldCharType="end"/>
            </w:r>
            <w:bookmarkEnd w:id="43"/>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22</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560249D" w14:textId="31D6D034" w:rsidR="00720E67" w:rsidRDefault="00000000">
      <w:pPr>
        <w:pStyle w:val="Text"/>
      </w:pPr>
      <w:r>
        <w:t xml:space="preserve">The candidates of a call are pre-selected before any gate of (23)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(21). The three best candidates are priced on a second future, and the </w:t>
      </w:r>
      <w:r w:rsidR="001C79F6">
        <w:t>one</w:t>
      </w:r>
      <w:r>
        <w:t xml:space="preserve"> with the larger gain on the worse of the two futures is handed to G5 to G8. When no candidate lowers the forecast on both futures, the call ends and nothing is handed to the gates. The origin of every admitted object, the model or a variation of a model candidate, is recorded. Hence, the gates judge one candidate per call, and the pre-selection absorbs most of the rejections.</w:t>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w:t>
      </w:r>
      <w:r>
        <w:lastRenderedPageBreak/>
        <w:t xml:space="preserve">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0345F68F" w:rsidR="00C63C9D" w:rsidRDefault="0083545B">
      <w:pPr>
        <w:pStyle w:val="Heading2"/>
      </w:pPr>
      <w:bookmarkStart w:id="44" w:name="_RefSec_IV_E"/>
      <w:r>
        <w:t>E</w:t>
      </w:r>
      <w:bookmarkEnd w:id="44"/>
      <w:r>
        <w:t>. Local Agents and Global Coordination</w:t>
      </w:r>
    </w:p>
    <w:p w14:paraId="348DB292" w14:textId="77777777" w:rsidR="001C79F6" w:rsidRDefault="00D31F60">
      <w:pPr>
        <w:pStyle w:val="Text"/>
      </w:pPr>
      <w:r>
        <w:t xml:space="preserve">Algorithm 1 gives one decision cycle of the decision core. </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1C79F6" w14:paraId="477EEC9A" w14:textId="77777777" w:rsidTr="008849D9">
        <w:trPr>
          <w:cantSplit/>
        </w:trPr>
        <w:tc>
          <w:tcPr>
            <w:tcW w:w="4968" w:type="dxa"/>
          </w:tcPr>
          <w:p w14:paraId="55981C34" w14:textId="77777777" w:rsidR="001C79F6" w:rsidRDefault="001C79F6" w:rsidP="008849D9">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1C79F6" w14:paraId="632B13C9" w14:textId="77777777" w:rsidTr="008849D9">
        <w:trPr>
          <w:cantSplit/>
        </w:trPr>
        <w:tc>
          <w:tcPr>
            <w:tcW w:w="4968" w:type="dxa"/>
          </w:tcPr>
          <w:p w14:paraId="6B47B77E" w14:textId="77777777" w:rsidR="001C79F6" w:rsidRDefault="001C79F6" w:rsidP="008849D9">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9575E07" w14:textId="77777777" w:rsidR="001C79F6" w:rsidRDefault="001C79F6" w:rsidP="008849D9">
            <w:pPr>
              <w:tabs>
                <w:tab w:val="left" w:pos="260"/>
              </w:tabs>
              <w:ind w:left="260" w:hanging="260"/>
            </w:pPr>
            <w:r>
              <w:rPr>
                <w:sz w:val="16"/>
                <w:szCs w:val="16"/>
              </w:rPr>
              <w:t xml:space="preserve">2: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67BEF2C1" w14:textId="77777777" w:rsidR="001C79F6" w:rsidRDefault="001C79F6" w:rsidP="008849D9">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373C981" w14:textId="77777777" w:rsidR="001C79F6" w:rsidRDefault="001C79F6" w:rsidP="008849D9">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2C062937" w14:textId="77777777" w:rsidR="001C79F6" w:rsidRDefault="001C79F6" w:rsidP="008849D9">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367E42C" w14:textId="77777777" w:rsidR="001C79F6" w:rsidRDefault="001C79F6" w:rsidP="008849D9">
            <w:pPr>
              <w:tabs>
                <w:tab w:val="left" w:pos="380"/>
              </w:tabs>
              <w:ind w:left="380" w:hanging="380"/>
            </w:pPr>
            <w:r>
              <w:rPr>
                <w:sz w:val="16"/>
                <w:szCs w:val="16"/>
              </w:rPr>
              <w:t xml:space="preserve">6: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43A92082" w14:textId="77777777" w:rsidR="001C79F6" w:rsidRDefault="001C79F6" w:rsidP="008849D9">
            <w:pPr>
              <w:tabs>
                <w:tab w:val="left" w:pos="500"/>
              </w:tabs>
              <w:ind w:left="500" w:hanging="500"/>
            </w:pPr>
            <w:r>
              <w:rPr>
                <w:sz w:val="16"/>
                <w:szCs w:val="16"/>
              </w:rPr>
              <w:t>7:     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A5101BA" w14:textId="77777777" w:rsidR="001C79F6" w:rsidRDefault="001C79F6" w:rsidP="008849D9">
            <w:pPr>
              <w:tabs>
                <w:tab w:val="left" w:pos="500"/>
              </w:tabs>
              <w:ind w:left="500" w:hanging="500"/>
            </w:pPr>
            <w:r>
              <w:rPr>
                <w:sz w:val="16"/>
                <w:szCs w:val="16"/>
              </w:rPr>
              <w:t xml:space="preserve">8:     </w:t>
            </w:r>
            <w:r>
              <w:rPr>
                <w:b/>
                <w:sz w:val="16"/>
                <w:szCs w:val="16"/>
              </w:rPr>
              <w:t>if the closed moves leave the deficit in place then request a proposal then</w:t>
            </w:r>
          </w:p>
          <w:p w14:paraId="20BC28FE" w14:textId="77777777" w:rsidR="001C79F6" w:rsidRDefault="001C79F6" w:rsidP="008849D9">
            <w:pPr>
              <w:tabs>
                <w:tab w:val="left" w:pos="620"/>
              </w:tabs>
              <w:ind w:left="620" w:hanging="620"/>
            </w:pPr>
            <w:r>
              <w:rPr>
                <w:sz w:val="16"/>
                <w:szCs w:val="16"/>
              </w:rPr>
              <w:t xml:space="preserve">9: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(23)</w:t>
            </w:r>
            <m:oMath>
              <m:r>
                <w:rPr>
                  <w:rFonts w:ascii="Cambria Math" w:hAnsi="Cambria Math"/>
                  <w:sz w:val="16"/>
                  <w:szCs w:val="16"/>
                </w:rPr>
                <m:t>RR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p>
          <w:p w14:paraId="6D7D6BBE" w14:textId="77777777" w:rsidR="001C79F6" w:rsidRDefault="001C79F6" w:rsidP="008849D9">
            <w:pPr>
              <w:tabs>
                <w:tab w:val="left" w:pos="620"/>
              </w:tabs>
              <w:ind w:left="620" w:hanging="620"/>
            </w:pPr>
            <w:r>
              <w:rPr>
                <w:sz w:val="16"/>
                <w:szCs w:val="16"/>
              </w:rPr>
              <w:t xml:space="preserve">10: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w:t>
            </w:r>
          </w:p>
          <w:p w14:paraId="7F9B3F32" w14:textId="77777777" w:rsidR="001C79F6" w:rsidRDefault="001C79F6" w:rsidP="008849D9">
            <w:pPr>
              <w:tabs>
                <w:tab w:val="left" w:pos="500"/>
              </w:tabs>
              <w:ind w:left="500" w:hanging="500"/>
            </w:pPr>
            <w:r>
              <w:rPr>
                <w:sz w:val="16"/>
                <w:szCs w:val="16"/>
              </w:rPr>
              <w:t xml:space="preserve">11:     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01D46604" w14:textId="77777777" w:rsidR="001C79F6" w:rsidRDefault="001C79F6" w:rsidP="008849D9">
            <w:pPr>
              <w:tabs>
                <w:tab w:val="left" w:pos="380"/>
              </w:tabs>
              <w:ind w:left="380" w:hanging="380"/>
            </w:pPr>
            <w:r>
              <w:rPr>
                <w:sz w:val="16"/>
                <w:szCs w:val="16"/>
              </w:rPr>
              <w:t xml:space="preserve">12: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C5A5CE0" w14:textId="77777777" w:rsidR="001C79F6" w:rsidRDefault="001C79F6" w:rsidP="008849D9">
            <w:pPr>
              <w:tabs>
                <w:tab w:val="left" w:pos="380"/>
              </w:tabs>
              <w:ind w:left="380" w:hanging="380"/>
            </w:pPr>
            <w:r>
              <w:rPr>
                <w:sz w:val="16"/>
                <w:szCs w:val="16"/>
              </w:rPr>
              <w:t xml:space="preserve">13: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41A9EAC6" w14:textId="77777777" w:rsidR="001C79F6" w:rsidRDefault="001C79F6" w:rsidP="008849D9">
            <w:pPr>
              <w:tabs>
                <w:tab w:val="left" w:pos="260"/>
              </w:tabs>
              <w:ind w:left="260" w:hanging="260"/>
            </w:pPr>
            <w:r>
              <w:rPr>
                <w:sz w:val="16"/>
                <w:szCs w:val="16"/>
              </w:rPr>
              <w:t xml:space="preserve">14: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EA07FE7" w14:textId="77777777" w:rsidR="001C79F6" w:rsidRDefault="001C79F6" w:rsidP="008849D9">
            <w:pPr>
              <w:tabs>
                <w:tab w:val="left" w:pos="260"/>
              </w:tabs>
              <w:ind w:left="260" w:hanging="260"/>
            </w:pPr>
            <w:r>
              <w:rPr>
                <w:sz w:val="16"/>
                <w:szCs w:val="16"/>
              </w:rPr>
              <w:t xml:space="preserve">15: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5E578FD1" w14:textId="77777777" w:rsidR="001C79F6" w:rsidRDefault="001C79F6" w:rsidP="008849D9">
            <w:pPr>
              <w:tabs>
                <w:tab w:val="left" w:pos="260"/>
              </w:tabs>
              <w:ind w:left="260" w:hanging="260"/>
            </w:pPr>
            <w:r>
              <w:rPr>
                <w:sz w:val="16"/>
                <w:szCs w:val="16"/>
              </w:rPr>
              <w:t xml:space="preserve">16: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0352907" w14:textId="77777777" w:rsidR="001C79F6" w:rsidRDefault="001C79F6" w:rsidP="008849D9">
            <w:pPr>
              <w:tabs>
                <w:tab w:val="left" w:pos="260"/>
              </w:tabs>
              <w:ind w:left="260" w:hanging="260"/>
            </w:pPr>
            <w:r>
              <w:rPr>
                <w:sz w:val="16"/>
                <w:szCs w:val="16"/>
              </w:rPr>
              <w:t xml:space="preserve">17: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7273E528" w14:textId="77777777" w:rsidR="001C79F6" w:rsidRDefault="001C79F6" w:rsidP="008849D9">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5298CF46" w14:textId="3B08651A" w:rsidR="00F30F81" w:rsidRDefault="00D31F60">
      <w:pPr>
        <w:pStyle w:val="Text"/>
      </w:pPr>
      <w:r>
        <w:t xml:space="preserve">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it allocates the shared pool and merges the regional fields.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23</w:t>
      </w:r>
      <w:r>
        <w:fldChar w:fldCharType="end"/>
      </w:r>
      <w:r>
        <w:t>), which scales only the offensive families, and a monitored region faces a stricter quality threshold. The coordinator changes no order of an agent; it bounds what each region may draw from the pool. The merged field of (</w:t>
      </w:r>
      <w:r>
        <w:fldChar w:fldCharType="begin"/>
      </w:r>
      <w:r>
        <w:instrText xml:space="preserve"> REF _RefEqN_merge \h </w:instrText>
      </w:r>
      <w:r>
        <w:fldChar w:fldCharType="separate"/>
      </w:r>
      <w:r>
        <w:rPr>
          <w:noProof/>
        </w:rPr>
        <w:t>24</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45" w:name="_RefEqN_share"/>
            <w:r>
              <w:fldChar w:fldCharType="begin"/>
            </w:r>
            <w:r>
              <w:instrText xml:space="preserve"> SEQ ( \* ARABIC </w:instrText>
            </w:r>
            <w:r>
              <w:fldChar w:fldCharType="separate"/>
            </w:r>
            <w:r>
              <w:rPr>
                <w:noProof/>
              </w:rPr>
              <w:t>23</w:t>
            </w:r>
            <w:r>
              <w:fldChar w:fldCharType="end"/>
            </w:r>
            <w:bookmarkEnd w:id="45"/>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46" w:name="_RefEqN_merge"/>
            <w:r>
              <w:fldChar w:fldCharType="begin"/>
            </w:r>
            <w:r>
              <w:instrText xml:space="preserve"> SEQ ( \* ARABIC </w:instrText>
            </w:r>
            <w:r>
              <w:fldChar w:fldCharType="separate"/>
            </w:r>
            <w:r>
              <w:rPr>
                <w:noProof/>
              </w:rPr>
              <w:t>24</w:t>
            </w:r>
            <w:r>
              <w:fldChar w:fldCharType="end"/>
            </w:r>
            <w:bookmarkEnd w:id="46"/>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23</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24</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p w14:paraId="6713C285" w14:textId="77777777" w:rsidR="00926552" w:rsidRDefault="00926552" w:rsidP="00926552">
      <w:pPr>
        <w:pStyle w:val="Heading1"/>
      </w:pPr>
      <w:bookmarkStart w:id="47" w:name="_RefSec_V"/>
      <w:r>
        <w:t>V</w:t>
      </w:r>
      <w:bookmarkEnd w:id="47"/>
      <w:r>
        <w:t>. Results</w:t>
      </w:r>
    </w:p>
    <w:p w14:paraId="7C1A45C0" w14:textId="77777777" w:rsidR="00926552" w:rsidRDefault="00926552" w:rsidP="00926552">
      <w:pPr>
        <w:pStyle w:val="Heading2"/>
      </w:pPr>
      <w:bookmarkStart w:id="48" w:name="_RefSec_V_A"/>
      <w:r>
        <w:t>A</w:t>
      </w:r>
      <w:bookmarkEnd w:id="48"/>
      <w:r>
        <w:t>. Validation of the Simulation Core</w:t>
      </w:r>
    </w:p>
    <w:p w14:paraId="16F2C400" w14:textId="37C57D1A"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157D5D5A" w:rsidR="003E3FD9" w:rsidRDefault="00D31F60">
      <w:pPr>
        <w:pStyle w:val="TableTitle"/>
        <w:keepNext/>
        <w:spacing w:before="120"/>
      </w:pPr>
      <w:r>
        <w:t xml:space="preserve">TABLE </w:t>
      </w:r>
      <w:bookmarkStart w:id="49" w:name="_RefTab_agree"/>
      <w:r>
        <w:fldChar w:fldCharType="begin"/>
      </w:r>
      <w:r>
        <w:instrText xml:space="preserve"> SEQ Table \* ROMAN </w:instrText>
      </w:r>
      <w:r>
        <w:fldChar w:fldCharType="separate"/>
      </w:r>
      <w:r>
        <w:rPr>
          <w:noProof/>
        </w:rPr>
        <w:t>I</w:t>
      </w:r>
      <w:r>
        <w:fldChar w:fldCharType="end"/>
      </w:r>
      <w:bookmarkEnd w:id="49"/>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50" w:name="_RefSec_V_B"/>
      <w:r>
        <w:t>B</w:t>
      </w:r>
      <w:bookmarkEnd w:id="50"/>
      <w:r>
        <w:t>. Experimental Design</w:t>
      </w:r>
    </w:p>
    <w:p w14:paraId="4F2061A9" w14:textId="56A45A9E" w:rsidR="003E3FD9" w:rsidRDefault="008D2F5E">
      <w:pPr>
        <w:pStyle w:val="Text"/>
      </w:pPr>
      <w:r>
        <w:rPr>
          <w:noProof/>
        </w:rPr>
        <w:lastRenderedPageBreak/>
        <mc:AlternateContent>
          <mc:Choice Requires="wpg">
            <w:drawing>
              <wp:anchor distT="0" distB="0" distL="114300" distR="114300" simplePos="0" relativeHeight="251659264" behindDoc="0" locked="0" layoutInCell="1" allowOverlap="0" wp14:anchorId="5FD6D089" wp14:editId="14172E2B">
                <wp:simplePos x="0" y="0"/>
                <wp:positionH relativeFrom="margin">
                  <wp:posOffset>3469640</wp:posOffset>
                </wp:positionH>
                <wp:positionV relativeFrom="margin">
                  <wp:posOffset>-1270</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2pt;margin-top:-.1pt;width:244.8pt;height:179.1pt;z-index:251659264;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FDlnIfgAAAACgEAAA8AAABkcnMv&#10;ZG93bnJldi54bWxMj0FrwkAUhO+F/oflCb3pbowJErMRkbYnKVQLpbc1+0yC2bchuybx33c9tcdh&#10;hplv8u1kWjZg7xpLEqKFAIZUWt1QJeHr9DZfA3NekVatJZRwRwfb4vkpV5m2I33icPQVCyXkMiWh&#10;9r7LOHdljUa5he2QgnexvVE+yL7iuldjKDctXwqRcqMaCgu16nBfY3k93oyE91GNuzh6HQ7Xy/7+&#10;c0o+vg8RSvkym3YbYB4n/xeGB35AhyIwne2NtGOthGSVrkJUwnwJ7OGLOA3nzhLiZC2AFzn/f6H4&#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52" w:name="_RefFig5"/>
                        <w:r>
                          <w:fldChar w:fldCharType="begin"/>
                        </w:r>
                        <w:r>
                          <w:instrText xml:space="preserve"> SEQ Fig. \* ARABIC </w:instrText>
                        </w:r>
                        <w:r>
                          <w:fldChar w:fldCharType="separate"/>
                        </w:r>
                        <w:r>
                          <w:rPr>
                            <w:noProof/>
                          </w:rPr>
                          <w:t>5</w:t>
                        </w:r>
                        <w:r>
                          <w:fldChar w:fldCharType="end"/>
                        </w:r>
                        <w:bookmarkEnd w:id="52"/>
                        <w:r>
                          <w:t>. Hindcast agreement maps.</w:t>
                        </w:r>
                      </w:p>
                    </w:txbxContent>
                  </v:textbox>
                </v:shape>
                <w10:wrap type="square" anchorx="margin" anchory="margin"/>
              </v:group>
            </w:pict>
          </mc:Fallback>
        </mc:AlternateContent>
      </w:r>
      <w:r w:rsidR="00D31F60">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rsidR="00D31F60">
        <w:fldChar w:fldCharType="begin"/>
      </w:r>
      <w:r w:rsidR="00D31F60">
        <w:instrText xml:space="preserve"> REF _RefTab_param \h </w:instrText>
      </w:r>
      <w:r w:rsidR="00D31F60">
        <w:fldChar w:fldCharType="separate"/>
      </w:r>
      <w:r w:rsidR="00D31F60">
        <w:rPr>
          <w:noProof/>
        </w:rPr>
        <w:t>II</w:t>
      </w:r>
      <w:r w:rsidR="00D31F60">
        <w:fldChar w:fldCharType="end"/>
      </w:r>
      <w:r w:rsidR="00D31F60">
        <w:t xml:space="preserve"> lists the settings of the engine, the closed layer, the open layer, and the coordinator with the reason for each value. Five scenario families, listed in Table </w:t>
      </w:r>
      <w:r w:rsidR="00D31F60">
        <w:fldChar w:fldCharType="begin"/>
      </w:r>
      <w:r w:rsidR="00D31F60">
        <w:instrText xml:space="preserve"> REF _RefTab_scen \h </w:instrText>
      </w:r>
      <w:r w:rsidR="00D31F60">
        <w:fldChar w:fldCharType="separate"/>
      </w:r>
      <w:r w:rsidR="00D31F60">
        <w:rPr>
          <w:noProof/>
        </w:rPr>
        <w:t>III</w:t>
      </w:r>
      <w:r w:rsidR="00D31F60">
        <w:fldChar w:fldCharType="end"/>
      </w:r>
      <w:r w:rsidR="00D31F60">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The closed layer runs the five seed rules with their self-tuning. VODA is the full architecture, the closed layer with the open layer, the LLM proposer, and the full gate chain. Five further configurations of the open layer separate the role of the proposer from that of the pre-selection, listed in </w:t>
      </w:r>
      <w:r>
        <w:t xml:space="preserve">Table </w:t>
      </w:r>
      <w:r>
        <w:fldChar w:fldCharType="begin"/>
      </w:r>
      <w:r>
        <w:instrText xml:space="preserve"> REF _RefTab_prop \h </w:instrText>
      </w:r>
      <w:r>
        <w:fldChar w:fldCharType="separate"/>
      </w:r>
      <w:r>
        <w:t>VI</w:t>
      </w:r>
      <w:r>
        <w:fldChar w:fldCharType="end"/>
      </w:r>
      <w:r w:rsidR="00D31F60">
        <w:t>. A random proposer draws objects from the same grammar, with one object per call or with pre-selection at two budgets, and the LLM proposer is run with one object per call, with pre-selection of its own candidates only, and with pre-selection and variations, which is VODA. Since the proposer is not deterministic, VODA is run twice on the same worlds; the first replicate is reported and the second gives the run-to-run variance. Terrain, ignitions, weather, and the random stream are shared, so differences between configurations arise from the issued orders alone. All configurations run on the same code and the same 150 worlds. The withheld-family study of Section V-E adds runs in which one intervention family is removed from the seed rules of both layers, and a leave-one-out replay re-installs the admitted objects one at a time.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53" w:name="_RefTab_param"/>
      <w:r>
        <w:fldChar w:fldCharType="begin"/>
      </w:r>
      <w:r>
        <w:instrText xml:space="preserve"> SEQ Table \* ROMAN </w:instrText>
      </w:r>
      <w:r>
        <w:fldChar w:fldCharType="separate"/>
      </w:r>
      <w:r>
        <w:rPr>
          <w:noProof/>
        </w:rPr>
        <w:t>II</w:t>
      </w:r>
      <w:r>
        <w:fldChar w:fldCharType="end"/>
      </w:r>
      <w:bookmarkEnd w:id="53"/>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2C75B6A9" w:rsidR="003E3FD9" w:rsidRPr="000C4153" w:rsidRDefault="00D31F60" w:rsidP="00C83E79">
            <w:pPr>
              <w:rPr>
                <w:sz w:val="16"/>
                <w:szCs w:val="16"/>
              </w:rPr>
            </w:pPr>
            <w:r>
              <w:rPr>
                <w:sz w:val="16"/>
                <w:szCs w:val="16"/>
              </w:rPr>
              <w:t>0.50 of burnable cells</w:t>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13C23BFB" w14:textId="77777777">
        <w:trPr>
          <w:cantSplit/>
          <w:jc w:val="center"/>
        </w:trPr>
        <w:tc>
          <w:tcPr>
            <w:tcW w:w="1700" w:type="dxa"/>
            <w:tcBorders>
              <w:top w:val="nil"/>
              <w:left w:val="nil"/>
              <w:bottom w:val="nil"/>
              <w:right w:val="nil"/>
            </w:tcBorders>
          </w:tcPr>
          <w:p w14:paraId="45372382" w14:textId="77777777" w:rsidR="003E3FD9" w:rsidRPr="000C4153" w:rsidRDefault="00D31F60" w:rsidP="00C83E79">
            <w:pPr>
              <w:rPr>
                <w:sz w:val="16"/>
                <w:szCs w:val="16"/>
              </w:rPr>
            </w:pPr>
            <w:r>
              <w:rPr>
                <w:sz w:val="16"/>
                <w:szCs w:val="16"/>
              </w:rPr>
              <w:t>Pre-selection budget</w:t>
            </w:r>
          </w:p>
        </w:tc>
        <w:tc>
          <w:tcPr>
            <w:tcW w:w="1150" w:type="dxa"/>
            <w:tcBorders>
              <w:top w:val="nil"/>
              <w:left w:val="nil"/>
              <w:bottom w:val="nil"/>
              <w:right w:val="nil"/>
            </w:tcBorders>
          </w:tcPr>
          <w:p w14:paraId="6F5A1AAD" w14:textId="77777777" w:rsidR="003E3FD9" w:rsidRPr="000C4153" w:rsidRDefault="00D31F60" w:rsidP="00C83E79">
            <w:pPr>
              <w:rPr>
                <w:sz w:val="16"/>
                <w:szCs w:val="16"/>
              </w:rPr>
            </w:pPr>
            <w:r>
              <w:rPr>
                <w:sz w:val="16"/>
                <w:szCs w:val="16"/>
              </w:rPr>
              <w:t>6 candidates, 36 forecasts per call</w:t>
            </w:r>
          </w:p>
        </w:tc>
        <w:tc>
          <w:tcPr>
            <w:tcW w:w="2046" w:type="dxa"/>
            <w:tcBorders>
              <w:top w:val="nil"/>
              <w:left w:val="nil"/>
              <w:bottom w:val="nil"/>
              <w:right w:val="nil"/>
            </w:tcBorders>
          </w:tcPr>
          <w:p w14:paraId="6EBE40A0" w14:textId="77777777" w:rsidR="003E3FD9" w:rsidRPr="000C4153" w:rsidRDefault="00D31F60" w:rsidP="00C83E79">
            <w:pPr>
              <w:rPr>
                <w:sz w:val="16"/>
                <w:szCs w:val="16"/>
              </w:rPr>
            </w:pPr>
            <w:r>
              <w:rPr>
                <w:sz w:val="16"/>
                <w:szCs w:val="16"/>
              </w:rPr>
              <w:t>one forecast per candidate, the rest on variations of the best</w:t>
            </w:r>
          </w:p>
        </w:tc>
      </w:tr>
      <w:tr w:rsidR="003E3FD9" w:rsidRPr="000C4153" w14:paraId="50FC8B99" w14:textId="77777777">
        <w:trPr>
          <w:cantSplit/>
          <w:jc w:val="center"/>
        </w:trPr>
        <w:tc>
          <w:tcPr>
            <w:tcW w:w="1700" w:type="dxa"/>
            <w:tcBorders>
              <w:top w:val="nil"/>
              <w:left w:val="nil"/>
              <w:bottom w:val="nil"/>
              <w:right w:val="nil"/>
            </w:tcBorders>
          </w:tcPr>
          <w:p w14:paraId="1D83B76B" w14:textId="77777777" w:rsidR="003E3FD9" w:rsidRPr="000C4153" w:rsidRDefault="00D31F60" w:rsidP="00C83E79">
            <w:pPr>
              <w:rPr>
                <w:sz w:val="16"/>
                <w:szCs w:val="16"/>
              </w:rPr>
            </w:pPr>
            <w:r>
              <w:rPr>
                <w:sz w:val="16"/>
                <w:szCs w:val="16"/>
              </w:rPr>
              <w:t>Order prices (coating, ignition, warning)</w:t>
            </w:r>
          </w:p>
        </w:tc>
        <w:tc>
          <w:tcPr>
            <w:tcW w:w="1150" w:type="dxa"/>
            <w:tcBorders>
              <w:top w:val="nil"/>
              <w:left w:val="nil"/>
              <w:bottom w:val="nil"/>
              <w:right w:val="nil"/>
            </w:tcBorders>
          </w:tcPr>
          <w:p w14:paraId="6120564A" w14:textId="77777777" w:rsidR="003E3FD9" w:rsidRPr="000C4153" w:rsidRDefault="00D31F60" w:rsidP="00C83E79">
            <w:pPr>
              <w:rPr>
                <w:sz w:val="16"/>
                <w:szCs w:val="16"/>
              </w:rPr>
            </w:pPr>
            <w:r>
              <w:rPr>
                <w:sz w:val="16"/>
                <w:szCs w:val="16"/>
              </w:rPr>
              <w:t>6, 6, 0.1 capacity-steps per cell</w:t>
            </w:r>
          </w:p>
        </w:tc>
        <w:tc>
          <w:tcPr>
            <w:tcW w:w="2046" w:type="dxa"/>
            <w:tcBorders>
              <w:top w:val="nil"/>
              <w:left w:val="nil"/>
              <w:bottom w:val="nil"/>
              <w:right w:val="nil"/>
            </w:tcBorders>
          </w:tcPr>
          <w:p w14:paraId="309B4D98" w14:textId="77777777" w:rsidR="003E3FD9" w:rsidRPr="000C4153" w:rsidRDefault="00D31F60" w:rsidP="00C83E79">
            <w:pPr>
              <w:rPr>
                <w:sz w:val="16"/>
                <w:szCs w:val="16"/>
              </w:rPr>
            </w:pPr>
            <w:r>
              <w:rPr>
                <w:sz w:val="16"/>
                <w:szCs w:val="16"/>
              </w:rPr>
              <w:t>every order is paid for in the unit of the response term</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54" w:name="_RefTab_scen"/>
      <w:r>
        <w:fldChar w:fldCharType="begin"/>
      </w:r>
      <w:r>
        <w:instrText xml:space="preserve"> SEQ Table \* ROMAN </w:instrText>
      </w:r>
      <w:r>
        <w:fldChar w:fldCharType="separate"/>
      </w:r>
      <w:r>
        <w:rPr>
          <w:noProof/>
        </w:rPr>
        <w:t>III</w:t>
      </w:r>
      <w:r>
        <w:fldChar w:fldCharType="end"/>
      </w:r>
      <w:bookmarkEnd w:id="54"/>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55" w:name="_RefSec_V_C"/>
      <w:r>
        <w:t>C</w:t>
      </w:r>
      <w:bookmarkEnd w:id="55"/>
      <w:r>
        <w:t>. Outcome: No Decision Support, Closed Layer, VODA</w:t>
      </w:r>
    </w:p>
    <w:p w14:paraId="659F9367" w14:textId="7A354E70" w:rsidR="003E3FD9" w:rsidRDefault="00D31F60">
      <w:pPr>
        <w:pStyle w:val="Text"/>
      </w:pPr>
      <w:r>
        <w:rPr>
          <w:noProof/>
        </w:rPr>
        <w:lastRenderedPageBreak/>
        <mc:AlternateContent>
          <mc:Choice Requires="wpg">
            <w:drawing>
              <wp:anchor distT="91440" distB="91440" distL="114300" distR="114300" simplePos="0" relativeHeight="251654144" behindDoc="0" locked="0" layoutInCell="1" allowOverlap="0" wp14:anchorId="71EF3ED3" wp14:editId="5F4FD124">
                <wp:simplePos x="0" y="0"/>
                <wp:positionH relativeFrom="column">
                  <wp:align>left</wp:align>
                </wp:positionH>
                <wp:positionV relativeFrom="margin">
                  <wp:align>top</wp:align>
                </wp:positionV>
                <wp:extent cx="3109000" cy="1501567"/>
                <wp:effectExtent l="0" t="0" r="0" b="0"/>
                <wp:wrapTopAndBottom/>
                <wp:docPr id="600006" name="Group Fig6"/>
                <wp:cNvGraphicFramePr/>
                <a:graphic xmlns:a="http://schemas.openxmlformats.org/drawingml/2006/main">
                  <a:graphicData uri="http://schemas.microsoft.com/office/word/2010/wordprocessingGroup">
                    <wpg:wgp>
                      <wpg:cNvGrpSpPr/>
                      <wpg:grpSpPr>
                        <a:xfrm>
                          <a:off x="0" y="0"/>
                          <a:ext cx="3109000" cy="1501567"/>
                          <a:chOff x="0" y="0"/>
                          <a:chExt cx="3109000" cy="1501567"/>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1218392"/>
                          </a:xfrm>
                          <a:prstGeom prst="rect">
                            <a:avLst/>
                          </a:prstGeom>
                          <a:noFill/>
                        </pic:spPr>
                      </pic:pic>
                      <wps:wsp>
                        <wps:cNvPr id="620006" name="Text Box Fig6"/>
                        <wps:cNvSpPr txBox="1"/>
                        <wps:spPr>
                          <a:xfrm>
                            <a:off x="0" y="1221567"/>
                            <a:ext cx="3109000" cy="280000"/>
                          </a:xfrm>
                          <a:prstGeom prst="rect">
                            <a:avLst/>
                          </a:prstGeom>
                          <a:solidFill>
                            <a:prstClr val="white"/>
                          </a:solidFill>
                          <a:ln>
                            <a:noFill/>
                          </a:ln>
                        </wps:spPr>
                        <wps:txbx>
                          <w:txbxContent>
                            <w:p w14:paraId="484DFE0D" w14:textId="3980B714" w:rsidR="00467EFC" w:rsidRDefault="00DE0BE3">
                              <w:pPr>
                                <w:pStyle w:val="Caption"/>
                                <w:spacing w:after="0"/>
                                <w:rPr>
                                  <w:noProof/>
                                </w:rPr>
                              </w:pPr>
                              <w:r>
                                <w:t xml:space="preserve">Fig. </w:t>
                              </w:r>
                              <w:bookmarkStart w:id="56" w:name="_RefFig6"/>
                              <w:r>
                                <w:fldChar w:fldCharType="begin"/>
                              </w:r>
                              <w:r>
                                <w:instrText xml:space="preserve"> SEQ Fig. \* ARABIC </w:instrText>
                              </w:r>
                              <w:r>
                                <w:fldChar w:fldCharType="separate"/>
                              </w:r>
                              <w:r>
                                <w:rPr>
                                  <w:noProof/>
                                </w:rPr>
                                <w:t>6</w:t>
                              </w:r>
                              <w:r>
                                <w:fldChar w:fldCharType="end"/>
                              </w:r>
                              <w:bookmarkEnd w:id="56"/>
                              <w:r>
                                <w:t>. Mean outcome over the 150 worlds: (a) burned area, (b) affected population, (c) share of incidents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0;margin-top:0;width:244.8pt;height:118.25pt;z-index:251654144;mso-wrap-distance-top:7.2pt;mso-wrap-distance-bottom:7.2pt;mso-position-horizontal:left;mso-position-vertical:top;mso-position-vertical-relative:margin;mso-width-relative:margin;mso-height-relative:margin" coordsize="31090,15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" o:allowoverlap="f">
                <v:shape id="Picture Fig6" o:spid="_x0000_s1042" type="#_x0000_t75" style="position:absolute;width:31090;height:12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">
                  <v:imagedata r:id="rId21" o:title=""/>
                </v:shape>
                <v:shape id="Text Box Fig6" o:spid="_x0000_s1043" type="#_x0000_t202" style="position:absolute;top:12215;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3980B714"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Mean outcome over the 150 worlds: (a) burned area, (b) affected population, (c) share of incidents extinguished.</w:t>
                        </w:r>
                      </w:p>
                    </w:txbxContent>
                  </v:textbox>
                </v:shape>
                <w10:wrap type="topAndBottom" anchory="margin"/>
              </v:group>
            </w:pict>
          </mc:Fallback>
        </mc:AlternateContent>
      </w:r>
      <w:r>
        <w:t xml:space="preserve">Fig. </w:t>
      </w:r>
      <w:r>
        <w:fldChar w:fldCharType="begin"/>
      </w:r>
      <w:r>
        <w:instrText xml:space="preserve"> REF _RefFig6 \h </w:instrText>
      </w:r>
      <w:r>
        <w:fldChar w:fldCharType="separate"/>
      </w:r>
      <w:r>
        <w:rPr>
          <w:noProof/>
        </w:rPr>
        <w:t>6</w:t>
      </w:r>
      <w:r>
        <w:fldChar w:fldCharType="end"/>
      </w:r>
      <w:r>
        <w:t xml:space="preserve"> </w:t>
      </w:r>
      <w:r>
        <w:t xml:space="preserve"> and Table </w:t>
      </w:r>
      <w:r>
        <w:fldChar w:fldCharType="begin"/>
      </w:r>
      <w:r>
        <w:instrText xml:space="preserve"> REF _RefTab_fam \h </w:instrText>
      </w:r>
      <w:r>
        <w:fldChar w:fldCharType="separate"/>
      </w:r>
      <w:r>
        <w:t>IV</w:t>
      </w:r>
      <w:r>
        <w:fldChar w:fldCharType="end"/>
      </w:r>
      <w:r>
        <w:t xml:space="preserve"> report the outcome per family, the figure as the mean over the 150 worlds and the table per family.</w:t>
      </w:r>
      <w:r>
        <w:t xml:space="preserve"> 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The order of the closed moves does not matter. With the two moves tried in a fixed order on the same 150 worlds, the burned area changes by 3%, a difference that does not separate from zero.</w:t>
      </w:r>
    </w:p>
    <w:p w14:paraId="4768317A" w14:textId="77777777" w:rsidR="003E3FD9" w:rsidRDefault="00D31F60" w:rsidP="00C83E79">
      <w:pPr>
        <w:pStyle w:val="TableTitle"/>
        <w:spacing w:before="120"/>
      </w:pPr>
      <w:r>
        <w:t xml:space="preserve">TABLE </w:t>
      </w:r>
      <w:bookmarkStart w:id="58" w:name="_RefTab_fam"/>
      <w:r>
        <w:fldChar w:fldCharType="begin"/>
      </w:r>
      <w:r>
        <w:instrText xml:space="preserve"> SEQ Table \* ROMAN </w:instrText>
      </w:r>
      <w:r>
        <w:fldChar w:fldCharType="separate"/>
      </w:r>
      <w:r>
        <w:rPr>
          <w:noProof/>
        </w:rPr>
        <w:t>IV</w:t>
      </w:r>
      <w:r>
        <w:fldChar w:fldCharType="end"/>
      </w:r>
      <w:bookmarkEnd w:id="58"/>
    </w:p>
    <w:p w14:paraId="1A166DA8" w14:textId="77777777" w:rsidR="003E3FD9" w:rsidRDefault="00D31F60" w:rsidP="00C83E79">
      <w:pPr>
        <w:pStyle w:val="TableTitle"/>
        <w:spacing w:after="60"/>
      </w:pPr>
      <w:r>
        <w:t>Outcome per family, no decision support (none), closed layer, and VODA</w:t>
      </w:r>
    </w:p>
    <w:tbl>
      <w:tblPr>
        <w:tblW w:w="4990" w:type="dxa"/>
        <w:jc w:val="center"/>
        <w:tblLayout w:type="fixed"/>
        <w:tblCellMar>
          <w:left w:w="15" w:type="dxa"/>
          <w:right w:w="15" w:type="dxa"/>
        </w:tblCellMar>
        <w:tblLook w:val="04A0" w:firstRow="1" w:lastRow="0" w:firstColumn="1" w:lastColumn="0" w:noHBand="0" w:noVBand="1"/>
      </w:tblPr>
      <w:tblGrid>
        <w:gridCol w:w="490"/>
        <w:gridCol w:w="500"/>
        <w:gridCol w:w="500"/>
        <w:gridCol w:w="500"/>
        <w:gridCol w:w="500"/>
        <w:gridCol w:w="500"/>
        <w:gridCol w:w="500"/>
        <w:gridCol w:w="500"/>
        <w:gridCol w:w="500"/>
        <w:gridCol w:w="500"/>
      </w:tblGrid>
      <w:tr w:rsidR="003E3FD9" w14:paraId="7F6D750A" w14:textId="77777777">
        <w:trPr>
          <w:cantSplit/>
          <w:jc w:val="center"/>
        </w:trPr>
        <w:tc>
          <w:tcPr>
            <w:tcW w:w="490" w:type="dxa"/>
            <w:tcBorders>
              <w:top w:val="single" w:sz="8" w:space="0" w:color="000000"/>
              <w:left w:val="nil"/>
              <w:bottom w:val="single" w:sz="6" w:space="0" w:color="000000"/>
              <w:right w:val="nil"/>
            </w:tcBorders>
          </w:tcPr>
          <w:p w14:paraId="11E44472" w14:textId="77777777" w:rsidR="003E3FD9" w:rsidRDefault="00D31F60" w:rsidP="00C83E79">
            <w:r>
              <w:rPr>
                <w:b/>
                <w:sz w:val="15"/>
                <w:szCs w:val="15"/>
              </w:rPr>
              <w:t>Family</w:t>
            </w:r>
          </w:p>
        </w:tc>
        <w:tc>
          <w:tcPr>
            <w:tcW w:w="1500" w:type="dxa"/>
            <w:gridSpan w:val="3"/>
            <w:tcBorders>
              <w:top w:val="single" w:sz="8" w:space="0" w:color="000000"/>
              <w:left w:val="nil"/>
              <w:bottom w:val="single" w:sz="6" w:space="0" w:color="000000"/>
              <w:right w:val="nil"/>
            </w:tcBorders>
          </w:tcPr>
          <w:p w14:paraId="10505C32" w14:textId="77777777" w:rsidR="003E3FD9" w:rsidRDefault="00D31F60" w:rsidP="00C83E79">
            <w:pPr>
              <w:jc w:val="center"/>
            </w:pPr>
            <w:r>
              <w:rPr>
                <w:b/>
                <w:sz w:val="15"/>
                <w:szCs w:val="15"/>
              </w:rPr>
              <w:t>Burned area (ha)</w:t>
            </w:r>
          </w:p>
        </w:tc>
        <w:tc>
          <w:tcPr>
            <w:tcW w:w="1500" w:type="dxa"/>
            <w:gridSpan w:val="3"/>
            <w:tcBorders>
              <w:top w:val="single" w:sz="8" w:space="0" w:color="000000"/>
              <w:left w:val="nil"/>
              <w:bottom w:val="single" w:sz="6" w:space="0" w:color="000000"/>
              <w:right w:val="nil"/>
            </w:tcBorders>
          </w:tcPr>
          <w:p w14:paraId="4B2A5CFB" w14:textId="77777777" w:rsidR="003E3FD9" w:rsidRDefault="00D31F60" w:rsidP="00C83E79">
            <w:pPr>
              <w:jc w:val="center"/>
            </w:pPr>
            <w:r>
              <w:rPr>
                <w:b/>
                <w:sz w:val="15"/>
                <w:szCs w:val="15"/>
              </w:rPr>
              <w:t>Affected population (×1000)</w:t>
            </w:r>
          </w:p>
        </w:tc>
        <w:tc>
          <w:tcPr>
            <w:tcW w:w="1500" w:type="dxa"/>
            <w:gridSpan w:val="3"/>
            <w:tcBorders>
              <w:top w:val="single" w:sz="8" w:space="0" w:color="000000"/>
              <w:left w:val="nil"/>
              <w:bottom w:val="single" w:sz="6" w:space="0" w:color="000000"/>
              <w:right w:val="nil"/>
            </w:tcBorders>
          </w:tcPr>
          <w:p w14:paraId="364637C1" w14:textId="77777777" w:rsidR="003E3FD9" w:rsidRDefault="00D31F60" w:rsidP="00C83E79">
            <w:pPr>
              <w:jc w:val="center"/>
            </w:pPr>
            <w:r>
              <w:rPr>
                <w:b/>
                <w:sz w:val="15"/>
                <w:szCs w:val="15"/>
              </w:rPr>
              <w:t>Extinguished (%)</w:t>
            </w:r>
          </w:p>
        </w:tc>
      </w:tr>
      <w:tr w:rsidR="003E3FD9" w14:paraId="523C0354" w14:textId="77777777">
        <w:trPr>
          <w:cantSplit/>
          <w:jc w:val="center"/>
        </w:trPr>
        <w:tc>
          <w:tcPr>
            <w:tcW w:w="490" w:type="dxa"/>
            <w:tcBorders>
              <w:top w:val="nil"/>
              <w:left w:val="nil"/>
              <w:bottom w:val="nil"/>
              <w:right w:val="nil"/>
            </w:tcBorders>
          </w:tcPr>
          <w:p w14:paraId="38F07702" w14:textId="77777777" w:rsidR="003E3FD9" w:rsidRDefault="003E3FD9" w:rsidP="00C83E79"/>
        </w:tc>
        <w:tc>
          <w:tcPr>
            <w:tcW w:w="500" w:type="dxa"/>
            <w:tcBorders>
              <w:top w:val="nil"/>
              <w:left w:val="nil"/>
              <w:bottom w:val="nil"/>
              <w:right w:val="nil"/>
            </w:tcBorders>
          </w:tcPr>
          <w:p w14:paraId="4F797825" w14:textId="77777777" w:rsidR="003E3FD9" w:rsidRDefault="00D31F60" w:rsidP="00C83E79">
            <w:pPr>
              <w:jc w:val="center"/>
            </w:pPr>
            <w:r>
              <w:rPr>
                <w:sz w:val="15"/>
                <w:szCs w:val="15"/>
              </w:rPr>
              <w:t>none</w:t>
            </w:r>
          </w:p>
        </w:tc>
        <w:tc>
          <w:tcPr>
            <w:tcW w:w="500" w:type="dxa"/>
            <w:tcBorders>
              <w:top w:val="nil"/>
              <w:left w:val="nil"/>
              <w:bottom w:val="nil"/>
              <w:right w:val="nil"/>
            </w:tcBorders>
          </w:tcPr>
          <w:p w14:paraId="31F88CC1" w14:textId="77777777" w:rsidR="003E3FD9" w:rsidRDefault="00D31F60" w:rsidP="00C83E79">
            <w:pPr>
              <w:jc w:val="center"/>
            </w:pPr>
            <w:r>
              <w:rPr>
                <w:sz w:val="15"/>
                <w:szCs w:val="15"/>
              </w:rPr>
              <w:t>closed</w:t>
            </w:r>
          </w:p>
        </w:tc>
        <w:tc>
          <w:tcPr>
            <w:tcW w:w="500" w:type="dxa"/>
            <w:tcBorders>
              <w:top w:val="nil"/>
              <w:left w:val="nil"/>
              <w:bottom w:val="nil"/>
              <w:right w:val="nil"/>
            </w:tcBorders>
          </w:tcPr>
          <w:p w14:paraId="40F8A8F9" w14:textId="77777777" w:rsidR="003E3FD9" w:rsidRDefault="00D31F60" w:rsidP="00C83E79">
            <w:pPr>
              <w:jc w:val="center"/>
            </w:pPr>
            <w:r>
              <w:rPr>
                <w:sz w:val="15"/>
                <w:szCs w:val="15"/>
              </w:rPr>
              <w:t>VODA</w:t>
            </w:r>
          </w:p>
        </w:tc>
        <w:tc>
          <w:tcPr>
            <w:tcW w:w="500" w:type="dxa"/>
            <w:tcBorders>
              <w:top w:val="nil"/>
              <w:left w:val="nil"/>
              <w:bottom w:val="nil"/>
              <w:right w:val="nil"/>
            </w:tcBorders>
          </w:tcPr>
          <w:p w14:paraId="7EA2A72F" w14:textId="77777777" w:rsidR="003E3FD9" w:rsidRDefault="00D31F60" w:rsidP="00C83E79">
            <w:pPr>
              <w:jc w:val="center"/>
            </w:pPr>
            <w:r>
              <w:rPr>
                <w:sz w:val="15"/>
                <w:szCs w:val="15"/>
              </w:rPr>
              <w:t>none</w:t>
            </w:r>
          </w:p>
        </w:tc>
        <w:tc>
          <w:tcPr>
            <w:tcW w:w="500" w:type="dxa"/>
            <w:tcBorders>
              <w:top w:val="nil"/>
              <w:left w:val="nil"/>
              <w:bottom w:val="nil"/>
              <w:right w:val="nil"/>
            </w:tcBorders>
          </w:tcPr>
          <w:p w14:paraId="08AD2D60" w14:textId="77777777" w:rsidR="003E3FD9" w:rsidRDefault="00D31F60" w:rsidP="00C83E79">
            <w:pPr>
              <w:jc w:val="center"/>
            </w:pPr>
            <w:r>
              <w:rPr>
                <w:sz w:val="15"/>
                <w:szCs w:val="15"/>
              </w:rPr>
              <w:t>closed</w:t>
            </w:r>
          </w:p>
        </w:tc>
        <w:tc>
          <w:tcPr>
            <w:tcW w:w="500" w:type="dxa"/>
            <w:tcBorders>
              <w:top w:val="nil"/>
              <w:left w:val="nil"/>
              <w:bottom w:val="nil"/>
              <w:right w:val="nil"/>
            </w:tcBorders>
          </w:tcPr>
          <w:p w14:paraId="6FCA5858" w14:textId="77777777" w:rsidR="003E3FD9" w:rsidRDefault="00D31F60" w:rsidP="00C83E79">
            <w:pPr>
              <w:jc w:val="center"/>
            </w:pPr>
            <w:r>
              <w:rPr>
                <w:sz w:val="15"/>
                <w:szCs w:val="15"/>
              </w:rPr>
              <w:t>VODA</w:t>
            </w:r>
          </w:p>
        </w:tc>
        <w:tc>
          <w:tcPr>
            <w:tcW w:w="500" w:type="dxa"/>
            <w:tcBorders>
              <w:top w:val="nil"/>
              <w:left w:val="nil"/>
              <w:bottom w:val="nil"/>
              <w:right w:val="nil"/>
            </w:tcBorders>
          </w:tcPr>
          <w:p w14:paraId="3F6031AC" w14:textId="77777777" w:rsidR="003E3FD9" w:rsidRDefault="00D31F60" w:rsidP="00C83E79">
            <w:pPr>
              <w:jc w:val="center"/>
            </w:pPr>
            <w:r>
              <w:rPr>
                <w:sz w:val="15"/>
                <w:szCs w:val="15"/>
              </w:rPr>
              <w:t>none</w:t>
            </w:r>
          </w:p>
        </w:tc>
        <w:tc>
          <w:tcPr>
            <w:tcW w:w="500" w:type="dxa"/>
            <w:tcBorders>
              <w:top w:val="nil"/>
              <w:left w:val="nil"/>
              <w:bottom w:val="nil"/>
              <w:right w:val="nil"/>
            </w:tcBorders>
          </w:tcPr>
          <w:p w14:paraId="6FA744ED" w14:textId="77777777" w:rsidR="003E3FD9" w:rsidRDefault="00D31F60" w:rsidP="00C83E79">
            <w:pPr>
              <w:jc w:val="center"/>
            </w:pPr>
            <w:r>
              <w:rPr>
                <w:sz w:val="15"/>
                <w:szCs w:val="15"/>
              </w:rPr>
              <w:t>closed</w:t>
            </w:r>
          </w:p>
        </w:tc>
        <w:tc>
          <w:tcPr>
            <w:tcW w:w="500" w:type="dxa"/>
            <w:tcBorders>
              <w:top w:val="nil"/>
              <w:left w:val="nil"/>
              <w:bottom w:val="nil"/>
              <w:right w:val="nil"/>
            </w:tcBorders>
          </w:tcPr>
          <w:p w14:paraId="7E31B253" w14:textId="77777777" w:rsidR="003E3FD9" w:rsidRDefault="00D31F60" w:rsidP="00C83E79">
            <w:pPr>
              <w:jc w:val="center"/>
            </w:pPr>
            <w:r>
              <w:rPr>
                <w:sz w:val="15"/>
                <w:szCs w:val="15"/>
              </w:rPr>
              <w:t>VODA</w:t>
            </w:r>
          </w:p>
        </w:tc>
      </w:tr>
      <w:tr w:rsidR="003E3FD9" w14:paraId="529F7F80" w14:textId="77777777">
        <w:trPr>
          <w:cantSplit/>
          <w:jc w:val="center"/>
        </w:trPr>
        <w:tc>
          <w:tcPr>
            <w:tcW w:w="490" w:type="dxa"/>
            <w:tcBorders>
              <w:top w:val="nil"/>
              <w:left w:val="nil"/>
              <w:bottom w:val="nil"/>
              <w:right w:val="nil"/>
            </w:tcBorders>
          </w:tcPr>
          <w:p w14:paraId="6E7AC34C" w14:textId="77777777" w:rsidR="003E3FD9" w:rsidRDefault="00D31F60" w:rsidP="00C83E79">
            <w:r>
              <w:rPr>
                <w:sz w:val="15"/>
                <w:szCs w:val="15"/>
              </w:rPr>
              <w:t>S1</w:t>
            </w:r>
          </w:p>
        </w:tc>
        <w:tc>
          <w:tcPr>
            <w:tcW w:w="500" w:type="dxa"/>
            <w:tcBorders>
              <w:top w:val="nil"/>
              <w:left w:val="nil"/>
              <w:bottom w:val="nil"/>
              <w:right w:val="nil"/>
            </w:tcBorders>
          </w:tcPr>
          <w:p w14:paraId="06A4F312" w14:textId="77777777" w:rsidR="003E3FD9" w:rsidRDefault="00D31F60" w:rsidP="00C83E79">
            <w:pPr>
              <w:jc w:val="center"/>
            </w:pPr>
            <w:r>
              <w:rPr>
                <w:sz w:val="15"/>
                <w:szCs w:val="15"/>
              </w:rPr>
              <w:t>269</w:t>
            </w:r>
          </w:p>
        </w:tc>
        <w:tc>
          <w:tcPr>
            <w:tcW w:w="500" w:type="dxa"/>
            <w:tcBorders>
              <w:top w:val="nil"/>
              <w:left w:val="nil"/>
              <w:bottom w:val="nil"/>
              <w:right w:val="nil"/>
            </w:tcBorders>
          </w:tcPr>
          <w:p w14:paraId="3A098924" w14:textId="77777777" w:rsidR="003E3FD9" w:rsidRDefault="00D31F60" w:rsidP="00C83E79">
            <w:pPr>
              <w:jc w:val="center"/>
            </w:pPr>
            <w:r>
              <w:rPr>
                <w:sz w:val="15"/>
                <w:szCs w:val="15"/>
              </w:rPr>
              <w:t>68</w:t>
            </w:r>
          </w:p>
        </w:tc>
        <w:tc>
          <w:tcPr>
            <w:tcW w:w="500" w:type="dxa"/>
            <w:tcBorders>
              <w:top w:val="nil"/>
              <w:left w:val="nil"/>
              <w:bottom w:val="nil"/>
              <w:right w:val="nil"/>
            </w:tcBorders>
          </w:tcPr>
          <w:p w14:paraId="6CBD0B2A" w14:textId="77777777" w:rsidR="003E3FD9" w:rsidRDefault="00D31F60" w:rsidP="00C83E79">
            <w:pPr>
              <w:jc w:val="center"/>
            </w:pPr>
            <w:r>
              <w:rPr>
                <w:sz w:val="15"/>
                <w:szCs w:val="15"/>
              </w:rPr>
              <w:t>15</w:t>
            </w:r>
          </w:p>
        </w:tc>
        <w:tc>
          <w:tcPr>
            <w:tcW w:w="500" w:type="dxa"/>
            <w:tcBorders>
              <w:top w:val="nil"/>
              <w:left w:val="nil"/>
              <w:bottom w:val="nil"/>
              <w:right w:val="nil"/>
            </w:tcBorders>
          </w:tcPr>
          <w:p w14:paraId="1E3BA441" w14:textId="77777777" w:rsidR="003E3FD9" w:rsidRDefault="00D31F60" w:rsidP="00C83E79">
            <w:pPr>
              <w:jc w:val="center"/>
            </w:pPr>
            <w:r>
              <w:rPr>
                <w:sz w:val="15"/>
                <w:szCs w:val="15"/>
              </w:rPr>
              <w:t>4337</w:t>
            </w:r>
          </w:p>
        </w:tc>
        <w:tc>
          <w:tcPr>
            <w:tcW w:w="500" w:type="dxa"/>
            <w:tcBorders>
              <w:top w:val="nil"/>
              <w:left w:val="nil"/>
              <w:bottom w:val="nil"/>
              <w:right w:val="nil"/>
            </w:tcBorders>
          </w:tcPr>
          <w:p w14:paraId="6D00FA6D" w14:textId="77777777" w:rsidR="003E3FD9" w:rsidRDefault="00D31F60" w:rsidP="00C83E79">
            <w:pPr>
              <w:jc w:val="center"/>
            </w:pPr>
            <w:r>
              <w:rPr>
                <w:sz w:val="15"/>
                <w:szCs w:val="15"/>
              </w:rPr>
              <w:t>267</w:t>
            </w:r>
          </w:p>
        </w:tc>
        <w:tc>
          <w:tcPr>
            <w:tcW w:w="500" w:type="dxa"/>
            <w:tcBorders>
              <w:top w:val="nil"/>
              <w:left w:val="nil"/>
              <w:bottom w:val="nil"/>
              <w:right w:val="nil"/>
            </w:tcBorders>
          </w:tcPr>
          <w:p w14:paraId="07F89FF6" w14:textId="77777777" w:rsidR="003E3FD9" w:rsidRDefault="00D31F60" w:rsidP="00C83E79">
            <w:pPr>
              <w:jc w:val="center"/>
            </w:pPr>
            <w:r>
              <w:rPr>
                <w:sz w:val="15"/>
                <w:szCs w:val="15"/>
              </w:rPr>
              <w:t>0</w:t>
            </w:r>
          </w:p>
        </w:tc>
        <w:tc>
          <w:tcPr>
            <w:tcW w:w="500" w:type="dxa"/>
            <w:tcBorders>
              <w:top w:val="nil"/>
              <w:left w:val="nil"/>
              <w:bottom w:val="nil"/>
              <w:right w:val="nil"/>
            </w:tcBorders>
          </w:tcPr>
          <w:p w14:paraId="3E2D2399" w14:textId="77777777" w:rsidR="003E3FD9" w:rsidRDefault="00D31F60" w:rsidP="00C83E79">
            <w:pPr>
              <w:jc w:val="center"/>
            </w:pPr>
            <w:r>
              <w:rPr>
                <w:sz w:val="15"/>
                <w:szCs w:val="15"/>
              </w:rPr>
              <w:t>0</w:t>
            </w:r>
          </w:p>
        </w:tc>
        <w:tc>
          <w:tcPr>
            <w:tcW w:w="500" w:type="dxa"/>
            <w:tcBorders>
              <w:top w:val="nil"/>
              <w:left w:val="nil"/>
              <w:bottom w:val="nil"/>
              <w:right w:val="nil"/>
            </w:tcBorders>
          </w:tcPr>
          <w:p w14:paraId="7DCB238C" w14:textId="77777777" w:rsidR="003E3FD9" w:rsidRDefault="00D31F60" w:rsidP="00C83E79">
            <w:pPr>
              <w:jc w:val="center"/>
            </w:pPr>
            <w:r>
              <w:rPr>
                <w:sz w:val="15"/>
                <w:szCs w:val="15"/>
              </w:rPr>
              <w:t>40</w:t>
            </w:r>
          </w:p>
        </w:tc>
        <w:tc>
          <w:tcPr>
            <w:tcW w:w="500" w:type="dxa"/>
            <w:tcBorders>
              <w:top w:val="nil"/>
              <w:left w:val="nil"/>
              <w:bottom w:val="nil"/>
              <w:right w:val="nil"/>
            </w:tcBorders>
          </w:tcPr>
          <w:p w14:paraId="48778DF4" w14:textId="77777777" w:rsidR="003E3FD9" w:rsidRDefault="00D31F60" w:rsidP="00C83E79">
            <w:pPr>
              <w:jc w:val="center"/>
            </w:pPr>
            <w:r>
              <w:rPr>
                <w:sz w:val="15"/>
                <w:szCs w:val="15"/>
              </w:rPr>
              <w:t>93</w:t>
            </w:r>
          </w:p>
        </w:tc>
      </w:tr>
      <w:tr w:rsidR="003E3FD9" w14:paraId="0BB77DCC" w14:textId="77777777">
        <w:trPr>
          <w:cantSplit/>
          <w:jc w:val="center"/>
        </w:trPr>
        <w:tc>
          <w:tcPr>
            <w:tcW w:w="490" w:type="dxa"/>
            <w:tcBorders>
              <w:top w:val="nil"/>
              <w:left w:val="nil"/>
              <w:bottom w:val="nil"/>
              <w:right w:val="nil"/>
            </w:tcBorders>
          </w:tcPr>
          <w:p w14:paraId="389EDF8C" w14:textId="77777777" w:rsidR="003E3FD9" w:rsidRDefault="00D31F60" w:rsidP="00C83E79">
            <w:r>
              <w:rPr>
                <w:sz w:val="15"/>
                <w:szCs w:val="15"/>
              </w:rPr>
              <w:t>S2</w:t>
            </w:r>
          </w:p>
        </w:tc>
        <w:tc>
          <w:tcPr>
            <w:tcW w:w="500" w:type="dxa"/>
            <w:tcBorders>
              <w:top w:val="nil"/>
              <w:left w:val="nil"/>
              <w:bottom w:val="nil"/>
              <w:right w:val="nil"/>
            </w:tcBorders>
          </w:tcPr>
          <w:p w14:paraId="51D55F31" w14:textId="77777777" w:rsidR="003E3FD9" w:rsidRDefault="00D31F60" w:rsidP="00C83E79">
            <w:pPr>
              <w:jc w:val="center"/>
            </w:pPr>
            <w:r>
              <w:rPr>
                <w:sz w:val="15"/>
                <w:szCs w:val="15"/>
              </w:rPr>
              <w:t>270</w:t>
            </w:r>
          </w:p>
        </w:tc>
        <w:tc>
          <w:tcPr>
            <w:tcW w:w="500" w:type="dxa"/>
            <w:tcBorders>
              <w:top w:val="nil"/>
              <w:left w:val="nil"/>
              <w:bottom w:val="nil"/>
              <w:right w:val="nil"/>
            </w:tcBorders>
          </w:tcPr>
          <w:p w14:paraId="6E5300CF" w14:textId="77777777" w:rsidR="003E3FD9" w:rsidRDefault="00D31F60" w:rsidP="00C83E79">
            <w:pPr>
              <w:jc w:val="center"/>
            </w:pPr>
            <w:r>
              <w:rPr>
                <w:sz w:val="15"/>
                <w:szCs w:val="15"/>
              </w:rPr>
              <w:t>184</w:t>
            </w:r>
          </w:p>
        </w:tc>
        <w:tc>
          <w:tcPr>
            <w:tcW w:w="500" w:type="dxa"/>
            <w:tcBorders>
              <w:top w:val="nil"/>
              <w:left w:val="nil"/>
              <w:bottom w:val="nil"/>
              <w:right w:val="nil"/>
            </w:tcBorders>
          </w:tcPr>
          <w:p w14:paraId="6A3767A0" w14:textId="77777777" w:rsidR="003E3FD9" w:rsidRDefault="00D31F60" w:rsidP="00C83E79">
            <w:pPr>
              <w:jc w:val="center"/>
            </w:pPr>
            <w:r>
              <w:rPr>
                <w:sz w:val="15"/>
                <w:szCs w:val="15"/>
              </w:rPr>
              <w:t>71</w:t>
            </w:r>
          </w:p>
        </w:tc>
        <w:tc>
          <w:tcPr>
            <w:tcW w:w="500" w:type="dxa"/>
            <w:tcBorders>
              <w:top w:val="nil"/>
              <w:left w:val="nil"/>
              <w:bottom w:val="nil"/>
              <w:right w:val="nil"/>
            </w:tcBorders>
          </w:tcPr>
          <w:p w14:paraId="0D0CE1A7" w14:textId="77777777" w:rsidR="003E3FD9" w:rsidRDefault="00D31F60" w:rsidP="00C83E79">
            <w:pPr>
              <w:jc w:val="center"/>
            </w:pPr>
            <w:r>
              <w:rPr>
                <w:sz w:val="15"/>
                <w:szCs w:val="15"/>
              </w:rPr>
              <w:t>4333</w:t>
            </w:r>
          </w:p>
        </w:tc>
        <w:tc>
          <w:tcPr>
            <w:tcW w:w="500" w:type="dxa"/>
            <w:tcBorders>
              <w:top w:val="nil"/>
              <w:left w:val="nil"/>
              <w:bottom w:val="nil"/>
              <w:right w:val="nil"/>
            </w:tcBorders>
          </w:tcPr>
          <w:p w14:paraId="19A06261" w14:textId="77777777" w:rsidR="003E3FD9" w:rsidRDefault="00D31F60" w:rsidP="00C83E79">
            <w:pPr>
              <w:jc w:val="center"/>
            </w:pPr>
            <w:r>
              <w:rPr>
                <w:sz w:val="15"/>
                <w:szCs w:val="15"/>
              </w:rPr>
              <w:t>949</w:t>
            </w:r>
          </w:p>
        </w:tc>
        <w:tc>
          <w:tcPr>
            <w:tcW w:w="500" w:type="dxa"/>
            <w:tcBorders>
              <w:top w:val="nil"/>
              <w:left w:val="nil"/>
              <w:bottom w:val="nil"/>
              <w:right w:val="nil"/>
            </w:tcBorders>
          </w:tcPr>
          <w:p w14:paraId="5268497B" w14:textId="77777777" w:rsidR="003E3FD9" w:rsidRDefault="00D31F60" w:rsidP="00C83E79">
            <w:pPr>
              <w:jc w:val="center"/>
            </w:pPr>
            <w:r>
              <w:rPr>
                <w:sz w:val="15"/>
                <w:szCs w:val="15"/>
              </w:rPr>
              <w:t>298</w:t>
            </w:r>
          </w:p>
        </w:tc>
        <w:tc>
          <w:tcPr>
            <w:tcW w:w="500" w:type="dxa"/>
            <w:tcBorders>
              <w:top w:val="nil"/>
              <w:left w:val="nil"/>
              <w:bottom w:val="nil"/>
              <w:right w:val="nil"/>
            </w:tcBorders>
          </w:tcPr>
          <w:p w14:paraId="2A5B474B" w14:textId="77777777" w:rsidR="003E3FD9" w:rsidRDefault="00D31F60" w:rsidP="00C83E79">
            <w:pPr>
              <w:jc w:val="center"/>
            </w:pPr>
            <w:r>
              <w:rPr>
                <w:sz w:val="15"/>
                <w:szCs w:val="15"/>
              </w:rPr>
              <w:t>0</w:t>
            </w:r>
          </w:p>
        </w:tc>
        <w:tc>
          <w:tcPr>
            <w:tcW w:w="500" w:type="dxa"/>
            <w:tcBorders>
              <w:top w:val="nil"/>
              <w:left w:val="nil"/>
              <w:bottom w:val="nil"/>
              <w:right w:val="nil"/>
            </w:tcBorders>
          </w:tcPr>
          <w:p w14:paraId="04B00D2E" w14:textId="77777777" w:rsidR="003E3FD9" w:rsidRDefault="00D31F60" w:rsidP="00C83E79">
            <w:pPr>
              <w:jc w:val="center"/>
            </w:pPr>
            <w:r>
              <w:rPr>
                <w:sz w:val="15"/>
                <w:szCs w:val="15"/>
              </w:rPr>
              <w:t>7</w:t>
            </w:r>
          </w:p>
        </w:tc>
        <w:tc>
          <w:tcPr>
            <w:tcW w:w="500" w:type="dxa"/>
            <w:tcBorders>
              <w:top w:val="nil"/>
              <w:left w:val="nil"/>
              <w:bottom w:val="nil"/>
              <w:right w:val="nil"/>
            </w:tcBorders>
          </w:tcPr>
          <w:p w14:paraId="1B719143" w14:textId="77777777" w:rsidR="003E3FD9" w:rsidRDefault="00D31F60" w:rsidP="00C83E79">
            <w:pPr>
              <w:jc w:val="center"/>
            </w:pPr>
            <w:r>
              <w:rPr>
                <w:sz w:val="15"/>
                <w:szCs w:val="15"/>
              </w:rPr>
              <w:t>63</w:t>
            </w:r>
          </w:p>
        </w:tc>
      </w:tr>
      <w:tr w:rsidR="003E3FD9" w14:paraId="3B1EC69F" w14:textId="77777777">
        <w:trPr>
          <w:cantSplit/>
          <w:jc w:val="center"/>
        </w:trPr>
        <w:tc>
          <w:tcPr>
            <w:tcW w:w="490" w:type="dxa"/>
            <w:tcBorders>
              <w:top w:val="nil"/>
              <w:left w:val="nil"/>
              <w:bottom w:val="nil"/>
              <w:right w:val="nil"/>
            </w:tcBorders>
          </w:tcPr>
          <w:p w14:paraId="5065E6C1" w14:textId="77777777" w:rsidR="003E3FD9" w:rsidRDefault="00D31F60" w:rsidP="00C83E79">
            <w:r>
              <w:rPr>
                <w:sz w:val="15"/>
                <w:szCs w:val="15"/>
              </w:rPr>
              <w:t>S3</w:t>
            </w:r>
          </w:p>
        </w:tc>
        <w:tc>
          <w:tcPr>
            <w:tcW w:w="500" w:type="dxa"/>
            <w:tcBorders>
              <w:top w:val="nil"/>
              <w:left w:val="nil"/>
              <w:bottom w:val="nil"/>
              <w:right w:val="nil"/>
            </w:tcBorders>
          </w:tcPr>
          <w:p w14:paraId="71906634" w14:textId="77777777" w:rsidR="003E3FD9" w:rsidRDefault="00D31F60" w:rsidP="00C83E79">
            <w:pPr>
              <w:jc w:val="center"/>
            </w:pPr>
            <w:r>
              <w:rPr>
                <w:sz w:val="15"/>
                <w:szCs w:val="15"/>
              </w:rPr>
              <w:t>234</w:t>
            </w:r>
          </w:p>
        </w:tc>
        <w:tc>
          <w:tcPr>
            <w:tcW w:w="500" w:type="dxa"/>
            <w:tcBorders>
              <w:top w:val="nil"/>
              <w:left w:val="nil"/>
              <w:bottom w:val="nil"/>
              <w:right w:val="nil"/>
            </w:tcBorders>
          </w:tcPr>
          <w:p w14:paraId="4BB4896D" w14:textId="77777777" w:rsidR="003E3FD9" w:rsidRDefault="00D31F60" w:rsidP="00C83E79">
            <w:pPr>
              <w:jc w:val="center"/>
            </w:pPr>
            <w:r>
              <w:rPr>
                <w:sz w:val="15"/>
                <w:szCs w:val="15"/>
              </w:rPr>
              <w:t>24</w:t>
            </w:r>
          </w:p>
        </w:tc>
        <w:tc>
          <w:tcPr>
            <w:tcW w:w="500" w:type="dxa"/>
            <w:tcBorders>
              <w:top w:val="nil"/>
              <w:left w:val="nil"/>
              <w:bottom w:val="nil"/>
              <w:right w:val="nil"/>
            </w:tcBorders>
          </w:tcPr>
          <w:p w14:paraId="4D449BEC" w14:textId="77777777" w:rsidR="003E3FD9" w:rsidRDefault="00D31F60" w:rsidP="00C83E79">
            <w:pPr>
              <w:jc w:val="center"/>
            </w:pPr>
            <w:r>
              <w:rPr>
                <w:sz w:val="15"/>
                <w:szCs w:val="15"/>
              </w:rPr>
              <w:t>10</w:t>
            </w:r>
          </w:p>
        </w:tc>
        <w:tc>
          <w:tcPr>
            <w:tcW w:w="500" w:type="dxa"/>
            <w:tcBorders>
              <w:top w:val="nil"/>
              <w:left w:val="nil"/>
              <w:bottom w:val="nil"/>
              <w:right w:val="nil"/>
            </w:tcBorders>
          </w:tcPr>
          <w:p w14:paraId="417E5AD8" w14:textId="77777777" w:rsidR="003E3FD9" w:rsidRDefault="00D31F60" w:rsidP="00C83E79">
            <w:pPr>
              <w:jc w:val="center"/>
            </w:pPr>
            <w:r>
              <w:rPr>
                <w:sz w:val="15"/>
                <w:szCs w:val="15"/>
              </w:rPr>
              <w:t>7598</w:t>
            </w:r>
          </w:p>
        </w:tc>
        <w:tc>
          <w:tcPr>
            <w:tcW w:w="500" w:type="dxa"/>
            <w:tcBorders>
              <w:top w:val="nil"/>
              <w:left w:val="nil"/>
              <w:bottom w:val="nil"/>
              <w:right w:val="nil"/>
            </w:tcBorders>
          </w:tcPr>
          <w:p w14:paraId="2A5D037C" w14:textId="77777777" w:rsidR="003E3FD9" w:rsidRDefault="00D31F60" w:rsidP="00C83E79">
            <w:pPr>
              <w:jc w:val="center"/>
            </w:pPr>
            <w:r>
              <w:rPr>
                <w:sz w:val="15"/>
                <w:szCs w:val="15"/>
              </w:rPr>
              <w:t>167</w:t>
            </w:r>
          </w:p>
        </w:tc>
        <w:tc>
          <w:tcPr>
            <w:tcW w:w="500" w:type="dxa"/>
            <w:tcBorders>
              <w:top w:val="nil"/>
              <w:left w:val="nil"/>
              <w:bottom w:val="nil"/>
              <w:right w:val="nil"/>
            </w:tcBorders>
          </w:tcPr>
          <w:p w14:paraId="573B3DB0" w14:textId="77777777" w:rsidR="003E3FD9" w:rsidRDefault="00D31F60" w:rsidP="00C83E79">
            <w:pPr>
              <w:jc w:val="center"/>
            </w:pPr>
            <w:r>
              <w:rPr>
                <w:sz w:val="15"/>
                <w:szCs w:val="15"/>
              </w:rPr>
              <w:t>3</w:t>
            </w:r>
          </w:p>
        </w:tc>
        <w:tc>
          <w:tcPr>
            <w:tcW w:w="500" w:type="dxa"/>
            <w:tcBorders>
              <w:top w:val="nil"/>
              <w:left w:val="nil"/>
              <w:bottom w:val="nil"/>
              <w:right w:val="nil"/>
            </w:tcBorders>
          </w:tcPr>
          <w:p w14:paraId="7BBF104A" w14:textId="77777777" w:rsidR="003E3FD9" w:rsidRDefault="00D31F60" w:rsidP="00C83E79">
            <w:pPr>
              <w:jc w:val="center"/>
            </w:pPr>
            <w:r>
              <w:rPr>
                <w:sz w:val="15"/>
                <w:szCs w:val="15"/>
              </w:rPr>
              <w:t>0</w:t>
            </w:r>
          </w:p>
        </w:tc>
        <w:tc>
          <w:tcPr>
            <w:tcW w:w="500" w:type="dxa"/>
            <w:tcBorders>
              <w:top w:val="nil"/>
              <w:left w:val="nil"/>
              <w:bottom w:val="nil"/>
              <w:right w:val="nil"/>
            </w:tcBorders>
          </w:tcPr>
          <w:p w14:paraId="6F3AB117" w14:textId="77777777" w:rsidR="003E3FD9" w:rsidRDefault="00D31F60" w:rsidP="00C83E79">
            <w:pPr>
              <w:jc w:val="center"/>
            </w:pPr>
            <w:r>
              <w:rPr>
                <w:sz w:val="15"/>
                <w:szCs w:val="15"/>
              </w:rPr>
              <w:t>77</w:t>
            </w:r>
          </w:p>
        </w:tc>
        <w:tc>
          <w:tcPr>
            <w:tcW w:w="500" w:type="dxa"/>
            <w:tcBorders>
              <w:top w:val="nil"/>
              <w:left w:val="nil"/>
              <w:bottom w:val="nil"/>
              <w:right w:val="nil"/>
            </w:tcBorders>
          </w:tcPr>
          <w:p w14:paraId="6841CDFD" w14:textId="77777777" w:rsidR="003E3FD9" w:rsidRDefault="00D31F60" w:rsidP="00C83E79">
            <w:pPr>
              <w:jc w:val="center"/>
            </w:pPr>
            <w:r>
              <w:rPr>
                <w:sz w:val="15"/>
                <w:szCs w:val="15"/>
              </w:rPr>
              <w:t>100</w:t>
            </w:r>
          </w:p>
        </w:tc>
      </w:tr>
      <w:tr w:rsidR="003E3FD9" w14:paraId="68C16ABE" w14:textId="77777777">
        <w:trPr>
          <w:cantSplit/>
          <w:jc w:val="center"/>
        </w:trPr>
        <w:tc>
          <w:tcPr>
            <w:tcW w:w="490" w:type="dxa"/>
            <w:tcBorders>
              <w:top w:val="nil"/>
              <w:left w:val="nil"/>
              <w:bottom w:val="nil"/>
              <w:right w:val="nil"/>
            </w:tcBorders>
          </w:tcPr>
          <w:p w14:paraId="78027028" w14:textId="77777777" w:rsidR="003E3FD9" w:rsidRDefault="00D31F60" w:rsidP="00C83E79">
            <w:r>
              <w:rPr>
                <w:sz w:val="15"/>
                <w:szCs w:val="15"/>
              </w:rPr>
              <w:t>S4</w:t>
            </w:r>
          </w:p>
        </w:tc>
        <w:tc>
          <w:tcPr>
            <w:tcW w:w="500" w:type="dxa"/>
            <w:tcBorders>
              <w:top w:val="nil"/>
              <w:left w:val="nil"/>
              <w:bottom w:val="nil"/>
              <w:right w:val="nil"/>
            </w:tcBorders>
          </w:tcPr>
          <w:p w14:paraId="6C97492C" w14:textId="77777777" w:rsidR="003E3FD9" w:rsidRDefault="00D31F60" w:rsidP="00C83E79">
            <w:pPr>
              <w:jc w:val="center"/>
            </w:pPr>
            <w:r>
              <w:rPr>
                <w:sz w:val="15"/>
                <w:szCs w:val="15"/>
              </w:rPr>
              <w:t>240</w:t>
            </w:r>
          </w:p>
        </w:tc>
        <w:tc>
          <w:tcPr>
            <w:tcW w:w="500" w:type="dxa"/>
            <w:tcBorders>
              <w:top w:val="nil"/>
              <w:left w:val="nil"/>
              <w:bottom w:val="nil"/>
              <w:right w:val="nil"/>
            </w:tcBorders>
          </w:tcPr>
          <w:p w14:paraId="28C0C27C" w14:textId="77777777" w:rsidR="003E3FD9" w:rsidRDefault="00D31F60" w:rsidP="00C83E79">
            <w:pPr>
              <w:jc w:val="center"/>
            </w:pPr>
            <w:r>
              <w:rPr>
                <w:sz w:val="15"/>
                <w:szCs w:val="15"/>
              </w:rPr>
              <w:t>51</w:t>
            </w:r>
          </w:p>
        </w:tc>
        <w:tc>
          <w:tcPr>
            <w:tcW w:w="500" w:type="dxa"/>
            <w:tcBorders>
              <w:top w:val="nil"/>
              <w:left w:val="nil"/>
              <w:bottom w:val="nil"/>
              <w:right w:val="nil"/>
            </w:tcBorders>
          </w:tcPr>
          <w:p w14:paraId="1280D289" w14:textId="77777777" w:rsidR="003E3FD9" w:rsidRDefault="00D31F60" w:rsidP="00C83E79">
            <w:pPr>
              <w:jc w:val="center"/>
            </w:pPr>
            <w:r>
              <w:rPr>
                <w:sz w:val="15"/>
                <w:szCs w:val="15"/>
              </w:rPr>
              <w:t>22</w:t>
            </w:r>
          </w:p>
        </w:tc>
        <w:tc>
          <w:tcPr>
            <w:tcW w:w="500" w:type="dxa"/>
            <w:tcBorders>
              <w:top w:val="nil"/>
              <w:left w:val="nil"/>
              <w:bottom w:val="nil"/>
              <w:right w:val="nil"/>
            </w:tcBorders>
          </w:tcPr>
          <w:p w14:paraId="095154B4" w14:textId="77777777" w:rsidR="003E3FD9" w:rsidRDefault="00D31F60" w:rsidP="00C83E79">
            <w:pPr>
              <w:jc w:val="center"/>
            </w:pPr>
            <w:r>
              <w:rPr>
                <w:sz w:val="15"/>
                <w:szCs w:val="15"/>
              </w:rPr>
              <w:t>7959</w:t>
            </w:r>
          </w:p>
        </w:tc>
        <w:tc>
          <w:tcPr>
            <w:tcW w:w="500" w:type="dxa"/>
            <w:tcBorders>
              <w:top w:val="nil"/>
              <w:left w:val="nil"/>
              <w:bottom w:val="nil"/>
              <w:right w:val="nil"/>
            </w:tcBorders>
          </w:tcPr>
          <w:p w14:paraId="5C944F56" w14:textId="77777777" w:rsidR="003E3FD9" w:rsidRDefault="00D31F60" w:rsidP="00C83E79">
            <w:pPr>
              <w:jc w:val="center"/>
            </w:pPr>
            <w:r>
              <w:rPr>
                <w:sz w:val="15"/>
                <w:szCs w:val="15"/>
              </w:rPr>
              <w:t>403</w:t>
            </w:r>
          </w:p>
        </w:tc>
        <w:tc>
          <w:tcPr>
            <w:tcW w:w="500" w:type="dxa"/>
            <w:tcBorders>
              <w:top w:val="nil"/>
              <w:left w:val="nil"/>
              <w:bottom w:val="nil"/>
              <w:right w:val="nil"/>
            </w:tcBorders>
          </w:tcPr>
          <w:p w14:paraId="0635CC74" w14:textId="77777777" w:rsidR="003E3FD9" w:rsidRDefault="00D31F60" w:rsidP="00C83E79">
            <w:pPr>
              <w:jc w:val="center"/>
            </w:pPr>
            <w:r>
              <w:rPr>
                <w:sz w:val="15"/>
                <w:szCs w:val="15"/>
              </w:rPr>
              <w:t>40</w:t>
            </w:r>
          </w:p>
        </w:tc>
        <w:tc>
          <w:tcPr>
            <w:tcW w:w="500" w:type="dxa"/>
            <w:tcBorders>
              <w:top w:val="nil"/>
              <w:left w:val="nil"/>
              <w:bottom w:val="nil"/>
              <w:right w:val="nil"/>
            </w:tcBorders>
          </w:tcPr>
          <w:p w14:paraId="604716E1" w14:textId="77777777" w:rsidR="003E3FD9" w:rsidRDefault="00D31F60" w:rsidP="00C83E79">
            <w:pPr>
              <w:jc w:val="center"/>
            </w:pPr>
            <w:r>
              <w:rPr>
                <w:sz w:val="15"/>
                <w:szCs w:val="15"/>
              </w:rPr>
              <w:t>0</w:t>
            </w:r>
          </w:p>
        </w:tc>
        <w:tc>
          <w:tcPr>
            <w:tcW w:w="500" w:type="dxa"/>
            <w:tcBorders>
              <w:top w:val="nil"/>
              <w:left w:val="nil"/>
              <w:bottom w:val="nil"/>
              <w:right w:val="nil"/>
            </w:tcBorders>
          </w:tcPr>
          <w:p w14:paraId="5B17AB42" w14:textId="77777777" w:rsidR="003E3FD9" w:rsidRDefault="00D31F60" w:rsidP="00C83E79">
            <w:pPr>
              <w:jc w:val="center"/>
            </w:pPr>
            <w:r>
              <w:rPr>
                <w:sz w:val="15"/>
                <w:szCs w:val="15"/>
              </w:rPr>
              <w:t>63</w:t>
            </w:r>
          </w:p>
        </w:tc>
        <w:tc>
          <w:tcPr>
            <w:tcW w:w="500" w:type="dxa"/>
            <w:tcBorders>
              <w:top w:val="nil"/>
              <w:left w:val="nil"/>
              <w:bottom w:val="nil"/>
              <w:right w:val="nil"/>
            </w:tcBorders>
          </w:tcPr>
          <w:p w14:paraId="02BC71FA" w14:textId="77777777" w:rsidR="003E3FD9" w:rsidRDefault="00D31F60" w:rsidP="00C83E79">
            <w:pPr>
              <w:jc w:val="center"/>
            </w:pPr>
            <w:r>
              <w:rPr>
                <w:sz w:val="15"/>
                <w:szCs w:val="15"/>
              </w:rPr>
              <w:t>100</w:t>
            </w:r>
          </w:p>
        </w:tc>
      </w:tr>
      <w:tr w:rsidR="003E3FD9" w14:paraId="2575B3C9" w14:textId="77777777">
        <w:trPr>
          <w:cantSplit/>
          <w:jc w:val="center"/>
        </w:trPr>
        <w:tc>
          <w:tcPr>
            <w:tcW w:w="490" w:type="dxa"/>
            <w:tcBorders>
              <w:top w:val="nil"/>
              <w:left w:val="nil"/>
              <w:bottom w:val="nil"/>
              <w:right w:val="nil"/>
            </w:tcBorders>
          </w:tcPr>
          <w:p w14:paraId="5EF86E75" w14:textId="77777777" w:rsidR="003E3FD9" w:rsidRDefault="00D31F60" w:rsidP="00C83E79">
            <w:r>
              <w:rPr>
                <w:sz w:val="15"/>
                <w:szCs w:val="15"/>
              </w:rPr>
              <w:t>S5</w:t>
            </w:r>
          </w:p>
        </w:tc>
        <w:tc>
          <w:tcPr>
            <w:tcW w:w="500" w:type="dxa"/>
            <w:tcBorders>
              <w:top w:val="nil"/>
              <w:left w:val="nil"/>
              <w:bottom w:val="nil"/>
              <w:right w:val="nil"/>
            </w:tcBorders>
          </w:tcPr>
          <w:p w14:paraId="4A016CB0" w14:textId="77777777" w:rsidR="003E3FD9" w:rsidRDefault="00D31F60" w:rsidP="00C83E79">
            <w:pPr>
              <w:jc w:val="center"/>
            </w:pPr>
            <w:r>
              <w:rPr>
                <w:sz w:val="15"/>
                <w:szCs w:val="15"/>
              </w:rPr>
              <w:t>240</w:t>
            </w:r>
          </w:p>
        </w:tc>
        <w:tc>
          <w:tcPr>
            <w:tcW w:w="500" w:type="dxa"/>
            <w:tcBorders>
              <w:top w:val="nil"/>
              <w:left w:val="nil"/>
              <w:bottom w:val="nil"/>
              <w:right w:val="nil"/>
            </w:tcBorders>
          </w:tcPr>
          <w:p w14:paraId="622A4A28" w14:textId="77777777" w:rsidR="003E3FD9" w:rsidRDefault="00D31F60" w:rsidP="00C83E79">
            <w:pPr>
              <w:jc w:val="center"/>
            </w:pPr>
            <w:r>
              <w:rPr>
                <w:sz w:val="15"/>
                <w:szCs w:val="15"/>
              </w:rPr>
              <w:t>50</w:t>
            </w:r>
          </w:p>
        </w:tc>
        <w:tc>
          <w:tcPr>
            <w:tcW w:w="500" w:type="dxa"/>
            <w:tcBorders>
              <w:top w:val="nil"/>
              <w:left w:val="nil"/>
              <w:bottom w:val="nil"/>
              <w:right w:val="nil"/>
            </w:tcBorders>
          </w:tcPr>
          <w:p w14:paraId="407FCED0" w14:textId="77777777" w:rsidR="003E3FD9" w:rsidRDefault="00D31F60" w:rsidP="00C83E79">
            <w:pPr>
              <w:jc w:val="center"/>
            </w:pPr>
            <w:r>
              <w:rPr>
                <w:sz w:val="15"/>
                <w:szCs w:val="15"/>
              </w:rPr>
              <w:t>27</w:t>
            </w:r>
          </w:p>
        </w:tc>
        <w:tc>
          <w:tcPr>
            <w:tcW w:w="500" w:type="dxa"/>
            <w:tcBorders>
              <w:top w:val="nil"/>
              <w:left w:val="nil"/>
              <w:bottom w:val="nil"/>
              <w:right w:val="nil"/>
            </w:tcBorders>
          </w:tcPr>
          <w:p w14:paraId="0540EC6E" w14:textId="77777777" w:rsidR="003E3FD9" w:rsidRDefault="00D31F60" w:rsidP="00C83E79">
            <w:pPr>
              <w:jc w:val="center"/>
            </w:pPr>
            <w:r>
              <w:rPr>
                <w:sz w:val="15"/>
                <w:szCs w:val="15"/>
              </w:rPr>
              <w:t>7959</w:t>
            </w:r>
          </w:p>
        </w:tc>
        <w:tc>
          <w:tcPr>
            <w:tcW w:w="500" w:type="dxa"/>
            <w:tcBorders>
              <w:top w:val="nil"/>
              <w:left w:val="nil"/>
              <w:bottom w:val="nil"/>
              <w:right w:val="nil"/>
            </w:tcBorders>
          </w:tcPr>
          <w:p w14:paraId="5F1FE2FB" w14:textId="77777777" w:rsidR="003E3FD9" w:rsidRDefault="00D31F60" w:rsidP="00C83E79">
            <w:pPr>
              <w:jc w:val="center"/>
            </w:pPr>
            <w:r>
              <w:rPr>
                <w:sz w:val="15"/>
                <w:szCs w:val="15"/>
              </w:rPr>
              <w:t>385</w:t>
            </w:r>
          </w:p>
        </w:tc>
        <w:tc>
          <w:tcPr>
            <w:tcW w:w="500" w:type="dxa"/>
            <w:tcBorders>
              <w:top w:val="nil"/>
              <w:left w:val="nil"/>
              <w:bottom w:val="nil"/>
              <w:right w:val="nil"/>
            </w:tcBorders>
          </w:tcPr>
          <w:p w14:paraId="48FB96C4" w14:textId="77777777" w:rsidR="003E3FD9" w:rsidRDefault="00D31F60" w:rsidP="00C83E79">
            <w:pPr>
              <w:jc w:val="center"/>
            </w:pPr>
            <w:r>
              <w:rPr>
                <w:sz w:val="15"/>
                <w:szCs w:val="15"/>
              </w:rPr>
              <w:t>99</w:t>
            </w:r>
          </w:p>
        </w:tc>
        <w:tc>
          <w:tcPr>
            <w:tcW w:w="500" w:type="dxa"/>
            <w:tcBorders>
              <w:top w:val="nil"/>
              <w:left w:val="nil"/>
              <w:bottom w:val="nil"/>
              <w:right w:val="nil"/>
            </w:tcBorders>
          </w:tcPr>
          <w:p w14:paraId="42F6C635" w14:textId="77777777" w:rsidR="003E3FD9" w:rsidRDefault="00D31F60" w:rsidP="00C83E79">
            <w:pPr>
              <w:jc w:val="center"/>
            </w:pPr>
            <w:r>
              <w:rPr>
                <w:sz w:val="15"/>
                <w:szCs w:val="15"/>
              </w:rPr>
              <w:t>0</w:t>
            </w:r>
          </w:p>
        </w:tc>
        <w:tc>
          <w:tcPr>
            <w:tcW w:w="500" w:type="dxa"/>
            <w:tcBorders>
              <w:top w:val="nil"/>
              <w:left w:val="nil"/>
              <w:bottom w:val="nil"/>
              <w:right w:val="nil"/>
            </w:tcBorders>
          </w:tcPr>
          <w:p w14:paraId="3BD83070" w14:textId="77777777" w:rsidR="003E3FD9" w:rsidRDefault="00D31F60" w:rsidP="00C83E79">
            <w:pPr>
              <w:jc w:val="center"/>
            </w:pPr>
            <w:r>
              <w:rPr>
                <w:sz w:val="15"/>
                <w:szCs w:val="15"/>
              </w:rPr>
              <w:t>73</w:t>
            </w:r>
          </w:p>
        </w:tc>
        <w:tc>
          <w:tcPr>
            <w:tcW w:w="500" w:type="dxa"/>
            <w:tcBorders>
              <w:top w:val="nil"/>
              <w:left w:val="nil"/>
              <w:bottom w:val="nil"/>
              <w:right w:val="nil"/>
            </w:tcBorders>
          </w:tcPr>
          <w:p w14:paraId="0DF4CFCA" w14:textId="77777777" w:rsidR="003E3FD9" w:rsidRDefault="00D31F60" w:rsidP="00C83E79">
            <w:pPr>
              <w:jc w:val="center"/>
            </w:pPr>
            <w:r>
              <w:rPr>
                <w:sz w:val="15"/>
                <w:szCs w:val="15"/>
              </w:rPr>
              <w:t>100</w:t>
            </w:r>
          </w:p>
        </w:tc>
      </w:tr>
      <w:tr w:rsidR="003E3FD9" w14:paraId="084F737F" w14:textId="77777777">
        <w:trPr>
          <w:cantSplit/>
          <w:jc w:val="center"/>
        </w:trPr>
        <w:tc>
          <w:tcPr>
            <w:tcW w:w="490" w:type="dxa"/>
            <w:tcBorders>
              <w:top w:val="nil"/>
              <w:left w:val="nil"/>
              <w:bottom w:val="single" w:sz="8" w:space="0" w:color="000000"/>
              <w:right w:val="nil"/>
            </w:tcBorders>
          </w:tcPr>
          <w:p w14:paraId="2B081900" w14:textId="77777777" w:rsidR="003E3FD9" w:rsidRDefault="00D31F60" w:rsidP="00C83E79">
            <w:r>
              <w:rPr>
                <w:sz w:val="15"/>
                <w:szCs w:val="15"/>
              </w:rPr>
              <w:t>Mean</w:t>
            </w:r>
          </w:p>
        </w:tc>
        <w:tc>
          <w:tcPr>
            <w:tcW w:w="500" w:type="dxa"/>
            <w:tcBorders>
              <w:top w:val="nil"/>
              <w:left w:val="nil"/>
              <w:bottom w:val="single" w:sz="8" w:space="0" w:color="000000"/>
              <w:right w:val="nil"/>
            </w:tcBorders>
          </w:tcPr>
          <w:p w14:paraId="647ACC1D" w14:textId="77777777" w:rsidR="003E3FD9" w:rsidRDefault="00623659" w:rsidP="00C83E79">
            <w:pPr>
              <w:jc w:val="center"/>
            </w:pPr>
            <w:r>
              <w:rPr>
                <w:sz w:val="15"/>
                <w:szCs w:val="15"/>
              </w:rPr>
              <w:t>251</w:t>
            </w:r>
          </w:p>
        </w:tc>
        <w:tc>
          <w:tcPr>
            <w:tcW w:w="500" w:type="dxa"/>
            <w:tcBorders>
              <w:top w:val="nil"/>
              <w:left w:val="nil"/>
              <w:bottom w:val="single" w:sz="8" w:space="0" w:color="000000"/>
              <w:right w:val="nil"/>
            </w:tcBorders>
          </w:tcPr>
          <w:p w14:paraId="79F14EB1" w14:textId="77777777" w:rsidR="003E3FD9" w:rsidRDefault="00623659" w:rsidP="00C83E79">
            <w:pPr>
              <w:jc w:val="center"/>
            </w:pPr>
            <w:r>
              <w:rPr>
                <w:sz w:val="15"/>
                <w:szCs w:val="15"/>
              </w:rPr>
              <w:t>75</w:t>
            </w:r>
          </w:p>
        </w:tc>
        <w:tc>
          <w:tcPr>
            <w:tcW w:w="500" w:type="dxa"/>
            <w:tcBorders>
              <w:top w:val="nil"/>
              <w:left w:val="nil"/>
              <w:bottom w:val="single" w:sz="8" w:space="0" w:color="000000"/>
              <w:right w:val="nil"/>
            </w:tcBorders>
          </w:tcPr>
          <w:p w14:paraId="03DFBCF0" w14:textId="77777777" w:rsidR="003E3FD9" w:rsidRDefault="00623659" w:rsidP="00C83E79">
            <w:pPr>
              <w:jc w:val="center"/>
            </w:pPr>
            <w:r>
              <w:rPr>
                <w:sz w:val="15"/>
                <w:szCs w:val="15"/>
              </w:rPr>
              <w:t>29</w:t>
            </w:r>
          </w:p>
        </w:tc>
        <w:tc>
          <w:tcPr>
            <w:tcW w:w="500" w:type="dxa"/>
            <w:tcBorders>
              <w:top w:val="nil"/>
              <w:left w:val="nil"/>
              <w:bottom w:val="single" w:sz="8" w:space="0" w:color="000000"/>
              <w:right w:val="nil"/>
            </w:tcBorders>
          </w:tcPr>
          <w:p w14:paraId="0923196E" w14:textId="77777777" w:rsidR="003E3FD9" w:rsidRDefault="00623659" w:rsidP="00C83E79">
            <w:pPr>
              <w:jc w:val="center"/>
            </w:pPr>
            <w:r>
              <w:rPr>
                <w:sz w:val="15"/>
                <w:szCs w:val="15"/>
              </w:rPr>
              <w:t>6437</w:t>
            </w:r>
          </w:p>
        </w:tc>
        <w:tc>
          <w:tcPr>
            <w:tcW w:w="500" w:type="dxa"/>
            <w:tcBorders>
              <w:top w:val="nil"/>
              <w:left w:val="nil"/>
              <w:bottom w:val="single" w:sz="8" w:space="0" w:color="000000"/>
              <w:right w:val="nil"/>
            </w:tcBorders>
          </w:tcPr>
          <w:p w14:paraId="72A8545B" w14:textId="77777777" w:rsidR="003E3FD9" w:rsidRDefault="00623659" w:rsidP="00C83E79">
            <w:pPr>
              <w:jc w:val="center"/>
            </w:pPr>
            <w:r>
              <w:rPr>
                <w:sz w:val="15"/>
                <w:szCs w:val="15"/>
              </w:rPr>
              <w:t>434</w:t>
            </w:r>
          </w:p>
        </w:tc>
        <w:tc>
          <w:tcPr>
            <w:tcW w:w="500" w:type="dxa"/>
            <w:tcBorders>
              <w:top w:val="nil"/>
              <w:left w:val="nil"/>
              <w:bottom w:val="single" w:sz="8" w:space="0" w:color="000000"/>
              <w:right w:val="nil"/>
            </w:tcBorders>
          </w:tcPr>
          <w:p w14:paraId="1C420D92" w14:textId="77777777" w:rsidR="003E3FD9" w:rsidRDefault="00623659" w:rsidP="00C83E79">
            <w:pPr>
              <w:jc w:val="center"/>
            </w:pPr>
            <w:r>
              <w:rPr>
                <w:sz w:val="15"/>
                <w:szCs w:val="15"/>
              </w:rPr>
              <w:t>88</w:t>
            </w:r>
          </w:p>
        </w:tc>
        <w:tc>
          <w:tcPr>
            <w:tcW w:w="500" w:type="dxa"/>
            <w:tcBorders>
              <w:top w:val="nil"/>
              <w:left w:val="nil"/>
              <w:bottom w:val="single" w:sz="8" w:space="0" w:color="000000"/>
              <w:right w:val="nil"/>
            </w:tcBorders>
          </w:tcPr>
          <w:p w14:paraId="27B32012" w14:textId="77777777" w:rsidR="003E3FD9" w:rsidRDefault="00623659" w:rsidP="00C83E79">
            <w:pPr>
              <w:jc w:val="center"/>
            </w:pPr>
            <w:r>
              <w:rPr>
                <w:sz w:val="15"/>
                <w:szCs w:val="15"/>
              </w:rPr>
              <w:t>0</w:t>
            </w:r>
          </w:p>
        </w:tc>
        <w:tc>
          <w:tcPr>
            <w:tcW w:w="500" w:type="dxa"/>
            <w:tcBorders>
              <w:top w:val="nil"/>
              <w:left w:val="nil"/>
              <w:bottom w:val="single" w:sz="8" w:space="0" w:color="000000"/>
              <w:right w:val="nil"/>
            </w:tcBorders>
          </w:tcPr>
          <w:p w14:paraId="05DAFD1C" w14:textId="77777777" w:rsidR="003E3FD9" w:rsidRDefault="00623659" w:rsidP="00C83E79">
            <w:pPr>
              <w:jc w:val="center"/>
            </w:pPr>
            <w:r>
              <w:rPr>
                <w:sz w:val="15"/>
                <w:szCs w:val="15"/>
              </w:rPr>
              <w:t>52</w:t>
            </w:r>
          </w:p>
        </w:tc>
        <w:tc>
          <w:tcPr>
            <w:tcW w:w="500" w:type="dxa"/>
            <w:tcBorders>
              <w:top w:val="nil"/>
              <w:left w:val="nil"/>
              <w:bottom w:val="single" w:sz="8" w:space="0" w:color="000000"/>
              <w:right w:val="nil"/>
            </w:tcBorders>
          </w:tcPr>
          <w:p w14:paraId="5DC29E63" w14:textId="77777777" w:rsidR="003E3FD9" w:rsidRDefault="00623659" w:rsidP="00C83E79">
            <w:pPr>
              <w:jc w:val="center"/>
            </w:pPr>
            <w:r>
              <w:rPr>
                <w:sz w:val="15"/>
                <w:szCs w:val="15"/>
              </w:rPr>
              <w:t>91</w:t>
            </w:r>
          </w:p>
        </w:tc>
      </w:tr>
    </w:tbl>
    <w:p w14:paraId="35E6CE3B" w14:textId="07790548" w:rsidR="003E3FD9" w:rsidRDefault="00D31F60">
      <w:pPr>
        <w:pStyle w:val="Text"/>
      </w:pPr>
      <w:r>
        <w:t>VODA reaches these fires. Against the closed layer on the same worlds it lowers the burned area by 61% and is better in 131 of 150 worlds. The 10 ties are small fires the doctrine already contained. In 9 worlds VODA burned more, by 17 ha at most, since an admitted object can win its forecast and still lose in the realized fire. It raises the share extinguished from 52 to 91% and lowers the affected population by 80%. The gain holds in every family.  Since the proposer is not deterministic, VODA was run twice on the same worlds. The second run saves 57% against the closed layer where the first saves 61%, and the two runs do not separate from each other, so the mean outcome is reproducible, although single worlds differ between the runs.</w:t>
      </w:r>
    </w:p>
    <w:p w14:paraId="48733F07" w14:textId="77777777" w:rsidR="004B12A7" w:rsidRDefault="00000000">
      <w:pPr>
        <w:pStyle w:val="Text"/>
      </w:pPr>
      <w:r>
        <w:t xml:space="preserve">The five families show where each layer reaches its limit. In the mountain forest with one ignition (S1) the fire spreads fast and the closed layer contains only 40% of the incidents, but the pool is full, and VODA extinguishes 93% of them with a quarter of the response the closed layer commits. The mountain forest with two ignitions and a pool at 60% (S2) is the hardest family. The closed layer fields the whole pool, its response term reaches 0.94, and it still extinguishes 7% of the incidents, since two fast fronts outrun a divided pool. VODA extinguishes 63% of them with half of the response, so the </w:t>
      </w:r>
      <w:r>
        <w:t>limit of the closed layer in this family is not the size of the pool but where the pool is sent; the admitted objects coat and cut the path of the fire instead of attacking it. In the interface with one ignition (S3) the closed layer already contains 77% of the incidents with a small response, and VODA extinguishes all of them. In the interface with two ignitions and the reduced pool (S4) the closed layer contains 63% and VODA 100%, the most consistent gain of the five families. Under degraded observation (S5) VODA keeps the share extinguished at 100% but burns 23% more than in S4, so missing readings cost the open layer area rather than incidents, whereas the closed layer is unaffected because its seed rules fire on the readings that remain.</w:t>
      </w:r>
    </w:p>
    <w:p w14:paraId="728271EA" w14:textId="69D75E14" w:rsidR="003E3FD9" w:rsidRDefault="00D31F60">
      <w:pPr>
        <w:pStyle w:val="Text"/>
      </w:pPr>
      <w:r>
        <w:t xml:space="preserve">The gain does not come from a larger committed response. </w:t>
      </w:r>
      <w:r w:rsidR="009823E2">
        <w:t xml:space="preserve">Table </w:t>
      </w:r>
      <w:r w:rsidR="009823E2">
        <w:fldChar w:fldCharType="begin"/>
      </w:r>
      <w:r w:rsidR="009823E2">
        <w:instrText xml:space="preserve"> REF _RefTab_cost \h </w:instrText>
      </w:r>
      <w:r w:rsidR="009823E2">
        <w:fldChar w:fldCharType="separate"/>
      </w:r>
      <w:r w:rsidR="009823E2">
        <w:t>V</w:t>
      </w:r>
      <w:r w:rsidR="009823E2">
        <w:fldChar w:fldCharType="end"/>
      </w:r>
      <w:r w:rsidR="009823E2">
        <w:t xml:space="preserve"> lists the cost terms of the three configurations</w:t>
      </w:r>
      <w:r>
        <w:t xml:space="preserve">. </w:t>
      </w:r>
      <w:r w:rsidR="009823E2">
        <w:t>VODA lowers the physical cost by 60% and the total cost by 48% against the closed layer, while its response term, in which every coating, ignition, and warning is paid for, stays 46% below that of the closed layer. The delay term is the one term that rises, by 36%, since the open layer admits its objects as the incident unfolds and part of its orders is therefore fielded later than the seed orders.</w:t>
      </w:r>
      <w:r>
        <w:t xml:space="preserve"> The saving sits in the physical terms with no growth in the response terms. The rule base </w:t>
      </w:r>
      <w:r w:rsidR="009823E2">
        <w:t>reaches 10.2 active rules</w:t>
      </w:r>
      <w:r>
        <w:t xml:space="preserve"> at the end of an episode under VODA against 10.3 under the closed layer alone, so the margin comes from what the rules say rather than from how many there are. </w:t>
      </w:r>
      <w:r w:rsidR="009823E2">
        <w:t xml:space="preserve">The cost of the open layer is computation, about six model calls per episode; its time cost is reported with the decision time in Section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_RefSec_V_F \h </w:instrText>
      </w:r>
      <w:r w:rsidR="009823E2">
        <w:fldChar w:fldCharType="separate"/>
      </w:r>
      <w:r w:rsidR="009823E2">
        <w:t>F</w:t>
      </w:r>
      <w:r w:rsidR="009823E2">
        <w:fldChar w:fldCharType="end"/>
      </w:r>
      <w:r w:rsidR="009823E2">
        <w:t>.</w:t>
      </w:r>
    </w:p>
    <w:p w14:paraId="41933502" w14:textId="77777777" w:rsidR="003E3FD9" w:rsidRDefault="00D31F60" w:rsidP="00C83E79">
      <w:pPr>
        <w:pStyle w:val="TableTitle"/>
        <w:spacing w:before="120"/>
      </w:pPr>
      <w:r>
        <w:t xml:space="preserve">TABLE </w:t>
      </w:r>
      <w:bookmarkStart w:id="59" w:name="_RefTab_cost"/>
      <w:r>
        <w:fldChar w:fldCharType="begin"/>
      </w:r>
      <w:r>
        <w:instrText xml:space="preserve"> SEQ Table \* ROMAN </w:instrText>
      </w:r>
      <w:r>
        <w:fldChar w:fldCharType="separate"/>
      </w:r>
      <w:r>
        <w:rPr>
          <w:noProof/>
        </w:rPr>
        <w:t>V</w:t>
      </w:r>
      <w:r>
        <w:fldChar w:fldCharType="end"/>
      </w:r>
      <w:bookmarkEnd w:id="59"/>
    </w:p>
    <w:p w14:paraId="168CCD0F" w14:textId="77777777" w:rsidR="003E3FD9" w:rsidRDefault="00D31F60" w:rsidP="00C83E79">
      <w:pPr>
        <w:pStyle w:val="TableTitle"/>
        <w:spacing w:after="60"/>
      </w:pPr>
      <w:r>
        <w:t>Cost terms, mean over the 150 worlds, and the change of VODA against the closed layer</w:t>
      </w:r>
    </w:p>
    <w:tbl>
      <w:tblPr>
        <w:tblW w:w="4920" w:type="dxa"/>
        <w:jc w:val="center"/>
        <w:tblLayout w:type="fixed"/>
        <w:tblCellMar>
          <w:left w:w="40" w:type="dxa"/>
          <w:right w:w="40" w:type="dxa"/>
        </w:tblCellMar>
        <w:tblLook w:val="04A0" w:firstRow="1" w:lastRow="0" w:firstColumn="1" w:lastColumn="0" w:noHBand="0" w:noVBand="1"/>
      </w:tblPr>
      <w:tblGrid>
        <w:gridCol w:w="1500"/>
        <w:gridCol w:w="800"/>
        <w:gridCol w:w="900"/>
        <w:gridCol w:w="800"/>
        <w:gridCol w:w="920"/>
      </w:tblGrid>
      <w:tr w:rsidR="003E3FD9" w14:paraId="02333910" w14:textId="77777777">
        <w:trPr>
          <w:cantSplit/>
          <w:jc w:val="center"/>
        </w:trPr>
        <w:tc>
          <w:tcPr>
            <w:tcW w:w="1500" w:type="dxa"/>
            <w:tcBorders>
              <w:top w:val="single" w:sz="8" w:space="0" w:color="000000"/>
              <w:left w:val="nil"/>
              <w:bottom w:val="single" w:sz="6" w:space="0" w:color="000000"/>
              <w:right w:val="nil"/>
            </w:tcBorders>
          </w:tcPr>
          <w:p w14:paraId="5FB89A5C" w14:textId="77777777" w:rsidR="003E3FD9" w:rsidRDefault="00D31F60" w:rsidP="00C83E79">
            <w:r>
              <w:rPr>
                <w:b/>
                <w:sz w:val="15"/>
                <w:szCs w:val="15"/>
              </w:rPr>
              <w:t>Cost term</w:t>
            </w:r>
          </w:p>
        </w:tc>
        <w:tc>
          <w:tcPr>
            <w:tcW w:w="800" w:type="dxa"/>
            <w:tcBorders>
              <w:top w:val="single" w:sz="8" w:space="0" w:color="000000"/>
              <w:left w:val="nil"/>
              <w:bottom w:val="single" w:sz="6" w:space="0" w:color="000000"/>
              <w:right w:val="nil"/>
            </w:tcBorders>
          </w:tcPr>
          <w:p w14:paraId="4F1BA621" w14:textId="77777777" w:rsidR="003E3FD9" w:rsidRDefault="00D31F60" w:rsidP="00C83E79">
            <w:pPr>
              <w:jc w:val="center"/>
            </w:pPr>
            <w:r>
              <w:rPr>
                <w:b/>
                <w:sz w:val="15"/>
                <w:szCs w:val="15"/>
              </w:rPr>
              <w:t>None</w:t>
            </w:r>
          </w:p>
        </w:tc>
        <w:tc>
          <w:tcPr>
            <w:tcW w:w="900" w:type="dxa"/>
            <w:tcBorders>
              <w:top w:val="single" w:sz="8" w:space="0" w:color="000000"/>
              <w:left w:val="nil"/>
              <w:bottom w:val="single" w:sz="6" w:space="0" w:color="000000"/>
              <w:right w:val="nil"/>
            </w:tcBorders>
          </w:tcPr>
          <w:p w14:paraId="22045A60" w14:textId="77777777" w:rsidR="003E3FD9" w:rsidRDefault="00D31F60" w:rsidP="00C83E79">
            <w:pPr>
              <w:jc w:val="center"/>
            </w:pPr>
            <w:r>
              <w:rPr>
                <w:b/>
                <w:sz w:val="15"/>
                <w:szCs w:val="15"/>
              </w:rPr>
              <w:t>Closed layer</w:t>
            </w:r>
          </w:p>
        </w:tc>
        <w:tc>
          <w:tcPr>
            <w:tcW w:w="800" w:type="dxa"/>
            <w:tcBorders>
              <w:top w:val="single" w:sz="8" w:space="0" w:color="000000"/>
              <w:left w:val="nil"/>
              <w:bottom w:val="single" w:sz="6" w:space="0" w:color="000000"/>
              <w:right w:val="nil"/>
            </w:tcBorders>
          </w:tcPr>
          <w:p w14:paraId="77604CF4" w14:textId="77777777" w:rsidR="003E3FD9" w:rsidRDefault="00D31F60" w:rsidP="00C83E79">
            <w:pPr>
              <w:jc w:val="center"/>
            </w:pPr>
            <w:r>
              <w:rPr>
                <w:b/>
                <w:sz w:val="15"/>
                <w:szCs w:val="15"/>
              </w:rPr>
              <w:t>VODA</w:t>
            </w:r>
          </w:p>
        </w:tc>
        <w:tc>
          <w:tcPr>
            <w:tcW w:w="920" w:type="dxa"/>
            <w:tcBorders>
              <w:top w:val="single" w:sz="8" w:space="0" w:color="000000"/>
              <w:left w:val="nil"/>
              <w:bottom w:val="single" w:sz="6" w:space="0" w:color="000000"/>
              <w:right w:val="nil"/>
            </w:tcBorders>
          </w:tcPr>
          <w:p w14:paraId="13D69EC7" w14:textId="77777777" w:rsidR="003E3FD9" w:rsidRDefault="00D31F60" w:rsidP="00C83E79">
            <w:pPr>
              <w:jc w:val="center"/>
            </w:pPr>
            <w:r>
              <w:rPr>
                <w:b/>
                <w:sz w:val="15"/>
                <w:szCs w:val="15"/>
              </w:rPr>
              <w:t>VODA against closed</w:t>
            </w:r>
          </w:p>
        </w:tc>
      </w:tr>
      <w:tr w:rsidR="003E3FD9" w14:paraId="116437D5" w14:textId="77777777">
        <w:trPr>
          <w:cantSplit/>
          <w:jc w:val="center"/>
        </w:trPr>
        <w:tc>
          <w:tcPr>
            <w:tcW w:w="1500" w:type="dxa"/>
            <w:tcBorders>
              <w:top w:val="nil"/>
              <w:left w:val="nil"/>
              <w:bottom w:val="nil"/>
              <w:right w:val="nil"/>
            </w:tcBorders>
          </w:tcPr>
          <w:p w14:paraId="2011A8E8" w14:textId="77777777" w:rsidR="003E3FD9" w:rsidRDefault="00D31F60" w:rsidP="00C83E79">
            <w:r>
              <w:rPr>
                <w:sz w:val="15"/>
                <w:szCs w:val="15"/>
              </w:rPr>
              <w:t>Burned area</w:t>
            </w:r>
          </w:p>
        </w:tc>
        <w:tc>
          <w:tcPr>
            <w:tcW w:w="800" w:type="dxa"/>
            <w:tcBorders>
              <w:top w:val="nil"/>
              <w:left w:val="nil"/>
              <w:bottom w:val="nil"/>
              <w:right w:val="nil"/>
            </w:tcBorders>
          </w:tcPr>
          <w:p w14:paraId="0761CA93" w14:textId="77777777" w:rsidR="003E3FD9" w:rsidRDefault="00D31F60" w:rsidP="00C83E79">
            <w:pPr>
              <w:jc w:val="center"/>
            </w:pPr>
            <w:r>
              <w:rPr>
                <w:sz w:val="15"/>
                <w:szCs w:val="15"/>
              </w:rPr>
              <w:t>0.653</w:t>
            </w:r>
          </w:p>
        </w:tc>
        <w:tc>
          <w:tcPr>
            <w:tcW w:w="900" w:type="dxa"/>
            <w:tcBorders>
              <w:top w:val="nil"/>
              <w:left w:val="nil"/>
              <w:bottom w:val="nil"/>
              <w:right w:val="nil"/>
            </w:tcBorders>
          </w:tcPr>
          <w:p w14:paraId="5178FC78" w14:textId="77777777" w:rsidR="003E3FD9" w:rsidRDefault="00D31F60" w:rsidP="00C83E79">
            <w:pPr>
              <w:jc w:val="center"/>
            </w:pPr>
            <w:r>
              <w:rPr>
                <w:sz w:val="15"/>
                <w:szCs w:val="15"/>
              </w:rPr>
              <w:t>0.293</w:t>
            </w:r>
          </w:p>
        </w:tc>
        <w:tc>
          <w:tcPr>
            <w:tcW w:w="800" w:type="dxa"/>
            <w:tcBorders>
              <w:top w:val="nil"/>
              <w:left w:val="nil"/>
              <w:bottom w:val="nil"/>
              <w:right w:val="nil"/>
            </w:tcBorders>
          </w:tcPr>
          <w:p w14:paraId="2A02A989" w14:textId="77777777" w:rsidR="003E3FD9" w:rsidRDefault="00D31F60" w:rsidP="00C83E79">
            <w:pPr>
              <w:jc w:val="center"/>
            </w:pPr>
            <w:r>
              <w:rPr>
                <w:sz w:val="15"/>
                <w:szCs w:val="15"/>
              </w:rPr>
              <w:t>0.142</w:t>
            </w:r>
          </w:p>
        </w:tc>
        <w:tc>
          <w:tcPr>
            <w:tcW w:w="920" w:type="dxa"/>
            <w:tcBorders>
              <w:top w:val="nil"/>
              <w:left w:val="nil"/>
              <w:bottom w:val="nil"/>
              <w:right w:val="nil"/>
            </w:tcBorders>
          </w:tcPr>
          <w:p w14:paraId="348E85E2" w14:textId="77777777" w:rsidR="003E3FD9" w:rsidRDefault="00D31F60" w:rsidP="00C83E79">
            <w:pPr>
              <w:jc w:val="center"/>
            </w:pPr>
            <w:r>
              <w:rPr>
                <w:sz w:val="15"/>
                <w:szCs w:val="15"/>
              </w:rPr>
              <w:t>−52%</w:t>
            </w:r>
          </w:p>
        </w:tc>
      </w:tr>
      <w:tr w:rsidR="003E3FD9" w14:paraId="09EB1CD1" w14:textId="77777777">
        <w:trPr>
          <w:cantSplit/>
          <w:jc w:val="center"/>
        </w:trPr>
        <w:tc>
          <w:tcPr>
            <w:tcW w:w="1500" w:type="dxa"/>
            <w:tcBorders>
              <w:top w:val="nil"/>
              <w:left w:val="nil"/>
              <w:bottom w:val="nil"/>
              <w:right w:val="nil"/>
            </w:tcBorders>
          </w:tcPr>
          <w:p w14:paraId="71E347D5" w14:textId="77777777" w:rsidR="003E3FD9" w:rsidRDefault="00D31F60" w:rsidP="00C83E79">
            <w:r>
              <w:rPr>
                <w:sz w:val="15"/>
                <w:szCs w:val="15"/>
              </w:rPr>
              <w:t>Assets</w:t>
            </w:r>
          </w:p>
        </w:tc>
        <w:tc>
          <w:tcPr>
            <w:tcW w:w="800" w:type="dxa"/>
            <w:tcBorders>
              <w:top w:val="nil"/>
              <w:left w:val="nil"/>
              <w:bottom w:val="nil"/>
              <w:right w:val="nil"/>
            </w:tcBorders>
          </w:tcPr>
          <w:p w14:paraId="7332B235" w14:textId="77777777" w:rsidR="003E3FD9" w:rsidRDefault="00D31F60" w:rsidP="00C83E79">
            <w:pPr>
              <w:jc w:val="center"/>
            </w:pPr>
            <w:r>
              <w:rPr>
                <w:sz w:val="15"/>
                <w:szCs w:val="15"/>
              </w:rPr>
              <w:t>0.935</w:t>
            </w:r>
          </w:p>
        </w:tc>
        <w:tc>
          <w:tcPr>
            <w:tcW w:w="900" w:type="dxa"/>
            <w:tcBorders>
              <w:top w:val="nil"/>
              <w:left w:val="nil"/>
              <w:bottom w:val="nil"/>
              <w:right w:val="nil"/>
            </w:tcBorders>
          </w:tcPr>
          <w:p w14:paraId="77CA4933" w14:textId="77777777" w:rsidR="003E3FD9" w:rsidRDefault="00D31F60" w:rsidP="00C83E79">
            <w:pPr>
              <w:jc w:val="center"/>
            </w:pPr>
            <w:r>
              <w:rPr>
                <w:sz w:val="15"/>
                <w:szCs w:val="15"/>
              </w:rPr>
              <w:t>0.121</w:t>
            </w:r>
          </w:p>
        </w:tc>
        <w:tc>
          <w:tcPr>
            <w:tcW w:w="800" w:type="dxa"/>
            <w:tcBorders>
              <w:top w:val="nil"/>
              <w:left w:val="nil"/>
              <w:bottom w:val="nil"/>
              <w:right w:val="nil"/>
            </w:tcBorders>
          </w:tcPr>
          <w:p w14:paraId="08321AAB" w14:textId="77777777" w:rsidR="003E3FD9" w:rsidRDefault="00D31F60" w:rsidP="00C83E79">
            <w:pPr>
              <w:jc w:val="center"/>
            </w:pPr>
            <w:r>
              <w:rPr>
                <w:sz w:val="15"/>
                <w:szCs w:val="15"/>
              </w:rPr>
              <w:t>0.025</w:t>
            </w:r>
          </w:p>
        </w:tc>
        <w:tc>
          <w:tcPr>
            <w:tcW w:w="920" w:type="dxa"/>
            <w:tcBorders>
              <w:top w:val="nil"/>
              <w:left w:val="nil"/>
              <w:bottom w:val="nil"/>
              <w:right w:val="nil"/>
            </w:tcBorders>
          </w:tcPr>
          <w:p w14:paraId="05E63252" w14:textId="77777777" w:rsidR="003E3FD9" w:rsidRDefault="00D31F60" w:rsidP="00C83E79">
            <w:pPr>
              <w:jc w:val="center"/>
            </w:pPr>
            <w:r>
              <w:rPr>
                <w:sz w:val="15"/>
                <w:szCs w:val="15"/>
              </w:rPr>
              <w:t>−79%</w:t>
            </w:r>
          </w:p>
        </w:tc>
      </w:tr>
      <w:tr w:rsidR="003E3FD9" w14:paraId="3BE3B09D" w14:textId="77777777">
        <w:trPr>
          <w:cantSplit/>
          <w:jc w:val="center"/>
        </w:trPr>
        <w:tc>
          <w:tcPr>
            <w:tcW w:w="1500" w:type="dxa"/>
            <w:tcBorders>
              <w:top w:val="nil"/>
              <w:left w:val="nil"/>
              <w:bottom w:val="nil"/>
              <w:right w:val="nil"/>
            </w:tcBorders>
          </w:tcPr>
          <w:p w14:paraId="1269157E" w14:textId="77777777" w:rsidR="003E3FD9" w:rsidRDefault="00D31F60" w:rsidP="00C83E79">
            <w:r>
              <w:rPr>
                <w:sz w:val="15"/>
                <w:szCs w:val="15"/>
              </w:rPr>
              <w:t>Population</w:t>
            </w:r>
          </w:p>
        </w:tc>
        <w:tc>
          <w:tcPr>
            <w:tcW w:w="800" w:type="dxa"/>
            <w:tcBorders>
              <w:top w:val="nil"/>
              <w:left w:val="nil"/>
              <w:bottom w:val="nil"/>
              <w:right w:val="nil"/>
            </w:tcBorders>
          </w:tcPr>
          <w:p w14:paraId="51E99035" w14:textId="77777777" w:rsidR="003E3FD9" w:rsidRDefault="00D31F60" w:rsidP="00C83E79">
            <w:pPr>
              <w:jc w:val="center"/>
            </w:pPr>
            <w:r>
              <w:rPr>
                <w:sz w:val="15"/>
                <w:szCs w:val="15"/>
              </w:rPr>
              <w:t>0.207</w:t>
            </w:r>
          </w:p>
        </w:tc>
        <w:tc>
          <w:tcPr>
            <w:tcW w:w="900" w:type="dxa"/>
            <w:tcBorders>
              <w:top w:val="nil"/>
              <w:left w:val="nil"/>
              <w:bottom w:val="nil"/>
              <w:right w:val="nil"/>
            </w:tcBorders>
          </w:tcPr>
          <w:p w14:paraId="36BC5A3E" w14:textId="77777777" w:rsidR="003E3FD9" w:rsidRDefault="00D31F60" w:rsidP="00C83E79">
            <w:pPr>
              <w:jc w:val="center"/>
            </w:pPr>
            <w:r>
              <w:rPr>
                <w:sz w:val="15"/>
                <w:szCs w:val="15"/>
              </w:rPr>
              <w:t>0.004</w:t>
            </w:r>
          </w:p>
        </w:tc>
        <w:tc>
          <w:tcPr>
            <w:tcW w:w="800" w:type="dxa"/>
            <w:tcBorders>
              <w:top w:val="nil"/>
              <w:left w:val="nil"/>
              <w:bottom w:val="nil"/>
              <w:right w:val="nil"/>
            </w:tcBorders>
          </w:tcPr>
          <w:p w14:paraId="12A7619D" w14:textId="77777777" w:rsidR="003E3FD9" w:rsidRDefault="00D31F60" w:rsidP="00C83E79">
            <w:pPr>
              <w:jc w:val="center"/>
            </w:pPr>
            <w:r>
              <w:rPr>
                <w:sz w:val="15"/>
                <w:szCs w:val="15"/>
              </w:rPr>
              <w:t>0.001</w:t>
            </w:r>
          </w:p>
        </w:tc>
        <w:tc>
          <w:tcPr>
            <w:tcW w:w="920" w:type="dxa"/>
            <w:tcBorders>
              <w:top w:val="nil"/>
              <w:left w:val="nil"/>
              <w:bottom w:val="nil"/>
              <w:right w:val="nil"/>
            </w:tcBorders>
          </w:tcPr>
          <w:p w14:paraId="7893E835" w14:textId="77777777" w:rsidR="003E3FD9" w:rsidRDefault="00D31F60" w:rsidP="00C83E79">
            <w:pPr>
              <w:jc w:val="center"/>
            </w:pPr>
            <w:r>
              <w:rPr>
                <w:sz w:val="15"/>
                <w:szCs w:val="15"/>
              </w:rPr>
              <w:t>−71%</w:t>
            </w:r>
          </w:p>
        </w:tc>
      </w:tr>
      <w:tr w:rsidR="003E3FD9" w14:paraId="1A5E244F" w14:textId="77777777">
        <w:trPr>
          <w:cantSplit/>
          <w:jc w:val="center"/>
        </w:trPr>
        <w:tc>
          <w:tcPr>
            <w:tcW w:w="1500" w:type="dxa"/>
            <w:tcBorders>
              <w:top w:val="nil"/>
              <w:left w:val="nil"/>
              <w:bottom w:val="nil"/>
              <w:right w:val="nil"/>
            </w:tcBorders>
          </w:tcPr>
          <w:p w14:paraId="49E8B5C4" w14:textId="77777777" w:rsidR="003E3FD9" w:rsidRDefault="00D31F60" w:rsidP="00C83E79">
            <w:r>
              <w:rPr>
                <w:sz w:val="15"/>
                <w:szCs w:val="15"/>
              </w:rPr>
              <w:t>Response</w:t>
            </w:r>
          </w:p>
        </w:tc>
        <w:tc>
          <w:tcPr>
            <w:tcW w:w="800" w:type="dxa"/>
            <w:tcBorders>
              <w:top w:val="nil"/>
              <w:left w:val="nil"/>
              <w:bottom w:val="nil"/>
              <w:right w:val="nil"/>
            </w:tcBorders>
          </w:tcPr>
          <w:p w14:paraId="6F044F20" w14:textId="77777777" w:rsidR="003E3FD9" w:rsidRDefault="00D31F60" w:rsidP="00C83E79">
            <w:pPr>
              <w:jc w:val="center"/>
            </w:pPr>
            <w:r>
              <w:rPr>
                <w:sz w:val="15"/>
                <w:szCs w:val="15"/>
              </w:rPr>
              <w:t>0.000</w:t>
            </w:r>
          </w:p>
        </w:tc>
        <w:tc>
          <w:tcPr>
            <w:tcW w:w="900" w:type="dxa"/>
            <w:tcBorders>
              <w:top w:val="nil"/>
              <w:left w:val="nil"/>
              <w:bottom w:val="nil"/>
              <w:right w:val="nil"/>
            </w:tcBorders>
          </w:tcPr>
          <w:p w14:paraId="04E932CF" w14:textId="77777777" w:rsidR="003E3FD9" w:rsidRDefault="00D31F60" w:rsidP="00C83E79">
            <w:pPr>
              <w:jc w:val="center"/>
            </w:pPr>
            <w:r>
              <w:rPr>
                <w:sz w:val="15"/>
                <w:szCs w:val="15"/>
              </w:rPr>
              <w:t>0.428</w:t>
            </w:r>
          </w:p>
        </w:tc>
        <w:tc>
          <w:tcPr>
            <w:tcW w:w="800" w:type="dxa"/>
            <w:tcBorders>
              <w:top w:val="nil"/>
              <w:left w:val="nil"/>
              <w:bottom w:val="nil"/>
              <w:right w:val="nil"/>
            </w:tcBorders>
          </w:tcPr>
          <w:p w14:paraId="7D54C8D8" w14:textId="77777777" w:rsidR="003E3FD9" w:rsidRDefault="00D31F60" w:rsidP="00C83E79">
            <w:pPr>
              <w:jc w:val="center"/>
            </w:pPr>
            <w:r>
              <w:rPr>
                <w:sz w:val="15"/>
                <w:szCs w:val="15"/>
              </w:rPr>
              <w:t>0.231</w:t>
            </w:r>
          </w:p>
        </w:tc>
        <w:tc>
          <w:tcPr>
            <w:tcW w:w="920" w:type="dxa"/>
            <w:tcBorders>
              <w:top w:val="nil"/>
              <w:left w:val="nil"/>
              <w:bottom w:val="nil"/>
              <w:right w:val="nil"/>
            </w:tcBorders>
          </w:tcPr>
          <w:p w14:paraId="799AADD6" w14:textId="77777777" w:rsidR="003E3FD9" w:rsidRDefault="00D31F60" w:rsidP="00C83E79">
            <w:pPr>
              <w:jc w:val="center"/>
            </w:pPr>
            <w:r>
              <w:rPr>
                <w:sz w:val="15"/>
                <w:szCs w:val="15"/>
              </w:rPr>
              <w:t>−46%</w:t>
            </w:r>
          </w:p>
        </w:tc>
      </w:tr>
      <w:tr w:rsidR="003E3FD9" w14:paraId="4D4A6F89" w14:textId="77777777">
        <w:trPr>
          <w:cantSplit/>
          <w:jc w:val="center"/>
        </w:trPr>
        <w:tc>
          <w:tcPr>
            <w:tcW w:w="1500" w:type="dxa"/>
            <w:tcBorders>
              <w:top w:val="nil"/>
              <w:left w:val="nil"/>
              <w:bottom w:val="nil"/>
              <w:right w:val="nil"/>
            </w:tcBorders>
          </w:tcPr>
          <w:p w14:paraId="3D60F697" w14:textId="77777777" w:rsidR="003E3FD9" w:rsidRDefault="00D31F60" w:rsidP="00C83E79">
            <w:r>
              <w:rPr>
                <w:sz w:val="15"/>
                <w:szCs w:val="15"/>
              </w:rPr>
              <w:t>Delay</w:t>
            </w:r>
          </w:p>
        </w:tc>
        <w:tc>
          <w:tcPr>
            <w:tcW w:w="800" w:type="dxa"/>
            <w:tcBorders>
              <w:top w:val="nil"/>
              <w:left w:val="nil"/>
              <w:bottom w:val="nil"/>
              <w:right w:val="nil"/>
            </w:tcBorders>
          </w:tcPr>
          <w:p w14:paraId="227177EE" w14:textId="77777777" w:rsidR="003E3FD9" w:rsidRDefault="00D31F60" w:rsidP="00C83E79">
            <w:pPr>
              <w:jc w:val="center"/>
            </w:pPr>
            <w:r>
              <w:rPr>
                <w:sz w:val="15"/>
                <w:szCs w:val="15"/>
              </w:rPr>
              <w:t>0.000</w:t>
            </w:r>
          </w:p>
        </w:tc>
        <w:tc>
          <w:tcPr>
            <w:tcW w:w="900" w:type="dxa"/>
            <w:tcBorders>
              <w:top w:val="nil"/>
              <w:left w:val="nil"/>
              <w:bottom w:val="nil"/>
              <w:right w:val="nil"/>
            </w:tcBorders>
          </w:tcPr>
          <w:p w14:paraId="510014F3" w14:textId="77777777" w:rsidR="003E3FD9" w:rsidRDefault="00D31F60" w:rsidP="00C83E79">
            <w:pPr>
              <w:jc w:val="center"/>
            </w:pPr>
            <w:r>
              <w:rPr>
                <w:sz w:val="15"/>
                <w:szCs w:val="15"/>
              </w:rPr>
              <w:t>0.274</w:t>
            </w:r>
          </w:p>
        </w:tc>
        <w:tc>
          <w:tcPr>
            <w:tcW w:w="800" w:type="dxa"/>
            <w:tcBorders>
              <w:top w:val="nil"/>
              <w:left w:val="nil"/>
              <w:bottom w:val="nil"/>
              <w:right w:val="nil"/>
            </w:tcBorders>
          </w:tcPr>
          <w:p w14:paraId="2899E55D" w14:textId="77777777" w:rsidR="003E3FD9" w:rsidRDefault="00D31F60" w:rsidP="00C83E79">
            <w:pPr>
              <w:jc w:val="center"/>
            </w:pPr>
            <w:r>
              <w:rPr>
                <w:sz w:val="15"/>
                <w:szCs w:val="15"/>
              </w:rPr>
              <w:t>0.373</w:t>
            </w:r>
          </w:p>
        </w:tc>
        <w:tc>
          <w:tcPr>
            <w:tcW w:w="920" w:type="dxa"/>
            <w:tcBorders>
              <w:top w:val="nil"/>
              <w:left w:val="nil"/>
              <w:bottom w:val="nil"/>
              <w:right w:val="nil"/>
            </w:tcBorders>
          </w:tcPr>
          <w:p w14:paraId="63AB85F7" w14:textId="77777777" w:rsidR="003E3FD9" w:rsidRDefault="00D31F60" w:rsidP="00C83E79">
            <w:pPr>
              <w:jc w:val="center"/>
            </w:pPr>
            <w:r>
              <w:rPr>
                <w:sz w:val="15"/>
                <w:szCs w:val="15"/>
              </w:rPr>
              <w:t>+36%</w:t>
            </w:r>
          </w:p>
        </w:tc>
      </w:tr>
      <w:tr w:rsidR="003E3FD9" w14:paraId="42E42388" w14:textId="77777777">
        <w:trPr>
          <w:cantSplit/>
          <w:jc w:val="center"/>
        </w:trPr>
        <w:tc>
          <w:tcPr>
            <w:tcW w:w="1500" w:type="dxa"/>
            <w:tcBorders>
              <w:top w:val="nil"/>
              <w:left w:val="nil"/>
              <w:bottom w:val="nil"/>
              <w:right w:val="nil"/>
            </w:tcBorders>
          </w:tcPr>
          <w:p w14:paraId="27808689" w14:textId="77777777" w:rsidR="003E3FD9" w:rsidRDefault="00D31F60" w:rsidP="00C83E79">
            <w:r>
              <w:rPr>
                <w:sz w:val="15"/>
                <w:szCs w:val="15"/>
              </w:rPr>
              <w:t>Physical (first three)</w:t>
            </w:r>
          </w:p>
        </w:tc>
        <w:tc>
          <w:tcPr>
            <w:tcW w:w="800" w:type="dxa"/>
            <w:tcBorders>
              <w:top w:val="nil"/>
              <w:left w:val="nil"/>
              <w:bottom w:val="nil"/>
              <w:right w:val="nil"/>
            </w:tcBorders>
          </w:tcPr>
          <w:p w14:paraId="5CAA8427" w14:textId="77777777" w:rsidR="003E3FD9" w:rsidRDefault="00D31F60" w:rsidP="00C83E79">
            <w:pPr>
              <w:jc w:val="center"/>
            </w:pPr>
            <w:r>
              <w:rPr>
                <w:sz w:val="15"/>
                <w:szCs w:val="15"/>
              </w:rPr>
              <w:t>0.598</w:t>
            </w:r>
          </w:p>
        </w:tc>
        <w:tc>
          <w:tcPr>
            <w:tcW w:w="900" w:type="dxa"/>
            <w:tcBorders>
              <w:top w:val="nil"/>
              <w:left w:val="nil"/>
              <w:bottom w:val="nil"/>
              <w:right w:val="nil"/>
            </w:tcBorders>
          </w:tcPr>
          <w:p w14:paraId="43FEF477" w14:textId="77777777" w:rsidR="003E3FD9" w:rsidRDefault="00D31F60" w:rsidP="00C83E79">
            <w:pPr>
              <w:jc w:val="center"/>
            </w:pPr>
            <w:r>
              <w:rPr>
                <w:sz w:val="15"/>
                <w:szCs w:val="15"/>
              </w:rPr>
              <w:t>0.139</w:t>
            </w:r>
          </w:p>
        </w:tc>
        <w:tc>
          <w:tcPr>
            <w:tcW w:w="800" w:type="dxa"/>
            <w:tcBorders>
              <w:top w:val="nil"/>
              <w:left w:val="nil"/>
              <w:bottom w:val="nil"/>
              <w:right w:val="nil"/>
            </w:tcBorders>
          </w:tcPr>
          <w:p w14:paraId="4B3E51A2" w14:textId="77777777" w:rsidR="003E3FD9" w:rsidRDefault="00D31F60" w:rsidP="00C83E79">
            <w:pPr>
              <w:jc w:val="center"/>
            </w:pPr>
            <w:r>
              <w:rPr>
                <w:sz w:val="15"/>
                <w:szCs w:val="15"/>
              </w:rPr>
              <w:t>0.056</w:t>
            </w:r>
          </w:p>
        </w:tc>
        <w:tc>
          <w:tcPr>
            <w:tcW w:w="920" w:type="dxa"/>
            <w:tcBorders>
              <w:top w:val="nil"/>
              <w:left w:val="nil"/>
              <w:bottom w:val="nil"/>
              <w:right w:val="nil"/>
            </w:tcBorders>
          </w:tcPr>
          <w:p w14:paraId="6DAA6B58" w14:textId="77777777" w:rsidR="003E3FD9" w:rsidRDefault="00D31F60" w:rsidP="00C83E79">
            <w:pPr>
              <w:jc w:val="center"/>
            </w:pPr>
            <w:r>
              <w:rPr>
                <w:sz w:val="15"/>
                <w:szCs w:val="15"/>
              </w:rPr>
              <w:t>−60%</w:t>
            </w:r>
          </w:p>
        </w:tc>
      </w:tr>
      <w:tr w:rsidR="003E3FD9" w14:paraId="3DE3A1BB" w14:textId="77777777">
        <w:trPr>
          <w:cantSplit/>
          <w:jc w:val="center"/>
        </w:trPr>
        <w:tc>
          <w:tcPr>
            <w:tcW w:w="1500" w:type="dxa"/>
            <w:tcBorders>
              <w:top w:val="nil"/>
              <w:left w:val="nil"/>
              <w:bottom w:val="single" w:sz="8" w:space="0" w:color="000000"/>
              <w:right w:val="nil"/>
            </w:tcBorders>
          </w:tcPr>
          <w:p w14:paraId="6E88FEEB" w14:textId="77777777" w:rsidR="003E3FD9" w:rsidRDefault="00D31F60" w:rsidP="00C83E79">
            <w:r>
              <w:rPr>
                <w:sz w:val="15"/>
                <w:szCs w:val="15"/>
              </w:rPr>
              <w:t>Total</w:t>
            </w:r>
          </w:p>
        </w:tc>
        <w:tc>
          <w:tcPr>
            <w:tcW w:w="800" w:type="dxa"/>
            <w:tcBorders>
              <w:top w:val="nil"/>
              <w:left w:val="nil"/>
              <w:bottom w:val="single" w:sz="8" w:space="0" w:color="000000"/>
              <w:right w:val="nil"/>
            </w:tcBorders>
          </w:tcPr>
          <w:p w14:paraId="219F9BB0" w14:textId="77777777" w:rsidR="003E3FD9" w:rsidRDefault="00623659" w:rsidP="00C83E79">
            <w:pPr>
              <w:jc w:val="center"/>
            </w:pPr>
            <w:r>
              <w:rPr>
                <w:sz w:val="15"/>
                <w:szCs w:val="15"/>
              </w:rPr>
              <w:t>0.528</w:t>
            </w:r>
          </w:p>
        </w:tc>
        <w:tc>
          <w:tcPr>
            <w:tcW w:w="900" w:type="dxa"/>
            <w:tcBorders>
              <w:top w:val="nil"/>
              <w:left w:val="nil"/>
              <w:bottom w:val="single" w:sz="8" w:space="0" w:color="000000"/>
              <w:right w:val="nil"/>
            </w:tcBorders>
          </w:tcPr>
          <w:p w14:paraId="229D87E3" w14:textId="77777777" w:rsidR="003E3FD9" w:rsidRDefault="00623659" w:rsidP="00C83E79">
            <w:pPr>
              <w:jc w:val="center"/>
            </w:pPr>
            <w:r>
              <w:rPr>
                <w:sz w:val="15"/>
                <w:szCs w:val="15"/>
              </w:rPr>
              <w:t>0.164</w:t>
            </w:r>
          </w:p>
        </w:tc>
        <w:tc>
          <w:tcPr>
            <w:tcW w:w="800" w:type="dxa"/>
            <w:tcBorders>
              <w:top w:val="nil"/>
              <w:left w:val="nil"/>
              <w:bottom w:val="single" w:sz="8" w:space="0" w:color="000000"/>
              <w:right w:val="nil"/>
            </w:tcBorders>
          </w:tcPr>
          <w:p w14:paraId="0BA51230" w14:textId="77777777" w:rsidR="003E3FD9" w:rsidRDefault="00623659" w:rsidP="00C83E79">
            <w:pPr>
              <w:jc w:val="center"/>
            </w:pPr>
            <w:r>
              <w:rPr>
                <w:sz w:val="15"/>
                <w:szCs w:val="15"/>
              </w:rPr>
              <w:t>0.085</w:t>
            </w:r>
          </w:p>
        </w:tc>
        <w:tc>
          <w:tcPr>
            <w:tcW w:w="920" w:type="dxa"/>
            <w:tcBorders>
              <w:top w:val="nil"/>
              <w:left w:val="nil"/>
              <w:bottom w:val="single" w:sz="8" w:space="0" w:color="000000"/>
              <w:right w:val="nil"/>
            </w:tcBorders>
          </w:tcPr>
          <w:p w14:paraId="5BE3B3B8" w14:textId="77777777" w:rsidR="003E3FD9" w:rsidRDefault="00623659" w:rsidP="00C83E79">
            <w:pPr>
              <w:jc w:val="center"/>
            </w:pPr>
            <w:r>
              <w:rPr>
                <w:sz w:val="15"/>
                <w:szCs w:val="15"/>
              </w:rPr>
              <w:t>−48%</w:t>
            </w:r>
          </w:p>
        </w:tc>
      </w:tr>
    </w:tbl>
    <w:p w14:paraId="0FCCEF70" w14:textId="57B0A892" w:rsidR="00720E67" w:rsidRDefault="00000000">
      <w:pPr>
        <w:pStyle w:val="Text"/>
      </w:pPr>
      <w:r>
        <w:t xml:space="preserve">Table </w:t>
      </w:r>
      <w:r>
        <w:fldChar w:fldCharType="begin"/>
      </w:r>
      <w:r>
        <w:instrText xml:space="preserve"> REF _RefTab_prop \h </w:instrText>
      </w:r>
      <w:r>
        <w:fldChar w:fldCharType="separate"/>
      </w:r>
      <w:r>
        <w:t>VI</w:t>
      </w:r>
      <w:r>
        <w:fldChar w:fldCharType="end"/>
      </w:r>
      <w:r>
        <w:t xml:space="preserve"> separates</w:t>
      </w:r>
      <w:r>
        <w:t xml:space="preserve"> the role of the proposer from that of the pre-selection on the same worlds. With one object per call and no pre-selection, the LLM proposer lowers the burned area by 28% against the closed layer, whereas a random proposer over the same grammar lowers it by 9%, a difference of 21 ± 10 points. Hence, without pre-selection, the objects of the model are much better than random ones. With pre-selection on the same forecast budget, the random proposer lowers the burned area by 46% and VODA by 61%, a difference of 28 ± 20 points. With the pre-selection restricted to the six candidates of the model, without variations, the gain is 46%, and the random proposer at the same small budget reaches 32%. The pre-selection and the gates therefore carry most of the gain, since a random proposer behind them reaches three quarters of the result of VODA, and the model raises the quality of the candidates they start from. The gain does not rest on the </w:t>
      </w:r>
      <w:r>
        <w:lastRenderedPageBreak/>
        <w:t>model. It rests on candidates that the hazard model has verified, whatever their source.</w:t>
      </w:r>
    </w:p>
    <w:p w14:paraId="26A16C0C" w14:textId="77777777" w:rsidR="003E3FD9" w:rsidRDefault="00D31F60" w:rsidP="00C83E79">
      <w:pPr>
        <w:pStyle w:val="TableTitle"/>
        <w:spacing w:before="120"/>
      </w:pPr>
      <w:r>
        <w:t xml:space="preserve">TABLE </w:t>
      </w:r>
      <w:bookmarkStart w:id="61" w:name="_RefTab_prop"/>
      <w:r>
        <w:fldChar w:fldCharType="begin"/>
      </w:r>
      <w:r>
        <w:instrText xml:space="preserve"> SEQ Table \* ROMAN </w:instrText>
      </w:r>
      <w:r>
        <w:fldChar w:fldCharType="separate"/>
      </w:r>
      <w:r>
        <w:rPr>
          <w:noProof/>
        </w:rPr>
        <w:t>VI</w:t>
      </w:r>
      <w:r>
        <w:fldChar w:fldCharType="end"/>
      </w:r>
      <w:bookmarkEnd w:id="61"/>
    </w:p>
    <w:p w14:paraId="19BADCCE" w14:textId="77777777" w:rsidR="003E3FD9" w:rsidRDefault="00D31F60" w:rsidP="00C83E79">
      <w:pPr>
        <w:pStyle w:val="TableTitle"/>
        <w:spacing w:after="60"/>
      </w:pPr>
      <w:r>
        <w:t>Change in burned area against the closed layer by proposer and pre-selection, 150 paired worlds</w:t>
      </w:r>
    </w:p>
    <w:tbl>
      <w:tblPr>
        <w:tblW w:w="4896" w:type="dxa"/>
        <w:jc w:val="center"/>
        <w:tblLayout w:type="fixed"/>
        <w:tblCellMar>
          <w:left w:w="40" w:type="dxa"/>
          <w:right w:w="40" w:type="dxa"/>
        </w:tblCellMar>
        <w:tblLook w:val="04A0" w:firstRow="1" w:lastRow="0" w:firstColumn="1" w:lastColumn="0" w:noHBand="0" w:noVBand="1"/>
      </w:tblPr>
      <w:tblGrid>
        <w:gridCol w:w="900"/>
        <w:gridCol w:w="1300"/>
        <w:gridCol w:w="1300"/>
        <w:gridCol w:w="1396"/>
      </w:tblGrid>
      <w:tr w:rsidR="003E3FD9" w14:paraId="426400F5" w14:textId="77777777">
        <w:trPr>
          <w:cantSplit/>
          <w:jc w:val="center"/>
        </w:trPr>
        <w:tc>
          <w:tcPr>
            <w:tcW w:w="900" w:type="dxa"/>
            <w:tcBorders>
              <w:top w:val="single" w:sz="8" w:space="0" w:color="000000"/>
              <w:left w:val="nil"/>
              <w:bottom w:val="single" w:sz="6" w:space="0" w:color="000000"/>
              <w:right w:val="nil"/>
            </w:tcBorders>
          </w:tcPr>
          <w:p w14:paraId="30B59983" w14:textId="77777777" w:rsidR="003E3FD9" w:rsidRDefault="00D31F60" w:rsidP="00C83E79">
            <w:r>
              <w:rPr>
                <w:b/>
                <w:sz w:val="15"/>
                <w:szCs w:val="15"/>
              </w:rPr>
              <w:t>Proposer</w:t>
            </w:r>
          </w:p>
        </w:tc>
        <w:tc>
          <w:tcPr>
            <w:tcW w:w="1300" w:type="dxa"/>
            <w:tcBorders>
              <w:top w:val="single" w:sz="8" w:space="0" w:color="000000"/>
              <w:left w:val="nil"/>
              <w:bottom w:val="single" w:sz="6" w:space="0" w:color="000000"/>
              <w:right w:val="nil"/>
            </w:tcBorders>
          </w:tcPr>
          <w:p w14:paraId="41CF05CA" w14:textId="77777777" w:rsidR="003E3FD9" w:rsidRDefault="00D31F60" w:rsidP="00C83E79">
            <w:pPr>
              <w:jc w:val="center"/>
            </w:pPr>
            <w:r>
              <w:rPr>
                <w:b/>
                <w:sz w:val="15"/>
                <w:szCs w:val="15"/>
              </w:rPr>
              <w:t>One candidate per call</w:t>
            </w:r>
          </w:p>
        </w:tc>
        <w:tc>
          <w:tcPr>
            <w:tcW w:w="1300" w:type="dxa"/>
            <w:tcBorders>
              <w:top w:val="single" w:sz="8" w:space="0" w:color="000000"/>
              <w:left w:val="nil"/>
              <w:bottom w:val="single" w:sz="6" w:space="0" w:color="000000"/>
              <w:right w:val="nil"/>
            </w:tcBorders>
          </w:tcPr>
          <w:p w14:paraId="3E1DEFFF" w14:textId="77777777" w:rsidR="003E3FD9" w:rsidRDefault="00D31F60" w:rsidP="00C83E79">
            <w:pPr>
              <w:jc w:val="center"/>
            </w:pPr>
            <w:r>
              <w:rPr>
                <w:b/>
                <w:sz w:val="15"/>
                <w:szCs w:val="15"/>
              </w:rPr>
              <w:t>Pre-selected, 9 forecasts</w:t>
            </w:r>
          </w:p>
        </w:tc>
        <w:tc>
          <w:tcPr>
            <w:tcW w:w="1396" w:type="dxa"/>
            <w:tcBorders>
              <w:top w:val="single" w:sz="8" w:space="0" w:color="000000"/>
              <w:left w:val="nil"/>
              <w:bottom w:val="single" w:sz="6" w:space="0" w:color="000000"/>
              <w:right w:val="nil"/>
            </w:tcBorders>
          </w:tcPr>
          <w:p w14:paraId="1D8CECC5" w14:textId="77777777" w:rsidR="003E3FD9" w:rsidRDefault="00D31F60" w:rsidP="00C83E79">
            <w:pPr>
              <w:jc w:val="center"/>
            </w:pPr>
            <w:r>
              <w:rPr>
                <w:b/>
                <w:sz w:val="15"/>
                <w:szCs w:val="15"/>
              </w:rPr>
              <w:t>Pre-selected, 36 forecasts</w:t>
            </w:r>
          </w:p>
        </w:tc>
      </w:tr>
      <w:tr w:rsidR="003E3FD9" w14:paraId="0BD77251" w14:textId="77777777">
        <w:trPr>
          <w:cantSplit/>
          <w:jc w:val="center"/>
        </w:trPr>
        <w:tc>
          <w:tcPr>
            <w:tcW w:w="900" w:type="dxa"/>
            <w:tcBorders>
              <w:top w:val="nil"/>
              <w:left w:val="nil"/>
              <w:bottom w:val="nil"/>
              <w:right w:val="nil"/>
            </w:tcBorders>
          </w:tcPr>
          <w:p w14:paraId="1185841C" w14:textId="77777777" w:rsidR="003E3FD9" w:rsidRDefault="00D31F60" w:rsidP="00C83E79">
            <w:r>
              <w:rPr>
                <w:sz w:val="15"/>
                <w:szCs w:val="15"/>
              </w:rPr>
              <w:t>Random</w:t>
            </w:r>
          </w:p>
        </w:tc>
        <w:tc>
          <w:tcPr>
            <w:tcW w:w="1300" w:type="dxa"/>
            <w:tcBorders>
              <w:top w:val="nil"/>
              <w:left w:val="nil"/>
              <w:bottom w:val="nil"/>
              <w:right w:val="nil"/>
            </w:tcBorders>
          </w:tcPr>
          <w:p w14:paraId="4A29D620" w14:textId="77777777" w:rsidR="003E3FD9" w:rsidRDefault="00D31F60" w:rsidP="00C83E79">
            <w:pPr>
              <w:jc w:val="both"/>
            </w:pPr>
            <w:r>
              <w:rPr>
                <w:sz w:val="15"/>
                <w:szCs w:val="15"/>
              </w:rPr>
              <w:t>−9 ± 8%</w:t>
            </w:r>
          </w:p>
        </w:tc>
        <w:tc>
          <w:tcPr>
            <w:tcW w:w="1300" w:type="dxa"/>
            <w:tcBorders>
              <w:top w:val="nil"/>
              <w:left w:val="nil"/>
              <w:bottom w:val="nil"/>
              <w:right w:val="nil"/>
            </w:tcBorders>
          </w:tcPr>
          <w:p w14:paraId="42086D0E" w14:textId="77777777" w:rsidR="003E3FD9" w:rsidRDefault="00D31F60" w:rsidP="00C83E79">
            <w:pPr>
              <w:jc w:val="center"/>
            </w:pPr>
            <w:r>
              <w:rPr>
                <w:sz w:val="15"/>
                <w:szCs w:val="15"/>
              </w:rPr>
              <w:t>−32 ± 11%</w:t>
            </w:r>
          </w:p>
        </w:tc>
        <w:tc>
          <w:tcPr>
            <w:tcW w:w="1396" w:type="dxa"/>
            <w:tcBorders>
              <w:top w:val="nil"/>
              <w:left w:val="nil"/>
              <w:bottom w:val="nil"/>
              <w:right w:val="nil"/>
            </w:tcBorders>
          </w:tcPr>
          <w:p w14:paraId="584C8D59" w14:textId="77777777" w:rsidR="003E3FD9" w:rsidRDefault="00D31F60" w:rsidP="00C83E79">
            <w:pPr>
              <w:jc w:val="center"/>
            </w:pPr>
            <w:r>
              <w:rPr>
                <w:sz w:val="15"/>
                <w:szCs w:val="15"/>
              </w:rPr>
              <w:t>−46 ± 11%</w:t>
            </w:r>
          </w:p>
        </w:tc>
      </w:tr>
      <w:tr w:rsidR="003E3FD9" w14:paraId="2DA88554" w14:textId="77777777">
        <w:trPr>
          <w:cantSplit/>
          <w:jc w:val="center"/>
        </w:trPr>
        <w:tc>
          <w:tcPr>
            <w:tcW w:w="900" w:type="dxa"/>
            <w:tcBorders>
              <w:top w:val="nil"/>
              <w:left w:val="nil"/>
              <w:bottom w:val="single" w:sz="8" w:space="0" w:color="000000"/>
              <w:right w:val="nil"/>
            </w:tcBorders>
          </w:tcPr>
          <w:p w14:paraId="63493EE0" w14:textId="77777777" w:rsidR="003E3FD9" w:rsidRDefault="00C83E79" w:rsidP="00C83E79">
            <w:r>
              <w:rPr>
                <w:sz w:val="15"/>
                <w:szCs w:val="15"/>
              </w:rPr>
              <w:t>LLM</w:t>
            </w:r>
          </w:p>
        </w:tc>
        <w:tc>
          <w:tcPr>
            <w:tcW w:w="1300" w:type="dxa"/>
            <w:tcBorders>
              <w:top w:val="nil"/>
              <w:left w:val="nil"/>
              <w:bottom w:val="single" w:sz="8" w:space="0" w:color="000000"/>
              <w:right w:val="nil"/>
            </w:tcBorders>
          </w:tcPr>
          <w:p w14:paraId="0BFE1316" w14:textId="77777777" w:rsidR="003E3FD9" w:rsidRDefault="00D31F60" w:rsidP="00C83E79">
            <w:pPr>
              <w:jc w:val="both"/>
            </w:pPr>
            <w:r>
              <w:rPr>
                <w:sz w:val="15"/>
                <w:szCs w:val="15"/>
              </w:rPr>
              <w:t>−28 ± 9%</w:t>
            </w:r>
          </w:p>
        </w:tc>
        <w:tc>
          <w:tcPr>
            <w:tcW w:w="1300" w:type="dxa"/>
            <w:tcBorders>
              <w:top w:val="nil"/>
              <w:left w:val="nil"/>
              <w:bottom w:val="single" w:sz="8" w:space="0" w:color="000000"/>
              <w:right w:val="nil"/>
            </w:tcBorders>
          </w:tcPr>
          <w:p w14:paraId="2D2EE233" w14:textId="77777777" w:rsidR="003E3FD9" w:rsidRDefault="00D31F60" w:rsidP="00C83E79">
            <w:pPr>
              <w:jc w:val="center"/>
            </w:pPr>
            <w:r>
              <w:rPr>
                <w:sz w:val="15"/>
                <w:szCs w:val="15"/>
              </w:rPr>
              <w:t>−46 ± 11% (model only)</w:t>
            </w:r>
          </w:p>
        </w:tc>
        <w:tc>
          <w:tcPr>
            <w:tcW w:w="1396" w:type="dxa"/>
            <w:tcBorders>
              <w:top w:val="nil"/>
              <w:left w:val="nil"/>
              <w:bottom w:val="single" w:sz="8" w:space="0" w:color="000000"/>
              <w:right w:val="nil"/>
            </w:tcBorders>
          </w:tcPr>
          <w:p w14:paraId="7AA882A2" w14:textId="77777777" w:rsidR="003E3FD9" w:rsidRDefault="00D31F60" w:rsidP="00C83E79">
            <w:pPr>
              <w:jc w:val="center"/>
            </w:pPr>
            <w:r>
              <w:rPr>
                <w:sz w:val="15"/>
                <w:szCs w:val="15"/>
              </w:rPr>
              <w:t>−61 ± 13% (VODA)</w:t>
            </w:r>
          </w:p>
        </w:tc>
      </w:tr>
    </w:tbl>
    <w:p w14:paraId="11591EF6" w14:textId="77777777" w:rsidR="00926552" w:rsidRDefault="00926552" w:rsidP="00926552">
      <w:pPr>
        <w:pStyle w:val="Heading2"/>
      </w:pPr>
      <w:bookmarkStart w:id="62" w:name="_RefSec_V_D"/>
      <w:r>
        <w:t>D</w:t>
      </w:r>
      <w:bookmarkEnd w:id="62"/>
      <w:r>
        <w:t>. What the Open Layer Produced</w:t>
      </w:r>
    </w:p>
    <w:p w14:paraId="23058E13" w14:textId="0D4656DD" w:rsidR="003E3FD9" w:rsidRDefault="00D31F60">
      <w:pPr>
        <w:pStyle w:val="Text"/>
      </w:pPr>
      <w:r>
        <w:rPr>
          <w:noProof/>
        </w:rPr>
        <mc:AlternateContent>
          <mc:Choice Requires="wpg">
            <w:drawing>
              <wp:anchor distT="91440" distB="91440" distL="114300" distR="114300" simplePos="0" relativeHeight="251663360" behindDoc="0" locked="0" layoutInCell="1" allowOverlap="0" wp14:anchorId="77D3BF05" wp14:editId="0D06F774">
                <wp:simplePos x="0" y="0"/>
                <wp:positionH relativeFrom="column">
                  <wp:align>left</wp:align>
                </wp:positionH>
                <wp:positionV relativeFrom="margin">
                  <wp:align>top</wp:align>
                </wp:positionV>
                <wp:extent cx="3109000" cy="315079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3150793"/>
                          <a:chOff x="0" y="0"/>
                          <a:chExt cx="3109000" cy="3150793"/>
                        </a:xfrm>
                      </wpg:grpSpPr>
                      <pic:pic xmlns:pic="http://schemas.openxmlformats.org/drawingml/2006/picture">
                        <pic:nvPicPr>
                          <pic:cNvPr id="610008" name="Picture Fig8"/>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67618"/>
                          </a:xfrm>
                          <a:prstGeom prst="rect">
                            <a:avLst/>
                          </a:prstGeom>
                          <a:noFill/>
                        </pic:spPr>
                      </pic:pic>
                      <wps:wsp>
                        <wps:cNvPr id="620008" name="Text Box Fig8"/>
                        <wps:cNvSpPr txBox="1"/>
                        <wps:spPr>
                          <a:xfrm>
                            <a:off x="0" y="2870793"/>
                            <a:ext cx="3109000" cy="280000"/>
                          </a:xfrm>
                          <a:prstGeom prst="rect">
                            <a:avLst/>
                          </a:prstGeom>
                          <a:solidFill>
                            <a:prstClr val="white"/>
                          </a:solidFill>
                          <a:ln>
                            <a:noFill/>
                          </a:ln>
                        </wps:spPr>
                        <wps:txbx>
                          <w:txbxContent>
                            <w:p w14:paraId="0EF9E97D" w14:textId="19FC3FF4" w:rsidR="00467EFC" w:rsidRDefault="00DE0BE3">
                              <w:pPr>
                                <w:pStyle w:val="Caption"/>
                                <w:spacing w:after="0"/>
                                <w:rPr>
                                  <w:noProof/>
                                </w:rPr>
                              </w:pPr>
                              <w:r>
                                <w:t xml:space="preserve">Fig. </w:t>
                              </w:r>
                              <w:bookmarkStart w:id="63" w:name="_RefFig7"/>
                              <w:r>
                                <w:fldChar w:fldCharType="begin"/>
                              </w:r>
                              <w:r>
                                <w:instrText xml:space="preserve"> SEQ Fig. \* ARABIC </w:instrText>
                              </w:r>
                              <w:r>
                                <w:fldChar w:fldCharType="separate"/>
                              </w:r>
                              <w:r>
                                <w:rPr>
                                  <w:noProof/>
                                </w:rPr>
                                <w:t>7</w:t>
                              </w:r>
                              <w:r>
                                <w:fldChar w:fldCharType="end"/>
                              </w:r>
                              <w:bookmarkEnd w:id="63"/>
                              <w:r>
                                <w:t>. Admitted objects (a) by kind and origin, and (b) clauses of the composed interventions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4" style="position:absolute;left:0;text-align:left;margin-left:0;margin-top:0;width:244.8pt;height:248.1pt;z-index:251663360;mso-wrap-distance-top:7.2pt;mso-wrap-distance-bottom:7.2pt;mso-position-horizontal:left;mso-position-vertical:top;mso-position-vertical-relative:margin;mso-width-relative:margin;mso-height-relative:margin" coordsize="31090,31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" o:allowoverlap="f">
                <v:shape id="Picture Fig8" o:spid="_x0000_s1045" type="#_x0000_t75" style="position:absolute;width:31090;height:28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">
                  <v:imagedata r:id="rId26" o:title=""/>
                </v:shape>
                <v:shape id="Text Box Fig8" o:spid="_x0000_s1046" type="#_x0000_t202" style="position:absolute;top:28707;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19FC3FF4" w:rsidR="00467EFC" w:rsidRDefault="00DE0BE3">
                        <w:pPr>
                          <w:pStyle w:val="Caption"/>
                          <w:spacing w:after="0"/>
                          <w:rPr>
                            <w:noProof/>
                          </w:rPr>
                        </w:pPr>
                        <w:r>
                          <w:t xml:space="preserve">Fig. </w:t>
                        </w:r>
                        <w:bookmarkStart w:id="64" w:name="_RefFig7"/>
                        <w:r>
                          <w:fldChar w:fldCharType="begin"/>
                        </w:r>
                        <w:r>
                          <w:instrText xml:space="preserve"> SEQ Fig. \* ARABIC </w:instrText>
                        </w:r>
                        <w:r>
                          <w:fldChar w:fldCharType="separate"/>
                        </w:r>
                        <w:r>
                          <w:rPr>
                            <w:noProof/>
                          </w:rPr>
                          <w:t>7</w:t>
                        </w:r>
                        <w:r>
                          <w:fldChar w:fldCharType="end"/>
                        </w:r>
                        <w:bookmarkEnd w:id="64"/>
                        <w:r>
                          <w:t>. Admitted objects (a) by kind and origin, and (b) clauses of the composed interventions by effect and sector.</w:t>
                        </w:r>
                      </w:p>
                    </w:txbxContent>
                  </v:textbox>
                </v:shape>
                <w10:wrap type="topAndBottom" anchory="margin"/>
              </v:group>
            </w:pict>
          </mc:Fallback>
        </mc:AlternateContent>
      </w:r>
      <w:r w:rsidR="00517F54">
        <w:t xml:space="preserve">Adaptation runs only on demand. Hence, the volume of trials measures how often the standing decision fell short, and the admission rate measures how strictly the gates filtered the responses. The open layer was called 878 times over the 150 . In 514 calls no candidate lowered the forecast on both futures and nothing was handed to the gates. Of the 364 candidates handed to the gates, 359 were admitted and 5 rejected.  Thus, the pre-selection absorbs the rejections, and the gates rarely reject what reaches them. Admission is decided by the simulation, not by the form of the proposal. Of the 359 admitted objects, 233 are composed interventions, 88 are macros, and 38 are rules, as </w:t>
      </w:r>
      <w:r w:rsidR="00517F54">
        <w:fldChar w:fldCharType="begin"/>
      </w:r>
      <w:r w:rsidR="00517F54">
        <w:instrText xml:space="preserve"> REF _RefFig7 \h </w:instrText>
      </w:r>
      <w:r w:rsidR="00517F54">
        <w:fldChar w:fldCharType="separate"/>
      </w:r>
      <w:r w:rsidR="00517F54">
        <w:t>Fig. 7</w:t>
      </w:r>
      <w:r w:rsidR="00517F54">
        <w:fldChar w:fldCharType="end"/>
      </w:r>
      <w:r w:rsidR="00517F54">
        <w:t xml:space="preserve">(a) shows. The model wrote 99 of them itself, and 260 are variations of model candidates found by the pre-selection. </w:t>
      </w:r>
    </w:p>
    <w:p w14:paraId="2728260D" w14:textId="38FCCE5F" w:rsidR="003E3FD9" w:rsidRDefault="00D31F60">
      <w:pPr>
        <w:pStyle w:val="Text"/>
      </w:pPr>
      <w:r>
        <w:t xml:space="preserve">The admitted objects fall into a small number of tactics, each absent from the seed doctrine, as Fig. </w:t>
      </w:r>
      <w:r>
        <w:fldChar w:fldCharType="begin"/>
      </w:r>
      <w:r>
        <w:instrText xml:space="preserve"> REF _RefFig7 \h </w:instrText>
      </w:r>
      <w:r>
        <w:fldChar w:fldCharType="separate"/>
      </w:r>
      <w:r>
        <w:rPr>
          <w:noProof/>
        </w:rPr>
        <w:t>7</w:t>
      </w:r>
      <w:r>
        <w:fldChar w:fldCharType="end"/>
      </w:r>
      <w:r>
        <w:t>(b) shows. The macros reduce to two archetypes. The line-and-attack macro blends a containment line with suppression effort, in some cases with resource deployment (52 admissions). Interface hardening blends asset protection with a containment line (20 admissions). The composed interventions are dominated by coating. The asset collar coats the threatened assets and the populated cells within two to three cells before the fire arrives, in many cases with priming of the populated cells. The head coating lays retardant on the head within a few cells, in some cases with water drafting at the fire. Clauses that clear, wet, ignite, or evacuate enter only where the forecast rewards them.</w:t>
      </w:r>
    </w:p>
    <w:p w14:paraId="4A488E93" w14:textId="77777777" w:rsidR="00926552" w:rsidRDefault="00926552" w:rsidP="00926552">
      <w:pPr>
        <w:pStyle w:val="Heading2"/>
      </w:pPr>
      <w:bookmarkStart w:id="65" w:name="_RefSec_V_E"/>
      <w:r>
        <w:t>E</w:t>
      </w:r>
      <w:bookmarkEnd w:id="65"/>
      <w:r>
        <w:t>. Where the Gain Came From</w:t>
      </w:r>
    </w:p>
    <w:p w14:paraId="5C926CAD" w14:textId="5585D785" w:rsidR="003E3FD9" w:rsidRDefault="00D31F6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56 distinct worlds, the head coating in 40, the line-and-attack macro in 54, and the interface-hardening macro in 30. Recurrence across independent worlds is the first evidence that what the open layer learns is structural rather than incidental.</w:t>
      </w:r>
    </w:p>
    <w:p w14:paraId="7860096D" w14:textId="44093456" w:rsidR="003E3FD9" w:rsidRDefault="00CD1F6A">
      <w:pPr>
        <w:pStyle w:val="Text"/>
      </w:pPr>
      <w:r>
        <w:rPr>
          <w:noProof/>
        </w:rPr>
        <mc:AlternateContent>
          <mc:Choice Requires="wpg">
            <w:drawing>
              <wp:anchor distT="91440" distB="91440" distL="114300" distR="114300" simplePos="0" relativeHeight="251660288" behindDoc="0" locked="0" layoutInCell="1" allowOverlap="0" wp14:anchorId="5FFC14BD" wp14:editId="090B2E96">
                <wp:simplePos x="0" y="0"/>
                <wp:positionH relativeFrom="column">
                  <wp:align>left</wp:align>
                </wp:positionH>
                <wp:positionV relativeFrom="margin">
                  <wp:align>top</wp:align>
                </wp:positionV>
                <wp:extent cx="3109000" cy="3423059"/>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423059"/>
                          <a:chOff x="0" y="0"/>
                          <a:chExt cx="3109000" cy="3423059"/>
                        </a:xfrm>
                      </wpg:grpSpPr>
                      <pic:pic xmlns:pic="http://schemas.openxmlformats.org/drawingml/2006/picture">
                        <pic:nvPicPr>
                          <pic:cNvPr id="610009" name="Picture Fig9"/>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3139884"/>
                          </a:xfrm>
                          <a:prstGeom prst="rect">
                            <a:avLst/>
                          </a:prstGeom>
                          <a:noFill/>
                        </pic:spPr>
                      </pic:pic>
                      <wps:wsp>
                        <wps:cNvPr id="620009" name="Text Box Fig9"/>
                        <wps:cNvSpPr txBox="1"/>
                        <wps:spPr>
                          <a:xfrm>
                            <a:off x="0" y="3143059"/>
                            <a:ext cx="3109000" cy="280000"/>
                          </a:xfrm>
                          <a:prstGeom prst="rect">
                            <a:avLst/>
                          </a:prstGeom>
                          <a:solidFill>
                            <a:prstClr val="white"/>
                          </a:solidFill>
                          <a:ln>
                            <a:noFill/>
                          </a:ln>
                        </wps:spPr>
                        <wps:txbx>
                          <w:txbxContent>
                            <w:p w14:paraId="38FA0AD9" w14:textId="7D2E2444" w:rsidR="00467EFC" w:rsidRDefault="00DE0BE3">
                              <w:pPr>
                                <w:pStyle w:val="Caption"/>
                                <w:spacing w:after="0"/>
                                <w:rPr>
                                  <w:noProof/>
                                </w:rPr>
                              </w:pPr>
                              <w:r>
                                <w:t xml:space="preserve">Fig. </w:t>
                              </w:r>
                              <w:bookmarkStart w:id="66" w:name="_RefFig8"/>
                              <w:r>
                                <w:fldChar w:fldCharType="begin"/>
                              </w:r>
                              <w:r>
                                <w:instrText xml:space="preserve"> SEQ Fig. \* ARABIC </w:instrText>
                              </w:r>
                              <w:r>
                                <w:fldChar w:fldCharType="separate"/>
                              </w:r>
                              <w:r>
                                <w:rPr>
                                  <w:noProof/>
                                </w:rPr>
                                <w:t>8</w:t>
                              </w:r>
                              <w:r>
                                <w:fldChar w:fldCharType="end"/>
                              </w:r>
                              <w:bookmarkEnd w:id="66"/>
                              <w:r>
                                <w:t>. (a) Median saving by admitted objects per world. (b) Change in burned area against the full-doctrine closed layer, one family withheld.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47" style="position:absolute;left:0;text-align:left;margin-left:0;margin-top:0;width:244.8pt;height:269.55pt;z-index:251660288;mso-wrap-distance-top:7.2pt;mso-wrap-distance-bottom:7.2pt;mso-position-horizontal:left;mso-position-vertical:top;mso-position-vertical-relative:margin;mso-width-relative:margin;mso-height-relative:margin" coordsize="31090,34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" o:allowoverlap="f">
                <v:shape id="Picture Fig9" o:spid="_x0000_s1048" type="#_x0000_t75" style="position:absolute;width:31090;height:3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">
                  <v:imagedata r:id="rId28" o:title=""/>
                </v:shape>
                <v:shape id="Text Box Fig9" o:spid="_x0000_s1049" type="#_x0000_t202" style="position:absolute;top:31430;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7D2E2444" w:rsidR="00467EFC" w:rsidRDefault="00DE0BE3">
                        <w:pPr>
                          <w:pStyle w:val="Caption"/>
                          <w:spacing w:after="0"/>
                          <w:rPr>
                            <w:noProof/>
                          </w:rPr>
                        </w:pPr>
                        <w:r>
                          <w:t xml:space="preserve">Fig. </w:t>
                        </w:r>
                        <w:bookmarkStart w:id="67" w:name="_RefFig8"/>
                        <w:r>
                          <w:fldChar w:fldCharType="begin"/>
                        </w:r>
                        <w:r>
                          <w:instrText xml:space="preserve"> SEQ Fig. \* ARABIC </w:instrText>
                        </w:r>
                        <w:r>
                          <w:fldChar w:fldCharType="separate"/>
                        </w:r>
                        <w:r>
                          <w:rPr>
                            <w:noProof/>
                          </w:rPr>
                          <w:t>8</w:t>
                        </w:r>
                        <w:r>
                          <w:fldChar w:fldCharType="end"/>
                        </w:r>
                        <w:bookmarkEnd w:id="67"/>
                        <w:r>
                          <w:t>. (a) Median saving by admitted objects per world. (b) Change in burned area against the full-doctrine closed layer, one family withheld.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(a)</w:t>
      </w:r>
      <w:r w:rsidR="00D31F60">
        <w:t xml:space="preserve"> shows. </w:t>
      </w:r>
      <w:r>
        <w:t xml:space="preserve">In the 11 worlds with no admission, VODA and the closed layer end close to each other, and 7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139 worlds with at least one admission, where the median saving grows from about two hectares with one admission to about 23 ha with two or more. </w:t>
      </w:r>
      <w:r>
        <w:t>A leave-one-out replay turns this into a causal account.</w:t>
      </w:r>
      <w:r>
        <w:t xml:space="preserve"> Each world with an admission was replayed with the closed layer and the admitted objects re-installed at their recorded minutes, without the proposer. With every object re-installed the replay reproduces the VODA outcome </w:t>
      </w:r>
      <w:del w:id="1075" w:author="Claude" w:date="2026-10-21T03:20:00Z">
        <w:r>
          <w:delText xml:space="preserve">within one hectare in 91 of 133 worlds</w:delText>
        </w:r>
      </w:del>
      <w:ins w:id="1076" w:author="Claude" w:date="2026-10-21T03:20:00Z">
        <w:r>
          <w:t xml:space="preserve">within one hectare in 96 of 139 worlds</w:t>
        </w:r>
      </w:ins>
      <w:r>
        <w:t xml:space="preserve">, and with none it reproduces the closed layer exactly in every world. Removing all objects </w:t>
      </w:r>
      <w:del w:id="1077" w:author="Claude" w:date="2026-10-21T03:20:00Z">
        <w:r>
          <w:delText xml:space="preserve">raises the burned area by 41 ha per world, and the objects are harmful in 10 worlds only</w:delText>
        </w:r>
      </w:del>
      <w:ins w:id="1078" w:author="Claude" w:date="2026-10-21T03:20:00Z">
        <w:r>
          <w:t xml:space="preserve">raises the burned area by 45 ha per world, and the objects are harmful in 9 worlds only</w:t>
        </w:r>
      </w:ins>
      <w:r>
        <w:t xml:space="preserve">. Removing one object at a time, </w:t>
      </w:r>
      <w:del w:id="1079" w:author="Claude" w:date="2026-10-21T03:20:00Z">
        <w:r>
          <w:delText xml:space="preserve">198 of the 333 objects raise the burned area when removed, 111 change it by less than half a hectare, and 24 lower it</w:delText>
        </w:r>
      </w:del>
      <w:ins w:id="1080" w:author="Claude" w:date="2026-10-21T03:20:00Z">
        <w:r>
          <w:t xml:space="preserve">207 of the 359 objects raise the burned area when removed, 130 change it by less than half a hectare, and 22 lower it</w:t>
        </w:r>
      </w:ins>
      <w:r>
        <w:t xml:space="preserve">. The single effects do not add up to the joint effect, </w:t>
      </w:r>
      <w:del w:id="1081" w:author="Claude" w:date="2026-10-21T03:20:00Z">
        <w:r>
          <w:delText xml:space="preserve">31 against 41 ha per world</w:delText>
        </w:r>
      </w:del>
      <w:ins w:id="1082" w:author="Claude" w:date="2026-10-21T03:20:00Z">
        <w:r>
          <w:t xml:space="preserve">32 against 45 ha per world</w:t>
        </w:r>
      </w:ins>
      <w:r>
        <w:t xml:space="preserve">, since the admitted objects of one world act together and a removed object also changes what the closed layer does afterwards. </w:t>
      </w:r>
    </w:p>
    <w:p w14:paraId="17569FF9" w14:textId="5E7F203E" w:rsidR="00B01546" w:rsidRDefault="00000000">
      <w:pPr>
        <w:pStyle w:val="Text"/>
      </w:pPr>
      <w:r>
        <w:lastRenderedPageBreak/>
        <w:t xml:space="preserve">The dependence on the seeded doctrine was tested by withholding one family from the seed rules of both layers. </w:t>
      </w:r>
      <w:r>
        <w:t>Resource deployment is the family the closed layer depends on most.</w:t>
      </w:r>
      <w:r>
        <w:t xml:space="preserve"> Without it the closed layer burns 40 ± 12% more than with the full doctrine, is worse in 115 of 150 worlds, and never writes the family back. </w:t>
      </w:r>
      <w:r>
        <w:fldChar w:fldCharType="begin"/>
      </w:r>
      <w:r>
        <w:instrText xml:space="preserve"> REF _RefFig8 \h </w:instrText>
      </w:r>
      <w:r>
        <w:fldChar w:fldCharType="separate"/>
      </w:r>
      <w:r>
        <w:t>Fig. 8</w:t>
      </w:r>
      <w:r>
        <w:fldChar w:fldCharType="end"/>
      </w:r>
      <w:r>
        <w:t xml:space="preserve">(b) sets the two withheld families side by side. </w:t>
      </w:r>
      <w:r>
        <w:t>VODA without the family burns 58 ± 11% less than the closed layer without it, better in 132 of 150 worlds, and 42 ± 13% less than the closed layer with the full doctrine. The open layer wrote the family back in 62 of 150 worlds, as plain rules and inside macros, at a median of 14 min after ignition.</w:t>
      </w:r>
      <w:r>
        <w:t xml:space="preserve"> The containment line, by contrast, costs the closed layer only 2% when withheld, and VODA without it burns 58% less than the closed layer with the full doctrine, within the run-to-run variance of VODA with the full doctrine; the family was written back in 32 of 150 worlds. The open layer therefore closes a gap in the doctrine when there is one, and leaves the outcome unchanged when there is none.</w:t>
      </w:r>
    </w:p>
    <w:p w14:paraId="7143D338" w14:textId="77777777" w:rsidR="00926552" w:rsidRDefault="00926552" w:rsidP="00926552">
      <w:pPr>
        <w:pStyle w:val="Heading2"/>
      </w:pPr>
      <w:bookmarkStart w:id="70" w:name="_RefSec_V_F"/>
      <w:r>
        <w:t>F</w:t>
      </w:r>
      <w:bookmarkEnd w:id="70"/>
      <w:r>
        <w:t>. Timeliness, Scalability, and Compliance</w:t>
      </w:r>
    </w:p>
    <w:p w14:paraId="520AFB49" w14:textId="4E04E10F" w:rsidR="003E3FD9" w:rsidRDefault="00D31F60">
      <w:pPr>
        <w:pStyle w:val="Text"/>
      </w:pPr>
      <w:r>
        <w:rPr>
          <w:noProof/>
        </w:rPr>
        <mc:AlternateContent>
          <mc:Choice Requires="wpg">
            <w:drawing>
              <wp:anchor distT="91440" distB="91440" distL="114300" distR="114300" simplePos="0" relativeHeight="251662336" behindDoc="0" locked="0" layoutInCell="1" allowOverlap="0" wp14:anchorId="7932D155" wp14:editId="74D7775D">
                <wp:simplePos x="0" y="0"/>
                <wp:positionH relativeFrom="column">
                  <wp:align>left</wp:align>
                </wp:positionH>
                <wp:positionV relativeFrom="margin">
                  <wp:align>top</wp:align>
                </wp:positionV>
                <wp:extent cx="3109000" cy="3097438"/>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097438"/>
                          <a:chOff x="0" y="0"/>
                          <a:chExt cx="3109000" cy="3097438"/>
                        </a:xfrm>
                      </wpg:grpSpPr>
                      <pic:pic xmlns:pic="http://schemas.openxmlformats.org/drawingml/2006/picture">
                        <pic:nvPicPr>
                          <pic:cNvPr id="610010" name="Picture Fig10"/>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814263"/>
                          </a:xfrm>
                          <a:prstGeom prst="rect">
                            <a:avLst/>
                          </a:prstGeom>
                          <a:noFill/>
                        </pic:spPr>
                      </pic:pic>
                      <wps:wsp>
                        <wps:cNvPr id="620010" name="Text Box Fig10"/>
                        <wps:cNvSpPr txBox="1"/>
                        <wps:spPr>
                          <a:xfrm>
                            <a:off x="0" y="2817438"/>
                            <a:ext cx="3109000" cy="280000"/>
                          </a:xfrm>
                          <a:prstGeom prst="rect">
                            <a:avLst/>
                          </a:prstGeom>
                          <a:solidFill>
                            <a:prstClr val="white"/>
                          </a:solidFill>
                          <a:ln>
                            <a:noFill/>
                          </a:ln>
                        </wps:spPr>
                        <wps:txbx>
                          <w:txbxContent>
                            <w:p w14:paraId="7EB1C189" w14:textId="6E32407B" w:rsidR="00467EFC" w:rsidRDefault="00DE0BE3">
                              <w:pPr>
                                <w:pStyle w:val="Caption"/>
                                <w:spacing w:after="0"/>
                                <w:rPr>
                                  <w:noProof/>
                                </w:rPr>
                              </w:pPr>
                              <w:r>
                                <w:t xml:space="preserve">Fig. </w:t>
                              </w:r>
                              <w:bookmarkStart w:id="71" w:name="_RefFig9"/>
                              <w:r>
                                <w:fldChar w:fldCharType="begin"/>
                              </w:r>
                              <w:r>
                                <w:instrText xml:space="preserve"> SEQ Fig. \* ARABIC </w:instrText>
                              </w:r>
                              <w:r>
                                <w:fldChar w:fldCharType="separate"/>
                              </w:r>
                              <w:r>
                                <w:rPr>
                                  <w:noProof/>
                                </w:rPr>
                                <w:t>9</w:t>
                              </w:r>
                              <w:r>
                                <w:fldChar w:fldCharType="end"/>
                              </w:r>
                              <w:bookmarkEnd w:id="71"/>
                              <w:r>
                                <w:t>. (a) Median decision time against agents and grid size. (b) Incidents extinguished and cycles with a bounded region by agents.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0" style="position:absolute;left:0;text-align:left;margin-left:0;margin-top:0;width:244.8pt;height:243.9pt;z-index:251662336;mso-wrap-distance-top:7.2pt;mso-wrap-distance-bottom:7.2pt;mso-position-horizontal:left;mso-position-vertical:top;mso-position-vertical-relative:margin;mso-width-relative:margin;mso-height-relative:margin" coordsize="31090,30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" o:allowoverlap="f">
                <v:shape id="Picture Fig10" o:spid="_x0000_s1051" type="#_x0000_t75" style="position:absolute;width:31090;height:28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">
                  <v:imagedata r:id="rId30" o:title=""/>
                </v:shape>
                <v:shape id="Text Box Fig10" o:spid="_x0000_s1052" type="#_x0000_t202" style="position:absolute;top:28174;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6E32407B" w:rsidR="00467EFC" w:rsidRDefault="00DE0BE3">
                        <w:pPr>
                          <w:pStyle w:val="Caption"/>
                          <w:spacing w:after="0"/>
                          <w:rPr>
                            <w:noProof/>
                          </w:rPr>
                        </w:pPr>
                        <w:r>
                          <w:t xml:space="preserve">Fig. </w:t>
                        </w:r>
                        <w:bookmarkStart w:id="72" w:name="_RefFig9"/>
                        <w:r>
                          <w:fldChar w:fldCharType="begin"/>
                        </w:r>
                        <w:r>
                          <w:instrText xml:space="preserve"> SEQ Fig. \* ARABIC </w:instrText>
                        </w:r>
                        <w:r>
                          <w:fldChar w:fldCharType="separate"/>
                        </w:r>
                        <w:r>
                          <w:rPr>
                            <w:noProof/>
                          </w:rPr>
                          <w:t>9</w:t>
                        </w:r>
                        <w:r>
                          <w:fldChar w:fldCharType="end"/>
                        </w:r>
                        <w:bookmarkEnd w:id="72"/>
                        <w:r>
                          <w:t>. (a) Median decision time against agents and grid size. (b) Incidents extinguished and cycles with a bounded region by agents.</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173 ms against a twelve-minute cycle, 526 ms at the ninetieth percentile and 942 ms at the slowest, measured on one process with no other load. The first offensive order is fielded at the first decision, two minutes after ignition. Fig. </w:t>
      </w:r>
      <w:r>
        <w:fldChar w:fldCharType="begin"/>
      </w:r>
      <w:r>
        <w:instrText xml:space="preserve"> REF _RefFig9 \h </w:instrText>
      </w:r>
      <w:r>
        <w:fldChar w:fldCharType="separate"/>
      </w:r>
      <w:r>
        <w:rPr>
          <w:noProof/>
        </w:rPr>
        <w:t>9</w:t>
      </w:r>
      <w:r>
        <w:fldChar w:fldCharType="end"/>
      </w:r>
      <w:r>
        <w:t xml:space="preserve">(a) reports the decision-layer cost for one to sixteen agents and for three grid sizes, as the median over five worlds. Sixteen times the agents cost 1.2 times the median of one agent, since each agent reasons over its own region.  Four times the grid raised the median by a factor of 2.9. Thus, scalability holds on the axis the architecture is built for, while domain size remains the binding limit; a domain of the order of 100 000 cells would move one decision to several seconds, still inside the cycle. A model call adds to this. A cycle in which the open layer calls the model and pre-selects its </w:t>
      </w:r>
      <w:r>
        <w:t xml:space="preserve">candidates </w:t>
      </w:r>
      <w:r>
        <w:t>takes 16 s at the ninetieth percentile</w:t>
      </w:r>
      <w:r>
        <w:t xml:space="preserve"> and 55 s at the slowest, less than a tenth of the cycle. The outcome of the closed layer with one, four, and sixteen agents on the 150 worlds differs by less than 3% in burned area, a difference that does not separate from zero, so partitioning the domain costs no decision quality, as </w:t>
      </w:r>
      <w:r>
        <w:fldChar w:fldCharType="begin"/>
      </w:r>
      <w:r>
        <w:instrText xml:space="preserve"> REF _RefFig9 \h </w:instrText>
      </w:r>
      <w:r>
        <w:fldChar w:fldCharType="separate"/>
      </w:r>
      <w:r>
        <w:t>Fig. 9</w:t>
      </w:r>
      <w:r>
        <w:fldChar w:fldCharType="end"/>
      </w:r>
      <w:r>
        <w:t>(b) shows. The coordinator bounds the draw on the shared pool more often as the number of agents grows, in 2% of the cycles with four agents and in 40% with sixteen, without changing the outcome.</w:t>
      </w:r>
    </w:p>
    <w:p w14:paraId="0A5707C0" w14:textId="6A46CF04" w:rsidR="003E3FD9" w:rsidRDefault="009823E2">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w:t>
      </w:r>
      <w:r>
        <w:t xml:space="preserve">Against them the picture is as follows. Predictive fidelity rests on the blind hindcasts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_RefSec_V_A \h </w:instrText>
      </w:r>
      <w:r>
        <w:fldChar w:fldCharType="separate"/>
      </w:r>
      <w:r>
        <w:t>A</w:t>
      </w:r>
      <w:r>
        <w:fldChar w:fldCharType="end"/>
      </w:r>
      <w:r>
        <w:t xml:space="preserve">. Decision quality follows from the paired comparison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_RefSec_V_C \h </w:instrText>
      </w:r>
      <w:r>
        <w:fldChar w:fldCharType="separate"/>
      </w:r>
      <w:r>
        <w:t>C</w:t>
      </w:r>
      <w:r>
        <w:fldChar w:fldCharType="end"/>
      </w:r>
      <w:r>
        <w:t xml:space="preserve">, and adaptability from the admitted objects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_RefSec_V_D \h </w:instrText>
      </w:r>
      <w:r>
        <w:fldChar w:fldCharType="separate"/>
      </w:r>
      <w:r>
        <w:t>D</w:t>
      </w:r>
      <w:r>
        <w:fldChar w:fldCharType="end"/>
      </w:r>
      <w:r>
        <w:t xml:space="preserve"> and the recovery of a withheld family in Section </w:t>
      </w:r>
      <w:r>
        <w:fldChar w:fldCharType="begin"/>
      </w:r>
      <w:r>
        <w:instrText xml:space="preserve"> REF _RefSec_V \h </w:instrText>
      </w:r>
      <w:r>
        <w:fldChar w:fldCharType="separate"/>
      </w:r>
      <w:r>
        <w:t>V</w:t>
      </w:r>
      <w:r>
        <w:fldChar w:fldCharType="end"/>
      </w:r>
      <w:r>
        <w:t>-</w:t>
      </w:r>
      <w:r>
        <w:fldChar w:fldCharType="begin"/>
      </w:r>
      <w:r>
        <w:instrText xml:space="preserve"> REF _RefSec_V_E \h </w:instrText>
      </w:r>
      <w:r>
        <w:fldChar w:fldCharType="separate"/>
      </w:r>
      <w:r>
        <w:t>E</w:t>
      </w:r>
      <w:r>
        <w:fldChar w:fldCharType="end"/>
      </w:r>
      <w:r>
        <w:t>. Timeliness and scalability are met by the decision times above. Robustness is tested on one axis only, degraded observation, under which VODA remains better than the closed layer. Uncertainty handling is structural, since every feature carries a confidence that gates its concept.</w:t>
      </w:r>
      <w:r>
        <w:t xml:space="preserve">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73" w:name="_RefSec_VI"/>
      <w:r>
        <w:t>VI</w:t>
      </w:r>
      <w:bookmarkEnd w:id="73"/>
      <w:r>
        <w:t>. Discussion</w:t>
      </w:r>
    </w:p>
    <w:p w14:paraId="36AAAD1E" w14:textId="767A9446"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calls handed nothing to the gates, since no candidate lowered the forecast on both futures, and a random proposer behind the same pre-selection and gates reached three quarters of the gain. That selectivity is why the admitted objects could be fielded and why the outcome improved rather than merely changed, and it is why the architecture does not depend on the intelligence of the proposer. Third, the two layers divide the work by cost and determinism rather than by capability. The moves of the closed layer are deterministic and cheap, and </w:t>
      </w:r>
      <w:r>
        <w:lastRenderedPageBreak/>
        <w:t>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5FA46F04" w:rsidR="00926552" w:rsidRDefault="00926552" w:rsidP="00926552">
      <w:pPr>
        <w:pStyle w:val="Text"/>
      </w:pPr>
      <w:r>
        <w:t>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The gates judge a forecast, not the outcome, so an admitted object can lose in the realized fire; Section V-E reports how often this happened, and the rate stayed within the statistical bound given in Section IV-D. The seed doctrine is deliberately minimal, five rules that cover the reading space, and the margin of the open layer is measured against that doctrine; a richer expert base would narrow the gap the open layer fills, and the withheld-family test shows the other direction only, that a poorer doctrine is recovered, for two families chosen by the loss they cause. 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A second run of the same worlds did not separate from the first in mean burned area, and the ranking of the families and the admission rate held. The results were measured with one proposer; the architecture asks of it only the object of (21), and the gates, not the proposer, decide what enters the rule base.</w:t>
      </w:r>
    </w:p>
    <w:p w14:paraId="01CB6DA9" w14:textId="77777777" w:rsidR="00926552" w:rsidRDefault="00926552" w:rsidP="00926552">
      <w:pPr>
        <w:pStyle w:val="Heading1"/>
      </w:pPr>
      <w:bookmarkStart w:id="74" w:name="_RefSec_VII"/>
      <w:r>
        <w:t>VII</w:t>
      </w:r>
      <w:bookmarkEnd w:id="74"/>
      <w:r>
        <w:t>. Conclusion</w:t>
      </w:r>
    </w:p>
    <w:p w14:paraId="743A8D36" w14:textId="4243E34A"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propose rules, blended interventions, and interventions composed from verified physical effects, pre-selects the candidates on the hazard model, and admits one per call through a gate chain. The gates preserve no-harm, life-safety invariance, coverage, and monotone descent in the forecast, whatever the proposer. On an independently validated core, 150 paired worlds in five scenario families were replayed with no decision support, with the closed layer alone, and with both layers. Against the </w:t>
      </w:r>
      <w:r>
        <w:t>closed layer, VODA lowered the burned area by 61% and was better in 131 of 150 worlds. It raised the share of incidents extinguished from 52 to 91% and left 80% fewer people affected, with every order priced and a committed response 46% smaller. A random proposer behind the same pre-selection reached three quarters of this gain, so the pre-selection and the gates carry most of it, and the model supplies the better candidates that make up the rest. The admitted objects recur across independent worlds and reduce to a small set of tactics the seed doctrine did not contain, namely the asset collar, the head coating, interface hardening, and the line-and-attack macro. With the family the closed layer depends on most withheld, the open layer wrote it back within the first hour and ended below the closed layer with the full doctrine.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p w14:paraId="05483FE4" w14:textId="77777777" w:rsidR="009823E2" w:rsidRDefault="009823E2">
          <w:pPr>
            <w:pStyle w:val="Heading1"/>
          </w:pPr>
          <w:r>
            <w:t>References</w:t>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ind w:left="0" w:firstLine="0"/>
                      <w:rPr>
                        <w:noProof/>
                        <w:sz w:val="24"/>
                        <w:szCs w:val="24"/>
                      </w:rPr>
                    </w:pPr>
                    <w:r>
                      <w:rPr>
                        <w:noProof/>
                      </w:rPr>
                      <w:t xml:space="preserve">[1] </w:t>
                    </w:r>
                  </w:p>
                </w:tc>
                <w:tc>
                  <w:tcPr>
                    <w:tcW w:w="0" w:type="auto"/>
                    <w:hideMark/>
                  </w:tcPr>
                  <w:p w14:paraId="39E30E50" w14:textId="77777777" w:rsidR="008C67D9" w:rsidRDefault="008C67D9" w:rsidP="00751E72">
                    <w:pPr>
                      <w:pStyle w:val="Bibliography"/>
                      <w:ind w:left="0" w:firstLine="0"/>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ind w:left="0" w:firstLine="0"/>
                      <w:rPr>
                        <w:noProof/>
                      </w:rPr>
                    </w:pPr>
                    <w:r>
                      <w:rPr>
                        <w:noProof/>
                      </w:rPr>
                      <w:t xml:space="preserve">[2] </w:t>
                    </w:r>
                  </w:p>
                </w:tc>
                <w:tc>
                  <w:tcPr>
                    <w:tcW w:w="0" w:type="auto"/>
                    <w:hideMark/>
                  </w:tcPr>
                  <w:p w14:paraId="5F3E9003" w14:textId="77777777" w:rsidR="008C67D9" w:rsidRDefault="008C67D9" w:rsidP="00751E72">
                    <w:pPr>
                      <w:pStyle w:val="Bibliography"/>
                      <w:tabs>
                        <w:tab w:val="clear" w:pos="270"/>
                        <w:tab w:val="left" w:pos="0"/>
                      </w:tabs>
                      <w:ind w:left="0" w:firstLine="0"/>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ind w:left="0" w:firstLine="0"/>
                      <w:rPr>
                        <w:noProof/>
                      </w:rPr>
                    </w:pPr>
                    <w:r>
                      <w:rPr>
                        <w:noProof/>
                      </w:rPr>
                      <w:t xml:space="preserve">[3] </w:t>
                    </w:r>
                  </w:p>
                </w:tc>
                <w:tc>
                  <w:tcPr>
                    <w:tcW w:w="0" w:type="auto"/>
                    <w:hideMark/>
                  </w:tcPr>
                  <w:p w14:paraId="62B3CEAF" w14:textId="77777777" w:rsidR="008C67D9" w:rsidRDefault="008C67D9">
                    <w:pPr>
                      <w:pStyle w:val="Bibliography"/>
                      <w:ind w:left="0" w:firstLine="0"/>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ind w:left="0" w:firstLine="0"/>
                      <w:rPr>
                        <w:noProof/>
                      </w:rPr>
                    </w:pPr>
                    <w:r>
                      <w:rPr>
                        <w:noProof/>
                      </w:rPr>
                      <w:t xml:space="preserve">[4] </w:t>
                    </w:r>
                  </w:p>
                </w:tc>
                <w:tc>
                  <w:tcPr>
                    <w:tcW w:w="0" w:type="auto"/>
                    <w:hideMark/>
                  </w:tcPr>
                  <w:p w14:paraId="0B608633" w14:textId="77777777" w:rsidR="008C67D9" w:rsidRDefault="008C67D9">
                    <w:pPr>
                      <w:pStyle w:val="Bibliography"/>
                      <w:ind w:left="0" w:firstLine="0"/>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ind w:left="0" w:firstLine="0"/>
                      <w:rPr>
                        <w:noProof/>
                      </w:rPr>
                    </w:pPr>
                    <w:r>
                      <w:rPr>
                        <w:noProof/>
                      </w:rPr>
                      <w:t xml:space="preserve">[5] </w:t>
                    </w:r>
                  </w:p>
                </w:tc>
                <w:tc>
                  <w:tcPr>
                    <w:tcW w:w="0" w:type="auto"/>
                    <w:hideMark/>
                  </w:tcPr>
                  <w:p w14:paraId="63240300" w14:textId="77777777" w:rsidR="008C67D9" w:rsidRDefault="008C67D9">
                    <w:pPr>
                      <w:pStyle w:val="Bibliography"/>
                      <w:ind w:left="0" w:firstLine="0"/>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ind w:left="0" w:firstLine="0"/>
                      <w:rPr>
                        <w:noProof/>
                      </w:rPr>
                    </w:pPr>
                    <w:r>
                      <w:rPr>
                        <w:noProof/>
                      </w:rPr>
                      <w:t xml:space="preserve">[6] </w:t>
                    </w:r>
                  </w:p>
                </w:tc>
                <w:tc>
                  <w:tcPr>
                    <w:tcW w:w="0" w:type="auto"/>
                    <w:hideMark/>
                  </w:tcPr>
                  <w:p w14:paraId="31A2176F" w14:textId="77777777" w:rsidR="008C67D9" w:rsidRDefault="008C67D9">
                    <w:pPr>
                      <w:pStyle w:val="Bibliography"/>
                      <w:ind w:left="0" w:firstLine="0"/>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ind w:left="0" w:firstLine="0"/>
                      <w:rPr>
                        <w:noProof/>
                      </w:rPr>
                    </w:pPr>
                    <w:r>
                      <w:rPr>
                        <w:noProof/>
                      </w:rPr>
                      <w:t xml:space="preserve">[7] </w:t>
                    </w:r>
                  </w:p>
                </w:tc>
                <w:tc>
                  <w:tcPr>
                    <w:tcW w:w="0" w:type="auto"/>
                    <w:hideMark/>
                  </w:tcPr>
                  <w:p w14:paraId="78D41B47" w14:textId="77777777" w:rsidR="008C67D9" w:rsidRDefault="008C67D9">
                    <w:pPr>
                      <w:pStyle w:val="Bibliography"/>
                      <w:ind w:left="0" w:firstLine="0"/>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ind w:left="0" w:firstLine="0"/>
                      <w:rPr>
                        <w:noProof/>
                      </w:rPr>
                    </w:pPr>
                    <w:r>
                      <w:rPr>
                        <w:noProof/>
                      </w:rPr>
                      <w:t xml:space="preserve">[8] </w:t>
                    </w:r>
                  </w:p>
                </w:tc>
                <w:tc>
                  <w:tcPr>
                    <w:tcW w:w="0" w:type="auto"/>
                    <w:hideMark/>
                  </w:tcPr>
                  <w:p w14:paraId="0750CE9C" w14:textId="77777777" w:rsidR="008C67D9" w:rsidRDefault="008C67D9">
                    <w:pPr>
                      <w:pStyle w:val="Bibliography"/>
                      <w:ind w:left="0" w:firstLine="0"/>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ind w:left="0" w:firstLine="0"/>
                      <w:rPr>
                        <w:noProof/>
                      </w:rPr>
                    </w:pPr>
                    <w:r>
                      <w:rPr>
                        <w:noProof/>
                      </w:rPr>
                      <w:t xml:space="preserve">[9] </w:t>
                    </w:r>
                  </w:p>
                </w:tc>
                <w:tc>
                  <w:tcPr>
                    <w:tcW w:w="0" w:type="auto"/>
                    <w:hideMark/>
                  </w:tcPr>
                  <w:p w14:paraId="1C1EABC1" w14:textId="77777777" w:rsidR="008C67D9" w:rsidRDefault="008C67D9">
                    <w:pPr>
                      <w:pStyle w:val="Bibliography"/>
                      <w:ind w:left="0" w:firstLine="0"/>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ind w:left="0" w:firstLine="0"/>
                      <w:rPr>
                        <w:noProof/>
                      </w:rPr>
                    </w:pPr>
                    <w:r>
                      <w:rPr>
                        <w:noProof/>
                      </w:rPr>
                      <w:t xml:space="preserve">[10] </w:t>
                    </w:r>
                  </w:p>
                </w:tc>
                <w:tc>
                  <w:tcPr>
                    <w:tcW w:w="0" w:type="auto"/>
                    <w:hideMark/>
                  </w:tcPr>
                  <w:p w14:paraId="284E3CA3" w14:textId="77777777" w:rsidR="008C67D9" w:rsidRDefault="008C67D9">
                    <w:pPr>
                      <w:pStyle w:val="Bibliography"/>
                      <w:ind w:left="0" w:firstLine="0"/>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ind w:left="0" w:firstLine="0"/>
                      <w:rPr>
                        <w:noProof/>
                      </w:rPr>
                    </w:pPr>
                    <w:r>
                      <w:rPr>
                        <w:noProof/>
                      </w:rPr>
                      <w:t xml:space="preserve">[11] </w:t>
                    </w:r>
                  </w:p>
                </w:tc>
                <w:tc>
                  <w:tcPr>
                    <w:tcW w:w="0" w:type="auto"/>
                    <w:hideMark/>
                  </w:tcPr>
                  <w:p w14:paraId="4455D6A2" w14:textId="77777777" w:rsidR="008C67D9" w:rsidRDefault="008C67D9">
                    <w:pPr>
                      <w:pStyle w:val="Bibliography"/>
                      <w:ind w:left="0" w:firstLine="0"/>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ind w:left="0" w:firstLine="0"/>
                      <w:rPr>
                        <w:noProof/>
                      </w:rPr>
                    </w:pPr>
                    <w:r>
                      <w:rPr>
                        <w:noProof/>
                      </w:rPr>
                      <w:t xml:space="preserve">[12] </w:t>
                    </w:r>
                  </w:p>
                </w:tc>
                <w:tc>
                  <w:tcPr>
                    <w:tcW w:w="0" w:type="auto"/>
                    <w:hideMark/>
                  </w:tcPr>
                  <w:p w14:paraId="5C5D0AB4" w14:textId="77777777" w:rsidR="008C67D9" w:rsidRDefault="008C67D9">
                    <w:pPr>
                      <w:pStyle w:val="Bibliography"/>
                      <w:ind w:left="0" w:firstLine="0"/>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ind w:left="0" w:firstLine="0"/>
                      <w:rPr>
                        <w:noProof/>
                      </w:rPr>
                    </w:pPr>
                    <w:r>
                      <w:rPr>
                        <w:noProof/>
                      </w:rPr>
                      <w:t xml:space="preserve">[13] </w:t>
                    </w:r>
                  </w:p>
                </w:tc>
                <w:tc>
                  <w:tcPr>
                    <w:tcW w:w="0" w:type="auto"/>
                    <w:hideMark/>
                  </w:tcPr>
                  <w:p w14:paraId="3582A99C" w14:textId="77777777" w:rsidR="008C67D9" w:rsidRDefault="008C67D9">
                    <w:pPr>
                      <w:pStyle w:val="Bibliography"/>
                      <w:ind w:left="0" w:firstLine="0"/>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ind w:left="0" w:firstLine="0"/>
                      <w:rPr>
                        <w:noProof/>
                      </w:rPr>
                    </w:pPr>
                    <w:r>
                      <w:rPr>
                        <w:noProof/>
                      </w:rPr>
                      <w:t xml:space="preserve">[14] </w:t>
                    </w:r>
                  </w:p>
                </w:tc>
                <w:tc>
                  <w:tcPr>
                    <w:tcW w:w="0" w:type="auto"/>
                    <w:hideMark/>
                  </w:tcPr>
                  <w:p w14:paraId="0FE987A9" w14:textId="77777777" w:rsidR="008C67D9" w:rsidRDefault="008C67D9">
                    <w:pPr>
                      <w:pStyle w:val="Bibliography"/>
                      <w:ind w:left="0" w:firstLine="0"/>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ind w:left="0" w:firstLine="0"/>
                      <w:rPr>
                        <w:noProof/>
                      </w:rPr>
                    </w:pPr>
                    <w:r>
                      <w:rPr>
                        <w:noProof/>
                      </w:rPr>
                      <w:t xml:space="preserve">[15] </w:t>
                    </w:r>
                  </w:p>
                </w:tc>
                <w:tc>
                  <w:tcPr>
                    <w:tcW w:w="0" w:type="auto"/>
                    <w:hideMark/>
                  </w:tcPr>
                  <w:p w14:paraId="525B400D" w14:textId="77777777" w:rsidR="008C67D9" w:rsidRDefault="008C67D9">
                    <w:pPr>
                      <w:pStyle w:val="Bibliography"/>
                      <w:ind w:left="0" w:firstLine="0"/>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ind w:left="0" w:firstLine="0"/>
                      <w:rPr>
                        <w:noProof/>
                      </w:rPr>
                    </w:pPr>
                    <w:r>
                      <w:rPr>
                        <w:noProof/>
                      </w:rPr>
                      <w:lastRenderedPageBreak/>
                      <w:t xml:space="preserve">[16] </w:t>
                    </w:r>
                  </w:p>
                </w:tc>
                <w:tc>
                  <w:tcPr>
                    <w:tcW w:w="0" w:type="auto"/>
                    <w:hideMark/>
                  </w:tcPr>
                  <w:p w14:paraId="2C583548" w14:textId="77777777" w:rsidR="008C67D9" w:rsidRDefault="008C67D9">
                    <w:pPr>
                      <w:pStyle w:val="Bibliography"/>
                      <w:ind w:left="0" w:firstLine="0"/>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ind w:left="0" w:firstLine="0"/>
                      <w:rPr>
                        <w:noProof/>
                      </w:rPr>
                    </w:pPr>
                    <w:r>
                      <w:rPr>
                        <w:noProof/>
                      </w:rPr>
                      <w:t xml:space="preserve">[17] </w:t>
                    </w:r>
                  </w:p>
                </w:tc>
                <w:tc>
                  <w:tcPr>
                    <w:tcW w:w="0" w:type="auto"/>
                    <w:hideMark/>
                  </w:tcPr>
                  <w:p w14:paraId="0377E7C3" w14:textId="77777777" w:rsidR="008C67D9" w:rsidRDefault="008C67D9">
                    <w:pPr>
                      <w:pStyle w:val="Bibliography"/>
                      <w:ind w:left="0" w:firstLine="0"/>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ind w:left="0" w:firstLine="0"/>
                      <w:rPr>
                        <w:noProof/>
                      </w:rPr>
                    </w:pPr>
                    <w:r>
                      <w:rPr>
                        <w:noProof/>
                      </w:rPr>
                      <w:t xml:space="preserve">[18] </w:t>
                    </w:r>
                  </w:p>
                </w:tc>
                <w:tc>
                  <w:tcPr>
                    <w:tcW w:w="0" w:type="auto"/>
                    <w:hideMark/>
                  </w:tcPr>
                  <w:p w14:paraId="33BE8DC6" w14:textId="77777777" w:rsidR="008C67D9" w:rsidRDefault="008C67D9">
                    <w:pPr>
                      <w:pStyle w:val="Bibliography"/>
                      <w:ind w:left="0" w:firstLine="0"/>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ind w:left="0" w:firstLine="0"/>
                      <w:rPr>
                        <w:noProof/>
                      </w:rPr>
                    </w:pPr>
                    <w:r>
                      <w:rPr>
                        <w:noProof/>
                      </w:rPr>
                      <w:t xml:space="preserve">[19] </w:t>
                    </w:r>
                  </w:p>
                </w:tc>
                <w:tc>
                  <w:tcPr>
                    <w:tcW w:w="0" w:type="auto"/>
                    <w:hideMark/>
                  </w:tcPr>
                  <w:p w14:paraId="771CBC10" w14:textId="77777777" w:rsidR="008C67D9" w:rsidRDefault="008C67D9">
                    <w:pPr>
                      <w:pStyle w:val="Bibliography"/>
                      <w:ind w:left="0" w:firstLine="0"/>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ind w:left="0" w:firstLine="0"/>
                      <w:rPr>
                        <w:noProof/>
                      </w:rPr>
                    </w:pPr>
                    <w:r>
                      <w:rPr>
                        <w:noProof/>
                      </w:rPr>
                      <w:t xml:space="preserve">[20] </w:t>
                    </w:r>
                  </w:p>
                </w:tc>
                <w:tc>
                  <w:tcPr>
                    <w:tcW w:w="0" w:type="auto"/>
                    <w:hideMark/>
                  </w:tcPr>
                  <w:p w14:paraId="686BD46B" w14:textId="77777777" w:rsidR="008C67D9" w:rsidRDefault="008C67D9">
                    <w:pPr>
                      <w:pStyle w:val="Bibliography"/>
                      <w:ind w:left="0" w:firstLine="0"/>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ind w:left="0" w:firstLine="0"/>
                      <w:rPr>
                        <w:noProof/>
                      </w:rPr>
                    </w:pPr>
                    <w:r>
                      <w:rPr>
                        <w:noProof/>
                      </w:rPr>
                      <w:t xml:space="preserve">[21] </w:t>
                    </w:r>
                  </w:p>
                </w:tc>
                <w:tc>
                  <w:tcPr>
                    <w:tcW w:w="0" w:type="auto"/>
                    <w:hideMark/>
                  </w:tcPr>
                  <w:p w14:paraId="65689B66" w14:textId="77777777" w:rsidR="008C67D9" w:rsidRDefault="008C67D9">
                    <w:pPr>
                      <w:pStyle w:val="Bibliography"/>
                      <w:ind w:left="0" w:firstLine="0"/>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ind w:left="0" w:firstLine="0"/>
                      <w:rPr>
                        <w:noProof/>
                      </w:rPr>
                    </w:pPr>
                    <w:r>
                      <w:rPr>
                        <w:noProof/>
                      </w:rPr>
                      <w:t xml:space="preserve">[22] </w:t>
                    </w:r>
                  </w:p>
                </w:tc>
                <w:tc>
                  <w:tcPr>
                    <w:tcW w:w="0" w:type="auto"/>
                    <w:hideMark/>
                  </w:tcPr>
                  <w:p w14:paraId="41802034" w14:textId="77777777" w:rsidR="008C67D9" w:rsidRDefault="008C67D9">
                    <w:pPr>
                      <w:pStyle w:val="Bibliography"/>
                      <w:ind w:left="0" w:firstLine="0"/>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ind w:left="0" w:firstLine="0"/>
                      <w:rPr>
                        <w:noProof/>
                      </w:rPr>
                    </w:pPr>
                    <w:r>
                      <w:rPr>
                        <w:noProof/>
                      </w:rPr>
                      <w:t xml:space="preserve">[23] </w:t>
                    </w:r>
                  </w:p>
                </w:tc>
                <w:tc>
                  <w:tcPr>
                    <w:tcW w:w="0" w:type="auto"/>
                    <w:hideMark/>
                  </w:tcPr>
                  <w:p w14:paraId="1C4A3B90" w14:textId="77777777" w:rsidR="008C67D9" w:rsidRDefault="008C67D9">
                    <w:pPr>
                      <w:pStyle w:val="Bibliography"/>
                      <w:ind w:left="0" w:firstLine="0"/>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ind w:left="0" w:firstLine="0"/>
                      <w:rPr>
                        <w:noProof/>
                      </w:rPr>
                    </w:pPr>
                    <w:r>
                      <w:rPr>
                        <w:noProof/>
                      </w:rPr>
                      <w:t xml:space="preserve">[24] </w:t>
                    </w:r>
                  </w:p>
                </w:tc>
                <w:tc>
                  <w:tcPr>
                    <w:tcW w:w="0" w:type="auto"/>
                    <w:hideMark/>
                  </w:tcPr>
                  <w:p w14:paraId="637D3240" w14:textId="77777777" w:rsidR="008C67D9" w:rsidRDefault="008C67D9">
                    <w:pPr>
                      <w:pStyle w:val="Bibliography"/>
                      <w:ind w:left="0" w:firstLine="0"/>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ind w:left="0" w:firstLine="0"/>
                      <w:rPr>
                        <w:noProof/>
                      </w:rPr>
                    </w:pPr>
                    <w:r>
                      <w:rPr>
                        <w:noProof/>
                      </w:rPr>
                      <w:t xml:space="preserve">[25] </w:t>
                    </w:r>
                  </w:p>
                </w:tc>
                <w:tc>
                  <w:tcPr>
                    <w:tcW w:w="0" w:type="auto"/>
                    <w:hideMark/>
                  </w:tcPr>
                  <w:p w14:paraId="63C399B7" w14:textId="77777777" w:rsidR="008C67D9" w:rsidRDefault="008C67D9">
                    <w:pPr>
                      <w:pStyle w:val="Bibliography"/>
                      <w:ind w:left="0" w:firstLine="0"/>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ind w:left="0" w:firstLine="0"/>
                      <w:rPr>
                        <w:noProof/>
                      </w:rPr>
                    </w:pPr>
                    <w:r>
                      <w:rPr>
                        <w:noProof/>
                      </w:rPr>
                      <w:t xml:space="preserve">[26] </w:t>
                    </w:r>
                  </w:p>
                </w:tc>
                <w:tc>
                  <w:tcPr>
                    <w:tcW w:w="0" w:type="auto"/>
                    <w:hideMark/>
                  </w:tcPr>
                  <w:p w14:paraId="3508AD20" w14:textId="77777777" w:rsidR="008C67D9" w:rsidRDefault="008C67D9">
                    <w:pPr>
                      <w:pStyle w:val="Bibliography"/>
                      <w:ind w:left="0" w:firstLine="0"/>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ind w:left="0" w:firstLine="0"/>
                      <w:rPr>
                        <w:noProof/>
                      </w:rPr>
                    </w:pPr>
                    <w:r>
                      <w:rPr>
                        <w:noProof/>
                      </w:rPr>
                      <w:t xml:space="preserve">[27] </w:t>
                    </w:r>
                  </w:p>
                </w:tc>
                <w:tc>
                  <w:tcPr>
                    <w:tcW w:w="0" w:type="auto"/>
                    <w:hideMark/>
                  </w:tcPr>
                  <w:p w14:paraId="5856F48B" w14:textId="77777777" w:rsidR="008C67D9" w:rsidRDefault="008C67D9">
                    <w:pPr>
                      <w:pStyle w:val="Bibliography"/>
                      <w:ind w:left="0" w:firstLine="0"/>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ind w:left="0" w:firstLine="0"/>
                      <w:rPr>
                        <w:noProof/>
                      </w:rPr>
                    </w:pPr>
                    <w:r>
                      <w:rPr>
                        <w:noProof/>
                      </w:rPr>
                      <w:t xml:space="preserve">[28] </w:t>
                    </w:r>
                  </w:p>
                </w:tc>
                <w:tc>
                  <w:tcPr>
                    <w:tcW w:w="0" w:type="auto"/>
                    <w:hideMark/>
                  </w:tcPr>
                  <w:p w14:paraId="3210F99E" w14:textId="77777777" w:rsidR="008C67D9" w:rsidRDefault="008C67D9">
                    <w:pPr>
                      <w:pStyle w:val="Bibliography"/>
                      <w:ind w:left="0" w:firstLine="0"/>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ind w:left="0" w:firstLine="0"/>
                      <w:rPr>
                        <w:noProof/>
                      </w:rPr>
                    </w:pPr>
                    <w:r>
                      <w:rPr>
                        <w:noProof/>
                      </w:rPr>
                      <w:t xml:space="preserve">[29] </w:t>
                    </w:r>
                  </w:p>
                </w:tc>
                <w:tc>
                  <w:tcPr>
                    <w:tcW w:w="0" w:type="auto"/>
                    <w:hideMark/>
                  </w:tcPr>
                  <w:p w14:paraId="13C2D2BA" w14:textId="77777777" w:rsidR="008C67D9" w:rsidRDefault="008C67D9">
                    <w:pPr>
                      <w:pStyle w:val="Bibliography"/>
                      <w:ind w:left="0" w:firstLine="0"/>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ind w:left="0" w:firstLine="0"/>
                      <w:rPr>
                        <w:noProof/>
                      </w:rPr>
                    </w:pPr>
                    <w:r>
                      <w:rPr>
                        <w:noProof/>
                      </w:rPr>
                      <w:t xml:space="preserve">[30] </w:t>
                    </w:r>
                  </w:p>
                </w:tc>
                <w:tc>
                  <w:tcPr>
                    <w:tcW w:w="0" w:type="auto"/>
                    <w:hideMark/>
                  </w:tcPr>
                  <w:p w14:paraId="1C2E58FE" w14:textId="77777777" w:rsidR="008C67D9" w:rsidRDefault="008C67D9">
                    <w:pPr>
                      <w:pStyle w:val="Bibliography"/>
                      <w:ind w:left="0" w:firstLine="0"/>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ind w:left="0" w:firstLine="0"/>
                      <w:rPr>
                        <w:noProof/>
                      </w:rPr>
                    </w:pPr>
                    <w:r>
                      <w:rPr>
                        <w:noProof/>
                      </w:rPr>
                      <w:t xml:space="preserve">[31] </w:t>
                    </w:r>
                  </w:p>
                </w:tc>
                <w:tc>
                  <w:tcPr>
                    <w:tcW w:w="0" w:type="auto"/>
                    <w:hideMark/>
                  </w:tcPr>
                  <w:p w14:paraId="5034BA07" w14:textId="77777777" w:rsidR="008C67D9" w:rsidRDefault="008C67D9">
                    <w:pPr>
                      <w:pStyle w:val="Bibliography"/>
                      <w:ind w:left="0" w:firstLine="0"/>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ind w:left="0" w:firstLine="0"/>
                      <w:rPr>
                        <w:noProof/>
                      </w:rPr>
                    </w:pPr>
                    <w:r>
                      <w:rPr>
                        <w:noProof/>
                      </w:rPr>
                      <w:t xml:space="preserve">[33] </w:t>
                    </w:r>
                  </w:p>
                </w:tc>
                <w:tc>
                  <w:tcPr>
                    <w:tcW w:w="0" w:type="auto"/>
                    <w:hideMark/>
                  </w:tcPr>
                  <w:p w14:paraId="52DBB6CF" w14:textId="77777777" w:rsidR="008C67D9" w:rsidRDefault="008C67D9">
                    <w:pPr>
                      <w:pStyle w:val="Bibliography"/>
                      <w:ind w:left="0" w:firstLine="0"/>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ind w:left="0" w:firstLine="0"/>
                      <w:rPr>
                        <w:noProof/>
                      </w:rPr>
                    </w:pPr>
                    <w:r>
                      <w:rPr>
                        <w:noProof/>
                      </w:rPr>
                      <w:t xml:space="preserve">[34] </w:t>
                    </w:r>
                  </w:p>
                </w:tc>
                <w:tc>
                  <w:tcPr>
                    <w:tcW w:w="0" w:type="auto"/>
                    <w:hideMark/>
                  </w:tcPr>
                  <w:p w14:paraId="23469719" w14:textId="77777777" w:rsidR="008C67D9" w:rsidRDefault="008C67D9">
                    <w:pPr>
                      <w:pStyle w:val="Bibliography"/>
                      <w:ind w:left="0" w:firstLine="0"/>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ind w:left="0" w:firstLine="0"/>
                      <w:rPr>
                        <w:noProof/>
                      </w:rPr>
                    </w:pPr>
                    <w:r>
                      <w:rPr>
                        <w:noProof/>
                      </w:rPr>
                      <w:t xml:space="preserve">[35] </w:t>
                    </w:r>
                  </w:p>
                </w:tc>
                <w:tc>
                  <w:tcPr>
                    <w:tcW w:w="0" w:type="auto"/>
                    <w:hideMark/>
                  </w:tcPr>
                  <w:p w14:paraId="1F5A60FF" w14:textId="77777777" w:rsidR="008C67D9" w:rsidRDefault="008C67D9">
                    <w:pPr>
                      <w:pStyle w:val="Bibliography"/>
                      <w:ind w:left="0" w:firstLine="0"/>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ind w:left="0" w:firstLine="0"/>
                      <w:rPr>
                        <w:noProof/>
                      </w:rPr>
                    </w:pPr>
                    <w:r>
                      <w:rPr>
                        <w:noProof/>
                      </w:rPr>
                      <w:t xml:space="preserve">[36] </w:t>
                    </w:r>
                  </w:p>
                </w:tc>
                <w:tc>
                  <w:tcPr>
                    <w:tcW w:w="0" w:type="auto"/>
                    <w:hideMark/>
                  </w:tcPr>
                  <w:p w14:paraId="1EE6FCBE" w14:textId="77777777" w:rsidR="008C67D9" w:rsidRDefault="008C67D9">
                    <w:pPr>
                      <w:pStyle w:val="Bibliography"/>
                      <w:ind w:left="0" w:firstLine="0"/>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ind w:left="0" w:firstLine="0"/>
                      <w:rPr>
                        <w:noProof/>
                      </w:rPr>
                    </w:pPr>
                    <w:r>
                      <w:rPr>
                        <w:noProof/>
                      </w:rPr>
                      <w:t xml:space="preserve">[37] </w:t>
                    </w:r>
                  </w:p>
                </w:tc>
                <w:tc>
                  <w:tcPr>
                    <w:tcW w:w="0" w:type="auto"/>
                    <w:hideMark/>
                  </w:tcPr>
                  <w:p w14:paraId="12F9F31A" w14:textId="77777777" w:rsidR="008C67D9" w:rsidRDefault="008C67D9">
                    <w:pPr>
                      <w:pStyle w:val="Bibliography"/>
                      <w:ind w:left="0" w:firstLine="0"/>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ind w:left="0" w:firstLine="0"/>
                      <w:rPr>
                        <w:noProof/>
                      </w:rPr>
                    </w:pPr>
                    <w:r>
                      <w:rPr>
                        <w:noProof/>
                      </w:rPr>
                      <w:t xml:space="preserve">[38] </w:t>
                    </w:r>
                  </w:p>
                </w:tc>
                <w:tc>
                  <w:tcPr>
                    <w:tcW w:w="0" w:type="auto"/>
                    <w:hideMark/>
                  </w:tcPr>
                  <w:p w14:paraId="14491808" w14:textId="77777777" w:rsidR="008C67D9" w:rsidRDefault="008C67D9">
                    <w:pPr>
                      <w:pStyle w:val="Bibliography"/>
                      <w:ind w:left="0" w:firstLine="0"/>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ind w:left="0" w:firstLine="0"/>
                      <w:rPr>
                        <w:noProof/>
                      </w:rPr>
                    </w:pPr>
                    <w:r>
                      <w:rPr>
                        <w:noProof/>
                      </w:rPr>
                      <w:t xml:space="preserve">[39] </w:t>
                    </w:r>
                  </w:p>
                </w:tc>
                <w:tc>
                  <w:tcPr>
                    <w:tcW w:w="0" w:type="auto"/>
                    <w:hideMark/>
                  </w:tcPr>
                  <w:p w14:paraId="3EEC6711" w14:textId="77777777" w:rsidR="008C67D9" w:rsidRDefault="008C67D9">
                    <w:pPr>
                      <w:pStyle w:val="Bibliography"/>
                      <w:ind w:left="0" w:firstLine="0"/>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ind w:left="0" w:firstLine="0"/>
                      <w:rPr>
                        <w:noProof/>
                      </w:rPr>
                    </w:pPr>
                    <w:r>
                      <w:rPr>
                        <w:noProof/>
                      </w:rPr>
                      <w:t xml:space="preserve">[40] </w:t>
                    </w:r>
                  </w:p>
                </w:tc>
                <w:tc>
                  <w:tcPr>
                    <w:tcW w:w="0" w:type="auto"/>
                    <w:hideMark/>
                  </w:tcPr>
                  <w:p w14:paraId="5A7D0239" w14:textId="77777777" w:rsidR="008C67D9" w:rsidRDefault="008C67D9">
                    <w:pPr>
                      <w:pStyle w:val="Bibliography"/>
                      <w:ind w:left="0" w:firstLine="0"/>
                      <w:rPr>
                        <w:noProof/>
                      </w:rPr>
                    </w:pPr>
                    <w:r>
                      <w:rPr>
                        <w:noProof/>
                      </w:rPr>
                      <w:t xml:space="preserve">J. Cui, C. Zhai, Y. Wang and Y. Li, "Large language models and AI agents in disaster-resilient infrastructure: Concepts, applications, </w:t>
                    </w:r>
                    <w:r>
                      <w:rPr>
                        <w:noProof/>
                      </w:rPr>
                      <w:t xml:space="preserve">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ind w:left="0" w:firstLine="0"/>
                      <w:rPr>
                        <w:noProof/>
                      </w:rPr>
                    </w:pPr>
                    <w:r>
                      <w:rPr>
                        <w:noProof/>
                      </w:rPr>
                      <w:t xml:space="preserve">[41] </w:t>
                    </w:r>
                  </w:p>
                </w:tc>
                <w:tc>
                  <w:tcPr>
                    <w:tcW w:w="0" w:type="auto"/>
                    <w:hideMark/>
                  </w:tcPr>
                  <w:p w14:paraId="6A35720E" w14:textId="77777777" w:rsidR="008C67D9" w:rsidRDefault="008C67D9">
                    <w:pPr>
                      <w:pStyle w:val="Bibliography"/>
                      <w:ind w:left="0" w:firstLine="0"/>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ind w:left="0" w:firstLine="0"/>
                      <w:rPr>
                        <w:noProof/>
                      </w:rPr>
                    </w:pPr>
                    <w:r>
                      <w:rPr>
                        <w:noProof/>
                      </w:rPr>
                      <w:t xml:space="preserve">[42] </w:t>
                    </w:r>
                  </w:p>
                </w:tc>
                <w:tc>
                  <w:tcPr>
                    <w:tcW w:w="0" w:type="auto"/>
                    <w:hideMark/>
                  </w:tcPr>
                  <w:p w14:paraId="19ABB85A" w14:textId="77777777" w:rsidR="008C67D9" w:rsidRDefault="008C67D9">
                    <w:pPr>
                      <w:pStyle w:val="Bibliography"/>
                      <w:ind w:left="0" w:firstLine="0"/>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ind w:left="0" w:firstLine="0"/>
                      <w:rPr>
                        <w:noProof/>
                      </w:rPr>
                    </w:pPr>
                    <w:r>
                      <w:rPr>
                        <w:noProof/>
                      </w:rPr>
                      <w:t xml:space="preserve">[43] </w:t>
                    </w:r>
                  </w:p>
                </w:tc>
                <w:tc>
                  <w:tcPr>
                    <w:tcW w:w="0" w:type="auto"/>
                    <w:hideMark/>
                  </w:tcPr>
                  <w:p w14:paraId="31126455" w14:textId="77777777" w:rsidR="008C67D9" w:rsidRDefault="008C67D9">
                    <w:pPr>
                      <w:pStyle w:val="Bibliography"/>
                      <w:ind w:left="0" w:firstLine="0"/>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ind w:left="0" w:firstLine="0"/>
                      <w:rPr>
                        <w:noProof/>
                      </w:rPr>
                    </w:pPr>
                    <w:r>
                      <w:rPr>
                        <w:noProof/>
                      </w:rPr>
                      <w:t xml:space="preserve">[44] </w:t>
                    </w:r>
                  </w:p>
                </w:tc>
                <w:tc>
                  <w:tcPr>
                    <w:tcW w:w="0" w:type="auto"/>
                    <w:hideMark/>
                  </w:tcPr>
                  <w:p w14:paraId="232B2E41" w14:textId="77777777" w:rsidR="008C67D9" w:rsidRDefault="008C67D9">
                    <w:pPr>
                      <w:pStyle w:val="Bibliography"/>
                      <w:ind w:left="0" w:firstLine="0"/>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ind w:left="0" w:firstLine="0"/>
                      <w:rPr>
                        <w:noProof/>
                      </w:rPr>
                    </w:pPr>
                    <w:r>
                      <w:rPr>
                        <w:noProof/>
                      </w:rPr>
                      <w:t xml:space="preserve">[45] </w:t>
                    </w:r>
                  </w:p>
                </w:tc>
                <w:tc>
                  <w:tcPr>
                    <w:tcW w:w="0" w:type="auto"/>
                    <w:hideMark/>
                  </w:tcPr>
                  <w:p w14:paraId="779AB682" w14:textId="77777777" w:rsidR="008C67D9" w:rsidRDefault="008C67D9">
                    <w:pPr>
                      <w:pStyle w:val="Bibliography"/>
                      <w:ind w:left="0" w:firstLine="0"/>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ind w:left="0" w:firstLine="0"/>
                      <w:rPr>
                        <w:noProof/>
                      </w:rPr>
                    </w:pPr>
                    <w:r>
                      <w:rPr>
                        <w:noProof/>
                      </w:rPr>
                      <w:t xml:space="preserve">[46] </w:t>
                    </w:r>
                  </w:p>
                </w:tc>
                <w:tc>
                  <w:tcPr>
                    <w:tcW w:w="0" w:type="auto"/>
                    <w:hideMark/>
                  </w:tcPr>
                  <w:p w14:paraId="466670FF" w14:textId="77777777" w:rsidR="008C67D9" w:rsidRDefault="008C67D9">
                    <w:pPr>
                      <w:pStyle w:val="Bibliography"/>
                      <w:ind w:left="0" w:firstLine="0"/>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9FF9D" w15:done="0"/>
  <w15:commentEx w15:paraId="627D5D99" w15:done="0"/>
  <w15:commentEx w15:paraId="7E7C9F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9FF9D" w16cid:durableId="0F69FF9D"/>
  <w16cid:commentId w16cid:paraId="627D5D99" w16cid:durableId="627D5D99"/>
  <w16cid:commentId w16cid:paraId="7E7C9F1A" w16cid:durableId="7E7C9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6AB5" w14:textId="77777777" w:rsidR="00D45941" w:rsidRDefault="00D45941">
      <w:r>
        <w:separator/>
      </w:r>
    </w:p>
  </w:endnote>
  <w:endnote w:type="continuationSeparator" w:id="0">
    <w:p w14:paraId="4449D6F3" w14:textId="77777777" w:rsidR="00D45941" w:rsidRDefault="00D45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90A7E" w14:textId="77777777" w:rsidR="00D45941" w:rsidRPr="009A0AA6" w:rsidRDefault="00D45941" w:rsidP="009A0AA6">
      <w:pPr>
        <w:pStyle w:val="Footer"/>
      </w:pPr>
    </w:p>
  </w:footnote>
  <w:footnote w:type="continuationSeparator" w:id="0">
    <w:p w14:paraId="1A233FC5" w14:textId="77777777" w:rsidR="00D45941" w:rsidRDefault="00D45941">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57A0D"/>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C79F6"/>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E43A4"/>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60DF5"/>
    <w:rsid w:val="00374D63"/>
    <w:rsid w:val="00376272"/>
    <w:rsid w:val="0038414F"/>
    <w:rsid w:val="00390AD2"/>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371FA"/>
    <w:rsid w:val="0045541C"/>
    <w:rsid w:val="00455B41"/>
    <w:rsid w:val="00457AAD"/>
    <w:rsid w:val="00467EFC"/>
    <w:rsid w:val="00474613"/>
    <w:rsid w:val="00474D3B"/>
    <w:rsid w:val="00481585"/>
    <w:rsid w:val="0048247F"/>
    <w:rsid w:val="004929B2"/>
    <w:rsid w:val="004A4B26"/>
    <w:rsid w:val="004A7B52"/>
    <w:rsid w:val="004B12A7"/>
    <w:rsid w:val="004B29E3"/>
    <w:rsid w:val="004C0A1B"/>
    <w:rsid w:val="004C0A56"/>
    <w:rsid w:val="004C165F"/>
    <w:rsid w:val="004C1E98"/>
    <w:rsid w:val="004C2573"/>
    <w:rsid w:val="004C33C9"/>
    <w:rsid w:val="004D56AF"/>
    <w:rsid w:val="004D5FA4"/>
    <w:rsid w:val="004D7799"/>
    <w:rsid w:val="004E26D7"/>
    <w:rsid w:val="004E3C5E"/>
    <w:rsid w:val="004F2C86"/>
    <w:rsid w:val="004F3172"/>
    <w:rsid w:val="004F7DCA"/>
    <w:rsid w:val="00503BFA"/>
    <w:rsid w:val="00510E30"/>
    <w:rsid w:val="0051154B"/>
    <w:rsid w:val="00517F54"/>
    <w:rsid w:val="00524938"/>
    <w:rsid w:val="00533E1B"/>
    <w:rsid w:val="00534101"/>
    <w:rsid w:val="00535D85"/>
    <w:rsid w:val="00541B09"/>
    <w:rsid w:val="00545A33"/>
    <w:rsid w:val="00550D56"/>
    <w:rsid w:val="00560230"/>
    <w:rsid w:val="0056364D"/>
    <w:rsid w:val="00563E02"/>
    <w:rsid w:val="005674D3"/>
    <w:rsid w:val="005801FF"/>
    <w:rsid w:val="00580DC7"/>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150D"/>
    <w:rsid w:val="00704B7C"/>
    <w:rsid w:val="00704EFD"/>
    <w:rsid w:val="007054D1"/>
    <w:rsid w:val="007101AB"/>
    <w:rsid w:val="00720E67"/>
    <w:rsid w:val="00721E77"/>
    <w:rsid w:val="00725A80"/>
    <w:rsid w:val="00732E46"/>
    <w:rsid w:val="00733166"/>
    <w:rsid w:val="00733504"/>
    <w:rsid w:val="00751E72"/>
    <w:rsid w:val="00753273"/>
    <w:rsid w:val="00756915"/>
    <w:rsid w:val="00757109"/>
    <w:rsid w:val="007610C7"/>
    <w:rsid w:val="007653CA"/>
    <w:rsid w:val="0077027A"/>
    <w:rsid w:val="00771AA2"/>
    <w:rsid w:val="00773EDB"/>
    <w:rsid w:val="00773FCC"/>
    <w:rsid w:val="00782790"/>
    <w:rsid w:val="00785A7D"/>
    <w:rsid w:val="007938DE"/>
    <w:rsid w:val="00795A4B"/>
    <w:rsid w:val="00796EC8"/>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720F"/>
    <w:rsid w:val="00810AA0"/>
    <w:rsid w:val="00810E2F"/>
    <w:rsid w:val="00811EB2"/>
    <w:rsid w:val="00813371"/>
    <w:rsid w:val="00815E9F"/>
    <w:rsid w:val="00820501"/>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D2F5E"/>
    <w:rsid w:val="008E1FF8"/>
    <w:rsid w:val="008E3A5E"/>
    <w:rsid w:val="008E4F03"/>
    <w:rsid w:val="008F3CBB"/>
    <w:rsid w:val="00904E7F"/>
    <w:rsid w:val="009105EE"/>
    <w:rsid w:val="0092569A"/>
    <w:rsid w:val="00926552"/>
    <w:rsid w:val="00932FBA"/>
    <w:rsid w:val="00934441"/>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9F7970"/>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4CC"/>
    <w:rsid w:val="00B10AF1"/>
    <w:rsid w:val="00B11C99"/>
    <w:rsid w:val="00B13DC9"/>
    <w:rsid w:val="00B20F44"/>
    <w:rsid w:val="00B2142F"/>
    <w:rsid w:val="00B22AED"/>
    <w:rsid w:val="00B23468"/>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C6057"/>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340E"/>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45941"/>
    <w:rsid w:val="00D50906"/>
    <w:rsid w:val="00D52818"/>
    <w:rsid w:val="00D55A2B"/>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4AF5"/>
    <w:rsid w:val="00DC5619"/>
    <w:rsid w:val="00DC758F"/>
    <w:rsid w:val="00DD4DC8"/>
    <w:rsid w:val="00DD6364"/>
    <w:rsid w:val="00DD7F24"/>
    <w:rsid w:val="00DE0BE3"/>
    <w:rsid w:val="00DF1438"/>
    <w:rsid w:val="00DF1D05"/>
    <w:rsid w:val="00DF661D"/>
    <w:rsid w:val="00DF6629"/>
    <w:rsid w:val="00DF7EE8"/>
    <w:rsid w:val="00E031BA"/>
    <w:rsid w:val="00E05735"/>
    <w:rsid w:val="00E15AEF"/>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B6915"/>
    <w:rsid w:val="00FC4284"/>
    <w:rsid w:val="00FC4FCB"/>
    <w:rsid w:val="00FD69D2"/>
    <w:rsid w:val="00FE42E4"/>
    <w:rsid w:val="00FF26BC"/>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microsoft.com/office/2011/relationships/commentsExtended" Target="commentsExtended.xml"/><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comments" Target="comments.xml"/><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3481</TotalTime>
  <Pages>13</Pages>
  <Words>11490</Words>
  <Characters>65499</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82</cp:revision>
  <dcterms:created xsi:type="dcterms:W3CDTF">2024-06-12T13:11:00Z</dcterms:created>
  <dcterms:modified xsi:type="dcterms:W3CDTF">2026-10-20T21:36:00Z</dcterms:modified>
</cp:coreProperties>
</file>