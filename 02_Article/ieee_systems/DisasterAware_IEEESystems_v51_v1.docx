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3838"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4EA784E0"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0BA158A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D19E08"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4FA883A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0ED07DD6" w14:textId="68F9B9E6"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various scenarios. Compared with the closed layer alone, the open layer reduces burned area </w:t>
      </w:r>
      <w:r w:rsidR="00757109">
        <w:rPr>
          <w:b/>
          <w:sz w:val="18"/>
          <w:szCs w:val="18"/>
        </w:rPr>
        <w:t xml:space="preserve">almost </w:t>
      </w:r>
      <w:r>
        <w:rPr>
          <w:b/>
          <w:sz w:val="18"/>
          <w:szCs w:val="18"/>
        </w:rPr>
        <w:t xml:space="preserve">by </w:t>
      </w:r>
      <w:r w:rsidR="00757109">
        <w:rPr>
          <w:b/>
          <w:sz w:val="18"/>
          <w:szCs w:val="18"/>
        </w:rPr>
        <w:t>30</w:t>
      </w:r>
      <w:r>
        <w:rPr>
          <w:b/>
          <w:sz w:val="18"/>
          <w:szCs w:val="18"/>
        </w:rPr>
        <w:t xml:space="preserve">%, affected population by </w:t>
      </w:r>
      <w:r w:rsidR="00757109">
        <w:rPr>
          <w:b/>
          <w:sz w:val="18"/>
          <w:szCs w:val="18"/>
        </w:rPr>
        <w:t>50</w:t>
      </w:r>
      <w:r>
        <w:rPr>
          <w:b/>
          <w:sz w:val="18"/>
          <w:szCs w:val="18"/>
        </w:rPr>
        <w:t xml:space="preserve">%, and committed response by </w:t>
      </w:r>
      <w:r w:rsidR="00757109">
        <w:rPr>
          <w:b/>
          <w:sz w:val="18"/>
          <w:szCs w:val="18"/>
        </w:rPr>
        <w:t>20</w:t>
      </w:r>
      <w:r>
        <w:rPr>
          <w:b/>
          <w:sz w:val="18"/>
          <w:szCs w:val="18"/>
        </w:rPr>
        <w:t xml:space="preserve">%. It raises the share of extinguished incidents from </w:t>
      </w:r>
      <w:r w:rsidR="00757109">
        <w:rPr>
          <w:b/>
          <w:sz w:val="18"/>
          <w:szCs w:val="18"/>
        </w:rPr>
        <w:t>50</w:t>
      </w:r>
      <w:r>
        <w:rPr>
          <w:b/>
          <w:sz w:val="18"/>
          <w:szCs w:val="18"/>
        </w:rPr>
        <w:t xml:space="preserve"> to </w:t>
      </w:r>
      <w:r w:rsidR="00757109">
        <w:rPr>
          <w:b/>
          <w:sz w:val="18"/>
          <w:szCs w:val="18"/>
        </w:rPr>
        <w:t>75</w:t>
      </w:r>
      <w:r>
        <w:rPr>
          <w:b/>
          <w:sz w:val="18"/>
          <w:szCs w:val="18"/>
        </w:rPr>
        <w:t>%. The decision core is distributed and suits real-time operation. Each agent reasons only over its own region, so computing cost grows slowly with the number of regions.</w:t>
      </w:r>
    </w:p>
    <w:p w14:paraId="6F782320" w14:textId="77777777" w:rsidR="00534101" w:rsidRDefault="00534101" w:rsidP="00534101"/>
    <w:p w14:paraId="6EE87F27"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6862F72C" w14:textId="77777777" w:rsidR="00BE4774" w:rsidRPr="006E071F" w:rsidRDefault="00BE4774" w:rsidP="00BE4774">
      <w:pPr>
        <w:pStyle w:val="Text"/>
        <w:ind w:firstLine="0"/>
        <w:rPr>
          <w:rFonts w:ascii="Times" w:hAnsi="Times"/>
          <w:sz w:val="18"/>
          <w:szCs w:val="18"/>
        </w:rPr>
      </w:pPr>
    </w:p>
    <w:p w14:paraId="37B14480" w14:textId="77777777" w:rsidR="00926552" w:rsidRDefault="00926552" w:rsidP="00926552">
      <w:pPr>
        <w:pStyle w:val="Heading1"/>
      </w:pPr>
      <w:bookmarkStart w:id="2" w:name="_RefSec_I"/>
      <w:r>
        <w:t>I</w:t>
      </w:r>
      <w:bookmarkEnd w:id="2"/>
      <w:r>
        <w:t>. INTRODUCTION</w:t>
      </w:r>
    </w:p>
    <w:p w14:paraId="269DC376"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603AFF"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3FC3F3CC"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B6CA490" w14:textId="27239628"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71F1FEC7"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6BC809A8"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74276B7D" w14:textId="7EE8CA69"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2753852F"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4A292FC5" w14:textId="77777777" w:rsidR="00926552" w:rsidRDefault="00926552" w:rsidP="00926552">
      <w:pPr>
        <w:pStyle w:val="Heading1"/>
      </w:pPr>
      <w:bookmarkStart w:id="3" w:name="_RefSec_II"/>
      <w:r>
        <w:t>II</w:t>
      </w:r>
      <w:bookmarkEnd w:id="3"/>
      <w:r>
        <w:t>. Related Work and Background</w:t>
      </w:r>
    </w:p>
    <w:p w14:paraId="291A6E49" w14:textId="77777777" w:rsidR="00926552" w:rsidRDefault="00926552" w:rsidP="00926552">
      <w:pPr>
        <w:pStyle w:val="Heading2"/>
      </w:pPr>
      <w:bookmarkStart w:id="4" w:name="_RefSec_II_A"/>
      <w:r>
        <w:t>A</w:t>
      </w:r>
      <w:bookmarkEnd w:id="4"/>
      <w:r>
        <w:t>. Wildfire Dynamics and Decision Support</w:t>
      </w:r>
    </w:p>
    <w:p w14:paraId="7605B89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5486688B"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3657CA1"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76B080D" w14:textId="3665BD7F"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w:t>
      </w:r>
      <w:r>
        <w:t xml:space="preserve">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5020B336" w14:textId="77777777" w:rsidR="00926552" w:rsidRDefault="0003218A" w:rsidP="00926552">
      <w:pPr>
        <w:pStyle w:val="Heading2"/>
      </w:pPr>
      <w:r>
        <w:t>C</w:t>
      </w:r>
      <w:r w:rsidR="00926552">
        <w:t>. Closed and Open Decision Spaces</w:t>
      </w:r>
    </w:p>
    <w:p w14:paraId="11880C51"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2B4D2FE8"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4B339EC3" w14:textId="77777777" w:rsidR="00926552" w:rsidRDefault="0003218A" w:rsidP="00926552">
      <w:pPr>
        <w:pStyle w:val="Heading2"/>
      </w:pPr>
      <w:r>
        <w:t>D</w:t>
      </w:r>
      <w:r w:rsidR="00926552">
        <w:t>. Generative Components in Disaster Decision Support</w:t>
      </w:r>
    </w:p>
    <w:p w14:paraId="165E839F"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42EC2A00" w14:textId="77777777" w:rsidR="00C63C9D" w:rsidRDefault="00975DE2">
      <w:pPr>
        <w:pStyle w:val="Heading1"/>
      </w:pPr>
      <w:bookmarkStart w:id="6" w:name="_RefSec_III"/>
      <w:r>
        <w:t>III</w:t>
      </w:r>
      <w:bookmarkEnd w:id="6"/>
      <w:r w:rsidR="00116384">
        <w:t>. System Architecture</w:t>
      </w:r>
    </w:p>
    <w:p w14:paraId="79142786" w14:textId="77777777" w:rsidR="00C63C9D" w:rsidRDefault="00D31F60" w:rsidP="00AD5871">
      <w:pPr>
        <w:pStyle w:val="Heading2"/>
      </w:pPr>
      <w:bookmarkStart w:id="7" w:name="_RefSec_III_A"/>
      <w:r>
        <w:t>A</w:t>
      </w:r>
      <w:bookmarkEnd w:id="7"/>
      <w:r>
        <w:t>. Two Cores and the Interface</w:t>
      </w:r>
    </w:p>
    <w:p w14:paraId="153D449B" w14:textId="3564939D"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w:t>
      </w:r>
      <w:r>
        <w:lastRenderedPageBreak/>
        <w:t xml:space="preserve">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5E29B93" w14:textId="77777777">
        <w:trPr>
          <w:cantSplit/>
          <w:jc w:val="center"/>
        </w:trPr>
        <w:tc>
          <w:tcPr>
            <w:tcW w:w="4500" w:type="pct"/>
            <w:vAlign w:val="center"/>
          </w:tcPr>
          <w:p w14:paraId="6A7DAAC6"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20D5E2B"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617704EE" w14:textId="77777777" w:rsidR="00096354" w:rsidRDefault="00096354">
      <w:pPr>
        <w:pStyle w:val="Text"/>
        <w:rPr>
          <w:sz w:val="12"/>
          <w:szCs w:val="12"/>
        </w:rPr>
      </w:pPr>
    </w:p>
    <w:p w14:paraId="2E0516F2" w14:textId="6E7FB00B"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CD29844" w14:textId="287664E8"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CD29844" w14:textId="287664E8"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162167B" w14:textId="77777777">
        <w:trPr>
          <w:cantSplit/>
          <w:jc w:val="center"/>
        </w:trPr>
        <w:tc>
          <w:tcPr>
            <w:tcW w:w="4500" w:type="pct"/>
            <w:vAlign w:val="center"/>
          </w:tcPr>
          <w:p w14:paraId="144E1EC1"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13FE879D"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26A5600A"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1B054507" w14:textId="77777777" w:rsidR="00096354" w:rsidRDefault="00096354">
      <w:pPr>
        <w:pStyle w:val="Text"/>
        <w:rPr>
          <w:sz w:val="12"/>
          <w:szCs w:val="12"/>
        </w:rPr>
      </w:pPr>
    </w:p>
    <w:p w14:paraId="3435D6F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10839446" w14:textId="77777777" w:rsidR="00A3331E" w:rsidRDefault="00D31F60">
      <w:pPr>
        <w:pStyle w:val="Heading2"/>
      </w:pPr>
      <w:bookmarkStart w:id="12" w:name="_RefSec_III_B"/>
      <w:r>
        <w:t>B</w:t>
      </w:r>
      <w:bookmarkEnd w:id="12"/>
      <w:r>
        <w:t>. State, Transition, and Spread</w:t>
      </w:r>
    </w:p>
    <w:p w14:paraId="22DC082A"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2C864" w14:textId="77777777">
        <w:trPr>
          <w:cantSplit/>
          <w:jc w:val="center"/>
        </w:trPr>
        <w:tc>
          <w:tcPr>
            <w:tcW w:w="4500" w:type="pct"/>
            <w:vAlign w:val="center"/>
          </w:tcPr>
          <w:p w14:paraId="6E31F8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0E1F6CE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DEE8DAE" w14:textId="77777777" w:rsidR="00096354" w:rsidRDefault="00096354">
      <w:pPr>
        <w:pStyle w:val="Text"/>
        <w:rPr>
          <w:sz w:val="12"/>
          <w:szCs w:val="12"/>
        </w:rPr>
      </w:pPr>
    </w:p>
    <w:p w14:paraId="13BE0E87"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3BAC243" w14:textId="77777777">
        <w:trPr>
          <w:cantSplit/>
          <w:jc w:val="center"/>
        </w:trPr>
        <w:tc>
          <w:tcPr>
            <w:tcW w:w="4500" w:type="pct"/>
            <w:vAlign w:val="center"/>
          </w:tcPr>
          <w:p w14:paraId="7D3FFB00"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1A8D246A"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1EBB5052" w14:textId="77777777" w:rsidR="00096354" w:rsidRDefault="00096354">
      <w:pPr>
        <w:pStyle w:val="Text"/>
        <w:rPr>
          <w:sz w:val="12"/>
          <w:szCs w:val="12"/>
        </w:rPr>
      </w:pPr>
    </w:p>
    <w:p w14:paraId="1305145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CB510FC" w14:textId="77777777">
        <w:trPr>
          <w:cantSplit/>
          <w:jc w:val="center"/>
        </w:trPr>
        <w:tc>
          <w:tcPr>
            <w:tcW w:w="4500" w:type="pct"/>
            <w:vAlign w:val="center"/>
          </w:tcPr>
          <w:p w14:paraId="44E8EF38"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72E0CFD"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680E0246" w14:textId="77777777">
        <w:trPr>
          <w:cantSplit/>
          <w:jc w:val="center"/>
        </w:trPr>
        <w:tc>
          <w:tcPr>
            <w:tcW w:w="4500" w:type="pct"/>
            <w:vAlign w:val="center"/>
          </w:tcPr>
          <w:p w14:paraId="495993E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C8BBE3E"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7C7A28A5" w14:textId="77777777" w:rsidR="00096354" w:rsidRDefault="00096354">
      <w:pPr>
        <w:pStyle w:val="Text"/>
        <w:rPr>
          <w:sz w:val="12"/>
          <w:szCs w:val="12"/>
        </w:rPr>
      </w:pPr>
    </w:p>
    <w:p w14:paraId="75762D63"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0A559D0" w14:textId="77777777">
        <w:trPr>
          <w:cantSplit/>
          <w:jc w:val="center"/>
        </w:trPr>
        <w:tc>
          <w:tcPr>
            <w:tcW w:w="4500" w:type="pct"/>
            <w:vAlign w:val="center"/>
          </w:tcPr>
          <w:p w14:paraId="51B81B1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EF3F908"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327332FE" w14:textId="77777777" w:rsidR="00096354" w:rsidRDefault="00096354">
      <w:pPr>
        <w:pStyle w:val="Text"/>
        <w:rPr>
          <w:sz w:val="12"/>
          <w:szCs w:val="12"/>
        </w:rPr>
      </w:pPr>
    </w:p>
    <w:p w14:paraId="0877F71E"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C609D9" w14:textId="77777777">
        <w:trPr>
          <w:cantSplit/>
          <w:jc w:val="center"/>
        </w:trPr>
        <w:tc>
          <w:tcPr>
            <w:tcW w:w="4500" w:type="pct"/>
            <w:vAlign w:val="center"/>
          </w:tcPr>
          <w:p w14:paraId="7D50004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0126ACF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F749151" w14:textId="77777777" w:rsidR="00096354" w:rsidRDefault="00096354">
      <w:pPr>
        <w:pStyle w:val="Text"/>
        <w:rPr>
          <w:sz w:val="12"/>
          <w:szCs w:val="12"/>
        </w:rPr>
      </w:pPr>
    </w:p>
    <w:p w14:paraId="55F79A4E"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w:t>
      </w:r>
      <w:r>
        <w:lastRenderedPageBreak/>
        <w:t xml:space="preserve">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895F3BD" w14:textId="77777777">
        <w:trPr>
          <w:cantSplit/>
          <w:jc w:val="center"/>
        </w:trPr>
        <w:tc>
          <w:tcPr>
            <w:tcW w:w="4500" w:type="pct"/>
            <w:vAlign w:val="center"/>
          </w:tcPr>
          <w:p w14:paraId="16E77FED"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4A23558E"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86A07FE" w14:textId="77777777">
        <w:trPr>
          <w:cantSplit/>
          <w:jc w:val="center"/>
        </w:trPr>
        <w:tc>
          <w:tcPr>
            <w:tcW w:w="4500" w:type="pct"/>
            <w:vAlign w:val="center"/>
          </w:tcPr>
          <w:p w14:paraId="3BB47A9E"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5D0DAE4"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66C1405C" w14:textId="77777777" w:rsidR="00C63C9D" w:rsidRDefault="00D31F60">
      <w:pPr>
        <w:pStyle w:val="Heading1"/>
      </w:pPr>
      <w:bookmarkStart w:id="21" w:name="_RefSec_IV"/>
      <w:r>
        <w:t>IV</w:t>
      </w:r>
      <w:bookmarkEnd w:id="21"/>
      <w:r>
        <w:t>. The Decision Core</w:t>
      </w:r>
    </w:p>
    <w:p w14:paraId="1ECF0641" w14:textId="77777777"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72FB69F" w14:textId="77777777" w:rsidR="00C63C9D" w:rsidRDefault="00D31F60">
      <w:pPr>
        <w:pStyle w:val="Heading2"/>
      </w:pPr>
      <w:bookmarkStart w:id="22" w:name="_RefSec_IV_A"/>
      <w:r>
        <w:t>A</w:t>
      </w:r>
      <w:bookmarkEnd w:id="22"/>
      <w:r>
        <w:t>. Sources, Features, and Confidence</w:t>
      </w:r>
    </w:p>
    <w:p w14:paraId="4C7D9E6B"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F90CA6A">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326DD628" w14:textId="4BAF22F3"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326DD628" w14:textId="4BAF22F3"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xml:space="preserve">. Every cell has </w:t>
      </w:r>
      <w:proofErr w:type="gramStart"/>
      <w:r w:rsidR="00D31F60">
        <w:t>a confidence</w:t>
      </w:r>
      <w:proofErr w:type="gramEnd"/>
      <w:r w:rsidR="00D31F60">
        <w:t xml:space="preserv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0A33529B" w14:textId="06DE23F0"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5731FF" w14:textId="77777777">
        <w:trPr>
          <w:cantSplit/>
          <w:jc w:val="center"/>
        </w:trPr>
        <w:tc>
          <w:tcPr>
            <w:tcW w:w="4500" w:type="pct"/>
            <w:vAlign w:val="center"/>
          </w:tcPr>
          <w:p w14:paraId="6DF4AEB7"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EDF9B57"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1E76669D" w14:textId="77777777">
        <w:trPr>
          <w:cantSplit/>
          <w:jc w:val="center"/>
        </w:trPr>
        <w:tc>
          <w:tcPr>
            <w:tcW w:w="4500" w:type="pct"/>
            <w:vAlign w:val="center"/>
          </w:tcPr>
          <w:p w14:paraId="0325D1DE"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5CF0D709"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4B668F" w14:textId="77777777" w:rsidR="00096354" w:rsidRDefault="00096354">
      <w:pPr>
        <w:pStyle w:val="Text"/>
        <w:rPr>
          <w:sz w:val="12"/>
          <w:szCs w:val="12"/>
        </w:rPr>
      </w:pPr>
    </w:p>
    <w:p w14:paraId="4AAA476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018210E4" w14:textId="77777777" w:rsidR="00C63C9D" w:rsidRDefault="00B94C98">
      <w:pPr>
        <w:pStyle w:val="Heading2"/>
      </w:pPr>
      <w:bookmarkStart w:id="27" w:name="_RefSec_IV_B"/>
      <w:r>
        <w:t>B</w:t>
      </w:r>
      <w:bookmarkEnd w:id="27"/>
      <w:r>
        <w:t>. Concept Space</w:t>
      </w:r>
    </w:p>
    <w:p w14:paraId="75CE9F7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262370F" w14:textId="77777777">
        <w:trPr>
          <w:cantSplit/>
          <w:jc w:val="center"/>
        </w:trPr>
        <w:tc>
          <w:tcPr>
            <w:tcW w:w="4500" w:type="pct"/>
            <w:vAlign w:val="center"/>
          </w:tcPr>
          <w:p w14:paraId="12C8919E"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387234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BDC5E42" w14:textId="77777777">
        <w:trPr>
          <w:cantSplit/>
          <w:jc w:val="center"/>
        </w:trPr>
        <w:tc>
          <w:tcPr>
            <w:tcW w:w="4500" w:type="pct"/>
            <w:vAlign w:val="center"/>
          </w:tcPr>
          <w:p w14:paraId="6CE71E7A"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9891AF7"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1AEAB3C" w14:textId="77777777">
        <w:trPr>
          <w:cantSplit/>
          <w:jc w:val="center"/>
        </w:trPr>
        <w:tc>
          <w:tcPr>
            <w:tcW w:w="4500" w:type="pct"/>
            <w:vAlign w:val="center"/>
          </w:tcPr>
          <w:p w14:paraId="7018CC6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0267C2F4"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4EBF72B" w14:textId="77777777" w:rsidR="00096354" w:rsidRDefault="00096354">
      <w:pPr>
        <w:pStyle w:val="Text"/>
        <w:rPr>
          <w:sz w:val="12"/>
          <w:szCs w:val="12"/>
        </w:rPr>
      </w:pPr>
    </w:p>
    <w:p w14:paraId="6B75D2F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22BE763" w14:textId="77777777" w:rsidR="00C63C9D" w:rsidRDefault="00A13A12">
      <w:pPr>
        <w:pStyle w:val="Heading2"/>
      </w:pPr>
      <w:bookmarkStart w:id="31" w:name="_RefSec_IV_C"/>
      <w:r>
        <w:lastRenderedPageBreak/>
        <w:t>C</w:t>
      </w:r>
      <w:bookmarkEnd w:id="31"/>
      <w:r>
        <w:t>. The Closed Decision Layer</w:t>
      </w:r>
    </w:p>
    <w:p w14:paraId="095892B7" w14:textId="490BD8B2"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10F253D3" w14:textId="77777777">
        <w:trPr>
          <w:cantSplit/>
          <w:jc w:val="center"/>
        </w:trPr>
        <w:tc>
          <w:tcPr>
            <w:tcW w:w="4500" w:type="pct"/>
            <w:vAlign w:val="center"/>
          </w:tcPr>
          <w:p w14:paraId="2601307A"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6AD826D"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9715BBA"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CD8B707"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3B8675AF" w14:textId="77777777" w:rsidR="00101890" w:rsidRDefault="00101890">
      <w:pPr>
        <w:pStyle w:val="Text"/>
        <w:rPr>
          <w:sz w:val="12"/>
          <w:szCs w:val="12"/>
        </w:rPr>
      </w:pPr>
    </w:p>
    <w:p w14:paraId="305D7E9C"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DCEFDD1"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50AFA06"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50AFA06"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ACA255D" w14:textId="77777777">
        <w:trPr>
          <w:cantSplit/>
          <w:jc w:val="center"/>
        </w:trPr>
        <w:tc>
          <w:tcPr>
            <w:tcW w:w="4500" w:type="pct"/>
            <w:vAlign w:val="center"/>
          </w:tcPr>
          <w:p w14:paraId="58EBF7EB"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6F92C6AA"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6CDC4EDB"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0839BA"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3BFC9841" w14:textId="77777777" w:rsidTr="002B2CE5">
        <w:trPr>
          <w:cantSplit/>
          <w:jc w:val="center"/>
        </w:trPr>
        <w:tc>
          <w:tcPr>
            <w:tcW w:w="4500" w:type="pct"/>
            <w:vAlign w:val="center"/>
          </w:tcPr>
          <w:p w14:paraId="0E9B5F5A"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79A5BDCF"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66F9E4A"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31872E5"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6469C004" w14:textId="7DF12C90"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47F84174"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982DE27" w14:textId="77777777">
        <w:trPr>
          <w:cantSplit/>
          <w:jc w:val="center"/>
        </w:trPr>
        <w:tc>
          <w:tcPr>
            <w:tcW w:w="4500" w:type="pct"/>
            <w:vAlign w:val="center"/>
          </w:tcPr>
          <w:p w14:paraId="19F3DD7A"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3B845F19"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60410A63"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3A385CAB"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F47EAC2"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505D7C4"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6C333206"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0312F663"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7C913BC2" w14:textId="77777777" w:rsidR="00101890" w:rsidRPr="00A13A12" w:rsidRDefault="00101890">
      <w:pPr>
        <w:pStyle w:val="Text"/>
        <w:rPr>
          <w:sz w:val="8"/>
          <w:szCs w:val="8"/>
        </w:rPr>
      </w:pPr>
    </w:p>
    <w:p w14:paraId="6AAE7E25"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432A4C19" w14:textId="77777777" w:rsidR="00C63C9D" w:rsidRDefault="00D31F60">
      <w:pPr>
        <w:pStyle w:val="Heading2"/>
      </w:pPr>
      <w:bookmarkStart w:id="38" w:name="_RefSec_IV_D"/>
      <w:r>
        <w:t>D</w:t>
      </w:r>
      <w:bookmarkEnd w:id="38"/>
      <w:r>
        <w:t>. The Open Decision Layer</w:t>
      </w:r>
    </w:p>
    <w:p w14:paraId="48B6422F" w14:textId="58ADB23B"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w:t>
      </w:r>
      <w:r>
        <w:lastRenderedPageBreak/>
        <w:t xml:space="preserve">stage selector, in form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chooses between another closed trial, a tuning or a new rule,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The table is reset at the start of each incident, so the selector learns within one incident only, from a few dozen decisions. Whether it improves on a fixed order of trial is tested in the experiments.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15C181A" w14:textId="77777777">
        <w:trPr>
          <w:cantSplit/>
          <w:jc w:val="center"/>
        </w:trPr>
        <w:tc>
          <w:tcPr>
            <w:tcW w:w="4500" w:type="pct"/>
            <w:vAlign w:val="center"/>
          </w:tcPr>
          <w:p w14:paraId="1315DC85"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8B98CD1"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15155FAF" w14:textId="77777777" w:rsidR="00F30F81" w:rsidRDefault="00F30F81">
      <w:pPr>
        <w:pStyle w:val="Text"/>
        <w:rPr>
          <w:sz w:val="12"/>
          <w:szCs w:val="12"/>
        </w:rPr>
      </w:pPr>
    </w:p>
    <w:p w14:paraId="700485ED" w14:textId="721511B2" w:rsidR="00DF7EE8" w:rsidRDefault="00795A4B">
      <w:pPr>
        <w:pStyle w:val="Text"/>
      </w:pPr>
      <w:r w:rsidRPr="00795A4B">
        <w:t xml:space="preserve"> The proposer is a pretrained LLM called through a command-line interface with default sampling settings, one call per proposal, and a 180 s timeout. Any model that returns the object of (21) can take this place; the architecture does not depend on which one is used.</w:t>
      </w:r>
      <w:r>
        <w:t xml:space="preserve"> </w:t>
      </w:r>
      <w:r w:rsidR="001426E9">
        <w:t>It is used in context only and is not fine-tuned. It receives the gated activations, the firing rules, the deficit, the resource state, and the vocabulary of effects, sectors, and bands, and returns one object of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The object is a rule in the form of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3795CEE1" w14:textId="77777777" w:rsidTr="0083545B">
        <w:trPr>
          <w:cantSplit/>
          <w:jc w:val="center"/>
        </w:trPr>
        <w:tc>
          <w:tcPr>
            <w:tcW w:w="4529" w:type="pct"/>
            <w:vAlign w:val="center"/>
          </w:tcPr>
          <w:p w14:paraId="7892CEA1"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330DE84E"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92E5FB7" w14:textId="77777777" w:rsidR="00F30F81" w:rsidRDefault="00F30F81">
      <w:pPr>
        <w:pStyle w:val="Text"/>
        <w:rPr>
          <w:sz w:val="12"/>
          <w:szCs w:val="12"/>
        </w:rPr>
      </w:pPr>
    </w:p>
    <w:p w14:paraId="531A9804"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1CC2DDC3"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1CC2DDC3"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F6B14C8" w14:textId="77777777">
        <w:trPr>
          <w:cantSplit/>
          <w:jc w:val="center"/>
        </w:trPr>
        <w:tc>
          <w:tcPr>
            <w:tcW w:w="4500" w:type="pct"/>
            <w:vAlign w:val="center"/>
          </w:tcPr>
          <w:p w14:paraId="3E46B58F"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9AFFC33"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3A0917D8" w14:textId="77777777" w:rsidR="00F30F81" w:rsidRDefault="00F30F81">
      <w:pPr>
        <w:pStyle w:val="Text"/>
        <w:rPr>
          <w:sz w:val="12"/>
          <w:szCs w:val="12"/>
        </w:rPr>
      </w:pPr>
    </w:p>
    <w:p w14:paraId="09E4957C" w14:textId="7C35357B"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w:t>
      </w:r>
      <w:del w:id="210001" w:author="Claude" w:date="2026-10-19T04:31:47Z">
        <w:r>
          <w:delText xml:space="preserve">Each shadow forecast runs to at least 45 min, so that an order whose effect arrives late, such as a line or a coating, is judged after it acts.</w:delText>
        </w:r>
      </w:del>
      <w:ins w:id="210002" w:author="Claude" w:date="2026-10-19T04:31:47Z">
        <w:r>
          <w:t xml:space="preserve">They run over the guard horizon, which is longer than the planning horizon so that a line or a coating has taken effect by the time it is judged.</w:t>
        </w:r>
      </w:ins>
      <w:r>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87BEA07" w14:textId="77777777">
        <w:trPr>
          <w:cantSplit/>
          <w:jc w:val="center"/>
        </w:trPr>
        <w:tc>
          <w:tcPr>
            <w:tcW w:w="4500" w:type="pct"/>
            <w:vAlign w:val="center"/>
          </w:tcPr>
          <w:p w14:paraId="21476B9F"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BF887BB"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64CDC0E5" w14:textId="77777777" w:rsidR="00F30F81" w:rsidRDefault="00F30F81">
      <w:pPr>
        <w:pStyle w:val="Text"/>
        <w:rPr>
          <w:sz w:val="12"/>
          <w:szCs w:val="12"/>
        </w:rPr>
      </w:pPr>
    </w:p>
    <w:p w14:paraId="446DED6E"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83A5F71"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026C3AA9" w14:textId="5579355C" w:rsidR="00C63C9D" w:rsidRDefault="00A77F45">
      <w:pPr>
        <w:pStyle w:val="Heading2"/>
      </w:pPr>
      <w:bookmarkStart w:id="45" w:name="_RefSec_IV_E"/>
      <w:r>
        <w:rPr>
          <w:noProof/>
        </w:rPr>
        <w:lastRenderedPageBreak/>
        <mc:AlternateContent>
          <mc:Choice Requires="wpg">
            <w:drawing>
              <wp:anchor distT="0" distB="0" distL="114300" distR="114300" simplePos="0" relativeHeight="251658240" behindDoc="0" locked="0" layoutInCell="1" allowOverlap="0" wp14:anchorId="5FD6D089" wp14:editId="0614E914">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0A21F7F8" w14:textId="64E85EC2"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xml:space="preserve">. </w:t>
                              </w:r>
                              <w:r>
                                <w:t>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0A21F7F8" w14:textId="64E85EC2"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xml:space="preserve">. </w:t>
                        </w:r>
                        <w:r>
                          <w:t>Hindcast agreement maps.</w:t>
                        </w:r>
                      </w:p>
                    </w:txbxContent>
                  </v:textbox>
                </v:shape>
                <w10:wrap type="square" anchorx="margin" anchory="margin"/>
              </v:group>
            </w:pict>
          </mc:Fallback>
        </mc:AlternateContent>
      </w:r>
      <w:r w:rsidR="0083545B">
        <w:t>E</w:t>
      </w:r>
      <w:bookmarkEnd w:id="45"/>
      <w:r w:rsidR="0083545B">
        <w:t>. Local Agents and Global Coordination</w:t>
      </w:r>
    </w:p>
    <w:p w14:paraId="0D131940" w14:textId="78DAD1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AB79D4C" w14:textId="77777777">
        <w:trPr>
          <w:cantSplit/>
          <w:jc w:val="center"/>
        </w:trPr>
        <w:tc>
          <w:tcPr>
            <w:tcW w:w="4500" w:type="pct"/>
            <w:vAlign w:val="center"/>
          </w:tcPr>
          <w:p w14:paraId="30BC540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43F0DF69"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17C35121" w14:textId="77777777">
        <w:trPr>
          <w:cantSplit/>
          <w:jc w:val="center"/>
        </w:trPr>
        <w:tc>
          <w:tcPr>
            <w:tcW w:w="4500" w:type="pct"/>
            <w:vAlign w:val="center"/>
          </w:tcPr>
          <w:p w14:paraId="411A15D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20C3EF62"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3B0C2040" w14:textId="77777777" w:rsidR="00F30F81" w:rsidRDefault="00F30F81">
      <w:pPr>
        <w:pStyle w:val="Text"/>
        <w:rPr>
          <w:sz w:val="12"/>
          <w:szCs w:val="12"/>
        </w:rPr>
      </w:pPr>
    </w:p>
    <w:p w14:paraId="5B3E191B"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16C5353C" w14:textId="77777777">
        <w:trPr>
          <w:cantSplit/>
        </w:trPr>
        <w:tc>
          <w:tcPr>
            <w:tcW w:w="4968" w:type="dxa"/>
          </w:tcPr>
          <w:p w14:paraId="78560330"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1A8B107B" w14:textId="77777777">
        <w:trPr>
          <w:cantSplit/>
        </w:trPr>
        <w:tc>
          <w:tcPr>
            <w:tcW w:w="4968" w:type="dxa"/>
          </w:tcPr>
          <w:p w14:paraId="26980EBF" w14:textId="41881324"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27A87F5"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1BEA24A"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964B405"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175AF411"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1751F842"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EADCBC7"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C6F55EE" w14:textId="1C531DAD" w:rsidR="00F30F81" w:rsidRDefault="00D31F60" w:rsidP="00B61580">
            <w:pPr>
              <w:tabs>
                <w:tab w:val="left" w:pos="500"/>
              </w:tabs>
              <w:ind w:left="500" w:hanging="500"/>
            </w:pPr>
            <w:r>
              <w:rPr>
                <w:sz w:val="16"/>
                <w:szCs w:val="16"/>
              </w:rPr>
              <w:t xml:space="preserve">8:     </w:t>
            </w:r>
            <w:r>
              <w:rPr>
                <w:b/>
                <w:sz w:val="16"/>
                <w:szCs w:val="16"/>
              </w:rPr>
              <w:t>if</w:t>
            </w:r>
            <w:r>
              <w:rPr>
                <w:sz w:val="16"/>
                <w:szCs w:val="16"/>
              </w:rPr>
              <w:t xml:space="preserve"> the selector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46404D9F"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EEB583"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7FB639E1"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0CD75E09"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D3F24F5"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3A79B2DB"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69CF4BF4"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50A1CC05"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A1CC9B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741D0B"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403FE4C" w14:textId="77777777" w:rsidR="00926552" w:rsidRDefault="00926552" w:rsidP="00926552">
      <w:pPr>
        <w:pStyle w:val="Heading1"/>
      </w:pPr>
      <w:bookmarkStart w:id="50" w:name="_RefSec_V"/>
      <w:r>
        <w:t>V</w:t>
      </w:r>
      <w:bookmarkEnd w:id="50"/>
      <w:r>
        <w:t>. Results</w:t>
      </w:r>
    </w:p>
    <w:p w14:paraId="083F8B9F" w14:textId="77777777" w:rsidR="00926552" w:rsidRDefault="00926552" w:rsidP="00926552">
      <w:pPr>
        <w:pStyle w:val="Heading2"/>
      </w:pPr>
      <w:bookmarkStart w:id="51" w:name="_RefSec_V_A"/>
      <w:r>
        <w:t>A</w:t>
      </w:r>
      <w:bookmarkEnd w:id="51"/>
      <w:r>
        <w:t>. Validation of the Simulation Core</w:t>
      </w:r>
    </w:p>
    <w:p w14:paraId="08DBF65B" w14:textId="60591B4D"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986BF3F"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4163CAF3"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4F5B1E8E" w14:textId="77777777" w:rsidTr="00C86984">
        <w:trPr>
          <w:cantSplit/>
          <w:jc w:val="center"/>
        </w:trPr>
        <w:tc>
          <w:tcPr>
            <w:tcW w:w="2353" w:type="pct"/>
            <w:tcBorders>
              <w:top w:val="single" w:sz="8" w:space="0" w:color="000000"/>
              <w:left w:val="nil"/>
              <w:bottom w:val="single" w:sz="6" w:space="0" w:color="000000"/>
              <w:right w:val="nil"/>
            </w:tcBorders>
          </w:tcPr>
          <w:p w14:paraId="2C6D97E2"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03687725"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9AF8934"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E2F63A9"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3B0F2715" w14:textId="77777777" w:rsidR="003E3FD9" w:rsidRDefault="00D31F60">
            <w:pPr>
              <w:keepNext/>
              <w:jc w:val="center"/>
            </w:pPr>
            <w:r>
              <w:rPr>
                <w:b/>
                <w:sz w:val="15"/>
                <w:szCs w:val="15"/>
              </w:rPr>
              <w:t>Sc4</w:t>
            </w:r>
          </w:p>
        </w:tc>
      </w:tr>
      <w:tr w:rsidR="003E3FD9" w14:paraId="77B6A682" w14:textId="77777777" w:rsidTr="00C86984">
        <w:trPr>
          <w:cantSplit/>
          <w:jc w:val="center"/>
        </w:trPr>
        <w:tc>
          <w:tcPr>
            <w:tcW w:w="2353" w:type="pct"/>
            <w:tcBorders>
              <w:top w:val="nil"/>
              <w:left w:val="nil"/>
              <w:bottom w:val="nil"/>
              <w:right w:val="nil"/>
            </w:tcBorders>
          </w:tcPr>
          <w:p w14:paraId="5AD745DF"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FA062D1" w14:textId="77777777" w:rsidR="003E3FD9" w:rsidRDefault="00D31F60">
            <w:pPr>
              <w:keepNext/>
              <w:jc w:val="center"/>
            </w:pPr>
            <w:r>
              <w:rPr>
                <w:sz w:val="15"/>
                <w:szCs w:val="15"/>
              </w:rPr>
              <w:t>82%</w:t>
            </w:r>
          </w:p>
        </w:tc>
        <w:tc>
          <w:tcPr>
            <w:tcW w:w="735" w:type="pct"/>
            <w:tcBorders>
              <w:top w:val="nil"/>
              <w:left w:val="nil"/>
              <w:bottom w:val="nil"/>
              <w:right w:val="nil"/>
            </w:tcBorders>
          </w:tcPr>
          <w:p w14:paraId="16FBA77F" w14:textId="77777777" w:rsidR="003E3FD9" w:rsidRDefault="00D31F60">
            <w:pPr>
              <w:keepNext/>
              <w:jc w:val="center"/>
            </w:pPr>
            <w:r>
              <w:rPr>
                <w:sz w:val="15"/>
                <w:szCs w:val="15"/>
              </w:rPr>
              <w:t>90%</w:t>
            </w:r>
          </w:p>
        </w:tc>
        <w:tc>
          <w:tcPr>
            <w:tcW w:w="735" w:type="pct"/>
            <w:tcBorders>
              <w:top w:val="nil"/>
              <w:left w:val="nil"/>
              <w:bottom w:val="nil"/>
              <w:right w:val="nil"/>
            </w:tcBorders>
          </w:tcPr>
          <w:p w14:paraId="4F55761F" w14:textId="77777777" w:rsidR="003E3FD9" w:rsidRDefault="00D31F60">
            <w:pPr>
              <w:keepNext/>
              <w:jc w:val="center"/>
            </w:pPr>
            <w:r>
              <w:rPr>
                <w:sz w:val="15"/>
                <w:szCs w:val="15"/>
              </w:rPr>
              <w:t>89%</w:t>
            </w:r>
          </w:p>
        </w:tc>
        <w:tc>
          <w:tcPr>
            <w:tcW w:w="735" w:type="pct"/>
            <w:tcBorders>
              <w:top w:val="nil"/>
              <w:left w:val="nil"/>
              <w:bottom w:val="nil"/>
              <w:right w:val="nil"/>
            </w:tcBorders>
          </w:tcPr>
          <w:p w14:paraId="1CA16BF0" w14:textId="77777777" w:rsidR="003E3FD9" w:rsidRDefault="00D31F60">
            <w:pPr>
              <w:keepNext/>
              <w:jc w:val="center"/>
            </w:pPr>
            <w:r>
              <w:rPr>
                <w:sz w:val="15"/>
                <w:szCs w:val="15"/>
              </w:rPr>
              <w:t>89%</w:t>
            </w:r>
          </w:p>
        </w:tc>
      </w:tr>
      <w:tr w:rsidR="003E3FD9" w14:paraId="27354077" w14:textId="77777777" w:rsidTr="00C86984">
        <w:trPr>
          <w:cantSplit/>
          <w:jc w:val="center"/>
        </w:trPr>
        <w:tc>
          <w:tcPr>
            <w:tcW w:w="2353" w:type="pct"/>
            <w:tcBorders>
              <w:top w:val="nil"/>
              <w:left w:val="nil"/>
              <w:bottom w:val="nil"/>
              <w:right w:val="nil"/>
            </w:tcBorders>
          </w:tcPr>
          <w:p w14:paraId="351EBEA4"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77846554" w14:textId="77777777" w:rsidR="003E3FD9" w:rsidRDefault="00D31F60">
            <w:pPr>
              <w:keepNext/>
              <w:jc w:val="center"/>
            </w:pPr>
            <w:r>
              <w:rPr>
                <w:sz w:val="15"/>
                <w:szCs w:val="15"/>
              </w:rPr>
              <w:t>90%</w:t>
            </w:r>
          </w:p>
        </w:tc>
        <w:tc>
          <w:tcPr>
            <w:tcW w:w="735" w:type="pct"/>
            <w:tcBorders>
              <w:top w:val="nil"/>
              <w:left w:val="nil"/>
              <w:bottom w:val="nil"/>
              <w:right w:val="nil"/>
            </w:tcBorders>
          </w:tcPr>
          <w:p w14:paraId="2D3039DC" w14:textId="77777777" w:rsidR="003E3FD9" w:rsidRDefault="00D31F60">
            <w:pPr>
              <w:keepNext/>
              <w:jc w:val="center"/>
            </w:pPr>
            <w:r>
              <w:rPr>
                <w:sz w:val="15"/>
                <w:szCs w:val="15"/>
              </w:rPr>
              <w:t>98%</w:t>
            </w:r>
          </w:p>
        </w:tc>
        <w:tc>
          <w:tcPr>
            <w:tcW w:w="735" w:type="pct"/>
            <w:tcBorders>
              <w:top w:val="nil"/>
              <w:left w:val="nil"/>
              <w:bottom w:val="nil"/>
              <w:right w:val="nil"/>
            </w:tcBorders>
          </w:tcPr>
          <w:p w14:paraId="2E286798" w14:textId="77777777" w:rsidR="003E3FD9" w:rsidRDefault="00D31F60">
            <w:pPr>
              <w:keepNext/>
              <w:jc w:val="center"/>
            </w:pPr>
            <w:r>
              <w:rPr>
                <w:sz w:val="15"/>
                <w:szCs w:val="15"/>
              </w:rPr>
              <w:t>71%</w:t>
            </w:r>
          </w:p>
        </w:tc>
        <w:tc>
          <w:tcPr>
            <w:tcW w:w="735" w:type="pct"/>
            <w:tcBorders>
              <w:top w:val="nil"/>
              <w:left w:val="nil"/>
              <w:bottom w:val="nil"/>
              <w:right w:val="nil"/>
            </w:tcBorders>
          </w:tcPr>
          <w:p w14:paraId="5F1AEE4F" w14:textId="77777777" w:rsidR="003E3FD9" w:rsidRDefault="00D31F60">
            <w:pPr>
              <w:keepNext/>
              <w:jc w:val="center"/>
            </w:pPr>
            <w:r>
              <w:rPr>
                <w:sz w:val="15"/>
                <w:szCs w:val="15"/>
              </w:rPr>
              <w:t>96%</w:t>
            </w:r>
          </w:p>
        </w:tc>
      </w:tr>
      <w:tr w:rsidR="003E3FD9" w14:paraId="0711A12B" w14:textId="77777777" w:rsidTr="00C86984">
        <w:trPr>
          <w:cantSplit/>
          <w:jc w:val="center"/>
        </w:trPr>
        <w:tc>
          <w:tcPr>
            <w:tcW w:w="2353" w:type="pct"/>
            <w:tcBorders>
              <w:top w:val="nil"/>
              <w:left w:val="nil"/>
              <w:bottom w:val="nil"/>
              <w:right w:val="nil"/>
            </w:tcBorders>
          </w:tcPr>
          <w:p w14:paraId="40F6E10F"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5A24CF65" w14:textId="77777777" w:rsidR="003E3FD9" w:rsidRDefault="00D31F60">
            <w:pPr>
              <w:keepNext/>
              <w:jc w:val="center"/>
            </w:pPr>
            <w:r>
              <w:rPr>
                <w:sz w:val="15"/>
                <w:szCs w:val="15"/>
              </w:rPr>
              <w:t>92%</w:t>
            </w:r>
          </w:p>
        </w:tc>
        <w:tc>
          <w:tcPr>
            <w:tcW w:w="735" w:type="pct"/>
            <w:tcBorders>
              <w:top w:val="nil"/>
              <w:left w:val="nil"/>
              <w:bottom w:val="nil"/>
              <w:right w:val="nil"/>
            </w:tcBorders>
          </w:tcPr>
          <w:p w14:paraId="51353274" w14:textId="77777777" w:rsidR="003E3FD9" w:rsidRDefault="00D31F60">
            <w:pPr>
              <w:keepNext/>
              <w:jc w:val="center"/>
            </w:pPr>
            <w:r>
              <w:rPr>
                <w:sz w:val="15"/>
                <w:szCs w:val="15"/>
              </w:rPr>
              <w:t>93%</w:t>
            </w:r>
          </w:p>
        </w:tc>
        <w:tc>
          <w:tcPr>
            <w:tcW w:w="735" w:type="pct"/>
            <w:tcBorders>
              <w:top w:val="nil"/>
              <w:left w:val="nil"/>
              <w:bottom w:val="nil"/>
              <w:right w:val="nil"/>
            </w:tcBorders>
          </w:tcPr>
          <w:p w14:paraId="00DD610A" w14:textId="77777777" w:rsidR="003E3FD9" w:rsidRDefault="00D31F60">
            <w:pPr>
              <w:keepNext/>
              <w:jc w:val="center"/>
            </w:pPr>
            <w:r>
              <w:rPr>
                <w:sz w:val="15"/>
                <w:szCs w:val="15"/>
              </w:rPr>
              <w:t>97%</w:t>
            </w:r>
          </w:p>
        </w:tc>
        <w:tc>
          <w:tcPr>
            <w:tcW w:w="735" w:type="pct"/>
            <w:tcBorders>
              <w:top w:val="nil"/>
              <w:left w:val="nil"/>
              <w:bottom w:val="nil"/>
              <w:right w:val="nil"/>
            </w:tcBorders>
          </w:tcPr>
          <w:p w14:paraId="47E06864" w14:textId="77777777" w:rsidR="003E3FD9" w:rsidRDefault="00D31F60">
            <w:pPr>
              <w:keepNext/>
              <w:jc w:val="center"/>
            </w:pPr>
            <w:r>
              <w:rPr>
                <w:sz w:val="15"/>
                <w:szCs w:val="15"/>
              </w:rPr>
              <w:t>85%</w:t>
            </w:r>
          </w:p>
        </w:tc>
      </w:tr>
      <w:tr w:rsidR="003E3FD9" w14:paraId="0C07D734" w14:textId="77777777" w:rsidTr="00C86984">
        <w:trPr>
          <w:cantSplit/>
          <w:jc w:val="center"/>
        </w:trPr>
        <w:tc>
          <w:tcPr>
            <w:tcW w:w="2353" w:type="pct"/>
            <w:tcBorders>
              <w:top w:val="nil"/>
              <w:left w:val="nil"/>
              <w:bottom w:val="single" w:sz="8" w:space="0" w:color="000000"/>
              <w:right w:val="nil"/>
            </w:tcBorders>
          </w:tcPr>
          <w:p w14:paraId="4A60AF95"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7A3CD379"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0A89BBD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0F752A9"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0B2B0267" w14:textId="77777777" w:rsidR="003E3FD9" w:rsidRDefault="00D31F60">
            <w:pPr>
              <w:jc w:val="center"/>
            </w:pPr>
            <w:r>
              <w:rPr>
                <w:sz w:val="15"/>
                <w:szCs w:val="15"/>
              </w:rPr>
              <w:t>90%</w:t>
            </w:r>
          </w:p>
        </w:tc>
      </w:tr>
    </w:tbl>
    <w:p w14:paraId="23D798B2" w14:textId="77777777" w:rsidR="00926552" w:rsidRDefault="00926552" w:rsidP="00926552">
      <w:pPr>
        <w:pStyle w:val="Heading2"/>
      </w:pPr>
      <w:bookmarkStart w:id="53" w:name="_RefSec_V_B"/>
      <w:r>
        <w:t>B</w:t>
      </w:r>
      <w:bookmarkEnd w:id="53"/>
      <w:r>
        <w:t>. Experimental Design</w:t>
      </w:r>
    </w:p>
    <w:p w14:paraId="21099DFD" w14:textId="752F5169"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w:t>
      </w:r>
      <w:r>
        <w:lastRenderedPageBreak/>
        <w:t xml:space="preserve">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remote forest and the wildland-urban interface under sufficient and limited resources, and the fifth repeats the hardest interface family under degraded observation. Each family is generated 30 times, and every world is replayed identically by three configurations. The no-decision-support configuration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Since the proposer is not deterministic, VODA is run twice on the same worlds; the first replicate is reported and the second gives the run-to-run variance. Terrain, ignitions, weather, and the random stream are shared, so differences between configurations arise from the issued orders alone, 900 runs in all with the second VODA replicate and the fixed-order reference of Section V-C.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08FEA4AB"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2BFFD89D"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6C66AFCE" w14:textId="77777777">
        <w:trPr>
          <w:cantSplit/>
          <w:jc w:val="center"/>
        </w:trPr>
        <w:tc>
          <w:tcPr>
            <w:tcW w:w="1700" w:type="dxa"/>
            <w:tcBorders>
              <w:top w:val="single" w:sz="8" w:space="0" w:color="000000"/>
              <w:left w:val="nil"/>
              <w:bottom w:val="single" w:sz="6" w:space="0" w:color="000000"/>
              <w:right w:val="nil"/>
            </w:tcBorders>
          </w:tcPr>
          <w:p w14:paraId="1125C41F"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70E19EDE"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1A98A10A" w14:textId="77777777" w:rsidR="003E3FD9" w:rsidRPr="000C4153" w:rsidRDefault="00D31F60" w:rsidP="00C83E79">
            <w:pPr>
              <w:rPr>
                <w:sz w:val="16"/>
                <w:szCs w:val="16"/>
              </w:rPr>
            </w:pPr>
            <w:r w:rsidRPr="000C4153">
              <w:rPr>
                <w:b/>
                <w:sz w:val="16"/>
                <w:szCs w:val="16"/>
              </w:rPr>
              <w:t>Justification</w:t>
            </w:r>
          </w:p>
        </w:tc>
      </w:tr>
      <w:tr w:rsidR="003E3FD9" w:rsidRPr="000C4153" w14:paraId="648ED003" w14:textId="77777777">
        <w:trPr>
          <w:cantSplit/>
          <w:jc w:val="center"/>
        </w:trPr>
        <w:tc>
          <w:tcPr>
            <w:tcW w:w="1700" w:type="dxa"/>
            <w:tcBorders>
              <w:top w:val="nil"/>
              <w:left w:val="nil"/>
              <w:bottom w:val="nil"/>
              <w:right w:val="nil"/>
            </w:tcBorders>
          </w:tcPr>
          <w:p w14:paraId="3A73745D"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7A43D771"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17AD0B15"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7EEABDE3" w14:textId="77777777">
        <w:trPr>
          <w:cantSplit/>
          <w:jc w:val="center"/>
        </w:trPr>
        <w:tc>
          <w:tcPr>
            <w:tcW w:w="1700" w:type="dxa"/>
            <w:tcBorders>
              <w:top w:val="nil"/>
              <w:left w:val="nil"/>
              <w:bottom w:val="nil"/>
              <w:right w:val="nil"/>
            </w:tcBorders>
          </w:tcPr>
          <w:p w14:paraId="55CEE372"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CF87CE1"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3DBB63A" w14:textId="5D8B7980" w:rsidR="003E3FD9" w:rsidRPr="000C4153" w:rsidRDefault="00D31F60" w:rsidP="00C83E79">
            <w:pPr>
              <w:rPr>
                <w:sz w:val="16"/>
                <w:szCs w:val="16"/>
              </w:rPr>
            </w:pPr>
            <w:del w:id="210003" w:author="Claude" w:date="2026-10-19T04:31:47Z">
              <w:r>
                <w:rPr>
                  <w:sz w:val="16"/>
                  <w:szCs w:val="16"/>
                </w:rPr>
                <w:delText xml:space="preserve">two decision cycles ahead; gate forecasts run to 45 min or more</w:delText>
              </w:r>
            </w:del>
            <w:ins w:id="210004" w:author="Claude" w:date="2026-10-19T04:31:47Z">
              <w:r>
                <w:rPr>
                  <w:sz w:val="16"/>
                  <w:szCs w:val="16"/>
                </w:rPr>
                <w:t xml:space="preserve">two decision cycles ahead; the guard horizon of the gates is 45 min</w:t>
              </w:r>
            </w:ins>
          </w:p>
        </w:tc>
      </w:tr>
      <w:tr w:rsidR="003E3FD9" w:rsidRPr="000C4153" w14:paraId="2DF65706" w14:textId="77777777">
        <w:trPr>
          <w:cantSplit/>
          <w:jc w:val="center"/>
        </w:trPr>
        <w:tc>
          <w:tcPr>
            <w:tcW w:w="1700" w:type="dxa"/>
            <w:tcBorders>
              <w:top w:val="nil"/>
              <w:left w:val="nil"/>
              <w:bottom w:val="nil"/>
              <w:right w:val="nil"/>
            </w:tcBorders>
          </w:tcPr>
          <w:p w14:paraId="0E83A01C"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6AA20259"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644108AA" w14:textId="3D23632F" w:rsidR="003E3FD9" w:rsidRPr="000C4153" w:rsidRDefault="00D31F60" w:rsidP="00C83E79">
            <w:pPr>
              <w:rPr>
                <w:sz w:val="16"/>
                <w:szCs w:val="16"/>
              </w:rPr>
            </w:pPr>
            <w:r>
              <w:rPr>
                <w:sz w:val="16"/>
                <w:szCs w:val="16"/>
              </w:rPr>
              <w:t>first operational period of an incident</w:t>
            </w:r>
          </w:p>
        </w:tc>
      </w:tr>
      <w:tr w:rsidR="003E3FD9" w:rsidRPr="000C4153" w14:paraId="49E96EA9" w14:textId="77777777">
        <w:trPr>
          <w:cantSplit/>
          <w:jc w:val="center"/>
        </w:trPr>
        <w:tc>
          <w:tcPr>
            <w:tcW w:w="1700" w:type="dxa"/>
            <w:tcBorders>
              <w:top w:val="nil"/>
              <w:left w:val="nil"/>
              <w:bottom w:val="nil"/>
              <w:right w:val="nil"/>
            </w:tcBorders>
          </w:tcPr>
          <w:p w14:paraId="5E753EE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2FBB0FC"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CC197CE" w14:textId="77777777" w:rsidR="003E3FD9" w:rsidRPr="000C4153" w:rsidRDefault="00D31F60" w:rsidP="00C83E79">
            <w:pPr>
              <w:rPr>
                <w:sz w:val="16"/>
                <w:szCs w:val="16"/>
              </w:rPr>
            </w:pPr>
            <w:r w:rsidRPr="000C4153">
              <w:rPr>
                <w:sz w:val="16"/>
                <w:szCs w:val="16"/>
              </w:rPr>
              <w:t>critical fire weather</w:t>
            </w:r>
          </w:p>
        </w:tc>
      </w:tr>
      <w:tr w:rsidR="003E3FD9" w:rsidRPr="000C4153" w14:paraId="2C30E1A7" w14:textId="77777777">
        <w:trPr>
          <w:cantSplit/>
          <w:jc w:val="center"/>
        </w:trPr>
        <w:tc>
          <w:tcPr>
            <w:tcW w:w="1700" w:type="dxa"/>
            <w:tcBorders>
              <w:top w:val="nil"/>
              <w:left w:val="nil"/>
              <w:bottom w:val="nil"/>
              <w:right w:val="nil"/>
            </w:tcBorders>
          </w:tcPr>
          <w:p w14:paraId="1B472569"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372E2B9"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397081D0"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456C2C19" w14:textId="77777777">
        <w:trPr>
          <w:cantSplit/>
          <w:jc w:val="center"/>
        </w:trPr>
        <w:tc>
          <w:tcPr>
            <w:tcW w:w="1700" w:type="dxa"/>
            <w:tcBorders>
              <w:top w:val="nil"/>
              <w:left w:val="nil"/>
              <w:bottom w:val="nil"/>
              <w:right w:val="nil"/>
            </w:tcBorders>
          </w:tcPr>
          <w:p w14:paraId="6A4D9C6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3E7537D7"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1EBFD96"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32FE1539" w14:textId="77777777">
        <w:trPr>
          <w:cantSplit/>
          <w:jc w:val="center"/>
        </w:trPr>
        <w:tc>
          <w:tcPr>
            <w:tcW w:w="1700" w:type="dxa"/>
            <w:tcBorders>
              <w:top w:val="nil"/>
              <w:left w:val="nil"/>
              <w:bottom w:val="nil"/>
              <w:right w:val="nil"/>
            </w:tcBorders>
          </w:tcPr>
          <w:p w14:paraId="61E4954B"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194052C3"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3B3C7A0" w14:textId="63D1BED7" w:rsidR="003E3FD9" w:rsidRPr="000C4153" w:rsidRDefault="00D31F60" w:rsidP="00C83E79">
            <w:pPr>
              <w:rPr>
                <w:sz w:val="16"/>
                <w:szCs w:val="16"/>
              </w:rPr>
            </w:pPr>
            <w:r>
              <w:rPr>
                <w:sz w:val="16"/>
                <w:szCs w:val="16"/>
              </w:rPr>
              <w:t>bound on the forecast cost of an acceptable plan</w:t>
            </w:r>
          </w:p>
        </w:tc>
      </w:tr>
      <w:tr w:rsidR="003E3FD9" w:rsidRPr="000C4153" w14:paraId="24F39962" w14:textId="77777777">
        <w:trPr>
          <w:cantSplit/>
          <w:jc w:val="center"/>
        </w:trPr>
        <w:tc>
          <w:tcPr>
            <w:tcW w:w="1700" w:type="dxa"/>
            <w:tcBorders>
              <w:top w:val="nil"/>
              <w:left w:val="nil"/>
              <w:bottom w:val="nil"/>
              <w:right w:val="nil"/>
            </w:tcBorders>
          </w:tcPr>
          <w:p w14:paraId="58810C37"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9BE7205"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4A291410"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7AEF40C" w14:textId="77777777">
        <w:trPr>
          <w:cantSplit/>
          <w:jc w:val="center"/>
        </w:trPr>
        <w:tc>
          <w:tcPr>
            <w:tcW w:w="1700" w:type="dxa"/>
            <w:tcBorders>
              <w:top w:val="nil"/>
              <w:left w:val="nil"/>
              <w:bottom w:val="nil"/>
              <w:right w:val="nil"/>
            </w:tcBorders>
          </w:tcPr>
          <w:p w14:paraId="305009D6"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09962A4A"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60E120AA"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990C9D3" w14:textId="77777777">
        <w:trPr>
          <w:cantSplit/>
          <w:jc w:val="center"/>
        </w:trPr>
        <w:tc>
          <w:tcPr>
            <w:tcW w:w="1700" w:type="dxa"/>
            <w:tcBorders>
              <w:top w:val="nil"/>
              <w:left w:val="nil"/>
              <w:bottom w:val="nil"/>
              <w:right w:val="nil"/>
            </w:tcBorders>
          </w:tcPr>
          <w:p w14:paraId="4DD5457A"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09D7405A"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1CC66CF"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9F98970" w14:textId="77777777">
        <w:trPr>
          <w:cantSplit/>
          <w:jc w:val="center"/>
        </w:trPr>
        <w:tc>
          <w:tcPr>
            <w:tcW w:w="1700" w:type="dxa"/>
            <w:tcBorders>
              <w:top w:val="nil"/>
              <w:left w:val="nil"/>
              <w:bottom w:val="nil"/>
              <w:right w:val="nil"/>
            </w:tcBorders>
          </w:tcPr>
          <w:p w14:paraId="029B6718" w14:textId="33531AE3" w:rsidR="003E3FD9" w:rsidRPr="000C4153" w:rsidRDefault="00D31F60" w:rsidP="00C83E79">
            <w:pPr>
              <w:rPr>
                <w:sz w:val="16"/>
                <w:szCs w:val="16"/>
              </w:rPr>
            </w:pPr>
            <w:r>
              <w:rPr>
                <w:sz w:val="16"/>
                <w:szCs w:val="16"/>
              </w:rPr>
              <w:t xml:space="preserve">Selector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1ECEA31E"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8546D7F"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40FEA917" w14:textId="77777777">
        <w:trPr>
          <w:cantSplit/>
          <w:jc w:val="center"/>
        </w:trPr>
        <w:tc>
          <w:tcPr>
            <w:tcW w:w="1700" w:type="dxa"/>
            <w:tcBorders>
              <w:top w:val="nil"/>
              <w:left w:val="nil"/>
              <w:bottom w:val="nil"/>
              <w:right w:val="nil"/>
            </w:tcBorders>
          </w:tcPr>
          <w:p w14:paraId="551A6188"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701C820F"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10B6699F"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6F482226" w14:textId="77777777">
        <w:trPr>
          <w:cantSplit/>
          <w:jc w:val="center"/>
        </w:trPr>
        <w:tc>
          <w:tcPr>
            <w:tcW w:w="1700" w:type="dxa"/>
            <w:tcBorders>
              <w:top w:val="nil"/>
              <w:left w:val="nil"/>
              <w:bottom w:val="nil"/>
              <w:right w:val="nil"/>
            </w:tcBorders>
          </w:tcPr>
          <w:p w14:paraId="04A9B745"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7DE8725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9781846"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5E4E5DCC" w14:textId="77777777">
        <w:trPr>
          <w:cantSplit/>
          <w:jc w:val="center"/>
        </w:trPr>
        <w:tc>
          <w:tcPr>
            <w:tcW w:w="1700" w:type="dxa"/>
            <w:tcBorders>
              <w:top w:val="nil"/>
              <w:left w:val="nil"/>
              <w:bottom w:val="single" w:sz="8" w:space="0" w:color="000000"/>
              <w:right w:val="nil"/>
            </w:tcBorders>
          </w:tcPr>
          <w:p w14:paraId="3D52FB26"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3379B7A6"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F8722C9" w14:textId="77777777" w:rsidR="003E3FD9" w:rsidRPr="000C4153" w:rsidRDefault="00D31F60" w:rsidP="00C83E79">
            <w:pPr>
              <w:rPr>
                <w:sz w:val="16"/>
                <w:szCs w:val="16"/>
              </w:rPr>
            </w:pPr>
            <w:r w:rsidRPr="000C4153">
              <w:rPr>
                <w:sz w:val="16"/>
                <w:szCs w:val="16"/>
              </w:rPr>
              <w:t>one in four readings missing, 10% noise on the rest</w:t>
            </w:r>
          </w:p>
        </w:tc>
      </w:tr>
    </w:tbl>
    <w:p w14:paraId="7F7140B5" w14:textId="77777777" w:rsidR="003E3FD9" w:rsidRDefault="003E3FD9" w:rsidP="00C83E79">
      <w:pPr>
        <w:pStyle w:val="Text"/>
        <w:rPr>
          <w:sz w:val="12"/>
          <w:szCs w:val="12"/>
        </w:rPr>
      </w:pPr>
    </w:p>
    <w:p w14:paraId="36CC6BA5"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5B4A779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5A72C7A9" w14:textId="77777777">
        <w:trPr>
          <w:cantSplit/>
          <w:jc w:val="center"/>
        </w:trPr>
        <w:tc>
          <w:tcPr>
            <w:tcW w:w="560" w:type="dxa"/>
            <w:tcBorders>
              <w:top w:val="single" w:sz="8" w:space="0" w:color="000000"/>
              <w:left w:val="nil"/>
              <w:bottom w:val="single" w:sz="6" w:space="0" w:color="000000"/>
              <w:right w:val="nil"/>
            </w:tcBorders>
          </w:tcPr>
          <w:p w14:paraId="52DA2C0D"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16D8CCE9"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1639C67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4180539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7313D22C" w14:textId="77777777" w:rsidR="003E3FD9" w:rsidRDefault="00D31F60" w:rsidP="00C83E79">
            <w:pPr>
              <w:jc w:val="center"/>
            </w:pPr>
            <w:r>
              <w:rPr>
                <w:b/>
                <w:sz w:val="15"/>
                <w:szCs w:val="15"/>
              </w:rPr>
              <w:t>Observation</w:t>
            </w:r>
          </w:p>
        </w:tc>
      </w:tr>
      <w:tr w:rsidR="003E3FD9" w14:paraId="6646162B" w14:textId="77777777">
        <w:trPr>
          <w:cantSplit/>
          <w:jc w:val="center"/>
        </w:trPr>
        <w:tc>
          <w:tcPr>
            <w:tcW w:w="560" w:type="dxa"/>
            <w:tcBorders>
              <w:top w:val="nil"/>
              <w:left w:val="nil"/>
              <w:bottom w:val="nil"/>
              <w:right w:val="nil"/>
            </w:tcBorders>
          </w:tcPr>
          <w:p w14:paraId="00628AF8" w14:textId="77777777" w:rsidR="003E3FD9" w:rsidRDefault="00D31F60" w:rsidP="00C83E79">
            <w:r>
              <w:rPr>
                <w:sz w:val="15"/>
                <w:szCs w:val="15"/>
              </w:rPr>
              <w:t>S1</w:t>
            </w:r>
          </w:p>
        </w:tc>
        <w:tc>
          <w:tcPr>
            <w:tcW w:w="1700" w:type="dxa"/>
            <w:tcBorders>
              <w:top w:val="nil"/>
              <w:left w:val="nil"/>
              <w:bottom w:val="nil"/>
              <w:right w:val="nil"/>
            </w:tcBorders>
          </w:tcPr>
          <w:p w14:paraId="5F7A072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770A8A6"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802D5D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4FD2D51A" w14:textId="77777777" w:rsidR="003E3FD9" w:rsidRDefault="00D31F60" w:rsidP="00C83E79">
            <w:pPr>
              <w:jc w:val="center"/>
            </w:pPr>
            <w:r>
              <w:rPr>
                <w:sz w:val="15"/>
                <w:szCs w:val="15"/>
              </w:rPr>
              <w:t>full</w:t>
            </w:r>
          </w:p>
        </w:tc>
      </w:tr>
      <w:tr w:rsidR="003E3FD9" w14:paraId="2CE32A86" w14:textId="77777777">
        <w:trPr>
          <w:cantSplit/>
          <w:jc w:val="center"/>
        </w:trPr>
        <w:tc>
          <w:tcPr>
            <w:tcW w:w="560" w:type="dxa"/>
            <w:tcBorders>
              <w:top w:val="nil"/>
              <w:left w:val="nil"/>
              <w:bottom w:val="nil"/>
              <w:right w:val="nil"/>
            </w:tcBorders>
          </w:tcPr>
          <w:p w14:paraId="29CD53A7"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450EF3F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9B199A6" w14:textId="77777777" w:rsidR="003E3FD9" w:rsidRDefault="00D31F60" w:rsidP="00C83E79">
            <w:pPr>
              <w:jc w:val="center"/>
            </w:pPr>
            <w:r>
              <w:rPr>
                <w:sz w:val="15"/>
                <w:szCs w:val="15"/>
              </w:rPr>
              <w:t>0.6</w:t>
            </w:r>
          </w:p>
        </w:tc>
        <w:tc>
          <w:tcPr>
            <w:tcW w:w="1100" w:type="dxa"/>
            <w:tcBorders>
              <w:top w:val="nil"/>
              <w:left w:val="nil"/>
              <w:bottom w:val="nil"/>
              <w:right w:val="nil"/>
            </w:tcBorders>
          </w:tcPr>
          <w:p w14:paraId="5D60767B"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58AE2C37" w14:textId="77777777" w:rsidR="003E3FD9" w:rsidRDefault="00D31F60" w:rsidP="00C83E79">
            <w:pPr>
              <w:jc w:val="center"/>
            </w:pPr>
            <w:r>
              <w:rPr>
                <w:sz w:val="15"/>
                <w:szCs w:val="15"/>
              </w:rPr>
              <w:t>full</w:t>
            </w:r>
          </w:p>
        </w:tc>
      </w:tr>
      <w:tr w:rsidR="003E3FD9" w14:paraId="5FC4068D" w14:textId="77777777">
        <w:trPr>
          <w:cantSplit/>
          <w:jc w:val="center"/>
        </w:trPr>
        <w:tc>
          <w:tcPr>
            <w:tcW w:w="560" w:type="dxa"/>
            <w:tcBorders>
              <w:top w:val="nil"/>
              <w:left w:val="nil"/>
              <w:bottom w:val="nil"/>
              <w:right w:val="nil"/>
            </w:tcBorders>
          </w:tcPr>
          <w:p w14:paraId="21E329C7" w14:textId="77777777" w:rsidR="003E3FD9" w:rsidRDefault="00D31F60" w:rsidP="00C83E79">
            <w:r>
              <w:rPr>
                <w:sz w:val="15"/>
                <w:szCs w:val="15"/>
              </w:rPr>
              <w:t>S3</w:t>
            </w:r>
          </w:p>
        </w:tc>
        <w:tc>
          <w:tcPr>
            <w:tcW w:w="1700" w:type="dxa"/>
            <w:tcBorders>
              <w:top w:val="nil"/>
              <w:left w:val="nil"/>
              <w:bottom w:val="nil"/>
              <w:right w:val="nil"/>
            </w:tcBorders>
          </w:tcPr>
          <w:p w14:paraId="22C67BA1"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33819C24"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E4FE3F4"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29E8B712" w14:textId="77777777" w:rsidR="003E3FD9" w:rsidRDefault="00D31F60" w:rsidP="00C83E79">
            <w:pPr>
              <w:jc w:val="center"/>
            </w:pPr>
            <w:r>
              <w:rPr>
                <w:sz w:val="15"/>
                <w:szCs w:val="15"/>
              </w:rPr>
              <w:t>full</w:t>
            </w:r>
          </w:p>
        </w:tc>
      </w:tr>
      <w:tr w:rsidR="003E3FD9" w14:paraId="2A0FEF6D" w14:textId="77777777">
        <w:trPr>
          <w:cantSplit/>
          <w:jc w:val="center"/>
        </w:trPr>
        <w:tc>
          <w:tcPr>
            <w:tcW w:w="560" w:type="dxa"/>
            <w:tcBorders>
              <w:top w:val="nil"/>
              <w:left w:val="nil"/>
              <w:bottom w:val="nil"/>
              <w:right w:val="nil"/>
            </w:tcBorders>
          </w:tcPr>
          <w:p w14:paraId="7E3C4754" w14:textId="77777777" w:rsidR="003E3FD9" w:rsidRDefault="00D31F60" w:rsidP="00C83E79">
            <w:r>
              <w:rPr>
                <w:sz w:val="15"/>
                <w:szCs w:val="15"/>
              </w:rPr>
              <w:t>S4</w:t>
            </w:r>
          </w:p>
        </w:tc>
        <w:tc>
          <w:tcPr>
            <w:tcW w:w="1700" w:type="dxa"/>
            <w:tcBorders>
              <w:top w:val="nil"/>
              <w:left w:val="nil"/>
              <w:bottom w:val="nil"/>
              <w:right w:val="nil"/>
            </w:tcBorders>
          </w:tcPr>
          <w:p w14:paraId="6989683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5770B66A"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A12DA93"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057F99D" w14:textId="77777777" w:rsidR="003E3FD9" w:rsidRDefault="00D31F60" w:rsidP="00C83E79">
            <w:pPr>
              <w:jc w:val="center"/>
            </w:pPr>
            <w:r>
              <w:rPr>
                <w:sz w:val="15"/>
                <w:szCs w:val="15"/>
              </w:rPr>
              <w:t>full</w:t>
            </w:r>
          </w:p>
        </w:tc>
      </w:tr>
      <w:tr w:rsidR="003E3FD9" w14:paraId="3528DFCB" w14:textId="77777777">
        <w:trPr>
          <w:cantSplit/>
          <w:jc w:val="center"/>
        </w:trPr>
        <w:tc>
          <w:tcPr>
            <w:tcW w:w="560" w:type="dxa"/>
            <w:tcBorders>
              <w:top w:val="nil"/>
              <w:left w:val="nil"/>
              <w:bottom w:val="single" w:sz="8" w:space="0" w:color="000000"/>
              <w:right w:val="nil"/>
            </w:tcBorders>
          </w:tcPr>
          <w:p w14:paraId="4060F7F2"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314E677"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33DA3E1F"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568DEB6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1D8C947A" w14:textId="77777777" w:rsidR="003E3FD9" w:rsidRDefault="00623659" w:rsidP="00C83E79">
            <w:pPr>
              <w:jc w:val="center"/>
            </w:pPr>
            <w:r>
              <w:rPr>
                <w:sz w:val="15"/>
                <w:szCs w:val="15"/>
              </w:rPr>
              <w:t>degraded</w:t>
            </w:r>
          </w:p>
        </w:tc>
      </w:tr>
    </w:tbl>
    <w:p w14:paraId="7C1E2F8E" w14:textId="77777777" w:rsidR="00811EB2" w:rsidRDefault="00811EB2" w:rsidP="00811EB2">
      <w:pPr>
        <w:pStyle w:val="Text"/>
        <w:rPr>
          <w:sz w:val="12"/>
          <w:szCs w:val="12"/>
        </w:rPr>
      </w:pPr>
    </w:p>
    <w:p w14:paraId="2D135F5C" w14:textId="77777777" w:rsidR="00926552" w:rsidRDefault="00926552" w:rsidP="00811EB2">
      <w:pPr>
        <w:pStyle w:val="Heading2"/>
      </w:pPr>
      <w:bookmarkStart w:id="56" w:name="_RefSec_V_C"/>
      <w:r>
        <w:t>C</w:t>
      </w:r>
      <w:bookmarkEnd w:id="56"/>
      <w:r>
        <w:t>. Outcome: No Decision Support, Closed Layer, VODA</w:t>
      </w:r>
    </w:p>
    <w:p w14:paraId="5B3E212A" w14:textId="163B461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the five seed rules improves the response to the fires that the doctrine already contains, but it does not reach the fires that lie outside the doctrine. The stage selector of the closed layer was also replaced by a fixed order of trial, tuning first, a new rule after a rejection, on the same 150 worlds. The fixed order ends at 73.3 ha against 75.4 ha with the selector, a paired difference of 2.1 ± 4.0 ha that does not separate from zero, and the selector had more than one option in only 27% of its decisions. The selector is kept for its generality, not for a measured gain.</w:t>
      </w:r>
    </w:p>
    <w:p w14:paraId="798B32CD" w14:textId="021AD992" w:rsidR="003E3FD9" w:rsidRDefault="00D31F60">
      <w:pPr>
        <w:pStyle w:val="Text"/>
      </w:pPr>
      <w:r>
        <w:t xml:space="preserve">VODA reaches these fires. Against the closed layer on the same worlds it burns 20.8 ± 5.8 ha less and is better in 117 of 150 worlds, as Fig. </w:t>
      </w:r>
      <w:r>
        <w:fldChar w:fldCharType="begin"/>
      </w:r>
      <w:r>
        <w:instrText xml:space="preserve"> REF _RefFig7 \h </w:instrText>
      </w:r>
      <w:r>
        <w:fldChar w:fldCharType="separate"/>
      </w:r>
      <w:r>
        <w:rPr>
          <w:noProof/>
        </w:rPr>
        <w:t>7</w:t>
      </w:r>
      <w:r>
        <w:fldChar w:fldCharType="end"/>
      </w:r>
      <w:r>
        <w:t xml:space="preserve">(a) shows. The 12 ties are small fires the doctrine already contained. In 21 worlds it burned more, in one of them by 100 ha, since an admitted object can win its forecast and still lose in the realized fire. It raises the share extinguished to 72% and lowers the affected population to 187 persons, 204 ± 58 fewer per world and 52% below the closed layer. The gain depends on the family. In the forest family with a reduced pool and two ignitions (S2) the paired difference is largest in area, 30.7 ± 23.2 ha, but least certain, since the pool bounds what any order can achieve and the fire outruns it in most worlds whatever the configuration. In the interface families with two ignitions (S4, S5) the gain is most consistent, VODA burns less in 29 of 30 worlds in each and </w:t>
      </w:r>
      <w:r>
        <w:lastRenderedPageBreak/>
        <w:t>extinguishes 90 and 93% of the incidents. Under degraded observation (S5) its burned area moves from 27.5 to 33.5 ha, a change of 22% that stays inside the confidence interval of either cell, and the configuration remains the best. Reduced observation therefore degrades the response gradually rather than disabling it. The second replicate of VODA burns 49.2 ha on the same worlds, a saving of 26.2 ± 6.9 ha against the closed layer and better in 114 of 150 worlds. The two replicates differ by 5.4 ± 6.7 ha per world and correlate at 0.81; the spread is largest in the resource-limited family, where the saving is 30.7 ha in one replicate and 54.2 ha in the other, and smallest in the interface families.</w:t>
      </w:r>
    </w:p>
    <w:p w14:paraId="6C28EDE9" w14:textId="660911B9"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33DA6D4C"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33DA6D4C"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(b) sets the physical cost beside the five-term total cost of each configuration. VODA reaches the lowest physical cost, 0.096 against 0.139 for the closed layer, and the lowest total cost, 0.124 against 0.164, while its response term (0.354) stays 17% below that of the closed layer (0.428) and 29% below that of the static doctrine (0.501). The saving sits in the physical terms with no growth in the response terms. The rule base reaches 10.6 active rules at the end of an episode under VODA against 10.3 under the closed layer alone, so the margin comes from what the rules say rather than from how many there are. The cost of the open layer is computation, about a dozen model calls per episode and about two seconds of proposer time per decision cycle against the twelve minutes available.</w:t>
      </w:r>
    </w:p>
    <w:p w14:paraId="793C0531" w14:textId="77777777" w:rsidR="00926552" w:rsidRDefault="00926552" w:rsidP="00926552">
      <w:pPr>
        <w:pStyle w:val="Heading2"/>
      </w:pPr>
      <w:bookmarkStart w:id="59" w:name="_RefSec_V_D"/>
      <w:r>
        <w:t>D</w:t>
      </w:r>
      <w:bookmarkEnd w:id="59"/>
      <w:r>
        <w:t>. What the Open Layer Produced</w:t>
      </w:r>
    </w:p>
    <w:p w14:paraId="0EA02B41" w14:textId="77F8D77C"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8BC0265"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xml:space="preserve">. (a) Area saved by VODA against the closed layer, 150 worlds sorted. </w:t>
                              </w:r>
                              <w:del w:id="210005" w:author="Claude" w:date="2026-10-19T04:31:47Z">
                                <w:r>
                                  <w:delText xml:space="preserve">(b) Physical and five-term total cost per configuration.</w:delText>
                                </w:r>
                              </w:del>
                              <w:ins w:id="210006" w:author="Claude" w:date="2026-10-19T04:31:47Z">
                                <w:r>
                                  <w:t xml:space="preserve">(b) Physical and total cost per configuration.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8BC0265"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xml:space="preserve">. (a) Area saved by VODA against the closed layer, 150 worlds sorted. </w:t>
                        </w:r>
                        <w:del w:id="210007" w:author="Claude" w:date="2026-10-19T04:31:47Z">
                          <w:r>
                            <w:delText xml:space="preserve">(b) Physical and five-term total cost per configuration.</w:delText>
                          </w:r>
                        </w:del>
                        <w:ins w:id="210008" w:author="Claude" w:date="2026-10-19T04:31:47Z">
                          <w:r>
                            <w:t xml:space="preserve">(b) Physical and total cost per configuration.</w:t>
                          </w:r>
                        </w:ins>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157D320B" w14:textId="0C34A810"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xml:space="preserve">. (a) The 708 proposals by kind and gate verdict. </w:t>
                              </w:r>
                              <w:del w:id="210009" w:author="Claude" w:date="2026-10-19T04:31:47Z">
                                <w:r>
                                  <w:delText xml:space="preserve">(b) Admitted objects per family and kind, and the worlds that admitted one.</w:delText>
                                </w:r>
                              </w:del>
                              <w:ins w:id="210010" w:author="Claude" w:date="2026-10-19T04:31:47Z">
                                <w:r>
                                  <w:t xml:space="preserve">(b) Admitted objects per family and kind, and worlds with one.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157D320B" w14:textId="0C34A810"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xml:space="preserve">. (a) The 708 proposals by kind and gate verdict. </w:t>
                        </w:r>
                        <w:del w:id="210011" w:author="Claude" w:date="2026-10-19T04:31:47Z">
                          <w:r>
                            <w:delText xml:space="preserve">(b) Admitted objects per family and kind, and the worlds that admitted one.</w:delText>
                          </w:r>
                        </w:del>
                        <w:ins w:id="210012" w:author="Claude" w:date="2026-10-19T04:31:47Z">
                          <w:r>
                            <w:t xml:space="preserve">(b) Admitted objects per family and kind, and worlds with one.</w:t>
                          </w:r>
                        </w:ins>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 layer inside VODA made 4101 adaptation trials and kept 1001 of them. The open layer received 708 proposals, one per call with a single revision, and admitted 309 (44%). Proposals that introduce a new decision concept, 84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shows where the rejections fell. In all, 272 proposals passed the forecast tests but failed the package margin G7, 112 did not improve the forecast at G5, 5 failed the second seed at G6, and 10 were stopped by the syntactic gates. The proposer therefore produces well-formed objects, and admission is decided by the simulation. Admission depends on the form of the proposal. Macros that blend existing families were admitted in 70% of 84 cases, composed interventions in 46% of 471, and plain rules over the existing vocabulary in 22% of 153. Thus, the objects that extend the vocabulary pass more often than new rules inside it.</w:t>
      </w:r>
    </w:p>
    <w:p w14:paraId="31A8193B" w14:textId="3F879150" w:rsidR="003E3FD9" w:rsidRDefault="00D31F60">
      <w:pPr>
        <w:pStyle w:val="Text"/>
      </w:pPr>
      <w:r>
        <w:lastRenderedPageBreak/>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The admitted rules order containment lines and suppression effort most often, on antecedent cells that the seed rules leave uncovered. The 59 macros reduce to two archetypes. Interface hardening blends asset protection with a containment line at 0.7 to 0.9 (26 admissions). The line-and-attack macro blends a containment line with suppression effort (36 admissions). The 217 composed interventions, 91 distinct clause sets, are dominated by two geometries. The asset collar coats the threatened assets and the populated cells within two to three cells before the fire arrives (37 admissions). The head-flank band coats the head within four to six cells and the flanks </w:t>
      </w:r>
      <w:r>
        <w:t>within two to three, in 33 cases together with water drafting at the fire (69 admissions). Clauses that wet, clear, ignite, or evacuate are rare and enter only where the forecast rewards them.</w:t>
      </w:r>
    </w:p>
    <w:p w14:paraId="18DCC441" w14:textId="77777777" w:rsidR="00926552" w:rsidRDefault="00926552" w:rsidP="00926552">
      <w:pPr>
        <w:pStyle w:val="Heading2"/>
      </w:pPr>
      <w:bookmarkStart w:id="64" w:name="_RefSec_V_E"/>
      <w:r>
        <w:t>E</w:t>
      </w:r>
      <w:bookmarkEnd w:id="64"/>
      <w:r>
        <w:t>. Where the Gain Came From</w:t>
      </w:r>
    </w:p>
    <w:p w14:paraId="6861A097" w14:textId="22C35CC1" w:rsidR="003E3FD9" w:rsidRDefault="00D31F6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37 distinct worlds, the head-flank band in 67, the interface-hardening macro in 26, and the line-and-attack macro in 35. Recurrence across independent worlds is the first evidence that what the open layer learns is structural rather than incidental.</w:t>
      </w:r>
    </w:p>
    <w:p w14:paraId="045ABCCA" w14:textId="7986B2D5" w:rsidR="003E3FD9" w:rsidRDefault="00CD1F6A">
      <w:pPr>
        <w:pStyle w:val="Text"/>
      </w:pPr>
      <w:r>
        <w:rPr>
          <w:noProof/>
        </w:rPr>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2CF23CEC"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xml:space="preserve">. </w:t>
                              </w:r>
                              <w:del w:id="210013" w:author="Claude" w:date="2026-10-19T04:31:47Z">
                                <w:r>
                                  <w:delText xml:space="preserve">What was written: (a) families ordered by seed and admitted rules</w:delText>
                                </w:r>
                              </w:del>
                              <w:ins w:id="210014" w:author="Claude" w:date="2026-10-19T04:31:47Z">
                                <w:r>
                                  <w:t xml:space="preserve">(a) Families ordered by seed and admitted rules</w:t>
                                </w:r>
                              </w:ins>
                              <w:r>
                                <w:t xml:space="preserve">,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2CF23CEC" w14:textId="77777777" w:rsidR="00467EFC" w:rsidRDefault="00DE0BE3">
                        <w:pPr>
                          <w:pStyle w:val="Caption"/>
                          <w:spacing w:after="0"/>
                          <w:rPr>
                            <w:noProof/>
                          </w:rPr>
                        </w:pPr>
                        <w:r>
                          <w:t xml:space="preserve">Fig. </w:t>
                        </w:r>
                        <w:bookmarkStart w:id="66" w:name="_RefFig9"/>
                        <w:r>
                          <w:fldChar w:fldCharType="begin"/>
                        </w:r>
                        <w:r>
                          <w:instrText xml:space="preserve"> SEQ Fig. \* ARABIC </w:instrText>
                        </w:r>
                        <w:r>
                          <w:fldChar w:fldCharType="separate"/>
                        </w:r>
                        <w:r>
                          <w:rPr>
                            <w:noProof/>
                          </w:rPr>
                          <w:t>9</w:t>
                        </w:r>
                        <w:r>
                          <w:fldChar w:fldCharType="end"/>
                        </w:r>
                        <w:bookmarkEnd w:id="66"/>
                        <w:r>
                          <w:t xml:space="preserve">. </w:t>
                        </w:r>
                        <w:del w:id="210015" w:author="Claude" w:date="2026-10-19T04:31:47Z">
                          <w:r>
                            <w:delText xml:space="preserve">What was written: (a) families ordered by seed and admitted rules</w:delText>
                          </w:r>
                        </w:del>
                        <w:ins w:id="210016" w:author="Claude" w:date="2026-10-19T04:31:47Z">
                          <w:r>
                            <w:t xml:space="preserve">(a) Families ordered by seed and admitted rules</w:t>
                          </w:r>
                        </w:ins>
                        <w:r>
                          <w:t xml:space="preserve">,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06038A76" w14:textId="2051A579"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xml:space="preserve">. </w:t>
                              </w:r>
                              <w:del w:id="210017" w:author="Claude" w:date="2026-10-19T04:31:47Z">
                                <w:r>
                                  <w:delText xml:space="preserve">(a) Saving without and with admissions. (b) Saving against the number of admissions, bars are medians. (c) Burned area against time in one S4 world, admissions marked.</w:delText>
                                </w:r>
                              </w:del>
                              <w:ins w:id="210018" w:author="Claude" w:date="2026-10-19T04:31:47Z">
                                <w:r>
                                  <w:t xml:space="preserve">Saving (a) without and with admissions and (b) by number of admissions, medians as bars; (c) one S4 world.</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06038A76" w14:textId="2051A579"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xml:space="preserve">. </w:t>
                        </w:r>
                        <w:del w:id="210019" w:author="Claude" w:date="2026-10-19T04:31:47Z">
                          <w:r>
                            <w:delText xml:space="preserve">(a) Saving without and with admissions. (b) Saving against the number of admissions, bars are medians. (c) Burned area against time in one S4 world, admissions marked.</w:delText>
                          </w:r>
                        </w:del>
                        <w:ins w:id="210020" w:author="Claude" w:date="2026-10-19T04:31:47Z">
                          <w:r>
                            <w:t xml:space="preserve">Saving (a) without and with admissions and (b) by number of admissions, medians as bars; (c) one S4 world.</w:t>
                          </w:r>
                        </w:ins>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In the 23 worlds with no admission, VODA and the closed layer end within 15 ha of each other on average, and 10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127 worlds with at least one admission, where the mean saving is 22.9 ha, and the median saving grows from 5 ha with one admission to 22 ha with four. A leave-one-out replay turns this into a causal account. </w:t>
      </w:r>
      <w:del w:id="210025" w:author="Claude" w:date="2026-10-19T04:31:47Z">
        <w:r>
          <w:delText xml:space="preserve">Each of the 133 worlds with an admission was replayed</w:delText>
        </w:r>
      </w:del>
      <w:ins w:id="210026" w:author="Claude" w:date="2026-10-19T04:31:47Z">
        <w:r>
          <w:t xml:space="preserve">Each of the 133 worlds with an admission, concept packages counted, was replayed</w:t>
        </w:r>
      </w:ins>
      <w:r>
        <w:t xml:space="preserve"> with the closed layer and the admitted objects re-installed at their recorded minutes, without the proposer. With every object re-installed the replay reproduces the VODA outcome within 0.6 ± 3.1 ha, and with none it reproduces the closed layer exactly. Removing one object at a time, 204 of the 340 admitted objects, concept packages included, raise the burned area when removed, 87 change it by less than half a hectare, and 49 lower it. The median effect of a composed intervention is 2.3 ha, of a head-flank band 3.7 ha, of a macro 1.6 ha, and of a plain rule 0.3 ha. The single effects do not add up to the full margin, 18.9 against 22.8 ha per world, since a removed object also changes what the closed layer does afterwards. The single world in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2809557F" w14:textId="77777777" w:rsidR="00926552" w:rsidRDefault="00926552" w:rsidP="00926552">
      <w:pPr>
        <w:pStyle w:val="Heading2"/>
      </w:pPr>
      <w:bookmarkStart w:id="69" w:name="_RefSec_V_F"/>
      <w:r>
        <w:t>F</w:t>
      </w:r>
      <w:bookmarkEnd w:id="69"/>
      <w:r>
        <w:t>. Timeliness, Scalability, and Compliance</w:t>
      </w:r>
    </w:p>
    <w:p w14:paraId="0921A0E3" w14:textId="0F37FE0E" w:rsidR="003E3FD9" w:rsidRDefault="00D31F60">
      <w:pPr>
        <w:pStyle w:val="Text"/>
      </w:pP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w:t>
      </w:r>
      <w:r>
        <w:lastRenderedPageBreak/>
        <w:t xml:space="preserve">1.4. Thus, scalability holds </w:t>
      </w:r>
      <w:proofErr w:type="gramStart"/>
      <w:r>
        <w:t>on</w:t>
      </w:r>
      <w:proofErr w:type="gramEnd"/>
      <w:r>
        <w:t xml:space="preserve">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p>
    <w:p w14:paraId="6A25DD55" w14:textId="721A273D" w:rsidR="003E3FD9" w:rsidRDefault="009823E2">
      <w:pPr>
        <w:pStyle w:val="Text"/>
      </w:pPr>
      <w:r>
        <w:rPr>
          <w:noProof/>
        </w:rPr>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2C93C1B"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xml:space="preserve">. Decision cost: </w:t>
                              </w:r>
                              <w:del w:id="210021" w:author="Claude" w:date="2026-10-19T04:31:47Z">
                                <w:r>
                                  <w:delText xml:space="preserve">(a) median decision time as a share of the cycle against the number of agents, (b) against the size of the grid.</w:delText>
                                </w:r>
                              </w:del>
                              <w:ins w:id="210022" w:author="Claude" w:date="2026-10-19T04:31:47Z">
                                <w:r>
                                  <w:t xml:space="preserve">(a) median cycle time as a share of the cycle against the number of agents, (b) against grid size.</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2C93C1B"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xml:space="preserve">. Decision cost: </w:t>
                        </w:r>
                        <w:del w:id="210023" w:author="Claude" w:date="2026-10-19T04:31:47Z">
                          <w:r>
                            <w:delText xml:space="preserve">(a) median decision time as a share of the cycle against the number of agents, (b) against the size of the grid.</w:delText>
                          </w:r>
                        </w:del>
                        <w:ins w:id="210024" w:author="Claude" w:date="2026-10-19T04:31:47Z">
                          <w:r>
                            <w:t xml:space="preserve">(a) median cycle time as a share of the cycle against the number of agents, (b) against grid size.</w:t>
                          </w:r>
                        </w:ins>
                      </w:p>
                    </w:txbxContent>
                  </v:textbox>
                </v:shape>
                <w10:wrap type="topAndBottom" anchory="margin"/>
              </v:group>
            </w:pict>
          </mc:Fallback>
        </mc:AlternateContent>
      </w:r>
      <w:r w:rsidR="00D31F60">
        <w:t>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78% less burned area than no action and 28% less than the closed layer, better in 117 of 150 paired worlds, with the lowest cost in every family. Timeliness is met with 274 ms per decision and about two seconds of proposer time per cycle. Scalability is met with 1.28 times the cost for sixteen times the agents. Robustness is tested on one axis only, degraded observation, where the loss is 22% and the configuration remains the best tested. Uncertainty handling is structural, since every feature carries a confidence that gates its concept. Adaptability shows in 309 admitted objects that recur across worlds.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p>
    <w:p w14:paraId="49A900E9" w14:textId="77777777" w:rsidR="00926552" w:rsidRDefault="00926552" w:rsidP="00926552">
      <w:pPr>
        <w:pStyle w:val="Heading1"/>
      </w:pPr>
      <w:bookmarkStart w:id="72" w:name="_RefSec_VI"/>
      <w:r>
        <w:t>VI</w:t>
      </w:r>
      <w:bookmarkEnd w:id="72"/>
      <w:r>
        <w:t>. Discussion</w:t>
      </w:r>
    </w:p>
    <w:p w14:paraId="7394CE39" w14:textId="57D491AB"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w:t>
      </w:r>
      <w:r>
        <w:t>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4101 trials against 708,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2EB849E8" w14:textId="38ABC999"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w:t>
      </w:r>
      <w:proofErr w:type="gramStart"/>
      <w:r>
        <w:t>incident</w:t>
      </w:r>
      <w:proofErr w:type="gramEnd"/>
      <w:r>
        <w:t xml:space="preserve"> and no fire officer took part in the loop. The gates judge a forecast, not the outcome: in 21 of 150 worlds an admitted object burned more than the closed layer, and in the resource-limited family the saving is small and uncertain, since no rearrangement of an insufficient pool contains the fire. The stage selector does not improve on a fixed order of trial, so the closed layer could be simplified without loss. 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A second run of the same worlds moved the mean saving from 20.8 to 26.2 ha while the sign, the ranking of the families, and the admission rate held; a replication with a different model remains open.</w:t>
      </w:r>
    </w:p>
    <w:p w14:paraId="6EF82404" w14:textId="77777777" w:rsidR="00926552" w:rsidRDefault="00926552" w:rsidP="00926552">
      <w:pPr>
        <w:pStyle w:val="Heading1"/>
      </w:pPr>
      <w:bookmarkStart w:id="73" w:name="_RefSec_VII"/>
      <w:r>
        <w:t>VII</w:t>
      </w:r>
      <w:bookmarkEnd w:id="73"/>
      <w:r>
        <w:t>. Conclusion</w:t>
      </w:r>
    </w:p>
    <w:p w14:paraId="408AAC62" w14:textId="3161B62B"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t>
      </w:r>
      <w:r>
        <w:lastRenderedPageBreak/>
        <w:t>with rules, blended interventions, and interventions composed from verified physical effects. A gate chain preserves no-harm, life-safety invariance, coverage, and monotone descent in the forecast, whatever the proposer. On an independently validated core, 150 paired worlds in five scenario families were replayed with no decision support, with the closed layer alone, and with both layers. The open layer admitted 309 of 708 proposals. It burned 20.8 ± 5.8 ha less per world than the closed layer and was better in 117 of 150 worlds. It raised the share of incidents extinguished from 52 to 72% and left 52%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the asset collar, the head-flank retardant band, interface hardening, and the line-and-attack macro. Three studies are planned.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id w:val="369651183"/>
        <w:docPartObj>
          <w:docPartGallery w:val="Bibliographies"/>
          <w:docPartUnique/>
        </w:docPartObj>
      </w:sdtPr>
      <w:sdtEndPr>
        <w:rPr>
          <w:smallCaps w:val="0"/>
          <w:kern w:val="0"/>
        </w:rPr>
      </w:sdtEndPr>
      <w:sdtContent>
        <w:p w14:paraId="08E2048E" w14:textId="331A32D1" w:rsidR="009823E2" w:rsidRDefault="009823E2">
          <w:pPr>
            <w:pStyle w:val="Heading1"/>
          </w:pPr>
          <w:r>
            <w:t>References</w:t>
          </w:r>
        </w:p>
        <w:sdt>
          <w:sdtPr>
            <w:id w:val="-573587230"/>
            <w:bibliography/>
          </w:sdtPr>
          <w:sdtContent>
            <w:p w14:paraId="5F742D45"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2A5199C0" w14:textId="77777777">
                <w:trPr>
                  <w:divId w:val="1215434613"/>
                  <w:tblCellSpacing w:w="15" w:type="dxa"/>
                </w:trPr>
                <w:tc>
                  <w:tcPr>
                    <w:tcW w:w="50" w:type="pct"/>
                    <w:hideMark/>
                  </w:tcPr>
                  <w:p w14:paraId="03494AF3" w14:textId="4795F8BC" w:rsidR="008C67D9" w:rsidRDefault="008C67D9">
                    <w:pPr>
                      <w:pStyle w:val="Bibliography"/>
                      <w:rPr>
                        <w:noProof/>
                        <w:sz w:val="24"/>
                        <w:szCs w:val="24"/>
                      </w:rPr>
                    </w:pPr>
                    <w:r>
                      <w:rPr>
                        <w:noProof/>
                      </w:rPr>
                      <w:t xml:space="preserve">[1] </w:t>
                    </w:r>
                  </w:p>
                </w:tc>
                <w:tc>
                  <w:tcPr>
                    <w:tcW w:w="0" w:type="auto"/>
                    <w:hideMark/>
                  </w:tcPr>
                  <w:p w14:paraId="2DCCF14B" w14:textId="77777777" w:rsidR="008C67D9" w:rsidRDefault="008C67D9">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2F66607C" w14:textId="77777777">
                <w:trPr>
                  <w:divId w:val="1215434613"/>
                  <w:tblCellSpacing w:w="15" w:type="dxa"/>
                </w:trPr>
                <w:tc>
                  <w:tcPr>
                    <w:tcW w:w="50" w:type="pct"/>
                    <w:hideMark/>
                  </w:tcPr>
                  <w:p w14:paraId="17841A84" w14:textId="77777777" w:rsidR="008C67D9" w:rsidRDefault="008C67D9">
                    <w:pPr>
                      <w:pStyle w:val="Bibliography"/>
                      <w:rPr>
                        <w:noProof/>
                      </w:rPr>
                    </w:pPr>
                    <w:r>
                      <w:rPr>
                        <w:noProof/>
                      </w:rPr>
                      <w:t xml:space="preserve">[2] </w:t>
                    </w:r>
                  </w:p>
                </w:tc>
                <w:tc>
                  <w:tcPr>
                    <w:tcW w:w="0" w:type="auto"/>
                    <w:hideMark/>
                  </w:tcPr>
                  <w:p w14:paraId="41FA0388" w14:textId="77777777" w:rsidR="008C67D9" w:rsidRDefault="008C67D9">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63FE955B" w14:textId="77777777">
                <w:trPr>
                  <w:divId w:val="1215434613"/>
                  <w:tblCellSpacing w:w="15" w:type="dxa"/>
                </w:trPr>
                <w:tc>
                  <w:tcPr>
                    <w:tcW w:w="50" w:type="pct"/>
                    <w:hideMark/>
                  </w:tcPr>
                  <w:p w14:paraId="059033FE" w14:textId="77777777" w:rsidR="008C67D9" w:rsidRDefault="008C67D9">
                    <w:pPr>
                      <w:pStyle w:val="Bibliography"/>
                      <w:rPr>
                        <w:noProof/>
                      </w:rPr>
                    </w:pPr>
                    <w:r>
                      <w:rPr>
                        <w:noProof/>
                      </w:rPr>
                      <w:t xml:space="preserve">[3] </w:t>
                    </w:r>
                  </w:p>
                </w:tc>
                <w:tc>
                  <w:tcPr>
                    <w:tcW w:w="0" w:type="auto"/>
                    <w:hideMark/>
                  </w:tcPr>
                  <w:p w14:paraId="08273A92"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37C5DDBF" w14:textId="77777777">
                <w:trPr>
                  <w:divId w:val="1215434613"/>
                  <w:tblCellSpacing w:w="15" w:type="dxa"/>
                </w:trPr>
                <w:tc>
                  <w:tcPr>
                    <w:tcW w:w="50" w:type="pct"/>
                    <w:hideMark/>
                  </w:tcPr>
                  <w:p w14:paraId="38B4A53E" w14:textId="77777777" w:rsidR="008C67D9" w:rsidRDefault="008C67D9">
                    <w:pPr>
                      <w:pStyle w:val="Bibliography"/>
                      <w:rPr>
                        <w:noProof/>
                      </w:rPr>
                    </w:pPr>
                    <w:r>
                      <w:rPr>
                        <w:noProof/>
                      </w:rPr>
                      <w:t xml:space="preserve">[4] </w:t>
                    </w:r>
                  </w:p>
                </w:tc>
                <w:tc>
                  <w:tcPr>
                    <w:tcW w:w="0" w:type="auto"/>
                    <w:hideMark/>
                  </w:tcPr>
                  <w:p w14:paraId="0534058E"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000A7C3" w14:textId="77777777">
                <w:trPr>
                  <w:divId w:val="1215434613"/>
                  <w:tblCellSpacing w:w="15" w:type="dxa"/>
                </w:trPr>
                <w:tc>
                  <w:tcPr>
                    <w:tcW w:w="50" w:type="pct"/>
                    <w:hideMark/>
                  </w:tcPr>
                  <w:p w14:paraId="3CD8B4F7" w14:textId="77777777" w:rsidR="008C67D9" w:rsidRDefault="008C67D9">
                    <w:pPr>
                      <w:pStyle w:val="Bibliography"/>
                      <w:rPr>
                        <w:noProof/>
                      </w:rPr>
                    </w:pPr>
                    <w:r>
                      <w:rPr>
                        <w:noProof/>
                      </w:rPr>
                      <w:t xml:space="preserve">[5] </w:t>
                    </w:r>
                  </w:p>
                </w:tc>
                <w:tc>
                  <w:tcPr>
                    <w:tcW w:w="0" w:type="auto"/>
                    <w:hideMark/>
                  </w:tcPr>
                  <w:p w14:paraId="60A333A2" w14:textId="77777777" w:rsidR="008C67D9" w:rsidRDefault="008C67D9">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0F64FA22" w14:textId="77777777">
                <w:trPr>
                  <w:divId w:val="1215434613"/>
                  <w:tblCellSpacing w:w="15" w:type="dxa"/>
                </w:trPr>
                <w:tc>
                  <w:tcPr>
                    <w:tcW w:w="50" w:type="pct"/>
                    <w:hideMark/>
                  </w:tcPr>
                  <w:p w14:paraId="6430E2D7" w14:textId="77777777" w:rsidR="008C67D9" w:rsidRDefault="008C67D9">
                    <w:pPr>
                      <w:pStyle w:val="Bibliography"/>
                      <w:rPr>
                        <w:noProof/>
                      </w:rPr>
                    </w:pPr>
                    <w:r>
                      <w:rPr>
                        <w:noProof/>
                      </w:rPr>
                      <w:t xml:space="preserve">[6] </w:t>
                    </w:r>
                  </w:p>
                </w:tc>
                <w:tc>
                  <w:tcPr>
                    <w:tcW w:w="0" w:type="auto"/>
                    <w:hideMark/>
                  </w:tcPr>
                  <w:p w14:paraId="427B4DD0" w14:textId="77777777" w:rsidR="008C67D9" w:rsidRDefault="008C67D9">
                    <w:pPr>
                      <w:pStyle w:val="Bibliography"/>
                      <w:rPr>
                        <w:noProof/>
                      </w:rPr>
                    </w:pPr>
                    <w:r>
                      <w:rPr>
                        <w:noProof/>
                      </w:rPr>
                      <w:t>R. C. Rothermel, "A mathematical model for predicting fire spread in wildland fuels," Res. Pap. INT-115, 1972.</w:t>
                    </w:r>
                  </w:p>
                </w:tc>
              </w:tr>
              <w:tr w:rsidR="008C67D9" w14:paraId="50CDD00E" w14:textId="77777777">
                <w:trPr>
                  <w:divId w:val="1215434613"/>
                  <w:tblCellSpacing w:w="15" w:type="dxa"/>
                </w:trPr>
                <w:tc>
                  <w:tcPr>
                    <w:tcW w:w="50" w:type="pct"/>
                    <w:hideMark/>
                  </w:tcPr>
                  <w:p w14:paraId="2FDCAE76" w14:textId="77777777" w:rsidR="008C67D9" w:rsidRDefault="008C67D9">
                    <w:pPr>
                      <w:pStyle w:val="Bibliography"/>
                      <w:rPr>
                        <w:noProof/>
                      </w:rPr>
                    </w:pPr>
                    <w:r>
                      <w:rPr>
                        <w:noProof/>
                      </w:rPr>
                      <w:t xml:space="preserve">[7] </w:t>
                    </w:r>
                  </w:p>
                </w:tc>
                <w:tc>
                  <w:tcPr>
                    <w:tcW w:w="0" w:type="auto"/>
                    <w:hideMark/>
                  </w:tcPr>
                  <w:p w14:paraId="401DC2FA"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1347C781" w14:textId="77777777">
                <w:trPr>
                  <w:divId w:val="1215434613"/>
                  <w:tblCellSpacing w:w="15" w:type="dxa"/>
                </w:trPr>
                <w:tc>
                  <w:tcPr>
                    <w:tcW w:w="50" w:type="pct"/>
                    <w:hideMark/>
                  </w:tcPr>
                  <w:p w14:paraId="02B37DC2" w14:textId="77777777" w:rsidR="008C67D9" w:rsidRDefault="008C67D9">
                    <w:pPr>
                      <w:pStyle w:val="Bibliography"/>
                      <w:rPr>
                        <w:noProof/>
                      </w:rPr>
                    </w:pPr>
                    <w:r>
                      <w:rPr>
                        <w:noProof/>
                      </w:rPr>
                      <w:t xml:space="preserve">[8] </w:t>
                    </w:r>
                  </w:p>
                </w:tc>
                <w:tc>
                  <w:tcPr>
                    <w:tcW w:w="0" w:type="auto"/>
                    <w:hideMark/>
                  </w:tcPr>
                  <w:p w14:paraId="3AEC38B2"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16A92A4F" w14:textId="77777777">
                <w:trPr>
                  <w:divId w:val="1215434613"/>
                  <w:tblCellSpacing w:w="15" w:type="dxa"/>
                </w:trPr>
                <w:tc>
                  <w:tcPr>
                    <w:tcW w:w="50" w:type="pct"/>
                    <w:hideMark/>
                  </w:tcPr>
                  <w:p w14:paraId="43BD6B3E" w14:textId="77777777" w:rsidR="008C67D9" w:rsidRDefault="008C67D9">
                    <w:pPr>
                      <w:pStyle w:val="Bibliography"/>
                      <w:rPr>
                        <w:noProof/>
                      </w:rPr>
                    </w:pPr>
                    <w:r>
                      <w:rPr>
                        <w:noProof/>
                      </w:rPr>
                      <w:t xml:space="preserve">[9] </w:t>
                    </w:r>
                  </w:p>
                </w:tc>
                <w:tc>
                  <w:tcPr>
                    <w:tcW w:w="0" w:type="auto"/>
                    <w:hideMark/>
                  </w:tcPr>
                  <w:p w14:paraId="54C7F905"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10655FDB" w14:textId="77777777">
                <w:trPr>
                  <w:divId w:val="1215434613"/>
                  <w:tblCellSpacing w:w="15" w:type="dxa"/>
                </w:trPr>
                <w:tc>
                  <w:tcPr>
                    <w:tcW w:w="50" w:type="pct"/>
                    <w:hideMark/>
                  </w:tcPr>
                  <w:p w14:paraId="72C8C4FB" w14:textId="77777777" w:rsidR="008C67D9" w:rsidRDefault="008C67D9">
                    <w:pPr>
                      <w:pStyle w:val="Bibliography"/>
                      <w:rPr>
                        <w:noProof/>
                      </w:rPr>
                    </w:pPr>
                    <w:r>
                      <w:rPr>
                        <w:noProof/>
                      </w:rPr>
                      <w:t xml:space="preserve">[10] </w:t>
                    </w:r>
                  </w:p>
                </w:tc>
                <w:tc>
                  <w:tcPr>
                    <w:tcW w:w="0" w:type="auto"/>
                    <w:hideMark/>
                  </w:tcPr>
                  <w:p w14:paraId="1B39B870"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B07900E" w14:textId="77777777">
                <w:trPr>
                  <w:divId w:val="1215434613"/>
                  <w:tblCellSpacing w:w="15" w:type="dxa"/>
                </w:trPr>
                <w:tc>
                  <w:tcPr>
                    <w:tcW w:w="50" w:type="pct"/>
                    <w:hideMark/>
                  </w:tcPr>
                  <w:p w14:paraId="1C1B0CC2" w14:textId="77777777" w:rsidR="008C67D9" w:rsidRDefault="008C67D9">
                    <w:pPr>
                      <w:pStyle w:val="Bibliography"/>
                      <w:rPr>
                        <w:noProof/>
                      </w:rPr>
                    </w:pPr>
                    <w:r>
                      <w:rPr>
                        <w:noProof/>
                      </w:rPr>
                      <w:t xml:space="preserve">[11] </w:t>
                    </w:r>
                  </w:p>
                </w:tc>
                <w:tc>
                  <w:tcPr>
                    <w:tcW w:w="0" w:type="auto"/>
                    <w:hideMark/>
                  </w:tcPr>
                  <w:p w14:paraId="54C52ACB"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4C917871" w14:textId="77777777">
                <w:trPr>
                  <w:divId w:val="1215434613"/>
                  <w:tblCellSpacing w:w="15" w:type="dxa"/>
                </w:trPr>
                <w:tc>
                  <w:tcPr>
                    <w:tcW w:w="50" w:type="pct"/>
                    <w:hideMark/>
                  </w:tcPr>
                  <w:p w14:paraId="5C2E288C" w14:textId="77777777" w:rsidR="008C67D9" w:rsidRDefault="008C67D9">
                    <w:pPr>
                      <w:pStyle w:val="Bibliography"/>
                      <w:rPr>
                        <w:noProof/>
                      </w:rPr>
                    </w:pPr>
                    <w:r>
                      <w:rPr>
                        <w:noProof/>
                      </w:rPr>
                      <w:t xml:space="preserve">[12] </w:t>
                    </w:r>
                  </w:p>
                </w:tc>
                <w:tc>
                  <w:tcPr>
                    <w:tcW w:w="0" w:type="auto"/>
                    <w:hideMark/>
                  </w:tcPr>
                  <w:p w14:paraId="71D67D4A" w14:textId="77777777" w:rsidR="008C67D9" w:rsidRDefault="008C67D9">
                    <w:pPr>
                      <w:pStyle w:val="Bibliography"/>
                      <w:rPr>
                        <w:noProof/>
                      </w:rPr>
                    </w:pPr>
                    <w:r>
                      <w:rPr>
                        <w:noProof/>
                      </w:rPr>
                      <w:t xml:space="preserve">C. Rapp, K. L. Courtney, S. T. Franz, M. M. Colavito, T. Aldworth </w:t>
                    </w:r>
                    <w:r>
                      <w:rPr>
                        <w:noProof/>
                      </w:rPr>
                      <w:t xml:space="preserve">and A. S. Cheng, "Wildfire decision support tools: barriers, facilitators, and future directions for effectiveness," </w:t>
                    </w:r>
                    <w:r>
                      <w:rPr>
                        <w:i/>
                        <w:iCs/>
                        <w:noProof/>
                      </w:rPr>
                      <w:t xml:space="preserve">Fire Ecol., </w:t>
                    </w:r>
                    <w:r>
                      <w:rPr>
                        <w:noProof/>
                      </w:rPr>
                      <w:t xml:space="preserve">2026. </w:t>
                    </w:r>
                  </w:p>
                </w:tc>
              </w:tr>
              <w:tr w:rsidR="008C67D9" w14:paraId="3916613D" w14:textId="77777777">
                <w:trPr>
                  <w:divId w:val="1215434613"/>
                  <w:tblCellSpacing w:w="15" w:type="dxa"/>
                </w:trPr>
                <w:tc>
                  <w:tcPr>
                    <w:tcW w:w="50" w:type="pct"/>
                    <w:hideMark/>
                  </w:tcPr>
                  <w:p w14:paraId="03C66AEF" w14:textId="77777777" w:rsidR="008C67D9" w:rsidRDefault="008C67D9">
                    <w:pPr>
                      <w:pStyle w:val="Bibliography"/>
                      <w:rPr>
                        <w:noProof/>
                      </w:rPr>
                    </w:pPr>
                    <w:r>
                      <w:rPr>
                        <w:noProof/>
                      </w:rPr>
                      <w:t xml:space="preserve">[13] </w:t>
                    </w:r>
                  </w:p>
                </w:tc>
                <w:tc>
                  <w:tcPr>
                    <w:tcW w:w="0" w:type="auto"/>
                    <w:hideMark/>
                  </w:tcPr>
                  <w:p w14:paraId="6E010B2B"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1DF08770" w14:textId="77777777">
                <w:trPr>
                  <w:divId w:val="1215434613"/>
                  <w:tblCellSpacing w:w="15" w:type="dxa"/>
                </w:trPr>
                <w:tc>
                  <w:tcPr>
                    <w:tcW w:w="50" w:type="pct"/>
                    <w:hideMark/>
                  </w:tcPr>
                  <w:p w14:paraId="2A9D3B4D" w14:textId="77777777" w:rsidR="008C67D9" w:rsidRDefault="008C67D9">
                    <w:pPr>
                      <w:pStyle w:val="Bibliography"/>
                      <w:rPr>
                        <w:noProof/>
                      </w:rPr>
                    </w:pPr>
                    <w:r>
                      <w:rPr>
                        <w:noProof/>
                      </w:rPr>
                      <w:t xml:space="preserve">[14] </w:t>
                    </w:r>
                  </w:p>
                </w:tc>
                <w:tc>
                  <w:tcPr>
                    <w:tcW w:w="0" w:type="auto"/>
                    <w:hideMark/>
                  </w:tcPr>
                  <w:p w14:paraId="6CF8C027"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721F0985" w14:textId="77777777">
                <w:trPr>
                  <w:divId w:val="1215434613"/>
                  <w:tblCellSpacing w:w="15" w:type="dxa"/>
                </w:trPr>
                <w:tc>
                  <w:tcPr>
                    <w:tcW w:w="50" w:type="pct"/>
                    <w:hideMark/>
                  </w:tcPr>
                  <w:p w14:paraId="2F88A37D" w14:textId="77777777" w:rsidR="008C67D9" w:rsidRDefault="008C67D9">
                    <w:pPr>
                      <w:pStyle w:val="Bibliography"/>
                      <w:rPr>
                        <w:noProof/>
                      </w:rPr>
                    </w:pPr>
                    <w:r>
                      <w:rPr>
                        <w:noProof/>
                      </w:rPr>
                      <w:t xml:space="preserve">[15] </w:t>
                    </w:r>
                  </w:p>
                </w:tc>
                <w:tc>
                  <w:tcPr>
                    <w:tcW w:w="0" w:type="auto"/>
                    <w:hideMark/>
                  </w:tcPr>
                  <w:p w14:paraId="27F4B70C"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11947944" w14:textId="77777777">
                <w:trPr>
                  <w:divId w:val="1215434613"/>
                  <w:tblCellSpacing w:w="15" w:type="dxa"/>
                </w:trPr>
                <w:tc>
                  <w:tcPr>
                    <w:tcW w:w="50" w:type="pct"/>
                    <w:hideMark/>
                  </w:tcPr>
                  <w:p w14:paraId="2BBD1C11" w14:textId="77777777" w:rsidR="008C67D9" w:rsidRDefault="008C67D9">
                    <w:pPr>
                      <w:pStyle w:val="Bibliography"/>
                      <w:rPr>
                        <w:noProof/>
                      </w:rPr>
                    </w:pPr>
                    <w:r>
                      <w:rPr>
                        <w:noProof/>
                      </w:rPr>
                      <w:t xml:space="preserve">[16] </w:t>
                    </w:r>
                  </w:p>
                </w:tc>
                <w:tc>
                  <w:tcPr>
                    <w:tcW w:w="0" w:type="auto"/>
                    <w:hideMark/>
                  </w:tcPr>
                  <w:p w14:paraId="10EA8F9F"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1EFA3428" w14:textId="77777777">
                <w:trPr>
                  <w:divId w:val="1215434613"/>
                  <w:tblCellSpacing w:w="15" w:type="dxa"/>
                </w:trPr>
                <w:tc>
                  <w:tcPr>
                    <w:tcW w:w="50" w:type="pct"/>
                    <w:hideMark/>
                  </w:tcPr>
                  <w:p w14:paraId="07FCE984" w14:textId="77777777" w:rsidR="008C67D9" w:rsidRDefault="008C67D9">
                    <w:pPr>
                      <w:pStyle w:val="Bibliography"/>
                      <w:rPr>
                        <w:noProof/>
                      </w:rPr>
                    </w:pPr>
                    <w:r>
                      <w:rPr>
                        <w:noProof/>
                      </w:rPr>
                      <w:t xml:space="preserve">[17] </w:t>
                    </w:r>
                  </w:p>
                </w:tc>
                <w:tc>
                  <w:tcPr>
                    <w:tcW w:w="0" w:type="auto"/>
                    <w:hideMark/>
                  </w:tcPr>
                  <w:p w14:paraId="0C972F31"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6447C645" w14:textId="77777777">
                <w:trPr>
                  <w:divId w:val="1215434613"/>
                  <w:tblCellSpacing w:w="15" w:type="dxa"/>
                </w:trPr>
                <w:tc>
                  <w:tcPr>
                    <w:tcW w:w="50" w:type="pct"/>
                    <w:hideMark/>
                  </w:tcPr>
                  <w:p w14:paraId="7FAFB5B3" w14:textId="77777777" w:rsidR="008C67D9" w:rsidRDefault="008C67D9">
                    <w:pPr>
                      <w:pStyle w:val="Bibliography"/>
                      <w:rPr>
                        <w:noProof/>
                      </w:rPr>
                    </w:pPr>
                    <w:r>
                      <w:rPr>
                        <w:noProof/>
                      </w:rPr>
                      <w:t xml:space="preserve">[18] </w:t>
                    </w:r>
                  </w:p>
                </w:tc>
                <w:tc>
                  <w:tcPr>
                    <w:tcW w:w="0" w:type="auto"/>
                    <w:hideMark/>
                  </w:tcPr>
                  <w:p w14:paraId="12DA85B2" w14:textId="77777777" w:rsidR="008C67D9" w:rsidRDefault="008C67D9">
                    <w:pPr>
                      <w:pStyle w:val="Bibliography"/>
                      <w:rPr>
                        <w:noProof/>
                      </w:rPr>
                    </w:pPr>
                    <w:r>
                      <w:rPr>
                        <w:noProof/>
                      </w:rPr>
                      <w:t xml:space="preserve">G. A. Klein, Sources of Power: How People Make Decisions, 2017. </w:t>
                    </w:r>
                  </w:p>
                </w:tc>
              </w:tr>
              <w:tr w:rsidR="008C67D9" w14:paraId="20B42A7C" w14:textId="77777777">
                <w:trPr>
                  <w:divId w:val="1215434613"/>
                  <w:tblCellSpacing w:w="15" w:type="dxa"/>
                </w:trPr>
                <w:tc>
                  <w:tcPr>
                    <w:tcW w:w="50" w:type="pct"/>
                    <w:hideMark/>
                  </w:tcPr>
                  <w:p w14:paraId="308E1F48" w14:textId="77777777" w:rsidR="008C67D9" w:rsidRDefault="008C67D9">
                    <w:pPr>
                      <w:pStyle w:val="Bibliography"/>
                      <w:rPr>
                        <w:noProof/>
                      </w:rPr>
                    </w:pPr>
                    <w:r>
                      <w:rPr>
                        <w:noProof/>
                      </w:rPr>
                      <w:t xml:space="preserve">[19] </w:t>
                    </w:r>
                  </w:p>
                </w:tc>
                <w:tc>
                  <w:tcPr>
                    <w:tcW w:w="0" w:type="auto"/>
                    <w:hideMark/>
                  </w:tcPr>
                  <w:p w14:paraId="5752DB4E"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3504052" w14:textId="77777777">
                <w:trPr>
                  <w:divId w:val="1215434613"/>
                  <w:tblCellSpacing w:w="15" w:type="dxa"/>
                </w:trPr>
                <w:tc>
                  <w:tcPr>
                    <w:tcW w:w="50" w:type="pct"/>
                    <w:hideMark/>
                  </w:tcPr>
                  <w:p w14:paraId="3ACEA725" w14:textId="77777777" w:rsidR="008C67D9" w:rsidRDefault="008C67D9">
                    <w:pPr>
                      <w:pStyle w:val="Bibliography"/>
                      <w:rPr>
                        <w:noProof/>
                      </w:rPr>
                    </w:pPr>
                    <w:r>
                      <w:rPr>
                        <w:noProof/>
                      </w:rPr>
                      <w:t xml:space="preserve">[20] </w:t>
                    </w:r>
                  </w:p>
                </w:tc>
                <w:tc>
                  <w:tcPr>
                    <w:tcW w:w="0" w:type="auto"/>
                    <w:hideMark/>
                  </w:tcPr>
                  <w:p w14:paraId="24EF16F3" w14:textId="77777777" w:rsidR="008C67D9" w:rsidRDefault="008C67D9">
                    <w:pPr>
                      <w:pStyle w:val="Bibliography"/>
                      <w:rPr>
                        <w:noProof/>
                      </w:rPr>
                    </w:pPr>
                    <w:r>
                      <w:rPr>
                        <w:noProof/>
                      </w:rPr>
                      <w:t xml:space="preserve">G. Shafer, A Mathematical Theory of Evidence, 1976. </w:t>
                    </w:r>
                  </w:p>
                </w:tc>
              </w:tr>
              <w:tr w:rsidR="008C67D9" w14:paraId="31F88853" w14:textId="77777777">
                <w:trPr>
                  <w:divId w:val="1215434613"/>
                  <w:tblCellSpacing w:w="15" w:type="dxa"/>
                </w:trPr>
                <w:tc>
                  <w:tcPr>
                    <w:tcW w:w="50" w:type="pct"/>
                    <w:hideMark/>
                  </w:tcPr>
                  <w:p w14:paraId="38C04DAD" w14:textId="77777777" w:rsidR="008C67D9" w:rsidRDefault="008C67D9">
                    <w:pPr>
                      <w:pStyle w:val="Bibliography"/>
                      <w:rPr>
                        <w:noProof/>
                      </w:rPr>
                    </w:pPr>
                    <w:r>
                      <w:rPr>
                        <w:noProof/>
                      </w:rPr>
                      <w:t xml:space="preserve">[21] </w:t>
                    </w:r>
                  </w:p>
                </w:tc>
                <w:tc>
                  <w:tcPr>
                    <w:tcW w:w="0" w:type="auto"/>
                    <w:hideMark/>
                  </w:tcPr>
                  <w:p w14:paraId="4470AF0E"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08A07B7" w14:textId="77777777">
                <w:trPr>
                  <w:divId w:val="1215434613"/>
                  <w:tblCellSpacing w:w="15" w:type="dxa"/>
                </w:trPr>
                <w:tc>
                  <w:tcPr>
                    <w:tcW w:w="50" w:type="pct"/>
                    <w:hideMark/>
                  </w:tcPr>
                  <w:p w14:paraId="2692A2A2" w14:textId="77777777" w:rsidR="008C67D9" w:rsidRDefault="008C67D9">
                    <w:pPr>
                      <w:pStyle w:val="Bibliography"/>
                      <w:rPr>
                        <w:noProof/>
                      </w:rPr>
                    </w:pPr>
                    <w:r>
                      <w:rPr>
                        <w:noProof/>
                      </w:rPr>
                      <w:t xml:space="preserve">[22] </w:t>
                    </w:r>
                  </w:p>
                </w:tc>
                <w:tc>
                  <w:tcPr>
                    <w:tcW w:w="0" w:type="auto"/>
                    <w:hideMark/>
                  </w:tcPr>
                  <w:p w14:paraId="6275E975"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4CA1B155" w14:textId="77777777">
                <w:trPr>
                  <w:divId w:val="1215434613"/>
                  <w:tblCellSpacing w:w="15" w:type="dxa"/>
                </w:trPr>
                <w:tc>
                  <w:tcPr>
                    <w:tcW w:w="50" w:type="pct"/>
                    <w:hideMark/>
                  </w:tcPr>
                  <w:p w14:paraId="2A56EBFF" w14:textId="77777777" w:rsidR="008C67D9" w:rsidRDefault="008C67D9">
                    <w:pPr>
                      <w:pStyle w:val="Bibliography"/>
                      <w:rPr>
                        <w:noProof/>
                      </w:rPr>
                    </w:pPr>
                    <w:r>
                      <w:rPr>
                        <w:noProof/>
                      </w:rPr>
                      <w:t xml:space="preserve">[23] </w:t>
                    </w:r>
                  </w:p>
                </w:tc>
                <w:tc>
                  <w:tcPr>
                    <w:tcW w:w="0" w:type="auto"/>
                    <w:hideMark/>
                  </w:tcPr>
                  <w:p w14:paraId="63A85A6B"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176500B0" w14:textId="77777777">
                <w:trPr>
                  <w:divId w:val="1215434613"/>
                  <w:tblCellSpacing w:w="15" w:type="dxa"/>
                </w:trPr>
                <w:tc>
                  <w:tcPr>
                    <w:tcW w:w="50" w:type="pct"/>
                    <w:hideMark/>
                  </w:tcPr>
                  <w:p w14:paraId="721CEA62" w14:textId="77777777" w:rsidR="008C67D9" w:rsidRDefault="008C67D9">
                    <w:pPr>
                      <w:pStyle w:val="Bibliography"/>
                      <w:rPr>
                        <w:noProof/>
                      </w:rPr>
                    </w:pPr>
                    <w:r>
                      <w:rPr>
                        <w:noProof/>
                      </w:rPr>
                      <w:t xml:space="preserve">[24] </w:t>
                    </w:r>
                  </w:p>
                </w:tc>
                <w:tc>
                  <w:tcPr>
                    <w:tcW w:w="0" w:type="auto"/>
                    <w:hideMark/>
                  </w:tcPr>
                  <w:p w14:paraId="5A58B001"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73F7939" w14:textId="77777777">
                <w:trPr>
                  <w:divId w:val="1215434613"/>
                  <w:tblCellSpacing w:w="15" w:type="dxa"/>
                </w:trPr>
                <w:tc>
                  <w:tcPr>
                    <w:tcW w:w="50" w:type="pct"/>
                    <w:hideMark/>
                  </w:tcPr>
                  <w:p w14:paraId="18D8301D" w14:textId="77777777" w:rsidR="008C67D9" w:rsidRDefault="008C67D9">
                    <w:pPr>
                      <w:pStyle w:val="Bibliography"/>
                      <w:rPr>
                        <w:noProof/>
                      </w:rPr>
                    </w:pPr>
                    <w:r>
                      <w:rPr>
                        <w:noProof/>
                      </w:rPr>
                      <w:t xml:space="preserve">[25] </w:t>
                    </w:r>
                  </w:p>
                </w:tc>
                <w:tc>
                  <w:tcPr>
                    <w:tcW w:w="0" w:type="auto"/>
                    <w:hideMark/>
                  </w:tcPr>
                  <w:p w14:paraId="38BA89A6"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78B1DF4D" w14:textId="77777777">
                <w:trPr>
                  <w:divId w:val="1215434613"/>
                  <w:tblCellSpacing w:w="15" w:type="dxa"/>
                </w:trPr>
                <w:tc>
                  <w:tcPr>
                    <w:tcW w:w="50" w:type="pct"/>
                    <w:hideMark/>
                  </w:tcPr>
                  <w:p w14:paraId="091A6A55" w14:textId="77777777" w:rsidR="008C67D9" w:rsidRDefault="008C67D9">
                    <w:pPr>
                      <w:pStyle w:val="Bibliography"/>
                      <w:rPr>
                        <w:noProof/>
                      </w:rPr>
                    </w:pPr>
                    <w:r>
                      <w:rPr>
                        <w:noProof/>
                      </w:rPr>
                      <w:t xml:space="preserve">[26] </w:t>
                    </w:r>
                  </w:p>
                </w:tc>
                <w:tc>
                  <w:tcPr>
                    <w:tcW w:w="0" w:type="auto"/>
                    <w:hideMark/>
                  </w:tcPr>
                  <w:p w14:paraId="556E049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672636A8" w14:textId="77777777">
                <w:trPr>
                  <w:divId w:val="1215434613"/>
                  <w:tblCellSpacing w:w="15" w:type="dxa"/>
                </w:trPr>
                <w:tc>
                  <w:tcPr>
                    <w:tcW w:w="50" w:type="pct"/>
                    <w:hideMark/>
                  </w:tcPr>
                  <w:p w14:paraId="5AD088C1" w14:textId="77777777" w:rsidR="008C67D9" w:rsidRDefault="008C67D9">
                    <w:pPr>
                      <w:pStyle w:val="Bibliography"/>
                      <w:rPr>
                        <w:noProof/>
                      </w:rPr>
                    </w:pPr>
                    <w:r>
                      <w:rPr>
                        <w:noProof/>
                      </w:rPr>
                      <w:t xml:space="preserve">[27] </w:t>
                    </w:r>
                  </w:p>
                </w:tc>
                <w:tc>
                  <w:tcPr>
                    <w:tcW w:w="0" w:type="auto"/>
                    <w:hideMark/>
                  </w:tcPr>
                  <w:p w14:paraId="0D1B30A7" w14:textId="77777777" w:rsidR="008C67D9" w:rsidRDefault="008C67D9">
                    <w:pPr>
                      <w:pStyle w:val="Bibliography"/>
                      <w:rPr>
                        <w:noProof/>
                      </w:rPr>
                    </w:pPr>
                    <w:r>
                      <w:rPr>
                        <w:noProof/>
                      </w:rPr>
                      <w:t xml:space="preserve">S. French, J. Maule and N. Papamichail, Decision Behaviour, Analysis and Support, 2019. </w:t>
                    </w:r>
                  </w:p>
                </w:tc>
              </w:tr>
              <w:tr w:rsidR="008C67D9" w14:paraId="4A20482F" w14:textId="77777777">
                <w:trPr>
                  <w:divId w:val="1215434613"/>
                  <w:tblCellSpacing w:w="15" w:type="dxa"/>
                </w:trPr>
                <w:tc>
                  <w:tcPr>
                    <w:tcW w:w="50" w:type="pct"/>
                    <w:hideMark/>
                  </w:tcPr>
                  <w:p w14:paraId="400BA984" w14:textId="77777777" w:rsidR="008C67D9" w:rsidRDefault="008C67D9">
                    <w:pPr>
                      <w:pStyle w:val="Bibliography"/>
                      <w:rPr>
                        <w:noProof/>
                      </w:rPr>
                    </w:pPr>
                    <w:r>
                      <w:rPr>
                        <w:noProof/>
                      </w:rPr>
                      <w:t xml:space="preserve">[28] </w:t>
                    </w:r>
                  </w:p>
                </w:tc>
                <w:tc>
                  <w:tcPr>
                    <w:tcW w:w="0" w:type="auto"/>
                    <w:hideMark/>
                  </w:tcPr>
                  <w:p w14:paraId="1A7308AB"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6C8D8FA7" w14:textId="77777777">
                <w:trPr>
                  <w:divId w:val="1215434613"/>
                  <w:tblCellSpacing w:w="15" w:type="dxa"/>
                </w:trPr>
                <w:tc>
                  <w:tcPr>
                    <w:tcW w:w="50" w:type="pct"/>
                    <w:hideMark/>
                  </w:tcPr>
                  <w:p w14:paraId="537E1887" w14:textId="77777777" w:rsidR="008C67D9" w:rsidRDefault="008C67D9">
                    <w:pPr>
                      <w:pStyle w:val="Bibliography"/>
                      <w:rPr>
                        <w:noProof/>
                      </w:rPr>
                    </w:pPr>
                    <w:r>
                      <w:rPr>
                        <w:noProof/>
                      </w:rPr>
                      <w:t xml:space="preserve">[29] </w:t>
                    </w:r>
                  </w:p>
                </w:tc>
                <w:tc>
                  <w:tcPr>
                    <w:tcW w:w="0" w:type="auto"/>
                    <w:hideMark/>
                  </w:tcPr>
                  <w:p w14:paraId="277FCAA3"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41832402" w14:textId="77777777">
                <w:trPr>
                  <w:divId w:val="1215434613"/>
                  <w:tblCellSpacing w:w="15" w:type="dxa"/>
                </w:trPr>
                <w:tc>
                  <w:tcPr>
                    <w:tcW w:w="50" w:type="pct"/>
                    <w:hideMark/>
                  </w:tcPr>
                  <w:p w14:paraId="0DCCDB9A" w14:textId="77777777" w:rsidR="008C67D9" w:rsidRDefault="008C67D9">
                    <w:pPr>
                      <w:pStyle w:val="Bibliography"/>
                      <w:rPr>
                        <w:noProof/>
                      </w:rPr>
                    </w:pPr>
                    <w:r>
                      <w:rPr>
                        <w:noProof/>
                      </w:rPr>
                      <w:t xml:space="preserve">[30] </w:t>
                    </w:r>
                  </w:p>
                </w:tc>
                <w:tc>
                  <w:tcPr>
                    <w:tcW w:w="0" w:type="auto"/>
                    <w:hideMark/>
                  </w:tcPr>
                  <w:p w14:paraId="07116603"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65704D9E" w14:textId="77777777">
                <w:trPr>
                  <w:divId w:val="1215434613"/>
                  <w:tblCellSpacing w:w="15" w:type="dxa"/>
                </w:trPr>
                <w:tc>
                  <w:tcPr>
                    <w:tcW w:w="50" w:type="pct"/>
                    <w:hideMark/>
                  </w:tcPr>
                  <w:p w14:paraId="5F092CED" w14:textId="77777777" w:rsidR="008C67D9" w:rsidRDefault="008C67D9">
                    <w:pPr>
                      <w:pStyle w:val="Bibliography"/>
                      <w:rPr>
                        <w:noProof/>
                      </w:rPr>
                    </w:pPr>
                    <w:r>
                      <w:rPr>
                        <w:noProof/>
                      </w:rPr>
                      <w:t xml:space="preserve">[31] </w:t>
                    </w:r>
                  </w:p>
                </w:tc>
                <w:tc>
                  <w:tcPr>
                    <w:tcW w:w="0" w:type="auto"/>
                    <w:hideMark/>
                  </w:tcPr>
                  <w:p w14:paraId="7E0D75E2" w14:textId="77777777" w:rsidR="008C67D9" w:rsidRDefault="008C67D9">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350A822A" w14:textId="77777777">
                <w:trPr>
                  <w:divId w:val="1215434613"/>
                  <w:tblCellSpacing w:w="15" w:type="dxa"/>
                </w:trPr>
                <w:tc>
                  <w:tcPr>
                    <w:tcW w:w="50" w:type="pct"/>
                    <w:hideMark/>
                  </w:tcPr>
                  <w:p w14:paraId="205EA39B" w14:textId="77777777" w:rsidR="008C67D9" w:rsidRDefault="008C67D9">
                    <w:pPr>
                      <w:pStyle w:val="Bibliography"/>
                      <w:rPr>
                        <w:noProof/>
                      </w:rPr>
                    </w:pPr>
                    <w:r>
                      <w:rPr>
                        <w:noProof/>
                      </w:rPr>
                      <w:t xml:space="preserve">[32] </w:t>
                    </w:r>
                  </w:p>
                </w:tc>
                <w:tc>
                  <w:tcPr>
                    <w:tcW w:w="0" w:type="auto"/>
                    <w:hideMark/>
                  </w:tcPr>
                  <w:p w14:paraId="69B738CA" w14:textId="77777777" w:rsidR="008C67D9" w:rsidRDefault="008C67D9">
                    <w:pPr>
                      <w:pStyle w:val="Bibliography"/>
                      <w:rPr>
                        <w:noProof/>
                      </w:rPr>
                    </w:pPr>
                    <w:r>
                      <w:rPr>
                        <w:noProof/>
                      </w:rPr>
                      <w:t xml:space="preserve">R. S. Sutton and A. G. Barto, Reinforcement Learning: An Introduction, 2018. </w:t>
                    </w:r>
                  </w:p>
                </w:tc>
              </w:tr>
              <w:tr w:rsidR="008C67D9" w14:paraId="5E06D564" w14:textId="77777777">
                <w:trPr>
                  <w:divId w:val="1215434613"/>
                  <w:tblCellSpacing w:w="15" w:type="dxa"/>
                </w:trPr>
                <w:tc>
                  <w:tcPr>
                    <w:tcW w:w="50" w:type="pct"/>
                    <w:hideMark/>
                  </w:tcPr>
                  <w:p w14:paraId="6F30447F" w14:textId="77777777" w:rsidR="008C67D9" w:rsidRDefault="008C67D9">
                    <w:pPr>
                      <w:pStyle w:val="Bibliography"/>
                      <w:rPr>
                        <w:noProof/>
                      </w:rPr>
                    </w:pPr>
                    <w:r>
                      <w:rPr>
                        <w:noProof/>
                      </w:rPr>
                      <w:t xml:space="preserve">[33] </w:t>
                    </w:r>
                  </w:p>
                </w:tc>
                <w:tc>
                  <w:tcPr>
                    <w:tcW w:w="0" w:type="auto"/>
                    <w:hideMark/>
                  </w:tcPr>
                  <w:p w14:paraId="29C0A1AB"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C75E390" w14:textId="77777777">
                <w:trPr>
                  <w:divId w:val="1215434613"/>
                  <w:tblCellSpacing w:w="15" w:type="dxa"/>
                </w:trPr>
                <w:tc>
                  <w:tcPr>
                    <w:tcW w:w="50" w:type="pct"/>
                    <w:hideMark/>
                  </w:tcPr>
                  <w:p w14:paraId="473546FA" w14:textId="77777777" w:rsidR="008C67D9" w:rsidRDefault="008C67D9">
                    <w:pPr>
                      <w:pStyle w:val="Bibliography"/>
                      <w:rPr>
                        <w:noProof/>
                      </w:rPr>
                    </w:pPr>
                    <w:r>
                      <w:rPr>
                        <w:noProof/>
                      </w:rPr>
                      <w:t xml:space="preserve">[34] </w:t>
                    </w:r>
                  </w:p>
                </w:tc>
                <w:tc>
                  <w:tcPr>
                    <w:tcW w:w="0" w:type="auto"/>
                    <w:hideMark/>
                  </w:tcPr>
                  <w:p w14:paraId="61F0C301"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74A9A0F1" w14:textId="77777777">
                <w:trPr>
                  <w:divId w:val="1215434613"/>
                  <w:tblCellSpacing w:w="15" w:type="dxa"/>
                </w:trPr>
                <w:tc>
                  <w:tcPr>
                    <w:tcW w:w="50" w:type="pct"/>
                    <w:hideMark/>
                  </w:tcPr>
                  <w:p w14:paraId="01A8023A" w14:textId="77777777" w:rsidR="008C67D9" w:rsidRDefault="008C67D9">
                    <w:pPr>
                      <w:pStyle w:val="Bibliography"/>
                      <w:rPr>
                        <w:noProof/>
                      </w:rPr>
                    </w:pPr>
                    <w:r>
                      <w:rPr>
                        <w:noProof/>
                      </w:rPr>
                      <w:t xml:space="preserve">[35] </w:t>
                    </w:r>
                  </w:p>
                </w:tc>
                <w:tc>
                  <w:tcPr>
                    <w:tcW w:w="0" w:type="auto"/>
                    <w:hideMark/>
                  </w:tcPr>
                  <w:p w14:paraId="256A28BD" w14:textId="77777777" w:rsidR="008C67D9" w:rsidRDefault="008C67D9">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8C67D9" w14:paraId="3A70CB34" w14:textId="77777777">
                <w:trPr>
                  <w:divId w:val="1215434613"/>
                  <w:tblCellSpacing w:w="15" w:type="dxa"/>
                </w:trPr>
                <w:tc>
                  <w:tcPr>
                    <w:tcW w:w="50" w:type="pct"/>
                    <w:hideMark/>
                  </w:tcPr>
                  <w:p w14:paraId="2A90316E" w14:textId="77777777" w:rsidR="008C67D9" w:rsidRDefault="008C67D9">
                    <w:pPr>
                      <w:pStyle w:val="Bibliography"/>
                      <w:rPr>
                        <w:noProof/>
                      </w:rPr>
                    </w:pPr>
                    <w:r>
                      <w:rPr>
                        <w:noProof/>
                      </w:rPr>
                      <w:lastRenderedPageBreak/>
                      <w:t xml:space="preserve">[36] </w:t>
                    </w:r>
                  </w:p>
                </w:tc>
                <w:tc>
                  <w:tcPr>
                    <w:tcW w:w="0" w:type="auto"/>
                    <w:hideMark/>
                  </w:tcPr>
                  <w:p w14:paraId="78C50C2B"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30A821A0" w14:textId="77777777">
                <w:trPr>
                  <w:divId w:val="1215434613"/>
                  <w:tblCellSpacing w:w="15" w:type="dxa"/>
                </w:trPr>
                <w:tc>
                  <w:tcPr>
                    <w:tcW w:w="50" w:type="pct"/>
                    <w:hideMark/>
                  </w:tcPr>
                  <w:p w14:paraId="14304DDB" w14:textId="77777777" w:rsidR="008C67D9" w:rsidRDefault="008C67D9">
                    <w:pPr>
                      <w:pStyle w:val="Bibliography"/>
                      <w:rPr>
                        <w:noProof/>
                      </w:rPr>
                    </w:pPr>
                    <w:r>
                      <w:rPr>
                        <w:noProof/>
                      </w:rPr>
                      <w:t xml:space="preserve">[37] </w:t>
                    </w:r>
                  </w:p>
                </w:tc>
                <w:tc>
                  <w:tcPr>
                    <w:tcW w:w="0" w:type="auto"/>
                    <w:hideMark/>
                  </w:tcPr>
                  <w:p w14:paraId="1C27745F"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46DB4C72" w14:textId="77777777">
                <w:trPr>
                  <w:divId w:val="1215434613"/>
                  <w:tblCellSpacing w:w="15" w:type="dxa"/>
                </w:trPr>
                <w:tc>
                  <w:tcPr>
                    <w:tcW w:w="50" w:type="pct"/>
                    <w:hideMark/>
                  </w:tcPr>
                  <w:p w14:paraId="3D1ECB0C" w14:textId="77777777" w:rsidR="008C67D9" w:rsidRDefault="008C67D9">
                    <w:pPr>
                      <w:pStyle w:val="Bibliography"/>
                      <w:rPr>
                        <w:noProof/>
                      </w:rPr>
                    </w:pPr>
                    <w:r>
                      <w:rPr>
                        <w:noProof/>
                      </w:rPr>
                      <w:t xml:space="preserve">[38] </w:t>
                    </w:r>
                  </w:p>
                </w:tc>
                <w:tc>
                  <w:tcPr>
                    <w:tcW w:w="0" w:type="auto"/>
                    <w:hideMark/>
                  </w:tcPr>
                  <w:p w14:paraId="61604F9E"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7BAC280F" w14:textId="77777777">
                <w:trPr>
                  <w:divId w:val="1215434613"/>
                  <w:tblCellSpacing w:w="15" w:type="dxa"/>
                </w:trPr>
                <w:tc>
                  <w:tcPr>
                    <w:tcW w:w="50" w:type="pct"/>
                    <w:hideMark/>
                  </w:tcPr>
                  <w:p w14:paraId="66108867" w14:textId="77777777" w:rsidR="008C67D9" w:rsidRDefault="008C67D9">
                    <w:pPr>
                      <w:pStyle w:val="Bibliography"/>
                      <w:rPr>
                        <w:noProof/>
                      </w:rPr>
                    </w:pPr>
                    <w:r>
                      <w:rPr>
                        <w:noProof/>
                      </w:rPr>
                      <w:t xml:space="preserve">[39] </w:t>
                    </w:r>
                  </w:p>
                </w:tc>
                <w:tc>
                  <w:tcPr>
                    <w:tcW w:w="0" w:type="auto"/>
                    <w:hideMark/>
                  </w:tcPr>
                  <w:p w14:paraId="234DD334"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68F66D7A" w14:textId="77777777">
                <w:trPr>
                  <w:divId w:val="1215434613"/>
                  <w:tblCellSpacing w:w="15" w:type="dxa"/>
                </w:trPr>
                <w:tc>
                  <w:tcPr>
                    <w:tcW w:w="50" w:type="pct"/>
                    <w:hideMark/>
                  </w:tcPr>
                  <w:p w14:paraId="1689D42B" w14:textId="77777777" w:rsidR="008C67D9" w:rsidRDefault="008C67D9">
                    <w:pPr>
                      <w:pStyle w:val="Bibliography"/>
                      <w:rPr>
                        <w:noProof/>
                      </w:rPr>
                    </w:pPr>
                    <w:r>
                      <w:rPr>
                        <w:noProof/>
                      </w:rPr>
                      <w:t xml:space="preserve">[40] </w:t>
                    </w:r>
                  </w:p>
                </w:tc>
                <w:tc>
                  <w:tcPr>
                    <w:tcW w:w="0" w:type="auto"/>
                    <w:hideMark/>
                  </w:tcPr>
                  <w:p w14:paraId="409D2DE4"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4C01C2B9" w14:textId="77777777">
                <w:trPr>
                  <w:divId w:val="1215434613"/>
                  <w:tblCellSpacing w:w="15" w:type="dxa"/>
                </w:trPr>
                <w:tc>
                  <w:tcPr>
                    <w:tcW w:w="50" w:type="pct"/>
                    <w:hideMark/>
                  </w:tcPr>
                  <w:p w14:paraId="50D2BF81" w14:textId="77777777" w:rsidR="008C67D9" w:rsidRDefault="008C67D9">
                    <w:pPr>
                      <w:pStyle w:val="Bibliography"/>
                      <w:rPr>
                        <w:noProof/>
                      </w:rPr>
                    </w:pPr>
                    <w:r>
                      <w:rPr>
                        <w:noProof/>
                      </w:rPr>
                      <w:t xml:space="preserve">[41] </w:t>
                    </w:r>
                  </w:p>
                </w:tc>
                <w:tc>
                  <w:tcPr>
                    <w:tcW w:w="0" w:type="auto"/>
                    <w:hideMark/>
                  </w:tcPr>
                  <w:p w14:paraId="40099E11"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77EE7E9B" w14:textId="77777777">
                <w:trPr>
                  <w:divId w:val="1215434613"/>
                  <w:tblCellSpacing w:w="15" w:type="dxa"/>
                </w:trPr>
                <w:tc>
                  <w:tcPr>
                    <w:tcW w:w="50" w:type="pct"/>
                    <w:hideMark/>
                  </w:tcPr>
                  <w:p w14:paraId="7A981728" w14:textId="77777777" w:rsidR="008C67D9" w:rsidRDefault="008C67D9">
                    <w:pPr>
                      <w:pStyle w:val="Bibliography"/>
                      <w:rPr>
                        <w:noProof/>
                      </w:rPr>
                    </w:pPr>
                    <w:r>
                      <w:rPr>
                        <w:noProof/>
                      </w:rPr>
                      <w:t xml:space="preserve">[42] </w:t>
                    </w:r>
                  </w:p>
                </w:tc>
                <w:tc>
                  <w:tcPr>
                    <w:tcW w:w="0" w:type="auto"/>
                    <w:hideMark/>
                  </w:tcPr>
                  <w:p w14:paraId="37BD6593"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11671B0" w14:textId="77777777">
                <w:trPr>
                  <w:divId w:val="1215434613"/>
                  <w:tblCellSpacing w:w="15" w:type="dxa"/>
                </w:trPr>
                <w:tc>
                  <w:tcPr>
                    <w:tcW w:w="50" w:type="pct"/>
                    <w:hideMark/>
                  </w:tcPr>
                  <w:p w14:paraId="137C0815" w14:textId="77777777" w:rsidR="008C67D9" w:rsidRDefault="008C67D9">
                    <w:pPr>
                      <w:pStyle w:val="Bibliography"/>
                      <w:rPr>
                        <w:noProof/>
                      </w:rPr>
                    </w:pPr>
                    <w:r>
                      <w:rPr>
                        <w:noProof/>
                      </w:rPr>
                      <w:t xml:space="preserve">[43] </w:t>
                    </w:r>
                  </w:p>
                </w:tc>
                <w:tc>
                  <w:tcPr>
                    <w:tcW w:w="0" w:type="auto"/>
                    <w:hideMark/>
                  </w:tcPr>
                  <w:p w14:paraId="184EC634"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23EB07D6" w14:textId="77777777">
                <w:trPr>
                  <w:divId w:val="1215434613"/>
                  <w:tblCellSpacing w:w="15" w:type="dxa"/>
                </w:trPr>
                <w:tc>
                  <w:tcPr>
                    <w:tcW w:w="50" w:type="pct"/>
                    <w:hideMark/>
                  </w:tcPr>
                  <w:p w14:paraId="75143AA3" w14:textId="77777777" w:rsidR="008C67D9" w:rsidRDefault="008C67D9">
                    <w:pPr>
                      <w:pStyle w:val="Bibliography"/>
                      <w:rPr>
                        <w:noProof/>
                      </w:rPr>
                    </w:pPr>
                    <w:r>
                      <w:rPr>
                        <w:noProof/>
                      </w:rPr>
                      <w:t xml:space="preserve">[44] </w:t>
                    </w:r>
                  </w:p>
                </w:tc>
                <w:tc>
                  <w:tcPr>
                    <w:tcW w:w="0" w:type="auto"/>
                    <w:hideMark/>
                  </w:tcPr>
                  <w:p w14:paraId="241A66EB"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76A74864" w14:textId="77777777">
                <w:trPr>
                  <w:divId w:val="1215434613"/>
                  <w:tblCellSpacing w:w="15" w:type="dxa"/>
                </w:trPr>
                <w:tc>
                  <w:tcPr>
                    <w:tcW w:w="50" w:type="pct"/>
                    <w:hideMark/>
                  </w:tcPr>
                  <w:p w14:paraId="0A9854A4" w14:textId="77777777" w:rsidR="008C67D9" w:rsidRDefault="008C67D9">
                    <w:pPr>
                      <w:pStyle w:val="Bibliography"/>
                      <w:rPr>
                        <w:noProof/>
                      </w:rPr>
                    </w:pPr>
                    <w:r>
                      <w:rPr>
                        <w:noProof/>
                      </w:rPr>
                      <w:t xml:space="preserve">[45] </w:t>
                    </w:r>
                  </w:p>
                </w:tc>
                <w:tc>
                  <w:tcPr>
                    <w:tcW w:w="0" w:type="auto"/>
                    <w:hideMark/>
                  </w:tcPr>
                  <w:p w14:paraId="10F3DE63"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74EBA432" w14:textId="77777777">
                <w:trPr>
                  <w:divId w:val="1215434613"/>
                  <w:tblCellSpacing w:w="15" w:type="dxa"/>
                </w:trPr>
                <w:tc>
                  <w:tcPr>
                    <w:tcW w:w="50" w:type="pct"/>
                    <w:hideMark/>
                  </w:tcPr>
                  <w:p w14:paraId="0A9108A9" w14:textId="77777777" w:rsidR="008C67D9" w:rsidRDefault="008C67D9">
                    <w:pPr>
                      <w:pStyle w:val="Bibliography"/>
                      <w:rPr>
                        <w:noProof/>
                      </w:rPr>
                    </w:pPr>
                    <w:r>
                      <w:rPr>
                        <w:noProof/>
                      </w:rPr>
                      <w:t xml:space="preserve">[46] </w:t>
                    </w:r>
                  </w:p>
                </w:tc>
                <w:tc>
                  <w:tcPr>
                    <w:tcW w:w="0" w:type="auto"/>
                    <w:hideMark/>
                  </w:tcPr>
                  <w:p w14:paraId="7905F742"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F0710DF" w14:textId="77777777" w:rsidR="008C67D9" w:rsidRDefault="008C67D9">
              <w:pPr>
                <w:divId w:val="1215434613"/>
                <w:rPr>
                  <w:noProof/>
                </w:rPr>
              </w:pPr>
            </w:p>
            <w:p w14:paraId="61D57C9F" w14:textId="3B7FDBA6" w:rsidR="009823E2" w:rsidRDefault="009823E2">
              <w:r>
                <w:rPr>
                  <w:b/>
                  <w:bCs/>
                  <w:noProof/>
                </w:rPr>
                <w:fldChar w:fldCharType="end"/>
              </w:r>
            </w:p>
          </w:sdtContent>
        </w:sdt>
      </w:sdtContent>
    </w:sdt>
    <w:p w14:paraId="49D6692B"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18D80A5"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C10A" w14:textId="77777777" w:rsidR="00D96297" w:rsidRDefault="00D96297">
      <w:r>
        <w:separator/>
      </w:r>
    </w:p>
  </w:endnote>
  <w:endnote w:type="continuationSeparator" w:id="0">
    <w:p w14:paraId="49AE546C" w14:textId="77777777" w:rsidR="00D96297" w:rsidRDefault="00D96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7033" w14:textId="77777777" w:rsidR="00D96297" w:rsidRPr="009A0AA6" w:rsidRDefault="00D96297" w:rsidP="009A0AA6">
      <w:pPr>
        <w:pStyle w:val="Footer"/>
      </w:pPr>
    </w:p>
  </w:footnote>
  <w:footnote w:type="continuationSeparator" w:id="0">
    <w:p w14:paraId="68AE7648" w14:textId="77777777" w:rsidR="00D96297" w:rsidRDefault="00D96297">
      <w:r>
        <w:continuationSeparator/>
      </w:r>
    </w:p>
  </w:footnote>
  <w:footnote w:id="1">
    <w:p w14:paraId="4E640F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FA1A58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04F9" w14:textId="77777777" w:rsidR="00732E46" w:rsidRDefault="000F2C11">
    <w:pPr>
      <w:jc w:val="right"/>
    </w:pPr>
    <w:r>
      <w:fldChar w:fldCharType="begin"/>
    </w:r>
    <w:r>
      <w:instrText>PAGE</w:instrText>
    </w:r>
    <w:r>
      <w:fldChar w:fldCharType="separate"/>
    </w:r>
    <w:r w:rsidR="005A170E">
      <w:rPr>
        <w:noProof/>
      </w:rPr>
      <w:t>3</w:t>
    </w:r>
    <w:r>
      <w:fldChar w:fldCharType="end"/>
    </w:r>
  </w:p>
  <w:p w14:paraId="0FB9A8B7" w14:textId="77777777" w:rsidR="00732E46" w:rsidRDefault="000F2C11">
    <w:pPr>
      <w:ind w:right="360"/>
    </w:pPr>
    <w:r>
      <w:t>&gt; REPLACE THIS LINE WITH YOUR MANUSCRIPT ID NUMBER (DOUBLE-CLICK HERE TO EDIT) &lt;</w:t>
    </w:r>
  </w:p>
  <w:p w14:paraId="608A294E"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AADC4"/>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3338</TotalTime>
  <Pages>13</Pages>
  <Words>10822</Words>
  <Characters>61689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73</cp:revision>
  <dcterms:created xsi:type="dcterms:W3CDTF">2024-06-12T13:11:00Z</dcterms:created>
  <dcterms:modified xsi:type="dcterms:W3CDTF">2026-10-19T04:26:00Z</dcterms:modified>
</cp:coreProperties>
</file>