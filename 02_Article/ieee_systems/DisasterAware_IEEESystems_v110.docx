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57F86"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Decision Support Architecture With a Verified Open Decision Space for Wildfire Response</w:t>
      </w:r>
    </w:p>
    <w:p w14:paraId="0B6A0C94"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7E71358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581F3284"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E1CDE4"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54A478CC" w14:textId="4A31ECF2" w:rsidR="00FF0CB1" w:rsidRPr="00A42D35" w:rsidRDefault="00DB0B75">
      <w:pPr>
        <w:pStyle w:val="Text"/>
        <w:pBdr>
          <w:top w:val="nil"/>
          <w:left w:val="nil"/>
          <w:bottom w:val="nil"/>
          <w:right w:val="nil"/>
          <w:between w:val="nil"/>
        </w:pBdr>
        <w:spacing w:before="20" w:line="240" w:lineRule="auto"/>
        <w:rPr>
          <w:b/>
          <w:bCs/>
          <w:color w:val="000000"/>
          <w:sz w:val="16"/>
          <w:szCs w:val="16"/>
        </w:rPr>
      </w:pPr>
      <w:r w:rsidRPr="00A42D35">
        <w:rPr>
          <w:b/>
          <w:bCs/>
          <w:i/>
          <w:iCs/>
          <w:sz w:val="18"/>
          <w:szCs w:val="18"/>
        </w:rPr>
        <w:t>Abstract</w:t>
      </w:r>
      <w:r w:rsidRPr="00A42D35">
        <w:rPr>
          <w:b/>
          <w:bCs/>
          <w:sz w:val="18"/>
          <w:szCs w:val="18"/>
        </w:rPr>
        <w:t xml:space="preserve">—Decision support systems (DSSs) can be viewed as systems of systems. Most decide inside a closed decision space, a set of rules fixed before the incident. This work presents the Verified Open Decision Architecture (VODA), which extends this space by verified composition. New interventions are composed from a fixed set of executable physical effects, and a proposal enters the rule base only when the hazard model, not the proposer, forecasts a gain on reseeded futures. A simulation core holds the hazard state, and a decision core reads it through confidence-rated observations. The decision core has a closed layer, a self-tuning sparse Takagi-Sugeno rule base, and an open layer in which a generative model proposes rules and blended or composed interventions that are pre-selected on forecasts and checked by a chain of gates. Against the closed layer, VODA lowers burned area by about 60%, </w:t>
      </w:r>
      <w:del w:id="91001" w:author="Claude" w:date="2026-10-29T12:31:36Z">
        <w:r w:rsidRPr="00A42D35">
          <w:rPr>
            <w:b/>
            <w:bCs/>
            <w:sz w:val="18"/>
            <w:szCs w:val="18"/>
          </w:rPr>
          <w:delText xml:space="preserve">initial population in burned cells</w:delText>
        </w:r>
      </w:del>
      <w:ins w:id="91002" w:author="Claude" w:date="2026-10-29T12:31:36Z">
        <w:r>
          <w:rPr>
            <w:b/>
            <w:bCs/>
            <w:sz w:val="18"/>
            <w:szCs w:val="18"/>
          </w:rPr>
          <w:t xml:space="preserve">affected population</w:t>
        </w:r>
      </w:ins>
      <w:r w:rsidRPr="00A42D35">
        <w:rPr>
          <w:b/>
          <w:bCs/>
          <w:sz w:val="18"/>
          <w:szCs w:val="18"/>
        </w:rPr>
        <w:t xml:space="preserve"> by about 80%, and priced response by about 45%, and raises the share of extinguished incidents from about half to 91%. Forecast-guided search carries most of the gain. A random proposer behind the same pre-selection and gates reaches three quarters of it. The admitted interventions recur across independent incidents and, recorded as rules, keep most of the gain on unseen ones. The decision core is partitioned over regional agents, decides within seconds between model calls, and its cost grows slowly with the number of regions.</w:t>
      </w:r>
    </w:p>
    <w:p w14:paraId="44BB0333" w14:textId="77777777" w:rsidR="00534101" w:rsidRPr="00D41335" w:rsidRDefault="00534101" w:rsidP="00534101">
      <w:pPr>
        <w:rPr>
          <w:sz w:val="18"/>
          <w:szCs w:val="18"/>
        </w:rPr>
      </w:pPr>
    </w:p>
    <w:p w14:paraId="5576943E"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—Decision support, open decision space, generative rule proposal, system-of-systems, wildfire management.</w:t>
      </w:r>
    </w:p>
    <w:p w14:paraId="4121EAC3" w14:textId="77777777" w:rsidR="00BE4774" w:rsidRPr="006E071F" w:rsidRDefault="00BE4774" w:rsidP="00BE4774">
      <w:pPr>
        <w:pStyle w:val="Text"/>
        <w:ind w:firstLine="0"/>
        <w:rPr>
          <w:rFonts w:ascii="Times" w:hAnsi="Times"/>
          <w:sz w:val="18"/>
          <w:szCs w:val="18"/>
        </w:rPr>
      </w:pPr>
    </w:p>
    <w:bookmarkStart w:id="2" w:name="_RefSec_I"/>
    <w:p w14:paraId="4D380551" w14:textId="77777777" w:rsidR="00926552" w:rsidRDefault="00926552" w:rsidP="00926552">
      <w:pPr>
        <w:pStyle w:val="Heading1"/>
      </w:pPr>
      <w:r w:rsidR="002221CD">
        <w:rPr>
          <w:noProof/>
        </w:rPr>
        <w:t>I</w:t>
      </w:r>
      <w:bookmarkEnd w:id="2"/>
      <w:r>
        <w:t>. INTRODUCTION</w:t>
      </w:r>
    </w:p>
    <w:p w14:paraId="7930E364"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639073E7" w14:textId="77777777" w:rsidR="00926552" w:rsidRDefault="0017143C" w:rsidP="0017143C">
      <w:pPr>
        <w:pStyle w:val="Text"/>
        <w:ind w:firstLine="0"/>
      </w:pPr>
      <w:r>
        <w:t xml:space="preserve">ILDFIRE response is carried out by a system of systems </w:t>
      </w:r>
      <w:sdt>
        <w:sdtPr>
          <w:id w:val="-1999990991"/>
          <w:citation/>
        </w:sdtPr>
        <w:sdtEndPr/>
        <w:sdtContent>
          <w:r>
            <w:fldChar w:fldCharType="begin"/>
          </w:r>
          <w:r>
            <w:instrText xml:space="preserve"> CITATION Turoff04 \l 1033 </w:instrText>
          </w:r>
          <w:r>
            <w:fldChar w:fldCharType="separate"/>
          </w:r>
          <w:r w:rsidR="002221CD">
            <w:rPr>
              <w:noProof/>
            </w:rPr>
            <w:t>[1]</w:t>
          </w:r>
          <w:r>
            <w:fldChar w:fldCharType="end"/>
          </w:r>
        </w:sdtContent>
      </w:sdt>
      <w:r>
        <w:t xml:space="preserve">. A hazard model turns observations from heterogeneous sources into a forecast of fire spread. Regional teams deploy crews and aircraft and issue evacuation orders, while an operator supervises the whole under a clock set by the fire </w:t>
      </w:r>
      <w:sdt>
        <w:sdtPr>
          <w:id w:val="-1999990992"/>
          <w:citation/>
        </w:sdtPr>
        <w:sdtEndPr/>
        <w:sdtContent>
          <w:r>
            <w:fldChar w:fldCharType="begin"/>
          </w:r>
          <w:r w:rsidR="00BC28DF">
            <w:instrText xml:space="preserve">CITATION Bowman20 \m Thompson11 \l 1033 </w:instrText>
          </w:r>
          <w:r>
            <w:fldChar w:fldCharType="separate"/>
          </w:r>
          <w:r w:rsidR="002221CD">
            <w:rPr>
              <w:noProof/>
            </w:rPr>
            <w:t>[2, 3]</w:t>
          </w:r>
          <w:r>
            <w:fldChar w:fldCharType="end"/>
          </w:r>
        </w:sdtContent>
      </w:sdt>
      <w:r>
        <w:t xml:space="preserve">. Fire seasons are becoming longer and more severe </w:t>
      </w:r>
      <w:sdt>
        <w:sdtPr>
          <w:id w:val="-1999990950"/>
          <w:citation/>
        </w:sdtPr>
        <w:sdtEndPr/>
        <w:sdtContent>
          <w:r>
            <w:fldChar w:fldCharType="begin"/>
          </w:r>
          <w:r>
            <w:instrText xml:space="preserve"> CITATION Bowman20 \l 1033 </w:instrText>
          </w:r>
          <w:r>
            <w:fldChar w:fldCharType="separate"/>
          </w:r>
          <w:r w:rsidR="002221CD">
            <w:rPr>
              <w:noProof/>
            </w:rPr>
            <w:t>[2]</w:t>
          </w:r>
          <w:r>
            <w:fldChar w:fldCharType="end"/>
          </w:r>
        </w:sdtContent>
      </w:sdt>
      <w:r>
        <w:t xml:space="preserve">. The most consequential decisions are taken in the first hours, when observations are sparse, forecasts are uncertain, and a wrong commitment is costly </w:t>
      </w:r>
      <w:sdt>
        <w:sdtPr>
          <w:id w:val="-1999990949"/>
          <w:citation/>
        </w:sdtPr>
        <w:sdtEndPr/>
        <w:sdtContent>
          <w:r>
            <w:fldChar w:fldCharType="begin"/>
          </w:r>
          <w:r w:rsidR="00BC28DF">
            <w:instrText xml:space="preserve">CITATION Thompson11 \m Calkin21 \l 1033 </w:instrText>
          </w:r>
          <w:r>
            <w:fldChar w:fldCharType="separate"/>
          </w:r>
          <w:r w:rsidR="002221CD">
            <w:rPr>
              <w:noProof/>
            </w:rPr>
            <w:t>[3, 4]</w:t>
          </w:r>
          <w:r>
            <w:fldChar w:fldCharType="end"/>
          </w:r>
        </w:sdtContent>
      </w:sdt>
      <w:r>
        <w:t>. A recommendation after the fire has moved is useless, so support must adapt as the incident develops.</w:t>
      </w:r>
    </w:p>
    <w:p w14:paraId="37BB596F" w14:textId="77777777" w:rsidR="00D50906" w:rsidRDefault="00D31F60">
      <w:pPr>
        <w:pStyle w:val="Text"/>
      </w:pPr>
      <w:r>
        <w:t xml:space="preserve">DSSs support parts of this task </w:t>
      </w:r>
      <w:sdt>
        <w:sdtPr>
          <w:id w:val="-1979979995"/>
          <w:citation/>
        </w:sdtPr>
        <w:sdtEndPr/>
        <w:sdtContent>
          <w:r>
            <w:fldChar w:fldCharType="begin"/>
          </w:r>
          <w:r>
            <w:instrText xml:space="preserve"> CITATION Vasquez21 \l 1033 </w:instrText>
          </w:r>
          <w:r>
            <w:fldChar w:fldCharType="separate"/>
          </w:r>
          <w:r w:rsidR="002221CD">
            <w:rPr>
              <w:noProof/>
            </w:rPr>
            <w:t>[5]</w:t>
          </w:r>
          <w:r>
            <w:fldChar w:fldCharType="end"/>
          </w:r>
        </w:sdtContent>
      </w:sdt>
      <w:r>
        <w:t xml:space="preserve">. Spread simulators forecast fire behavior from fuel, terrain, and weather </w:t>
      </w:r>
      <w:sdt>
        <w:sdtPr>
          <w:id w:val="-1999990945"/>
          <w:citation/>
        </w:sdtPr>
        <w:sdtEndPr/>
        <w:sdtContent>
          <w:r>
            <w:fldChar w:fldCharType="begin"/>
          </w:r>
          <w:r>
            <w:instrText xml:space="preserve"> CITATION Rothermel72 \l 1033 \m Finney06 </w:instrText>
          </w:r>
          <w:r>
            <w:fldChar w:fldCharType="separate"/>
          </w:r>
          <w:r w:rsidR="002221CD">
            <w:rPr>
              <w:noProof/>
            </w:rPr>
            <w:t>[6, 7]</w:t>
          </w:r>
          <w:r>
            <w:fldChar w:fldCharType="end"/>
          </w:r>
        </w:sdtContent>
      </w:sdt>
      <w:r>
        <w:t xml:space="preserve">, allocation tools assign crews and aircraft against a forecast </w:t>
      </w:r>
      <w:sdt>
        <w:sdtPr>
          <w:id w:val="-1999990944"/>
          <w:citation/>
        </w:sdtPr>
        <w:sdtEndPr/>
        <w:sdtContent>
          <w:r>
            <w:fldChar w:fldCharType="begin"/>
          </w:r>
          <w:r>
            <w:instrText xml:space="preserve"> CITATION Pais21 \l 1033 \m Orphanoudakis25 </w:instrText>
          </w:r>
          <w:r>
            <w:fldChar w:fldCharType="separate"/>
          </w:r>
          <w:r w:rsidR="002221CD">
            <w:rPr>
              <w:noProof/>
            </w:rPr>
            <w:t>[8, 9]</w:t>
          </w:r>
          <w:r>
            <w:fldChar w:fldCharType="end"/>
          </w:r>
        </w:sdtContent>
      </w:sdt>
      <w:r>
        <w:t xml:space="preserve">, and integrated platforms bring these parts together for field use </w:t>
      </w:r>
      <w:sdt>
        <w:sdtPr>
          <w:id w:val="-1979979992"/>
          <w:citation/>
        </w:sdtPr>
        <w:sdtEndPr/>
        <w:sdtContent>
          <w:r>
            <w:fldChar w:fldCharType="begin"/>
          </w:r>
          <w:r>
            <w:instrText xml:space="preserve"> CITATION Calkin21 \l 1033 \m NoonanWright11 </w:instrText>
          </w:r>
          <w:r>
            <w:fldChar w:fldCharType="separate"/>
          </w:r>
          <w:r w:rsidR="002221CD">
            <w:rPr>
              <w:noProof/>
            </w:rPr>
            <w:t>[4, 10]</w:t>
          </w:r>
          <w:r>
            <w:fldChar w:fldCharType="end"/>
          </w:r>
        </w:sdtContent>
      </w:sdt>
      <w:r>
        <w:t xml:space="preserve">. Yet field studies measure how widely these tools </w:t>
      </w:r>
      <w:r>
        <w:t xml:space="preserve">are used, not whether their decisions are better </w:t>
      </w:r>
      <w:sdt>
        <w:sdtPr>
          <w:id w:val="-1979979981"/>
          <w:citation/>
        </w:sdtPr>
        <w:sdtEndPr/>
        <w:sdtContent>
          <w:r>
            <w:fldChar w:fldCharType="begin"/>
          </w:r>
          <w:r>
            <w:instrText xml:space="preserve"> CITATION Rapp20 \l 1033 \m Rapp26 </w:instrText>
          </w:r>
          <w:r>
            <w:fldChar w:fldCharType="separate"/>
          </w:r>
          <w:r w:rsidR="002221CD">
            <w:rPr>
              <w:noProof/>
            </w:rPr>
            <w:t>[11, 12]</w:t>
          </w:r>
          <w:r>
            <w:fldChar w:fldCharType="end"/>
          </w:r>
        </w:sdtContent>
      </w:sdt>
      <w:r>
        <w:t xml:space="preserve">. A critical review finds the same pattern across DSS research, with many systems built and few shown to help </w:t>
      </w:r>
      <w:sdt>
        <w:sdtPr>
          <w:id w:val="-1999990941"/>
          <w:citation/>
        </w:sdtPr>
        <w:sdtEndPr/>
        <w:sdtContent>
          <w:r>
            <w:fldChar w:fldCharType="begin"/>
          </w:r>
          <w:r>
            <w:instrText xml:space="preserve"> CITATION Arnott05 \l 1033 </w:instrText>
          </w:r>
          <w:r>
            <w:fldChar w:fldCharType="separate"/>
          </w:r>
          <w:r w:rsidR="002221CD">
            <w:rPr>
              <w:noProof/>
            </w:rPr>
            <w:t>[13]</w:t>
          </w:r>
          <w:r>
            <w:fldChar w:fldCharType="end"/>
          </w:r>
        </w:sdtContent>
      </w:sdt>
      <w:r>
        <w:t>. VODA is therefore evaluated by comparing outcomes of the same incidents with and without the open layer.</w:t>
      </w:r>
    </w:p>
    <w:p w14:paraId="2962BC1C" w14:textId="77777777" w:rsidR="00D50906" w:rsidRDefault="006B193B">
      <w:pPr>
        <w:pStyle w:val="Text"/>
      </w:pPr>
      <w:r w:rsidRPr="006B193B">
        <w:t>Three structural limits recur across these systems. First, a rule base, tactic menu, or optimization model fixes available orders before the incident, so the system only ranks what it is given</w:t>
      </w:r>
      <w:r>
        <w:t xml:space="preserve"> </w:t>
      </w:r>
      <w:sdt>
        <w:sdtPr>
          <w:id w:val="-1979979989"/>
          <w:citation/>
        </w:sdtPr>
        <w:sdtEndPr/>
        <w:sdtContent>
          <w:r w:rsidR="00D31F60">
            <w:fldChar w:fldCharType="begin"/>
          </w:r>
          <w:r w:rsidR="00D31F60">
            <w:instrText xml:space="preserve"> CITATION NoonanWright11 \l 1033 </w:instrText>
          </w:r>
          <w:r w:rsidR="00D31F60">
            <w:fldChar w:fldCharType="separate"/>
          </w:r>
          <w:r w:rsidR="002221CD">
            <w:rPr>
              <w:noProof/>
            </w:rPr>
            <w:t>[10]</w:t>
          </w:r>
          <w:r w:rsidR="00D31F60">
            <w:fldChar w:fldCharType="end"/>
          </w:r>
        </w:sdtContent>
      </w:sdt>
      <w:r w:rsidR="00D31F60">
        <w:t xml:space="preserve">. Decision analysis has long identified alternative generation as its weakest step </w:t>
      </w:r>
      <w:sdt>
        <w:sdtPr>
          <w:id w:val="-1979979986"/>
          <w:citation/>
        </w:sdtPr>
        <w:sdtEndPr/>
        <w:sdtContent>
          <w:r w:rsidR="00D31F60">
            <w:fldChar w:fldCharType="begin"/>
          </w:r>
          <w:r w:rsidR="00BC28DF">
            <w:instrText xml:space="preserve">CITATION Arbel82 \m Hofstede95 \m Colorni20 \l 1033 </w:instrText>
          </w:r>
          <w:r w:rsidR="00D31F60">
            <w:fldChar w:fldCharType="separate"/>
          </w:r>
          <w:r w:rsidR="002221CD">
            <w:rPr>
              <w:noProof/>
            </w:rPr>
            <w:t>[14, 15, 16]</w:t>
          </w:r>
          <w:r w:rsidR="00D31F60">
            <w:fldChar w:fldCharType="end"/>
          </w:r>
        </w:sdtContent>
      </w:sdt>
      <w:r w:rsidR="00D31F60">
        <w:t xml:space="preserve">. Proposed methods either vary a fixed model </w:t>
      </w:r>
      <w:sdt>
        <w:sdtPr>
          <w:id w:val="-1979979983"/>
          <w:citation/>
        </w:sdtPr>
        <w:sdtEndPr/>
        <w:sdtContent>
          <w:r w:rsidR="00D31F60">
            <w:fldChar w:fldCharType="begin"/>
          </w:r>
          <w:r w:rsidR="00BC28DF">
            <w:instrText xml:space="preserve">CITATION Brill90 \l 1033 </w:instrText>
          </w:r>
          <w:r w:rsidR="00D31F60">
            <w:fldChar w:fldCharType="separate"/>
          </w:r>
          <w:r w:rsidR="002221CD">
            <w:rPr>
              <w:noProof/>
            </w:rPr>
            <w:t>[17]</w:t>
          </w:r>
          <w:r w:rsidR="00D31F60">
            <w:fldChar w:fldCharType="end"/>
          </w:r>
        </w:sdtContent>
      </w:sdt>
      <w:r w:rsidR="00D31F60">
        <w:t xml:space="preserve"> or depend on operator recall under time pressure </w:t>
      </w:r>
      <w:sdt>
        <w:sdtPr>
          <w:id w:val="-1999990935"/>
          <w:citation/>
        </w:sdtPr>
        <w:sdtEndPr/>
        <w:sdtContent>
          <w:r w:rsidR="00D31F60">
            <w:fldChar w:fldCharType="begin"/>
          </w:r>
          <w:r w:rsidR="00D31F60">
            <w:instrText xml:space="preserve"> CITATION Klein17 \l 1033 </w:instrText>
          </w:r>
          <w:r w:rsidR="00D31F60">
            <w:fldChar w:fldCharType="separate"/>
          </w:r>
          <w:r w:rsidR="002221CD">
            <w:rPr>
              <w:noProof/>
            </w:rPr>
            <w:t>[18]</w:t>
          </w:r>
          <w:r w:rsidR="00D31F60">
            <w:fldChar w:fldCharType="end"/>
          </w:r>
        </w:sdtContent>
      </w:sdt>
      <w:r w:rsidR="00D31F60">
        <w:t xml:space="preserve">. Second, uncertainty treatments require prior distributions or belief assignments that real-time sensing alone cannot supply </w:t>
      </w:r>
      <w:sdt>
        <w:sdtPr>
          <w:id w:val="-1979979966"/>
          <w:citation/>
        </w:sdtPr>
        <w:sdtEndPr/>
        <w:sdtContent>
          <w:r w:rsidR="00D31F60">
            <w:fldChar w:fldCharType="begin"/>
          </w:r>
          <w:r w:rsidR="00D31F60">
            <w:instrText xml:space="preserve"> CITATION Morgan90 \l 1033 \m Shafer76 </w:instrText>
          </w:r>
          <w:r w:rsidR="00D31F60">
            <w:fldChar w:fldCharType="separate"/>
          </w:r>
          <w:r w:rsidR="002221CD">
            <w:rPr>
              <w:noProof/>
            </w:rPr>
            <w:t>[19, 20]</w:t>
          </w:r>
          <w:r w:rsidR="00D31F60">
            <w:fldChar w:fldCharType="end"/>
          </w:r>
        </w:sdtContent>
      </w:sdt>
      <w:r w:rsidR="00D31F60">
        <w:t xml:space="preserve">, while the reasoning behind a recommendation may remain accessible only through post-hoc attribution </w:t>
      </w:r>
      <w:sdt>
        <w:sdtPr>
          <w:id w:val="-1999990933"/>
          <w:citation/>
        </w:sdtPr>
        <w:sdtEndPr/>
        <w:sdtContent>
          <w:r w:rsidR="00D31F60">
            <w:fldChar w:fldCharType="begin"/>
          </w:r>
          <w:r w:rsidR="00D31F60">
            <w:instrText xml:space="preserve"> CITATION Ribeiro16 \l 1033 </w:instrText>
          </w:r>
          <w:r w:rsidR="00D31F60">
            <w:fldChar w:fldCharType="separate"/>
          </w:r>
          <w:r w:rsidR="002221CD">
            <w:rPr>
              <w:noProof/>
            </w:rPr>
            <w:t>[21]</w:t>
          </w:r>
          <w:r w:rsidR="00D31F60">
            <w:fldChar w:fldCharType="end"/>
          </w:r>
        </w:sdtContent>
      </w:sdt>
      <w:r w:rsidR="00D31F60">
        <w:t xml:space="preserve">. Third, integrated platforms embed the hazard model and decision logic in one tool </w:t>
      </w:r>
      <w:sdt>
        <w:sdtPr>
          <w:id w:val="-1999990932"/>
          <w:citation/>
        </w:sdtPr>
        <w:sdtEndPr/>
        <w:sdtContent>
          <w:r w:rsidR="00D31F60">
            <w:fldChar w:fldCharType="begin"/>
          </w:r>
          <w:r w:rsidR="00D31F60">
            <w:instrText xml:space="preserve"> CITATION Calkin21 \l 1033 \m NoonanWright11 </w:instrText>
          </w:r>
          <w:r w:rsidR="00D31F60">
            <w:fldChar w:fldCharType="separate"/>
          </w:r>
          <w:r w:rsidR="002221CD">
            <w:rPr>
              <w:noProof/>
            </w:rPr>
            <w:t>[4, 10]</w:t>
          </w:r>
          <w:r w:rsidR="00D31F60">
            <w:fldChar w:fldCharType="end"/>
          </w:r>
        </w:sdtContent>
      </w:sdt>
      <w:r w:rsidR="00D31F60">
        <w:t>, leaving the benefit of the decision mechanism unmeasured separately from forecast quality.</w:t>
      </w:r>
    </w:p>
    <w:p w14:paraId="4BD74E45" w14:textId="77777777" w:rsidR="00C42BDB" w:rsidRDefault="00C42BDB">
      <w:pPr>
        <w:pStyle w:val="Text"/>
      </w:pPr>
      <w:r>
        <w:t xml:space="preserve">VODA answers the first limit with a verified open decision space. The closed layer issues orders through a self-tuning fuzzy doctrine over decision concepts. When it falls short, the open layer proposes rules, family blends, and interventions composed from executable physical effects. A pretrained large language model (LLM) supplies candidates in this study, but any proposer returning the same structured objects can be used. The space is closed at effects and open at interventions, extending what hand-written doctrine over the same families can express. Hazard forecasts guide pre-selection, and algebraic gates and a paired forecast test determine admission. Every fielded order passes a fail-safe and a no-harm guard. Admitted objects enter reusable doctrine that the open layer can extend during an incident.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_RefSecNum_V_D \h \* CHARFORMAT </w:instrText>
      </w:r>
      <w:r>
        <w:fldChar w:fldCharType="separate"/>
      </w:r>
      <w:r>
        <w:t>D</w:t>
      </w:r>
      <w:r>
        <w:fldChar w:fldCharType="end"/>
      </w:r>
      <w:r>
        <w:t xml:space="preserve"> tests both transfer and the added value of continued generation under new conditions.</w:t>
      </w:r>
    </w:p>
    <w:p w14:paraId="1DE28D94" w14:textId="2269A283" w:rsidR="00BF605C" w:rsidRDefault="00BF605C">
      <w:pPr>
        <w:pStyle w:val="Text"/>
      </w:pPr>
      <w:r>
        <w:t>VODA answers the second limit by gating named decision concepts with observation confidence, without a probability distribution. Orders are traceable to their rules, with edits, rejections and generated objects logged. The degraded-observation test covers inference and targeting, while planning retains the core snapshot.</w:t>
      </w:r>
    </w:p>
    <w:p w14:paraId="175E1872" w14:textId="258D1D13" w:rsidR="006B193B" w:rsidRDefault="006B193B">
      <w:pPr>
        <w:pStyle w:val="Text"/>
      </w:pPr>
      <w:r w:rsidRPr="006B193B">
        <w:t xml:space="preserve">VODA separates the hazard model from the decision mechanism. Blind hindcast against satellite fire records assesses spatial agreement, while paired comparisons on identical worlds isolate decision benefits, including under </w:t>
      </w:r>
      <w:r>
        <w:t xml:space="preserve">planning-model error. Proposer and search comparisons evaluate complete configurations. The decision core uses </w:t>
      </w:r>
      <w:r>
        <w:lastRenderedPageBreak/>
        <w:t>regional agents and decides in a fraction of a second between model calls.</w:t>
      </w:r>
    </w:p>
    <w:p w14:paraId="0FDC914D" w14:textId="77777777" w:rsidR="00C9148A" w:rsidRDefault="006D7408">
      <w:pPr>
        <w:pStyle w:val="Text"/>
      </w:pPr>
      <w:r>
        <w:t xml:space="preserve">Sections </w:t>
      </w:r>
      <w:r>
        <w:fldChar w:fldCharType="begin"/>
      </w:r>
      <w:r>
        <w:instrText xml:space="preserve"> REF _RefSec_II \h \* CHARFORMAT </w:instrText>
      </w:r>
      <w:r>
        <w:fldChar w:fldCharType="separate"/>
      </w:r>
      <w:r w:rsidR="002221CD">
        <w:t>II</w:t>
      </w:r>
      <w:r>
        <w:fldChar w:fldCharType="end"/>
      </w:r>
      <w:r w:rsidR="00BF605C">
        <w:t>-</w:t>
      </w:r>
      <w:r>
        <w:fldChar w:fldCharType="begin"/>
      </w:r>
      <w:r>
        <w:instrText xml:space="preserve"> REF _RefSec_IV \h \* CHARFORMAT </w:instrText>
      </w:r>
      <w:r>
        <w:fldChar w:fldCharType="separate"/>
      </w:r>
      <w:r w:rsidR="002221CD">
        <w:t>IV</w:t>
      </w:r>
      <w:r>
        <w:fldChar w:fldCharType="end"/>
      </w:r>
      <w:r>
        <w:t xml:space="preserve"> </w:t>
      </w:r>
      <w:r w:rsidR="00BF605C" w:rsidRPr="00BF605C">
        <w:t>present related work, the architecture, and the decision core</w:t>
      </w:r>
      <w:r>
        <w:t xml:space="preserve">. Section </w:t>
      </w:r>
      <w:r>
        <w:fldChar w:fldCharType="begin"/>
      </w:r>
      <w:r>
        <w:instrText xml:space="preserve"> REF _RefSec_V \h \* CHARFORMAT </w:instrText>
      </w:r>
      <w:r>
        <w:fldChar w:fldCharType="separate"/>
      </w:r>
      <w:r w:rsidR="002221CD">
        <w:t>V</w:t>
      </w:r>
      <w:r>
        <w:fldChar w:fldCharType="end"/>
      </w:r>
      <w:r>
        <w:t xml:space="preserve"> </w:t>
      </w:r>
      <w:r w:rsidR="00BF605C" w:rsidRPr="00BF605C">
        <w:t>reports the experiments, and</w:t>
      </w:r>
      <w:r w:rsidR="00BF605C">
        <w:t xml:space="preserve"> </w:t>
      </w:r>
      <w:r>
        <w:t xml:space="preserve">Section </w:t>
      </w:r>
      <w:r>
        <w:fldChar w:fldCharType="begin"/>
      </w:r>
      <w:r>
        <w:instrText xml:space="preserve"> REF _RefSec_VI \h \* CHARFORMAT </w:instrText>
      </w:r>
      <w:r>
        <w:fldChar w:fldCharType="separate"/>
      </w:r>
      <w:r w:rsidR="002221CD">
        <w:t>VI</w:t>
      </w:r>
      <w:r>
        <w:fldChar w:fldCharType="end"/>
      </w:r>
      <w:r>
        <w:t xml:space="preserve"> </w:t>
      </w:r>
      <w:r w:rsidR="00BF605C" w:rsidRPr="00BF605C">
        <w:t>discusses the findings and concludes</w:t>
      </w:r>
      <w:r>
        <w:t>.</w:t>
      </w:r>
    </w:p>
    <w:bookmarkStart w:id="3" w:name="_RefSec_II"/>
    <w:p w14:paraId="1BBF002E" w14:textId="77777777" w:rsidR="00926552" w:rsidRDefault="00926552" w:rsidP="00926552">
      <w:pPr>
        <w:pStyle w:val="Heading1"/>
      </w:pPr>
      <w:r w:rsidR="002221CD">
        <w:rPr>
          <w:noProof/>
        </w:rPr>
        <w:t>II</w:t>
      </w:r>
      <w:bookmarkEnd w:id="3"/>
      <w:r>
        <w:t>. Related Work and Background</w:t>
      </w:r>
    </w:p>
    <w:bookmarkStart w:id="4" w:name="_RefSec_II_A"/>
    <w:p w14:paraId="0976A9F3" w14:textId="77777777" w:rsidR="00926552" w:rsidRDefault="00926552" w:rsidP="00926552">
      <w:pPr>
        <w:pStyle w:val="Heading2"/>
      </w:pPr>
      <w:r w:rsidR="002221CD">
        <w:rPr>
          <w:noProof/>
        </w:rPr>
        <w:t>A</w:t>
      </w:r>
      <w:bookmarkEnd w:id="4"/>
      <w:r>
        <w:t>. Wildfire Dynamics and Decision Support</w:t>
      </w:r>
    </w:p>
    <w:p w14:paraId="28627C76" w14:textId="77777777" w:rsidR="00926552" w:rsidRDefault="002D296F" w:rsidP="00926552">
      <w:pPr>
        <w:pStyle w:val="Text"/>
      </w:pPr>
      <w:r>
        <w:t xml:space="preserve">Rothermel-type models predict surface spread from fuel, moisture, wind, and slope </w:t>
      </w:r>
      <w:sdt>
        <w:sdtPr>
          <w:id w:val="76"/>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underpinning operational tools such as FlamMap </w:t>
      </w:r>
      <w:sdt>
        <w:sdtPr>
          <w:id w:val="-1999990982"/>
          <w:citation/>
        </w:sdtPr>
        <w:sdtEndPr/>
        <w:sdtContent>
          <w:r w:rsidR="00926552">
            <w:fldChar w:fldCharType="begin"/>
          </w:r>
          <w:r w:rsidR="00926552">
            <w:instrText xml:space="preserve"> CITATION Finney06 \l 1033 </w:instrText>
          </w:r>
          <w:r w:rsidR="00926552">
            <w:fldChar w:fldCharType="separate"/>
          </w:r>
          <w:r w:rsidR="002221CD">
            <w:rPr>
              <w:noProof/>
            </w:rPr>
            <w:t>[7]</w:t>
          </w:r>
          <w:r w:rsidR="00926552">
            <w:fldChar w:fldCharType="end"/>
          </w:r>
        </w:sdtContent>
      </w:sdt>
      <w:r>
        <w:t xml:space="preserve">, cellular simulators such as Cell2Fire </w:t>
      </w:r>
      <w:sdt>
        <w:sdtPr>
          <w:id w:val="-1999990983"/>
          <w:citation/>
        </w:sdtPr>
        <w:sdtEndPr/>
        <w:sdtContent>
          <w:r w:rsidR="00926552">
            <w:fldChar w:fldCharType="begin"/>
          </w:r>
          <w:r w:rsidR="00C51EDD">
            <w:instrText xml:space="preserve">CITATION Pais212 \l 1033 </w:instrText>
          </w:r>
          <w:r w:rsidR="00926552">
            <w:fldChar w:fldCharType="separate"/>
          </w:r>
          <w:r w:rsidR="002221CD">
            <w:rPr>
              <w:noProof/>
            </w:rPr>
            <w:t>[22]</w:t>
          </w:r>
          <w:r w:rsidR="00926552">
            <w:fldChar w:fldCharType="end"/>
          </w:r>
        </w:sdtContent>
      </w:sdt>
      <w:r>
        <w:t xml:space="preserve">, and VODA's simulation core. DSSs built on these models cover strategic risk assessment </w:t>
      </w:r>
      <w:sdt>
        <w:sdtPr>
          <w:id w:val="-1999990984"/>
          <w:citation/>
        </w:sdtPr>
        <w:sdtEndPr/>
        <w:sdtContent>
          <w:r w:rsidR="00926552">
            <w:fldChar w:fldCharType="begin"/>
          </w:r>
          <w:r w:rsidR="00926552">
            <w:instrText xml:space="preserve"> CITATION Calkin21 \l 1033 \m Pais21 </w:instrText>
          </w:r>
          <w:r w:rsidR="00926552">
            <w:fldChar w:fldCharType="separate"/>
          </w:r>
          <w:r w:rsidR="002221CD">
            <w:rPr>
              <w:noProof/>
            </w:rPr>
            <w:t>[4, 8]</w:t>
          </w:r>
          <w:r w:rsidR="00926552">
            <w:fldChar w:fldCharType="end"/>
          </w:r>
        </w:sdtContent>
      </w:sdt>
      <w:r>
        <w:t xml:space="preserve">, multi-criteria allocation </w:t>
      </w:r>
      <w:sdt>
        <w:sdtPr>
          <w:id w:val="-1979979976"/>
          <w:citation/>
        </w:sdtPr>
        <w:sdtEndPr/>
        <w:sdtContent>
          <w:r w:rsidR="00926552">
            <w:fldChar w:fldCharType="begin"/>
          </w:r>
          <w:r w:rsidR="00926552">
            <w:instrText xml:space="preserve"> CITATION Orphanoudakis25 \l 1033 </w:instrText>
          </w:r>
          <w:r w:rsidR="00926552">
            <w:fldChar w:fldCharType="separate"/>
          </w:r>
          <w:r w:rsidR="002221CD">
            <w:rPr>
              <w:noProof/>
            </w:rPr>
            <w:t>[9]</w:t>
          </w:r>
          <w:r w:rsidR="00926552">
            <w:fldChar w:fldCharType="end"/>
          </w:r>
        </w:sdtContent>
      </w:sdt>
      <w:r>
        <w:t xml:space="preserve">, and integrated platforms </w:t>
      </w:r>
      <w:sdt>
        <w:sdtPr>
          <w:id w:val="-1999990986"/>
          <w:citation/>
        </w:sdtPr>
        <w:sdtEndPr/>
        <w:sdtContent>
          <w:r w:rsidR="00926552">
            <w:fldChar w:fldCharType="begin"/>
          </w:r>
          <w:r w:rsidR="00926552">
            <w:instrText xml:space="preserve"> CITATION NoonanWright11 \l 1033 </w:instrText>
          </w:r>
          <w:r w:rsidR="00926552">
            <w:fldChar w:fldCharType="separate"/>
          </w:r>
          <w:r w:rsidR="002221CD">
            <w:rPr>
              <w:noProof/>
            </w:rPr>
            <w:t>[10]</w:t>
          </w:r>
          <w:r w:rsidR="00926552">
            <w:fldChar w:fldCharType="end"/>
          </w:r>
        </w:sdtContent>
      </w:sdt>
      <w:r>
        <w:t xml:space="preserve">, with offline decision logic and fixed intervention menus. VODA's decision cost follows fire management economics, combining resource expenditure and residual loss </w:t>
      </w:r>
      <w:sdt>
        <w:sdtPr>
          <w:id w:val="663520512"/>
          <w:citation/>
        </w:sdtPr>
        <w:sdtEndPr/>
        <w:sdtContent>
          <w:r w:rsidR="00926552">
            <w:fldChar w:fldCharType="begin"/>
          </w:r>
          <w:r w:rsidR="00BC28DF">
            <w:instrText xml:space="preserve">CITATION Thompson11 \l 1033 </w:instrText>
          </w:r>
          <w:r w:rsidR="00926552">
            <w:fldChar w:fldCharType="separate"/>
          </w:r>
          <w:r w:rsidR="002221CD">
            <w:rPr>
              <w:noProof/>
            </w:rPr>
            <w:t>[3]</w:t>
          </w:r>
          <w:r w:rsidR="00926552">
            <w:fldChar w:fldCharType="end"/>
          </w:r>
        </w:sdtContent>
      </w:sdt>
      <w:r>
        <w:t>.</w:t>
      </w:r>
    </w:p>
    <w:bookmarkStart w:id="5" w:name="_RefSec_II_B"/>
    <w:p w14:paraId="654D82A6" w14:textId="77777777" w:rsidR="000334CF" w:rsidRDefault="00D31F60">
      <w:pPr>
        <w:pStyle w:val="Heading2"/>
      </w:pPr>
      <w:r w:rsidR="002221CD">
        <w:rPr>
          <w:noProof/>
        </w:rPr>
        <w:t>B</w:t>
      </w:r>
      <w:bookmarkEnd w:id="5"/>
      <w:r>
        <w:t>. Observation Features</w:t>
      </w:r>
      <w:r w:rsidR="0003218A">
        <w:t xml:space="preserve"> and Fuzzy Reasoning Over Concepts</w:t>
      </w:r>
    </w:p>
    <w:p w14:paraId="6999F497" w14:textId="77777777" w:rsidR="00474D3B" w:rsidRDefault="00926552" w:rsidP="00926552">
      <w:pPr>
        <w:pStyle w:val="Text"/>
      </w:pPr>
      <w:r>
        <w:t xml:space="preserve">Fuzzy sets express graded assessments, such as high fire threat or low suppression feasibility, as partial memberships and encode domain knowledge in IF-THEN rules </w:t>
      </w:r>
      <w:sdt>
        <w:sdtPr>
          <w:id w:val="-1959958999"/>
          <w:citation/>
        </w:sdtPr>
        <w:sdtEndPr/>
        <w:sdtContent>
          <w:r>
            <w:fldChar w:fldCharType="begin"/>
          </w:r>
          <w:r>
            <w:instrText xml:space="preserve"> CITATION Zadeh65 \l 1033 </w:instrText>
          </w:r>
          <w:r>
            <w:fldChar w:fldCharType="separate"/>
          </w:r>
          <w:r w:rsidR="002221CD">
            <w:rPr>
              <w:noProof/>
            </w:rPr>
            <w:t>[23]</w:t>
          </w:r>
          <w:r>
            <w:fldChar w:fldCharType="end"/>
          </w:r>
        </w:sdtContent>
      </w:sdt>
      <w:r>
        <w:t xml:space="preserve">. VODA uses constant consequents in the Takagi-Sugeno (TS) model </w:t>
      </w:r>
      <w:sdt>
        <w:sdtPr>
          <w:id w:val="-1959958998"/>
          <w:citation/>
        </w:sdtPr>
        <w:sdtEndPr/>
        <w:sdtContent>
          <w:r>
            <w:fldChar w:fldCharType="begin"/>
          </w:r>
          <w:r>
            <w:instrText xml:space="preserve"> CITATION Takagi85 \l 1033 </w:instrText>
          </w:r>
          <w:r>
            <w:fldChar w:fldCharType="separate"/>
          </w:r>
          <w:r w:rsidR="002221CD">
            <w:rPr>
              <w:noProof/>
            </w:rPr>
            <w:t>[24]</w:t>
          </w:r>
          <w:r>
            <w:fldChar w:fldCharType="end"/>
          </w:r>
        </w:sdtContent>
      </w:sdt>
      <w:r>
        <w:t xml:space="preserve"> to produce executable intensity commands that can be tuned online. Evolving TS models also add rules within a fixed vocabulary </w:t>
      </w:r>
      <w:sdt>
        <w:sdtPr>
          <w:id w:val="-955333348"/>
          <w:citation/>
        </w:sdtPr>
        <w:sdtEndPr/>
        <w:sdtContent>
          <w:r>
            <w:fldChar w:fldCharType="begin"/>
          </w:r>
          <w:r>
            <w:instrText xml:space="preserve"> CITATION Angelov04 \l 1033 </w:instrText>
          </w:r>
          <w:r>
            <w:fldChar w:fldCharType="separate"/>
          </w:r>
          <w:r w:rsidR="002221CD">
            <w:rPr>
              <w:noProof/>
            </w:rPr>
            <w:t>[25]</w:t>
          </w:r>
          <w:r>
            <w:fldChar w:fldCharType="end"/>
          </w:r>
        </w:sdtContent>
      </w:sdt>
      <w:r>
        <w:t xml:space="preserve">. Weighted aggregation maps 10 features to 5 decision concepts addressing recurring response-planning questions </w:t>
      </w:r>
      <w:sdt>
        <w:sdtPr>
          <w:id w:val="-1959958991"/>
          <w:citation/>
        </w:sdtPr>
        <w:sdtEndPr/>
        <w:sdtContent>
          <w:r w:rsidR="00474D3B">
            <w:fldChar w:fldCharType="begin"/>
          </w:r>
          <w:r w:rsidR="00BC28DF">
            <w:instrText xml:space="preserve">CITATION Thompson11 \m Klein17 \l 1033 </w:instrText>
          </w:r>
          <w:r w:rsidR="00474D3B">
            <w:fldChar w:fldCharType="separate"/>
          </w:r>
          <w:r w:rsidR="002221CD">
            <w:rPr>
              <w:noProof/>
            </w:rPr>
            <w:t>[3, 18]</w:t>
          </w:r>
          <w:r w:rsidR="00474D3B">
            <w:fldChar w:fldCharType="end"/>
          </w:r>
        </w:sdtContent>
      </w:sdt>
      <w:r w:rsidR="00AF4482">
        <w:t>, namely</w:t>
      </w:r>
      <w:r>
        <w:t xml:space="preserve"> </w:t>
      </w:r>
      <w:r w:rsidR="00AF4482">
        <w:t>f</w:t>
      </w:r>
      <w:r>
        <w:t xml:space="preserve">ire threat level, suppression feasibility, asset exposure risk, intervention urgency, and evacuation pressure. Rules use these concepts, giving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full antecedent combinations with five terms per concept while remaining readable for expert review. Observation confidence gates concept activation without requiring a distribution.</w:t>
      </w:r>
    </w:p>
    <w:bookmarkStart w:id="6" w:name="_RefSec_II_C"/>
    <w:p w14:paraId="52494056" w14:textId="77777777" w:rsidR="00926552" w:rsidRDefault="0003218A" w:rsidP="00926552">
      <w:pPr>
        <w:pStyle w:val="Heading2"/>
      </w:pPr>
      <w:r w:rsidR="002221CD">
        <w:rPr>
          <w:noProof/>
        </w:rPr>
        <w:t>C</w:t>
      </w:r>
      <w:bookmarkEnd w:id="6"/>
      <w:r w:rsidR="00926552">
        <w:t>. Closed and Open Decision Spaces</w:t>
      </w:r>
    </w:p>
    <w:p w14:paraId="5F360A44" w14:textId="77777777" w:rsidR="00CB5F34" w:rsidRDefault="00CB5F34" w:rsidP="00CB5F34">
      <w:pPr>
        <w:pStyle w:val="Text"/>
      </w:pPr>
      <w:r>
        <w:t xml:space="preserve">Decision analysis evaluates predefined alternatives </w:t>
      </w:r>
      <w:sdt>
        <w:sdtPr>
          <w:id w:val="-1979979967"/>
          <w:citation/>
        </w:sdtPr>
        <w:sdtEndPr/>
        <w:sdtContent>
          <w:r>
            <w:fldChar w:fldCharType="begin"/>
          </w:r>
          <w:r>
            <w:instrText xml:space="preserve"> CITATION French19 \l 1033 </w:instrText>
          </w:r>
          <w:r>
            <w:fldChar w:fldCharType="separate"/>
          </w:r>
          <w:r w:rsidR="002221CD">
            <w:rPr>
              <w:noProof/>
            </w:rPr>
            <w:t>[26]</w:t>
          </w:r>
          <w:r>
            <w:fldChar w:fldCharType="end"/>
          </w:r>
        </w:sdtContent>
      </w:sdt>
      <w:r>
        <w:t xml:space="preserve">, leaving generation under time pressure a weak point. Generation precedes choice but remains neglected </w:t>
      </w:r>
      <w:sdt>
        <w:sdtPr>
          <w:id w:val="-1979979990"/>
          <w:citation/>
        </w:sdtPr>
        <w:sdtEndPr/>
        <w:sdtContent>
          <w:r>
            <w:fldChar w:fldCharType="begin"/>
          </w:r>
          <w:r w:rsidR="00BC28DF">
            <w:instrText xml:space="preserve">CITATION Arbel82 \l 1033 </w:instrText>
          </w:r>
          <w:r>
            <w:fldChar w:fldCharType="separate"/>
          </w:r>
          <w:r w:rsidR="002221CD">
            <w:rPr>
              <w:noProof/>
            </w:rPr>
            <w:t>[14]</w:t>
          </w:r>
          <w:r>
            <w:fldChar w:fldCharType="end"/>
          </w:r>
        </w:sdtContent>
      </w:sdt>
      <w:r>
        <w:t xml:space="preserve">, despite its formalization as recursive decision problems </w:t>
      </w:r>
      <w:sdt>
        <w:sdtPr>
          <w:id w:val="-1979979964"/>
          <w:citation/>
        </w:sdtPr>
        <w:sdtEndPr/>
        <w:sdtContent>
          <w:r>
            <w:fldChar w:fldCharType="begin"/>
          </w:r>
          <w:r>
            <w:instrText xml:space="preserve"> CITATION Colorni20 \l 1033 </w:instrText>
          </w:r>
          <w:r>
            <w:fldChar w:fldCharType="separate"/>
          </w:r>
          <w:r w:rsidR="002221CD">
            <w:rPr>
              <w:noProof/>
            </w:rPr>
            <w:t>[16]</w:t>
          </w:r>
          <w:r>
            <w:fldChar w:fldCharType="end"/>
          </w:r>
        </w:sdtContent>
      </w:sdt>
      <w:r>
        <w:t xml:space="preserve">. Hard-wiring a problem's open parts can impede adoption </w:t>
      </w:r>
      <w:sdt>
        <w:sdtPr>
          <w:id w:val="-1979979985"/>
          <w:citation/>
        </w:sdtPr>
        <w:sdtEndPr/>
        <w:sdtContent>
          <w:r>
            <w:fldChar w:fldCharType="begin"/>
          </w:r>
          <w:r>
            <w:instrText xml:space="preserve"> CITATION Hofstede95 \l 1033 </w:instrText>
          </w:r>
          <w:r>
            <w:fldChar w:fldCharType="separate"/>
          </w:r>
          <w:r w:rsidR="002221CD">
            <w:rPr>
              <w:noProof/>
            </w:rPr>
            <w:t>[15]</w:t>
          </w:r>
          <w:r>
            <w:fldChar w:fldCharType="end"/>
          </w:r>
        </w:sdtContent>
      </w:sdt>
      <w:r>
        <w:t xml:space="preserve">. In ill-structured problems, ideation beyond memory retrieval improves the best option </w:t>
      </w:r>
      <w:sdt>
        <w:sdtPr>
          <w:id w:val="-1979979978"/>
          <w:citation/>
        </w:sdtPr>
        <w:sdtEndPr/>
        <w:sdtContent>
          <w:r>
            <w:fldChar w:fldCharType="begin"/>
          </w:r>
          <w:r>
            <w:instrText xml:space="preserve"> CITATION Missier15 \l 1033 </w:instrText>
          </w:r>
          <w:r>
            <w:fldChar w:fldCharType="separate"/>
          </w:r>
          <w:r w:rsidR="002221CD">
            <w:rPr>
              <w:noProof/>
            </w:rPr>
            <w:t>[27]</w:t>
          </w:r>
          <w:r>
            <w:fldChar w:fldCharType="end"/>
          </w:r>
        </w:sdtContent>
      </w:sdt>
      <w:r>
        <w:t xml:space="preserve">, while operators build courses of action from recognized patterns rather than menus </w:t>
      </w:r>
      <w:sdt>
        <w:sdtPr>
          <w:id w:val="118190300"/>
          <w:citation/>
        </w:sdtPr>
        <w:sdtEndPr/>
        <w:sdtContent>
          <w:r>
            <w:fldChar w:fldCharType="begin"/>
          </w:r>
          <w:r>
            <w:instrText xml:space="preserve"> CITATION Klein17 \l 1033 </w:instrText>
          </w:r>
          <w:r>
            <w:fldChar w:fldCharType="separate"/>
          </w:r>
          <w:r w:rsidR="002221CD">
            <w:rPr>
              <w:noProof/>
            </w:rPr>
            <w:t>[18]</w:t>
          </w:r>
          <w:r>
            <w:fldChar w:fldCharType="end"/>
          </w:r>
        </w:sdtContent>
      </w:sdt>
      <w:r>
        <w:t>. These findings motivate alternative generation subject to external evaluation.</w:t>
      </w:r>
    </w:p>
    <w:p w14:paraId="3734C98A" w14:textId="77777777" w:rsidR="004F3172" w:rsidRDefault="00D31F60">
      <w:pPr>
        <w:pStyle w:val="Text"/>
      </w:pPr>
      <w:r>
        <w:t xml:space="preserve">Alternative generation searches fixed models for structurally different solutions </w:t>
      </w:r>
      <w:sdt>
        <w:sdtPr>
          <w:id w:val="-1979979961"/>
          <w:citation/>
        </w:sdtPr>
        <w:sdtEndPr/>
        <w:sdtContent>
          <w:r>
            <w:fldChar w:fldCharType="begin"/>
          </w:r>
          <w:r w:rsidR="00BC28DF">
            <w:instrText xml:space="preserve">CITATION Brill90 \l 1033 </w:instrText>
          </w:r>
          <w:r>
            <w:fldChar w:fldCharType="separate"/>
          </w:r>
          <w:r w:rsidR="002221CD">
            <w:rPr>
              <w:noProof/>
            </w:rPr>
            <w:t>[17]</w:t>
          </w:r>
          <w:r>
            <w:fldChar w:fldCharType="end"/>
          </w:r>
        </w:sdtContent>
      </w:sdt>
      <w:r>
        <w:t xml:space="preserve">, combines compatible modules </w:t>
      </w:r>
      <w:sdt>
        <w:sdtPr>
          <w:id w:val="-1979979958"/>
          <w:citation/>
        </w:sdtPr>
        <w:sdtEndPr/>
        <w:sdtContent>
          <w:r>
            <w:fldChar w:fldCharType="begin"/>
          </w:r>
          <w:r>
            <w:instrText xml:space="preserve"> CITATION Struss19 \l 1033 </w:instrText>
          </w:r>
          <w:r>
            <w:fldChar w:fldCharType="separate"/>
          </w:r>
          <w:r w:rsidR="002221CD">
            <w:rPr>
              <w:noProof/>
            </w:rPr>
            <w:t>[28]</w:t>
          </w:r>
          <w:r>
            <w:fldChar w:fldCharType="end"/>
          </w:r>
        </w:sdtContent>
      </w:sdt>
      <w:r>
        <w:t xml:space="preserve">, or adds actions at run time </w:t>
      </w:r>
      <w:sdt>
        <w:sdtPr>
          <w:id w:val="-1979979929"/>
          <w:citation/>
        </w:sdtPr>
        <w:sdtEndPr/>
        <w:sdtContent>
          <w:r>
            <w:fldChar w:fldCharType="begin"/>
          </w:r>
          <w:r>
            <w:instrText xml:space="preserve"> CITATION Ding23 \l 1033 \m Gizzi21 </w:instrText>
          </w:r>
          <w:r>
            <w:fldChar w:fldCharType="separate"/>
          </w:r>
          <w:r w:rsidR="002221CD">
            <w:rPr>
              <w:noProof/>
            </w:rPr>
            <w:t>[29, 30]</w:t>
          </w:r>
          <w:r>
            <w:fldChar w:fldCharType="end"/>
          </w:r>
        </w:sdtContent>
      </w:sdt>
      <w:r>
        <w:t xml:space="preserve">. These approaches compose known parts within a specified basis. Generative models also draft recommendations from retrieved context </w:t>
      </w:r>
      <w:sdt>
        <w:sdtPr>
          <w:id w:val="-1979979926"/>
          <w:citation/>
        </w:sdtPr>
        <w:sdtEndPr/>
        <w:sdtContent>
          <w:r>
            <w:fldChar w:fldCharType="begin"/>
          </w:r>
          <w:r>
            <w:instrText xml:space="preserve"> CITATION Xie24 \l 1033 </w:instrText>
          </w:r>
          <w:r>
            <w:fldChar w:fldCharType="separate"/>
          </w:r>
          <w:r w:rsidR="002221CD">
            <w:rPr>
              <w:noProof/>
            </w:rPr>
            <w:t>[31]</w:t>
          </w:r>
          <w:r>
            <w:fldChar w:fldCharType="end"/>
          </w:r>
        </w:sdtContent>
      </w:sdt>
      <w:r>
        <w:t xml:space="preserve">. VODA combines closed-layer tuning and open-layer generation under a satisficing acceptance rule </w:t>
      </w:r>
      <w:sdt>
        <w:sdtPr>
          <w:id w:val="-1260212028"/>
          <w:citation/>
        </w:sdtPr>
        <w:sdtEndPr/>
        <w:sdtContent>
          <w:r w:rsidR="00CB5F34">
            <w:fldChar w:fldCharType="begin"/>
          </w:r>
          <w:r w:rsidR="00CB5F34">
            <w:instrText xml:space="preserve"> CITATION Simon56 \l 1033 </w:instrText>
          </w:r>
          <w:r w:rsidR="00CB5F34">
            <w:fldChar w:fldCharType="separate"/>
          </w:r>
          <w:r w:rsidR="002221CD">
            <w:rPr>
              <w:noProof/>
            </w:rPr>
            <w:t>[32]</w:t>
          </w:r>
          <w:r w:rsidR="00CB5F34">
            <w:fldChar w:fldCharType="end"/>
          </w:r>
        </w:sdtContent>
      </w:sdt>
      <w:r>
        <w:t>, keeping the evaluator independent of the proposer.</w:t>
      </w:r>
    </w:p>
    <w:bookmarkStart w:id="7" w:name="_RefSec_II_D"/>
    <w:p w14:paraId="7F24901E" w14:textId="77777777" w:rsidR="00926552" w:rsidRDefault="0003218A" w:rsidP="00926552">
      <w:pPr>
        <w:pStyle w:val="Heading2"/>
      </w:pPr>
      <w:r w:rsidR="002221CD">
        <w:rPr>
          <w:noProof/>
        </w:rPr>
        <w:t>D</w:t>
      </w:r>
      <w:bookmarkEnd w:id="7"/>
      <w:r w:rsidR="00926552">
        <w:t>. Generative Components in Disaster Decision Support</w:t>
      </w:r>
    </w:p>
    <w:p w14:paraId="38B9B8B3" w14:textId="77777777" w:rsidR="00926552" w:rsidRDefault="00926552" w:rsidP="00926552">
      <w:pPr>
        <w:pStyle w:val="Text"/>
      </w:pPr>
      <w:r>
        <w:t xml:space="preserve">Generative DSSs still leave intervention spaces closed or unchecked. Dubey and Dubey </w:t>
      </w:r>
      <w:sdt>
        <w:sdtPr>
          <w:id w:val="-1979979962"/>
          <w:citation/>
        </w:sdtPr>
        <w:sdtEndPr/>
        <w:sdtContent>
          <w:r>
            <w:fldChar w:fldCharType="begin"/>
          </w:r>
          <w:r>
            <w:instrText xml:space="preserve"> CITATION Dubey25 \l 1033 </w:instrText>
          </w:r>
          <w:r>
            <w:fldChar w:fldCharType="separate"/>
          </w:r>
          <w:r w:rsidR="002221CD">
            <w:rPr>
              <w:noProof/>
            </w:rPr>
            <w:t>[33]</w:t>
          </w:r>
          <w:r>
            <w:fldChar w:fldCharType="end"/>
          </w:r>
        </w:sdtContent>
      </w:sdt>
      <w:r>
        <w:t xml:space="preserve"> map Transformer forecasts to four fixed response levels through expert rules; Chandra et al. </w:t>
      </w:r>
      <w:sdt>
        <w:sdtPr>
          <w:id w:val="-1034429888"/>
          <w:citation/>
        </w:sdtPr>
        <w:sdtEndPr/>
        <w:sdtContent>
          <w:r>
            <w:fldChar w:fldCharType="begin"/>
          </w:r>
          <w:r>
            <w:instrText xml:space="preserve"> CITATION Chandra25 \l 1033 </w:instrText>
          </w:r>
          <w:r>
            <w:fldChar w:fldCharType="separate"/>
          </w:r>
          <w:r w:rsidR="002221CD">
            <w:rPr>
              <w:noProof/>
            </w:rPr>
            <w:t>[34]</w:t>
          </w:r>
          <w:r>
            <w:fldChar w:fldCharType="end"/>
          </w:r>
        </w:sdtContent>
      </w:sdt>
      <w:r>
        <w:t xml:space="preserve"> check only the consistency of actions from a fixed ontology; Cheng et al. </w:t>
      </w:r>
      <w:sdt>
        <w:sdtPr>
          <w:id w:val="-1979979960"/>
          <w:citation/>
        </w:sdtPr>
        <w:sdtEndPr/>
        <w:sdtContent>
          <w:r>
            <w:fldChar w:fldCharType="begin"/>
          </w:r>
          <w:r>
            <w:instrText xml:space="preserve"> CITATION Cheng26 \l 1033 </w:instrText>
          </w:r>
          <w:r>
            <w:fldChar w:fldCharType="separate"/>
          </w:r>
          <w:r w:rsidR="002221CD">
            <w:rPr>
              <w:noProof/>
            </w:rPr>
            <w:t>[35]</w:t>
          </w:r>
          <w:r>
            <w:fldChar w:fldCharType="end"/>
          </w:r>
        </w:sdtContent>
      </w:sdt>
      <w:r>
        <w:t xml:space="preserve"> weight fixed indicators with LLMs. </w:t>
      </w:r>
      <w:proofErr w:type="spellStart"/>
      <w:r>
        <w:t>Gerolimos</w:t>
      </w:r>
      <w:proofErr w:type="spellEnd"/>
      <w:r>
        <w:t xml:space="preserve"> et al. </w:t>
      </w:r>
      <w:sdt>
        <w:sdtPr>
          <w:id w:val="-1979979959"/>
          <w:citation/>
        </w:sdtPr>
        <w:sdtEndPr/>
        <w:sdtContent>
          <w:r>
            <w:fldChar w:fldCharType="begin"/>
          </w:r>
          <w:r w:rsidR="00BC28DF">
            <w:instrText xml:space="preserve">CITATION Gerolimos25 \l 1033 </w:instrText>
          </w:r>
          <w:r>
            <w:fldChar w:fldCharType="separate"/>
          </w:r>
          <w:r w:rsidR="002221CD">
            <w:rPr>
              <w:noProof/>
            </w:rPr>
            <w:t>[36]</w:t>
          </w:r>
          <w:r>
            <w:fldChar w:fldCharType="end"/>
          </w:r>
        </w:sdtContent>
      </w:sdt>
      <w:r>
        <w:t xml:space="preserve"> seek open-world learning for recognition rather than response. Multi-agent LLMs constrain hallucinations in free-text plans through retrieval, schemas, or post-hoc grading </w:t>
      </w:r>
      <w:sdt>
        <w:sdtPr>
          <w:id w:val="-1979979955"/>
          <w:citation/>
        </w:sdtPr>
        <w:sdtEndPr/>
        <w:sdtContent>
          <w:r>
            <w:fldChar w:fldCharType="begin"/>
          </w:r>
          <w:r>
            <w:instrText xml:space="preserve"> CITATION Sandeep26 \l 1033 </w:instrText>
          </w:r>
          <w:r>
            <w:fldChar w:fldCharType="separate"/>
          </w:r>
          <w:r w:rsidR="002221CD">
            <w:rPr>
              <w:noProof/>
            </w:rPr>
            <w:t>[37]</w:t>
          </w:r>
          <w:r>
            <w:fldChar w:fldCharType="end"/>
          </w:r>
        </w:sdtContent>
      </w:sdt>
      <w:r>
        <w:t xml:space="preserve">. Cui et al. </w:t>
      </w:r>
      <w:sdt>
        <w:sdtPr>
          <w:id w:val="-1979979957"/>
          <w:citation/>
        </w:sdtPr>
        <w:sdtEndPr/>
        <w:sdtContent>
          <w:r>
            <w:fldChar w:fldCharType="begin"/>
          </w:r>
          <w:r>
            <w:instrText xml:space="preserve"> CITATION Cui26 \l 1033 </w:instrText>
          </w:r>
          <w:r>
            <w:fldChar w:fldCharType="separate"/>
          </w:r>
          <w:r w:rsidR="002221CD">
            <w:rPr>
              <w:noProof/>
            </w:rPr>
            <w:t>[38]</w:t>
          </w:r>
          <w:r>
            <w:fldChar w:fldCharType="end"/>
          </w:r>
        </w:sdtContent>
      </w:sdt>
      <w:r>
        <w:t xml:space="preserve"> propose physics-based simulation checks but retain fixed tools. </w:t>
      </w:r>
      <w:proofErr w:type="spellStart"/>
      <w:r>
        <w:t>WildfireKR</w:t>
      </w:r>
      <w:proofErr w:type="spellEnd"/>
      <w:r>
        <w:t xml:space="preserve"> </w:t>
      </w:r>
      <w:sdt>
        <w:sdtPr>
          <w:id w:val="-1979979956"/>
          <w:citation/>
        </w:sdtPr>
        <w:sdtEndPr/>
        <w:sdtContent>
          <w:r>
            <w:fldChar w:fldCharType="begin"/>
          </w:r>
          <w:r>
            <w:instrText xml:space="preserve"> CITATION Park26 \l 1033 </w:instrText>
          </w:r>
          <w:r>
            <w:fldChar w:fldCharType="separate"/>
          </w:r>
          <w:r w:rsidR="002221CD">
            <w:rPr>
              <w:noProof/>
            </w:rPr>
            <w:t>[39]</w:t>
          </w:r>
          <w:r>
            <w:fldChar w:fldCharType="end"/>
          </w:r>
        </w:sdtContent>
      </w:sdt>
      <w:r>
        <w:t xml:space="preserve"> automates calibrated spread simulation, leaving intervention design to analysts.</w:t>
      </w:r>
    </w:p>
    <w:p w14:paraId="47EF70C9" w14:textId="77777777" w:rsidR="00926552" w:rsidRDefault="00926552" w:rsidP="00926552">
      <w:pPr>
        <w:pStyle w:val="Text"/>
      </w:pPr>
      <w:r>
        <w:t xml:space="preserve">Beyond disaster response, propose-and-verify loops use external evaluators. </w:t>
      </w:r>
      <w:proofErr w:type="spellStart"/>
      <w:r>
        <w:t>FunSearch</w:t>
      </w:r>
      <w:proofErr w:type="spellEnd"/>
      <w:r>
        <w:t xml:space="preserve"> </w:t>
      </w:r>
      <w:sdt>
        <w:sdtPr>
          <w:id w:val="-1500000041"/>
          <w:citation/>
        </w:sdtPr>
        <w:sdtEndPr/>
        <w:sdtContent>
          <w:r>
            <w:fldChar w:fldCharType="begin"/>
          </w:r>
          <w:r>
            <w:instrText xml:space="preserve"> CITATION Romera24 \l 1033 </w:instrText>
          </w:r>
          <w:r>
            <w:fldChar w:fldCharType="separate"/>
          </w:r>
          <w:r w:rsidR="002221CD">
            <w:rPr>
              <w:noProof/>
            </w:rPr>
            <w:t>[40]</w:t>
          </w:r>
          <w:r>
            <w:fldChar w:fldCharType="end"/>
          </w:r>
        </w:sdtContent>
      </w:sdt>
      <w:r>
        <w:t xml:space="preserve"> scores programs, Eureka </w:t>
      </w:r>
      <w:sdt>
        <w:sdtPr>
          <w:id w:val="-1500000042"/>
          <w:citation/>
        </w:sdtPr>
        <w:sdtEndPr/>
        <w:sdtContent>
          <w:r>
            <w:fldChar w:fldCharType="begin"/>
          </w:r>
          <w:r>
            <w:instrText xml:space="preserve"> CITATION Ma24 \l 1033 </w:instrText>
          </w:r>
          <w:r>
            <w:fldChar w:fldCharType="separate"/>
          </w:r>
          <w:r w:rsidR="002221CD">
            <w:rPr>
              <w:noProof/>
            </w:rPr>
            <w:t>[41]</w:t>
          </w:r>
          <w:r>
            <w:fldChar w:fldCharType="end"/>
          </w:r>
        </w:sdtContent>
      </w:sdt>
      <w:r>
        <w:t xml:space="preserve"> scores reward functions through simulated training, and </w:t>
      </w:r>
      <w:proofErr w:type="spellStart"/>
      <w:r>
        <w:t>SayCan</w:t>
      </w:r>
      <w:proofErr w:type="spellEnd"/>
      <w:r>
        <w:t xml:space="preserve"> </w:t>
      </w:r>
      <w:sdt>
        <w:sdtPr>
          <w:id w:val="-1500000043"/>
          <w:citation/>
        </w:sdtPr>
        <w:sdtEndPr/>
        <w:sdtContent>
          <w:r>
            <w:fldChar w:fldCharType="begin"/>
          </w:r>
          <w:r>
            <w:instrText xml:space="preserve"> CITATION Ahn22 \l 1033 </w:instrText>
          </w:r>
          <w:r>
            <w:fldChar w:fldCharType="separate"/>
          </w:r>
          <w:r w:rsidR="002221CD">
            <w:rPr>
              <w:noProof/>
            </w:rPr>
            <w:t>[42]</w:t>
          </w:r>
          <w:r>
            <w:fldChar w:fldCharType="end"/>
          </w:r>
        </w:sdtContent>
      </w:sdt>
      <w:r>
        <w:t xml:space="preserve"> grounds steps in learned affordances. Voyager </w:t>
      </w:r>
      <w:sdt>
        <w:sdtPr>
          <w:id w:val="299"/>
          <w:citation/>
        </w:sdtPr>
        <w:sdtEndPr/>
        <w:sdtContent>
          <w:r>
            <w:fldChar w:fldCharType="begin"/>
          </w:r>
          <w:r>
            <w:instrText xml:space="preserve"> CITATION Wang23Voyager \l 1033 </w:instrText>
          </w:r>
          <w:r>
            <w:fldChar w:fldCharType="separate"/>
          </w:r>
          <w:r w:rsidR="002221CD">
            <w:rPr>
              <w:noProof/>
            </w:rPr>
            <w:t>[43]</w:t>
          </w:r>
          <w:r>
            <w:fldChar w:fldCharType="end"/>
          </w:r>
        </w:sdtContent>
      </w:sdt>
      <w:r>
        <w:t xml:space="preserve"> reuses executable skills while generating new ones in Minecraft. VODA applies this loop to interventions composed from physical effects that a hazard simulation executes and evaluates for admission. Admitted interventions </w:t>
      </w:r>
      <w:r w:rsidR="0010774A">
        <w:t xml:space="preserve">are </w:t>
      </w:r>
      <w:r>
        <w:t>reusable doctrine that the open layer can extend during an incident.</w:t>
      </w:r>
    </w:p>
    <w:bookmarkStart w:id="8" w:name="_RefSec_III"/>
    <w:p w14:paraId="47C6ACFB" w14:textId="77777777" w:rsidR="00C63C9D" w:rsidRDefault="00975DE2">
      <w:pPr>
        <w:pStyle w:val="Heading1"/>
      </w:pPr>
      <w:r w:rsidR="002221CD">
        <w:rPr>
          <w:noProof/>
        </w:rPr>
        <w:t>III</w:t>
      </w:r>
      <w:bookmarkEnd w:id="8"/>
      <w:r w:rsidR="00116384">
        <w:t>. System Architecture</w:t>
      </w:r>
    </w:p>
    <w:bookmarkStart w:id="9" w:name="_RefSec_III_A"/>
    <w:p w14:paraId="2BE6EA7B" w14:textId="77777777" w:rsidR="00C63C9D" w:rsidRDefault="00D31F60" w:rsidP="00AD5871">
      <w:pPr>
        <w:pStyle w:val="Heading2"/>
      </w:pPr>
      <w:r w:rsidR="002221CD">
        <w:rPr>
          <w:noProof/>
        </w:rPr>
        <w:t>A</w:t>
      </w:r>
      <w:bookmarkEnd w:id="9"/>
      <w:r>
        <w:t>. Two Cores and the Interface</w:t>
      </w:r>
    </w:p>
    <w:p w14:paraId="54BE4D98" w14:textId="77777777" w:rsidR="00096354" w:rsidRDefault="00723796">
      <w:pPr>
        <w:pStyle w:val="Text"/>
      </w:pPr>
      <w:r>
        <w:rPr>
          <w:noProof/>
        </w:rPr>
        <mc:AlternateContent>
          <mc:Choice Requires="wpg">
            <w:drawing>
              <wp:anchor distT="0" distB="0" distL="114300" distR="114300" simplePos="0" relativeHeight="251661312" behindDoc="0" locked="0" layoutInCell="1" allowOverlap="0" wp14:anchorId="5EEE3408" wp14:editId="59641584">
                <wp:simplePos x="0" y="0"/>
                <wp:positionH relativeFrom="margin">
                  <wp:posOffset>3475990</wp:posOffset>
                </wp:positionH>
                <wp:positionV relativeFrom="margin">
                  <wp:posOffset>6323330</wp:posOffset>
                </wp:positionV>
                <wp:extent cx="3110865" cy="2379980"/>
                <wp:effectExtent l="0" t="0" r="0" b="127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2379980"/>
                          <a:chOff x="-240317" y="448051"/>
                          <a:chExt cx="3111504" cy="2383371"/>
                        </a:xfrm>
                      </wpg:grpSpPr>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rcRect t="6411" b="6552"/>
                          <a:stretch>
                            <a:fillRect/>
                          </a:stretch>
                        </pic:blipFill>
                        <pic:spPr bwMode="auto">
                          <a:xfrm>
                            <a:off x="176300" y="448051"/>
                            <a:ext cx="2377957" cy="2161121"/>
                          </a:xfrm>
                          <a:prstGeom prst="rect">
                            <a:avLst/>
                          </a:prstGeom>
                          <a:noFill/>
                        </pic:spPr>
                      </pic:pic>
                      <wps:wsp>
                        <wps:cNvPr id="471822409" name="Text Box 1"/>
                        <wps:cNvSpPr txBox="1"/>
                        <wps:spPr>
                          <a:xfrm>
                            <a:off x="-240317" y="2609172"/>
                            <a:ext cx="3111504" cy="222250"/>
                          </a:xfrm>
                          <a:prstGeom prst="rect">
                            <a:avLst/>
                          </a:prstGeom>
                          <a:solidFill>
                            <a:prstClr val="white"/>
                          </a:solidFill>
                          <a:ln>
                            <a:noFill/>
                          </a:ln>
                        </wps:spPr>
                        <wps:txbx>
                          <w:txbxContent>
                            <w:p w14:paraId="5C7F4175" w14:textId="77777777" w:rsidR="00137C4F" w:rsidRPr="0030542E" w:rsidRDefault="00137C4F" w:rsidP="00137C4F">
                              <w:pPr>
                                <w:pStyle w:val="Caption"/>
                                <w:rPr>
                                  <w:noProof/>
                                </w:rPr>
                              </w:pPr>
                              <w:bookmarkStart w:id="10"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0"/>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3.7pt;margin-top:497.9pt;width:244.95pt;height:187.4pt;z-index:251661312;mso-position-horizontal-relative:margin;mso-position-vertical-relative:margin;mso-width-relative:margin;mso-height-relative:margin" coordorigin="-2403,4480" coordsize="31115,23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763;top:4480;width:23779;height:2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">
                  <v:imagedata r:id="rId11" o:title="" croptop="4202f" cropbottom="4294f"/>
                </v:shape>
                <v:shapetype id="_x0000_t202" coordsize="21600,21600" o:spt="202" path="m,l,21600r21600,l21600,xe">
                  <v:stroke joinstyle="miter"/>
                  <v:path gradientshapeok="t" o:connecttype="rect"/>
                </v:shapetype>
                <v:shape id="Text Box 1" o:spid="_x0000_s1028" type="#_x0000_t202" style="position:absolute;left:-2403;top:26091;width:3111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5C7F4175" w14:textId="77777777" w:rsidR="00137C4F" w:rsidRPr="0030542E" w:rsidRDefault="00137C4F" w:rsidP="00137C4F">
                        <w:pPr>
                          <w:pStyle w:val="Caption"/>
                          <w:rPr>
                            <w:noProof/>
                          </w:rPr>
                        </w:pPr>
                        <w:bookmarkStart w:id="11"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1"/>
                        <w:r>
                          <w:t>. The system architecture.</w:t>
                        </w:r>
                      </w:p>
                    </w:txbxContent>
                  </v:textbox>
                </v:shape>
                <w10:wrap type="square" anchorx="margin" anchory="margin"/>
              </v:group>
            </w:pict>
          </mc:Fallback>
        </mc:AlternateContent>
      </w:r>
      <w:r w:rsidR="00EF3860">
        <w:fldChar w:fldCharType="begin"/>
      </w:r>
      <w:r w:rsidR="00EF3860">
        <w:instrText xml:space="preserve"> REF _RefFig1 \h \* CHARFORMAT </w:instrText>
      </w:r>
      <w:r w:rsidR="00EF3860">
        <w:fldChar w:fldCharType="separate"/>
      </w:r>
      <w:r w:rsidR="002221CD">
        <w:t>Fig. 1</w:t>
      </w:r>
      <w:r w:rsidR="00EF3860">
        <w:fldChar w:fldCharType="end"/>
      </w:r>
      <w:r>
        <w:t xml:space="preserve"> shows the simulation core, decision core, external sources, and operator dashboard. Sources supply meteorological, geographic, and fuel fields; the operator edits inputs through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never the state. The simulation core advances its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using inputs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in (</w:t>
      </w:r>
      <w:r w:rsidR="00EF3860">
        <w:fldChar w:fldCharType="begin"/>
      </w:r>
      <w:r w:rsidR="00EF3860">
        <w:instrText xml:space="preserve"> REF _RefEqN_fin \h \* CHARFORMAT </w:instrText>
      </w:r>
      <w:r w:rsidR="00EF3860">
        <w:fldChar w:fldCharType="separate"/>
      </w:r>
      <w:r w:rsidR="002221CD">
        <w:t>1</w:t>
      </w:r>
      <w:r w:rsidR="00EF3860">
        <w:fldChar w:fldCharType="end"/>
      </w:r>
      <w:r>
        <w:t xml:space="preserve">), as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and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writes only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into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3C83887" w14:textId="77777777">
        <w:trPr>
          <w:cantSplit/>
          <w:jc w:val="center"/>
        </w:trPr>
        <w:tc>
          <w:tcPr>
            <w:tcW w:w="4500" w:type="pct"/>
            <w:vAlign w:val="center"/>
          </w:tcPr>
          <w:p w14:paraId="23B3A30D" w14:textId="77777777" w:rsidR="00096354" w:rsidRDefault="00DC7715">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3D82F39A" w14:textId="77777777" w:rsidR="00096354" w:rsidRDefault="00D31F60">
            <w:pPr>
              <w:keepNext/>
              <w:jc w:val="right"/>
            </w:pPr>
            <w:r>
              <w:t>(</w:t>
            </w:r>
            <w:bookmarkStart w:id="12" w:name="_RefEqN_fin"/>
            <w:r>
              <w:fldChar w:fldCharType="begin"/>
            </w:r>
            <w:r>
              <w:instrText xml:space="preserve"> SEQ Equation \* ARABIC </w:instrText>
            </w:r>
            <w:r>
              <w:fldChar w:fldCharType="separate"/>
            </w:r>
            <w:r w:rsidR="002221CD">
              <w:rPr>
                <w:noProof/>
              </w:rPr>
              <w:t>1</w:t>
            </w:r>
            <w:r>
              <w:fldChar w:fldCharType="end"/>
            </w:r>
            <w:bookmarkEnd w:id="12"/>
            <w:r>
              <w:t>)</w:t>
            </w:r>
          </w:p>
        </w:tc>
      </w:tr>
    </w:tbl>
    <w:p w14:paraId="132D8E3A" w14:textId="77777777" w:rsidR="00096354" w:rsidRPr="00723796" w:rsidRDefault="00096354">
      <w:pPr>
        <w:pStyle w:val="Text"/>
        <w:rPr>
          <w:sz w:val="8"/>
          <w:szCs w:val="8"/>
        </w:rPr>
      </w:pPr>
    </w:p>
    <w:p w14:paraId="55B61239" w14:textId="77777777" w:rsidR="00096354" w:rsidRDefault="00B75CB5">
      <w:pPr>
        <w:pStyle w:val="Text"/>
      </w:pPr>
      <w:r>
        <w:t xml:space="preserve">At step </w:t>
      </w:r>
      <m:oMath>
        <m:r>
          <w:rPr>
            <w:rFonts w:ascii="Cambria Math" w:hAnsi="Cambria Math"/>
          </w:rPr>
          <m:t>k</m:t>
        </m:r>
      </m:oMath>
      <w:r>
        <w:t xml:space="preserve">, time is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all fields are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grid </w:t>
      </w:r>
      <m:oMath>
        <m:r>
          <m:rPr>
            <m:scr m:val="script"/>
            <m:sty m:val="p"/>
          </m:rPr>
          <w:rPr>
            <w:rFonts w:ascii="Cambria Math" w:hAnsi="Cambria Math"/>
          </w:rPr>
          <m:t>G</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contains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contains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supplies standard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sdt>
        <w:sdtPr>
          <w:id w:val="-1979969983"/>
          <w:citation/>
        </w:sdtPr>
        <w:sdtEndPr/>
        <w:sdtContent>
          <w:r>
            <w:fldChar w:fldCharType="begin"/>
          </w:r>
          <w:r>
            <w:instrText xml:space="preserve"> CITATION ScottBurgan05 \l 1033 </w:instrText>
          </w:r>
          <w:r>
            <w:fldChar w:fldCharType="separate"/>
          </w:r>
          <w:r w:rsidR="002221CD">
            <w:rPr>
              <w:noProof/>
            </w:rPr>
            <w:t>[44]</w:t>
          </w:r>
          <w:r>
            <w:fldChar w:fldCharType="end"/>
          </w:r>
        </w:sdtContent>
      </w:sdt>
      <w:r>
        <w:t xml:space="preserve">, initial fuel load, and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specifies scenario ignitions. The decisional fields inform orders but do not enter </w:t>
      </w:r>
      <m:oMath>
        <m:r>
          <w:rPr>
            <w:rFonts w:ascii="Cambria Math" w:hAnsi="Cambria Math"/>
          </w:rPr>
          <m:t>Φ</m:t>
        </m:r>
      </m:oMath>
      <w:r>
        <w:t xml:space="preserve"> directly.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value at risk.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per-cell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7BE0799" w14:textId="77777777">
        <w:trPr>
          <w:cantSplit/>
          <w:jc w:val="center"/>
        </w:trPr>
        <w:tc>
          <w:tcPr>
            <w:tcW w:w="4500" w:type="pct"/>
            <w:vAlign w:val="center"/>
          </w:tcPr>
          <w:p w14:paraId="44E5F5AA" w14:textId="77777777" w:rsidR="00F37C7B" w:rsidRPr="00F37C7B" w:rsidRDefault="00DC7715"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50E563F" w14:textId="77777777" w:rsidR="00096354" w:rsidRDefault="00DC7715"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520F8068" w14:textId="77777777" w:rsidR="00096354" w:rsidRDefault="00D31F60" w:rsidP="004F7DCA">
            <w:pPr>
              <w:keepNext/>
              <w:jc w:val="right"/>
            </w:pPr>
            <w:r>
              <w:t>(</w:t>
            </w:r>
            <w:bookmarkStart w:id="13" w:name="_RefEqN_loop"/>
            <w:r>
              <w:fldChar w:fldCharType="begin"/>
            </w:r>
            <w:r>
              <w:instrText xml:space="preserve"> SEQ Equation \* ARABIC </w:instrText>
            </w:r>
            <w:r>
              <w:fldChar w:fldCharType="separate"/>
            </w:r>
            <w:r w:rsidR="002221CD">
              <w:rPr>
                <w:noProof/>
              </w:rPr>
              <w:t>2</w:t>
            </w:r>
            <w:r>
              <w:fldChar w:fldCharType="end"/>
            </w:r>
            <w:bookmarkEnd w:id="13"/>
            <w:r>
              <w:t>)</w:t>
            </w:r>
          </w:p>
        </w:tc>
      </w:tr>
    </w:tbl>
    <w:p w14:paraId="10364F0D" w14:textId="77777777" w:rsidR="00096354" w:rsidRDefault="00096354">
      <w:pPr>
        <w:pStyle w:val="Text"/>
        <w:rPr>
          <w:sz w:val="12"/>
          <w:szCs w:val="12"/>
        </w:rPr>
      </w:pPr>
    </w:p>
    <w:p w14:paraId="0E8370BB" w14:textId="77777777" w:rsidR="00096354" w:rsidRDefault="00F13B08">
      <w:pPr>
        <w:pStyle w:val="Text"/>
      </w:pPr>
      <w:r>
        <w:t>The cores run the loop in (</w:t>
      </w:r>
      <w:r>
        <w:fldChar w:fldCharType="begin"/>
      </w:r>
      <w:r>
        <w:instrText xml:space="preserve"> REF _RefEqN_loop \h \* CHARFORMAT </w:instrText>
      </w:r>
      <w:r>
        <w:fldChar w:fldCharType="separate"/>
      </w:r>
      <w:r w:rsidR="002221CD">
        <w:t>2</w:t>
      </w:r>
      <w:r>
        <w:fldChar w:fldCharType="end"/>
      </w:r>
      <w:r>
        <w:t xml:space="preserve">) each decision cycle. Observation function </w:t>
      </w:r>
      <m:oMath>
        <m:r>
          <w:rPr>
            <w:rFonts w:ascii="Cambria Math" w:hAnsi="Cambria Math"/>
          </w:rPr>
          <m:t>h</m:t>
        </m:r>
      </m:oMath>
      <w:r>
        <w:t xml:space="preserve"> introduces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 xml:space="preserve">). Full confidence gives exact observations; an unobserved cell admits the worst-case error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uses observations and decisional fields. In this study, the core snapshot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also supplies the proposer brief and shadow forecasts, whereas closed-layer inference reads observations only. The returned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affects the next state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the transition </w:t>
      </w:r>
      <m:oMath>
        <m:r>
          <w:rPr>
            <w:rFonts w:ascii="Cambria Math" w:hAnsi="Cambria Math"/>
          </w:rPr>
          <m:t>Φ</m:t>
        </m:r>
      </m:oMath>
      <w:r>
        <w:t xml:space="preserve">. Another hazard model can replace the simulation core if it exposes observations through </w:t>
      </w:r>
      <m:oMath>
        <m:r>
          <w:rPr>
            <w:rFonts w:ascii="Cambria Math" w:hAnsi="Cambria Math"/>
          </w:rPr>
          <m:t>h</m:t>
        </m:r>
      </m:oMath>
      <w:r>
        <w:t xml:space="preserve">,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supports forecast cloning. Replaying the same random-state snapshot isolates the effect of the issued orders in the paired comparisons of Section </w:t>
      </w:r>
      <w:r>
        <w:fldChar w:fldCharType="begin"/>
      </w:r>
      <w:r>
        <w:instrText xml:space="preserve"> REF _RefSec_V \h \* CHARFORMAT </w:instrText>
      </w:r>
      <w:r>
        <w:fldChar w:fldCharType="separate"/>
      </w:r>
      <w:r w:rsidR="002221CD">
        <w:t>V</w:t>
      </w:r>
      <w:r>
        <w:fldChar w:fldCharType="end"/>
      </w:r>
      <w:r>
        <w:t>.</w:t>
      </w:r>
    </w:p>
    <w:bookmarkStart w:id="14" w:name="_RefSec_III_B"/>
    <w:p w14:paraId="63886297" w14:textId="77777777" w:rsidR="00A3331E" w:rsidRDefault="00D31F60">
      <w:pPr>
        <w:pStyle w:val="Heading2"/>
      </w:pPr>
      <w:r w:rsidR="002221CD">
        <w:rPr>
          <w:noProof/>
        </w:rPr>
        <w:t>B</w:t>
      </w:r>
      <w:bookmarkEnd w:id="14"/>
      <w:r>
        <w:t>. State, Transition, and Spread</w:t>
      </w:r>
    </w:p>
    <w:p w14:paraId="023B1E97" w14:textId="77777777" w:rsidR="00096354" w:rsidRDefault="00D31F60">
      <w:pPr>
        <w:pStyle w:val="Text"/>
      </w:pPr>
      <w:r>
        <w:t>Each cell state in (</w:t>
      </w:r>
      <w:r>
        <w:fldChar w:fldCharType="begin"/>
      </w:r>
      <w:r>
        <w:instrText xml:space="preserve"> REF _RefEqN_state \h \* CHARFORMAT </w:instrText>
      </w:r>
      <w:r>
        <w:fldChar w:fldCharType="separate"/>
      </w:r>
      <w:r w:rsidR="002221CD">
        <w:t>3</w:t>
      </w:r>
      <w:r>
        <w:fldChar w:fldCharType="end"/>
      </w:r>
      <w:r>
        <w:t xml:space="preserve">) comprises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remaining fraction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of initial fuel, a bounded fireline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and time since ignition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The transition </w:t>
      </w:r>
      <m:oMath>
        <m:r>
          <w:rPr>
            <w:rFonts w:ascii="Cambria Math" w:hAnsi="Cambria Math"/>
          </w:rPr>
          <m:t>Φ</m:t>
        </m:r>
      </m:oMath>
      <w:r>
        <w:t xml:space="preserve"> updates these through (</w:t>
      </w:r>
      <w:r>
        <w:fldChar w:fldCharType="begin"/>
      </w:r>
      <w:r>
        <w:instrText xml:space="preserve"> REF _RefEqN_burn \h \* CHARFORMAT </w:instrText>
      </w:r>
      <w:r>
        <w:fldChar w:fldCharType="separate"/>
      </w:r>
      <w:r w:rsidR="002221CD">
        <w:t>4</w:t>
      </w:r>
      <w:r>
        <w:fldChar w:fldCharType="end"/>
      </w:r>
      <w:r>
        <w:t>) to (</w:t>
      </w:r>
      <w:r>
        <w:fldChar w:fldCharType="begin"/>
      </w:r>
      <w:r>
        <w:instrText xml:space="preserve"> REF _RefEqN_tau \h \* CHARFORMAT </w:instrText>
      </w:r>
      <w:r>
        <w:fldChar w:fldCharType="separate"/>
      </w:r>
      <w:r w:rsidR="002221CD">
        <w:t>8</w:t>
      </w:r>
      <w:r>
        <w:fldChar w:fldCharType="end"/>
      </w:r>
      <w:r>
        <w:t xml:space="preserve">). The Iverson bracket </w:t>
      </w:r>
      <m:oMath>
        <m:d>
          <m:dPr>
            <m:begChr m:val="["/>
            <m:endChr m:val="]"/>
            <m:ctrlPr>
              <w:rPr>
                <w:rFonts w:ascii="Cambria Math" w:hAnsi="Cambria Math"/>
              </w:rPr>
            </m:ctrlPr>
          </m:dPr>
          <m:e>
            <m:r>
              <m:rPr>
                <m:sty m:val="p"/>
              </m:rPr>
              <w:rPr>
                <w:rFonts w:ascii="Cambria Math" w:hAnsi="Cambria Math"/>
              </w:rPr>
              <m:t>⋅</m:t>
            </m:r>
          </m:e>
        </m:d>
      </m:oMath>
      <w:r>
        <w:t xml:space="preserve"> equals one when its condition holds and zero otherwise.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38F24D9" w14:textId="77777777">
        <w:trPr>
          <w:cantSplit/>
          <w:jc w:val="center"/>
        </w:trPr>
        <w:tc>
          <w:tcPr>
            <w:tcW w:w="4500" w:type="pct"/>
            <w:vAlign w:val="center"/>
          </w:tcPr>
          <w:p w14:paraId="31113144" w14:textId="77777777" w:rsidR="00096354" w:rsidRDefault="00DC7715">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7B9BD033" w14:textId="77777777" w:rsidR="00096354" w:rsidRDefault="00D31F60">
            <w:pPr>
              <w:keepNext/>
              <w:jc w:val="right"/>
            </w:pPr>
            <w:r>
              <w:t>(</w:t>
            </w:r>
            <w:bookmarkStart w:id="15" w:name="_RefEqN_state"/>
            <w:r>
              <w:fldChar w:fldCharType="begin"/>
            </w:r>
            <w:r>
              <w:instrText xml:space="preserve"> SEQ Equation \* ARABIC </w:instrText>
            </w:r>
            <w:r>
              <w:fldChar w:fldCharType="separate"/>
            </w:r>
            <w:r w:rsidR="002221CD">
              <w:rPr>
                <w:noProof/>
              </w:rPr>
              <w:t>3</w:t>
            </w:r>
            <w:r>
              <w:fldChar w:fldCharType="end"/>
            </w:r>
            <w:bookmarkEnd w:id="15"/>
            <w:r>
              <w:t>)</w:t>
            </w:r>
          </w:p>
        </w:tc>
      </w:tr>
    </w:tbl>
    <w:p w14:paraId="45855719" w14:textId="77777777" w:rsidR="00096354" w:rsidRDefault="00096354">
      <w:pPr>
        <w:pStyle w:val="Text"/>
        <w:rPr>
          <w:sz w:val="12"/>
          <w:szCs w:val="12"/>
        </w:rPr>
      </w:pPr>
    </w:p>
    <w:p w14:paraId="276B31C0" w14:textId="77777777" w:rsidR="00096354" w:rsidRDefault="00D31F60">
      <w:pPr>
        <w:pStyle w:val="Text"/>
      </w:pPr>
      <w:r>
        <w:t>The burning update in (</w:t>
      </w:r>
      <w:r>
        <w:fldChar w:fldCharType="begin"/>
      </w:r>
      <w:r>
        <w:instrText xml:space="preserve"> REF _RefEqN_burn \h \* CHARFORMAT </w:instrText>
      </w:r>
      <w:r>
        <w:fldChar w:fldCharType="separate"/>
      </w:r>
      <w:r w:rsidR="002221CD">
        <w:t>4</w:t>
      </w:r>
      <w:r>
        <w:fldChar w:fldCharType="end"/>
      </w:r>
      <w:r>
        <w:t xml:space="preserve">) takes the maximum of four sources. Persistence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requires fuel above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moisture below the fuel-specific extinction value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w:t>
      </w:r>
      <w:sdt>
        <w:sdtPr>
          <w:id w:val="-1979969929"/>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Under the same fuel and moisture limits, propagation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occurs when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in (</w:t>
      </w:r>
      <w:r>
        <w:fldChar w:fldCharType="begin"/>
      </w:r>
      <w:r>
        <w:instrText xml:space="preserve"> REF _RefEqN_psi \h \* CHARFORMAT </w:instrText>
      </w:r>
      <w:r>
        <w:fldChar w:fldCharType="separate"/>
      </w:r>
      <w:r w:rsidR="002221CD">
        <w:t>9</w:t>
      </w:r>
      <w:r>
        <w:fldChar w:fldCharType="end"/>
      </w:r>
      <w:r>
        <w:t xml:space="preserve">) exceeds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w:t>
      </w:r>
      <w:sdt>
        <w:sdtPr>
          <w:id w:val="-1979969928"/>
          <w:citation/>
        </w:sdtPr>
        <w:sdtEndPr/>
        <w:sdtContent>
          <w:r>
            <w:fldChar w:fldCharType="begin"/>
          </w:r>
          <w:r w:rsidR="00C51EDD">
            <w:instrText xml:space="preserve">CITATION Pais212 \l 1033 </w:instrText>
          </w:r>
          <w:r>
            <w:fldChar w:fldCharType="separate"/>
          </w:r>
          <w:r w:rsidR="002221CD">
            <w:rPr>
              <w:noProof/>
            </w:rPr>
            <w:t>[22]</w:t>
          </w:r>
          <w:r>
            <w:fldChar w:fldCharType="end"/>
          </w:r>
        </w:sdtContent>
      </w:sdt>
      <w:r>
        <w:t xml:space="preserve">.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ignites fuel where a seeded ember lands,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 xml:space="preserve"> introduces scenario ignitions.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7B48954" w14:textId="77777777">
        <w:trPr>
          <w:cantSplit/>
          <w:jc w:val="center"/>
        </w:trPr>
        <w:tc>
          <w:tcPr>
            <w:tcW w:w="4500" w:type="pct"/>
            <w:vAlign w:val="center"/>
          </w:tcPr>
          <w:p w14:paraId="56605A28"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496F8E57" w14:textId="77777777" w:rsidR="00096354" w:rsidRDefault="00D31F60" w:rsidP="004F7DCA">
            <w:pPr>
              <w:keepNext/>
              <w:jc w:val="right"/>
            </w:pPr>
            <w:r>
              <w:t>(</w:t>
            </w:r>
            <w:bookmarkStart w:id="16" w:name="_RefEqN_burn"/>
            <w:r>
              <w:fldChar w:fldCharType="begin"/>
            </w:r>
            <w:r>
              <w:instrText xml:space="preserve"> SEQ Equation \* ARABIC </w:instrText>
            </w:r>
            <w:r>
              <w:fldChar w:fldCharType="separate"/>
            </w:r>
            <w:r w:rsidR="002221CD">
              <w:rPr>
                <w:noProof/>
              </w:rPr>
              <w:t>4</w:t>
            </w:r>
            <w:r>
              <w:fldChar w:fldCharType="end"/>
            </w:r>
            <w:bookmarkEnd w:id="16"/>
            <w:r>
              <w:t>)</w:t>
            </w:r>
          </w:p>
        </w:tc>
      </w:tr>
    </w:tbl>
    <w:p w14:paraId="440540AB" w14:textId="77777777" w:rsidR="00096354" w:rsidRDefault="00096354">
      <w:pPr>
        <w:pStyle w:val="Text"/>
        <w:rPr>
          <w:sz w:val="12"/>
          <w:szCs w:val="12"/>
        </w:rPr>
      </w:pPr>
    </w:p>
    <w:p w14:paraId="188EC234" w14:textId="77777777" w:rsidR="00096354" w:rsidRDefault="00D31F60">
      <w:pPr>
        <w:pStyle w:val="Text"/>
      </w:pPr>
      <w:r>
        <w:t>In (</w:t>
      </w:r>
      <w:r>
        <w:fldChar w:fldCharType="begin"/>
      </w:r>
      <w:r>
        <w:instrText xml:space="preserve"> REF _RefEqN_fuel \h \* CHARFORMAT </w:instrText>
      </w:r>
      <w:r>
        <w:fldChar w:fldCharType="separate"/>
      </w:r>
      <w:r w:rsidR="002221CD">
        <w:t>5</w:t>
      </w:r>
      <w:r>
        <w:fldChar w:fldCharType="end"/>
      </w:r>
      <w:r>
        <w:t xml:space="preserve">), combustion consumes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of the remaining fuel in burning cells, and suppression removes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through (</w:t>
      </w:r>
      <w:r>
        <w:fldChar w:fldCharType="begin"/>
      </w:r>
      <w:r>
        <w:instrText xml:space="preserve"> REF _RefEqN_supp \h \* CHARFORMAT </w:instrText>
      </w:r>
      <w:r>
        <w:fldChar w:fldCharType="separate"/>
      </w:r>
      <w:r w:rsidR="002221CD">
        <w:t>6</w:t>
      </w:r>
      <w:r>
        <w:fldChar w:fldCharType="end"/>
      </w:r>
      <w:r>
        <w:t xml:space="preserve">). The suppression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initial-attack productivity </w:t>
      </w:r>
      <w:sdt>
        <w:sdtPr>
          <w:id w:val="-1979969913"/>
          <w:citation/>
        </w:sdtPr>
        <w:sdtEndPr/>
        <w:sdtContent>
          <w:r>
            <w:fldChar w:fldCharType="begin"/>
          </w:r>
          <w:r>
            <w:instrText xml:space="preserve"> CITATION HirschMartell96 \l 1033 </w:instrText>
          </w:r>
          <w:r>
            <w:fldChar w:fldCharType="separate"/>
          </w:r>
          <w:r w:rsidR="002221CD">
            <w:rPr>
              <w:noProof/>
            </w:rPr>
            <w:t>[45]</w:t>
          </w:r>
          <w:r>
            <w:fldChar w:fldCharType="end"/>
          </w:r>
        </w:sdtContent>
      </w:sdt>
      <w:r>
        <w:t xml:space="preserve">, including intensity and arrival-time effects confirmed by later reviews </w:t>
      </w:r>
      <w:sdt>
        <w:sdtPr>
          <w:id w:val="-1500000046"/>
          <w:citation/>
        </w:sdtPr>
        <w:sdtEndPr/>
        <w:sdtContent>
          <w:r>
            <w:fldChar w:fldCharType="begin"/>
          </w:r>
          <w:r>
            <w:instrText xml:space="preserve"> CITATION Plucinski19 \l 1033 </w:instrText>
          </w:r>
          <w:r>
            <w:fldChar w:fldCharType="separate"/>
          </w:r>
          <w:r w:rsidR="002221CD">
            <w:rPr>
              <w:noProof/>
            </w:rPr>
            <w:t>[46]</w:t>
          </w:r>
          <w:r>
            <w:fldChar w:fldCharType="end"/>
          </w:r>
        </w:sdtContent>
      </w:sdt>
      <w:r>
        <w:t xml:space="preserve">. Removal scales with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adjusted for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Effectiveness decreases with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Suppression reduces available fuel; extinction follows from the burning update.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ACB83B6" w14:textId="77777777">
        <w:trPr>
          <w:cantSplit/>
          <w:jc w:val="center"/>
        </w:trPr>
        <w:tc>
          <w:tcPr>
            <w:tcW w:w="4500" w:type="pct"/>
            <w:vAlign w:val="center"/>
          </w:tcPr>
          <w:p w14:paraId="37BD15D0"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BFAACFE" w14:textId="77777777" w:rsidR="00096354" w:rsidRDefault="00D31F60" w:rsidP="004F7DCA">
            <w:pPr>
              <w:keepNext/>
              <w:jc w:val="right"/>
            </w:pPr>
            <w:r>
              <w:t>(</w:t>
            </w:r>
            <w:bookmarkStart w:id="17" w:name="_RefEqN_fuel"/>
            <w:r>
              <w:fldChar w:fldCharType="begin"/>
            </w:r>
            <w:r>
              <w:instrText xml:space="preserve"> SEQ Equation \* ARABIC </w:instrText>
            </w:r>
            <w:r>
              <w:fldChar w:fldCharType="separate"/>
            </w:r>
            <w:r w:rsidR="002221CD">
              <w:rPr>
                <w:noProof/>
              </w:rPr>
              <w:t>5</w:t>
            </w:r>
            <w:r>
              <w:fldChar w:fldCharType="end"/>
            </w:r>
            <w:bookmarkEnd w:id="17"/>
            <w:r>
              <w:t>)</w:t>
            </w:r>
          </w:p>
        </w:tc>
      </w:tr>
      <w:tr w:rsidR="00096354" w14:paraId="6D20760A" w14:textId="77777777">
        <w:trPr>
          <w:cantSplit/>
          <w:jc w:val="center"/>
        </w:trPr>
        <w:tc>
          <w:tcPr>
            <w:tcW w:w="4500" w:type="pct"/>
            <w:vAlign w:val="center"/>
          </w:tcPr>
          <w:p w14:paraId="3C88A546"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61394532" w14:textId="77777777" w:rsidR="00096354" w:rsidRDefault="00D31F60" w:rsidP="004F7DCA">
            <w:pPr>
              <w:keepNext/>
              <w:jc w:val="right"/>
            </w:pPr>
            <w:r>
              <w:t>(</w:t>
            </w:r>
            <w:bookmarkStart w:id="18" w:name="_RefEqN_supp"/>
            <w:r>
              <w:fldChar w:fldCharType="begin"/>
            </w:r>
            <w:r>
              <w:instrText xml:space="preserve"> SEQ Equation \* ARABIC </w:instrText>
            </w:r>
            <w:r>
              <w:fldChar w:fldCharType="separate"/>
            </w:r>
            <w:r w:rsidR="002221CD">
              <w:rPr>
                <w:noProof/>
              </w:rPr>
              <w:t>6</w:t>
            </w:r>
            <w:r>
              <w:fldChar w:fldCharType="end"/>
            </w:r>
            <w:bookmarkEnd w:id="18"/>
            <w:r>
              <w:t>)</w:t>
            </w:r>
          </w:p>
        </w:tc>
      </w:tr>
    </w:tbl>
    <w:p w14:paraId="115D4689" w14:textId="77777777" w:rsidR="00096354" w:rsidRDefault="00096354">
      <w:pPr>
        <w:pStyle w:val="Text"/>
        <w:rPr>
          <w:sz w:val="12"/>
          <w:szCs w:val="12"/>
        </w:rPr>
      </w:pPr>
    </w:p>
    <w:p w14:paraId="4267B4A2" w14:textId="77777777" w:rsidR="00096354" w:rsidRDefault="00D31F60">
      <w:pPr>
        <w:pStyle w:val="Text"/>
      </w:pPr>
      <w:r>
        <w:t>The intensity proxy in (</w:t>
      </w:r>
      <w:r>
        <w:fldChar w:fldCharType="begin"/>
      </w:r>
      <w:r>
        <w:instrText xml:space="preserve"> REF _RefEqN_inten \h \* CHARFORMAT </w:instrText>
      </w:r>
      <w:r>
        <w:fldChar w:fldCharType="separate"/>
      </w:r>
      <w:r w:rsidR="002221CD">
        <w:t>7</w:t>
      </w:r>
      <w:r>
        <w:fldChar w:fldCharType="end"/>
      </w:r>
      <w:r>
        <w:t xml:space="preserve">) follows the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EndPr/>
        <w:sdtContent>
          <w:r>
            <w:fldChar w:fldCharType="begin"/>
          </w:r>
          <w:r>
            <w:instrText xml:space="preserve"> CITATION Byram59 \l 1033 </w:instrText>
          </w:r>
          <w:r>
            <w:fldChar w:fldCharType="separate"/>
          </w:r>
          <w:r w:rsidR="002221CD">
            <w:rPr>
              <w:noProof/>
            </w:rPr>
            <w:t>[47]</w:t>
          </w:r>
          <w:r>
            <w:fldChar w:fldCharType="end"/>
          </w:r>
        </w:sdtContent>
      </w:sdt>
      <w:r>
        <w:t xml:space="preserve">, parameterized in </w:t>
      </w:r>
      <w:sdt>
        <w:sdtPr>
          <w:id w:val="-1979969894"/>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It is zero in nonburning cells.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6A960A8" w14:textId="77777777">
        <w:trPr>
          <w:cantSplit/>
          <w:jc w:val="center"/>
        </w:trPr>
        <w:tc>
          <w:tcPr>
            <w:tcW w:w="4500" w:type="pct"/>
            <w:vAlign w:val="center"/>
          </w:tcPr>
          <w:p w14:paraId="1F8993E7"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7BFBD1B7" w14:textId="77777777" w:rsidR="00096354" w:rsidRDefault="00D31F60" w:rsidP="004F7DCA">
            <w:pPr>
              <w:keepNext/>
              <w:jc w:val="right"/>
            </w:pPr>
            <w:r>
              <w:t>(</w:t>
            </w:r>
            <w:bookmarkStart w:id="19" w:name="_RefEqN_inten"/>
            <w:r>
              <w:fldChar w:fldCharType="begin"/>
            </w:r>
            <w:r>
              <w:instrText xml:space="preserve"> SEQ Equation \* ARABIC </w:instrText>
            </w:r>
            <w:r>
              <w:fldChar w:fldCharType="separate"/>
            </w:r>
            <w:r w:rsidR="002221CD">
              <w:rPr>
                <w:noProof/>
              </w:rPr>
              <w:t>7</w:t>
            </w:r>
            <w:r>
              <w:fldChar w:fldCharType="end"/>
            </w:r>
            <w:bookmarkEnd w:id="19"/>
            <w:r>
              <w:t>)</w:t>
            </w:r>
          </w:p>
        </w:tc>
      </w:tr>
    </w:tbl>
    <w:p w14:paraId="2AEDB438" w14:textId="77777777" w:rsidR="00096354" w:rsidRDefault="00096354">
      <w:pPr>
        <w:pStyle w:val="Text"/>
        <w:rPr>
          <w:sz w:val="12"/>
          <w:szCs w:val="12"/>
        </w:rPr>
      </w:pPr>
    </w:p>
    <w:p w14:paraId="7C27A21B" w14:textId="77777777" w:rsidR="00096354" w:rsidRDefault="00D31F60">
      <w:pPr>
        <w:pStyle w:val="Text"/>
      </w:pPr>
      <w:r>
        <w:t>The clock in (</w:t>
      </w:r>
      <w:r>
        <w:fldChar w:fldCharType="begin"/>
      </w:r>
      <w:r>
        <w:instrText xml:space="preserve"> REF _RefEqN_tau \h \* CHARFORMAT </w:instrText>
      </w:r>
      <w:r>
        <w:fldChar w:fldCharType="separate"/>
      </w:r>
      <w:r w:rsidR="002221CD">
        <w:t>8</w:t>
      </w:r>
      <w:r>
        <w:fldChar w:fldCharType="end"/>
      </w:r>
      <w:r>
        <w:t xml:space="preserve">) restarts at ignition, increments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during active burning, and resets to zero at burnout.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71BAE30" w14:textId="77777777">
        <w:trPr>
          <w:cantSplit/>
          <w:jc w:val="center"/>
        </w:trPr>
        <w:tc>
          <w:tcPr>
            <w:tcW w:w="4500" w:type="pct"/>
            <w:vAlign w:val="center"/>
          </w:tcPr>
          <w:p w14:paraId="1782D6E1"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117A2CF7" w14:textId="77777777" w:rsidR="00096354" w:rsidRDefault="00D31F60" w:rsidP="004F7DCA">
            <w:pPr>
              <w:keepNext/>
              <w:jc w:val="right"/>
            </w:pPr>
            <w:r>
              <w:t>(</w:t>
            </w:r>
            <w:bookmarkStart w:id="20" w:name="_RefEqN_tau"/>
            <w:r>
              <w:fldChar w:fldCharType="begin"/>
            </w:r>
            <w:r>
              <w:instrText xml:space="preserve"> SEQ Equation \* ARABIC </w:instrText>
            </w:r>
            <w:r>
              <w:fldChar w:fldCharType="separate"/>
            </w:r>
            <w:r w:rsidR="002221CD">
              <w:rPr>
                <w:noProof/>
              </w:rPr>
              <w:t>8</w:t>
            </w:r>
            <w:r>
              <w:fldChar w:fldCharType="end"/>
            </w:r>
            <w:bookmarkEnd w:id="20"/>
            <w:r>
              <w:t>)</w:t>
            </w:r>
          </w:p>
        </w:tc>
      </w:tr>
    </w:tbl>
    <w:p w14:paraId="1BF63298" w14:textId="77777777" w:rsidR="00096354" w:rsidRDefault="00096354">
      <w:pPr>
        <w:pStyle w:val="Text"/>
        <w:rPr>
          <w:sz w:val="12"/>
          <w:szCs w:val="12"/>
        </w:rPr>
      </w:pPr>
    </w:p>
    <w:p w14:paraId="4EFFABD0" w14:textId="77777777" w:rsidR="00096354" w:rsidRDefault="006C02BB">
      <w:pPr>
        <w:pStyle w:val="Text"/>
      </w:pPr>
      <w:r>
        <w:t>Propagation in (</w:t>
      </w:r>
      <w:r>
        <w:fldChar w:fldCharType="begin"/>
      </w:r>
      <w:r>
        <w:instrText xml:space="preserve"> REF _RefEqN_psi \h \* CHARFORMAT </w:instrText>
      </w:r>
      <w:r>
        <w:fldChar w:fldCharType="separate"/>
      </w:r>
      <w:r w:rsidR="002221CD">
        <w:t>9</w:t>
      </w:r>
      <w:r>
        <w:fldChar w:fldCharType="end"/>
      </w:r>
      <w:r>
        <w:t xml:space="preserve">) uses the anisotropic Cell2Fire kernel.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a wind-elongated ellipse at the angle between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target bearing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Its eccentricity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follows the length-to-breadth ratio </w:t>
      </w:r>
      <m:oMath>
        <m:sSub>
          <m:sSubPr>
            <m:ctrlPr>
              <w:rPr>
                <w:rFonts w:ascii="Cambria Math" w:hAnsi="Cambria Math"/>
              </w:rPr>
            </m:ctrlPr>
          </m:sSubPr>
          <m:e>
            <m:r>
              <w:rPr>
                <w:rFonts w:ascii="Cambria Math" w:hAnsi="Cambria Math"/>
              </w:rPr>
              <m:t>LB</m:t>
            </m:r>
          </m:e>
          <m:sub>
            <m:r>
              <w:rPr>
                <w:rFonts w:ascii="Cambria Math" w:hAnsi="Cambria Math"/>
              </w:rPr>
              <m:t>k</m:t>
            </m:r>
          </m:sub>
        </m:sSub>
      </m:oMath>
      <w:r>
        <w:t xml:space="preserve">, which increases with wind speed in m/s; the coefficient 0.06 is set in this work. Neighbor weights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are 1/√2 diagonally and 1 otherwise. All Section </w:t>
      </w:r>
      <w:r>
        <w:fldChar w:fldCharType="begin"/>
      </w:r>
      <w:r>
        <w:instrText xml:space="preserve"> REF _RefSec_V \h \* CHARFORMAT </w:instrText>
      </w:r>
      <w:r>
        <w:fldChar w:fldCharType="separate"/>
      </w:r>
      <w:r w:rsidR="002221CD">
        <w:t>V</w:t>
      </w:r>
      <w:r>
        <w:fldChar w:fldCharType="end"/>
      </w:r>
      <w:r>
        <w:t xml:space="preserve"> runs use this kernel.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in (</w:t>
      </w:r>
      <w:r>
        <w:fldChar w:fldCharType="begin"/>
      </w:r>
      <w:r>
        <w:instrText xml:space="preserve"> REF _RefEqN_ros \h \* CHARFORMAT </w:instrText>
      </w:r>
      <w:r>
        <w:fldChar w:fldCharType="separate"/>
      </w:r>
      <w:r w:rsidR="002221CD">
        <w:t>10</w:t>
      </w:r>
      <w:r>
        <w:fldChar w:fldCharType="end"/>
      </w:r>
      <w:r>
        <w:t xml:space="preserve">) follows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over wind, slope, aspect, moisture, and fuel type. Each front </w:t>
      </w:r>
      <w:proofErr w:type="spellStart"/>
      <w:r>
        <w:t>substep</w:t>
      </w:r>
      <w:proofErr w:type="spellEnd"/>
      <w:r>
        <w:t xml:space="preserve"> spans at most one cell, and only spotting is stochastic. Precipitation gradually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causing the front to die out progressively.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D6C68" w14:paraId="69DE4656" w14:textId="77777777" w:rsidTr="000309E7">
        <w:trPr>
          <w:cantSplit/>
          <w:trHeight w:val="20"/>
          <w:jc w:val="center"/>
        </w:trPr>
        <w:tc>
          <w:tcPr>
            <w:tcW w:w="4500" w:type="pct"/>
            <w:vAlign w:val="center"/>
          </w:tcPr>
          <w:p w14:paraId="416F260D" w14:textId="77777777" w:rsidR="000D6C68" w:rsidRPr="00592430" w:rsidRDefault="00DC7715" w:rsidP="000D6C68">
            <w:pPr>
              <w:jc w:val="center"/>
            </w:pPr>
            <m:oMathPara>
              <m:oMathParaPr>
                <m:jc m:val="left"/>
              </m:oMathParaPr>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den>
                </m:f>
                <m:r>
                  <m:rPr>
                    <m:sty m:val="p"/>
                  </m:rPr>
                  <w:rPr>
                    <w:rFonts w:ascii="Cambria Math" w:hAnsi="Cambria Math"/>
                  </w:rPr>
                  <w:br/>
                </m:r>
              </m:oMath>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LB</m:t>
                            </m:r>
                          </m:e>
                          <m:sub>
                            <m:r>
                              <w:rPr>
                                <w:rFonts w:ascii="Cambria Math" w:hAnsi="Cambria Math"/>
                              </w:rPr>
                              <m:t>k</m:t>
                            </m:r>
                          </m:sub>
                          <m:sup>
                            <m:r>
                              <w:rPr>
                                <w:rFonts w:ascii="Cambria Math" w:hAnsi="Cambria Math"/>
                              </w:rPr>
                              <m:t>-2</m:t>
                            </m:r>
                          </m:sup>
                        </m:sSubSup>
                      </m:e>
                    </m:d>
                  </m:e>
                  <m:sup>
                    <m:r>
                      <w:rPr>
                        <w:rFonts w:ascii="Cambria Math" w:hAnsi="Cambria Math"/>
                      </w:rPr>
                      <m:t>1/2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0.06</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w:br/>
                </m:r>
              </m:oMath>
              <m:oMath>
                <m:r>
                  <w:rPr>
                    <w:rFonts w:ascii="Cambria Math" w:hAnsi="Cambria Math"/>
                  </w:rPr>
                  <m:t>w</m:t>
                </m:r>
                <m:r>
                  <m:rPr>
                    <m:sty m:val="p"/>
                  </m:rPr>
                  <w:rPr>
                    <w:rFonts w:ascii="Cambria Math" w:hAnsi="Cambria Math"/>
                  </w:rPr>
                  <m:t>_</m:t>
                </m:r>
                <m:r>
                  <w:rPr>
                    <w:rFonts w:ascii="Cambria Math" w:hAnsi="Cambria Math"/>
                  </w:rPr>
                  <m:t>ij</m:t>
                </m:r>
                <m:r>
                  <m:rPr>
                    <m:sty m:val="p"/>
                    <m:aln/>
                  </m:rPr>
                  <w:rPr>
                    <w:rFonts w:ascii="Cambria Math" w:hAnsi="Cambria Math"/>
                  </w:rPr>
                  <m:t>∈{1, 1/√2}</m:t>
                </m:r>
              </m:oMath>
            </m:oMathPara>
          </w:p>
        </w:tc>
        <w:tc>
          <w:tcPr>
            <w:tcW w:w="500" w:type="pct"/>
            <w:noWrap/>
            <w:tcMar>
              <w:left w:w="0" w:type="dxa"/>
              <w:right w:w="0" w:type="dxa"/>
            </w:tcMar>
            <w:vAlign w:val="center"/>
          </w:tcPr>
          <w:p w14:paraId="6013923E" w14:textId="77777777" w:rsidR="000D6C68" w:rsidRDefault="000D6C68" w:rsidP="000D6C68">
            <w:pPr>
              <w:jc w:val="right"/>
            </w:pPr>
            <w:r>
              <w:t>(</w:t>
            </w:r>
            <w:bookmarkStart w:id="21" w:name="_RefEqN_psi"/>
            <w:r>
              <w:fldChar w:fldCharType="begin"/>
            </w:r>
            <w:r>
              <w:instrText xml:space="preserve"> SEQ Equation \* ARABIC </w:instrText>
            </w:r>
            <w:r>
              <w:fldChar w:fldCharType="separate"/>
            </w:r>
            <w:r w:rsidR="002221CD">
              <w:rPr>
                <w:noProof/>
              </w:rPr>
              <w:t>9</w:t>
            </w:r>
            <w:r>
              <w:fldChar w:fldCharType="end"/>
            </w:r>
            <w:bookmarkEnd w:id="21"/>
            <w:r>
              <w:t>)</w:t>
            </w:r>
          </w:p>
        </w:tc>
      </w:tr>
      <w:tr w:rsidR="000D6C68" w14:paraId="2DC80C4E" w14:textId="77777777" w:rsidTr="000309E7">
        <w:trPr>
          <w:cantSplit/>
          <w:trHeight w:val="20"/>
          <w:jc w:val="center"/>
        </w:trPr>
        <w:tc>
          <w:tcPr>
            <w:tcW w:w="4500" w:type="pct"/>
            <w:vAlign w:val="center"/>
          </w:tcPr>
          <w:p w14:paraId="0F3D4E13" w14:textId="77777777" w:rsidR="000D6C68" w:rsidRPr="00592430" w:rsidRDefault="00DC7715" w:rsidP="000D6C68">
            <w:pPr>
              <w:jc w:val="center"/>
            </w:pPr>
            <m:oMathPara>
              <m:oMathParaPr>
                <m:jc m:val="left"/>
              </m:oMathParaPr>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3DE8F9E8" w14:textId="77777777" w:rsidR="000D6C68" w:rsidRDefault="000D6C68" w:rsidP="000D6C68">
            <w:pPr>
              <w:jc w:val="right"/>
            </w:pPr>
            <w:r>
              <w:t>(</w:t>
            </w:r>
            <w:bookmarkStart w:id="22" w:name="_RefEqN_ros"/>
            <w:r>
              <w:fldChar w:fldCharType="begin"/>
            </w:r>
            <w:r>
              <w:instrText xml:space="preserve"> SEQ Equation \* ARABIC </w:instrText>
            </w:r>
            <w:r>
              <w:fldChar w:fldCharType="separate"/>
            </w:r>
            <w:r w:rsidR="002221CD">
              <w:rPr>
                <w:noProof/>
              </w:rPr>
              <w:t>10</w:t>
            </w:r>
            <w:r>
              <w:fldChar w:fldCharType="end"/>
            </w:r>
            <w:bookmarkEnd w:id="22"/>
            <w:r>
              <w:t>)</w:t>
            </w:r>
          </w:p>
        </w:tc>
      </w:tr>
    </w:tbl>
    <w:bookmarkStart w:id="23" w:name="_RefSec_IV"/>
    <w:p w14:paraId="6E8CC9B3" w14:textId="77777777" w:rsidR="00C63C9D" w:rsidRDefault="00D31F60">
      <w:pPr>
        <w:pStyle w:val="Heading1"/>
      </w:pPr>
      <w:r w:rsidR="002221CD">
        <w:rPr>
          <w:noProof/>
        </w:rPr>
        <w:t>IV</w:t>
      </w:r>
      <w:bookmarkEnd w:id="23"/>
      <w:r>
        <w:t>. The Decision Core</w:t>
      </w:r>
    </w:p>
    <w:p w14:paraId="2A22CF2A" w14:textId="77777777" w:rsidR="00096354" w:rsidRDefault="000A3F47">
      <w:pPr>
        <w:pStyle w:val="Text"/>
      </w:pPr>
      <w:r>
        <w:t xml:space="preserve">The decision core comprises </w:t>
      </w:r>
      <m:oMath>
        <m:r>
          <w:rPr>
            <w:rFonts w:ascii="Cambria Math" w:hAnsi="Cambria Math"/>
          </w:rPr>
          <m:t>N</m:t>
        </m:r>
      </m:oMath>
      <w:r>
        <w:t xml:space="preserve"> agents over grid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maps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feature extraction, the concept space, and the closed layer to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The global coordinator allocates the shared pool and merges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_RefSec_IV_E \h \* CHARFORMAT </w:instrText>
      </w:r>
      <w:r>
        <w:fldChar w:fldCharType="separate"/>
      </w:r>
      <w:r w:rsidR="002221CD">
        <w:t>E</w:t>
      </w:r>
      <w:r>
        <w:fldChar w:fldCharType="end"/>
      </w:r>
      <w:r>
        <w:t>). The open layer operates on the shared rule base once per cycle, using the situation of the burning region with the weakest rule coverage.</w:t>
      </w:r>
    </w:p>
    <w:bookmarkStart w:id="24" w:name="_RefSec_IV_A"/>
    <w:p w14:paraId="147250E8" w14:textId="77777777" w:rsidR="00C63C9D" w:rsidRDefault="00D31F60" w:rsidP="0010774A">
      <w:pPr>
        <w:pStyle w:val="Heading2"/>
      </w:pPr>
      <w:r w:rsidR="002221CD">
        <w:rPr>
          <w:noProof/>
        </w:rPr>
        <w:t>A</w:t>
      </w:r>
      <w:bookmarkEnd w:id="24"/>
      <w:r>
        <w:t>. Sources, Features, and Confidence</w:t>
      </w:r>
    </w:p>
    <w:p w14:paraId="0096952C" w14:textId="77777777" w:rsidR="00C63C9D" w:rsidRDefault="00F36EE4">
      <w:pPr>
        <w:pStyle w:val="Text"/>
      </w:pPr>
      <w:r>
        <w:t>Sources include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 CHARFORMAT </w:instrText>
      </w:r>
      <w:r w:rsidR="00D31F60">
        <w:fldChar w:fldCharType="separate"/>
      </w:r>
      <w:r w:rsidR="002221CD">
        <w:t>11</w:t>
      </w:r>
      <w:r w:rsidR="00D31F60">
        <w:fldChar w:fldCharType="end"/>
      </w:r>
      <w:r>
        <w:t>)</w:t>
      </w:r>
      <w:r w:rsidR="00AF4482">
        <w:t>, namely</w:t>
      </w:r>
      <w:r>
        <w:t xml:space="preserve"> </w:t>
      </w:r>
      <w:r w:rsidR="00AF4482">
        <w:t>f</w:t>
      </w:r>
      <w:r>
        <w:t xml:space="preserve">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w:t>
      </w:r>
      <w:r>
        <w:lastRenderedPageBreak/>
        <w:t xml:space="preserve">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Cell confidence is the minimum of observability, coverage, freshness, and reliability (</w:t>
      </w:r>
      <w:r w:rsidR="00D31F60">
        <w:fldChar w:fldCharType="begin"/>
      </w:r>
      <w:r w:rsidR="00D31F60">
        <w:instrText xml:space="preserve"> REF _RefEqN_conf \h \* CHARFORMAT </w:instrText>
      </w:r>
      <w:r w:rsidR="00D31F60">
        <w:fldChar w:fldCharType="separate"/>
      </w:r>
      <w:r w:rsidR="002221CD">
        <w:t>12</w:t>
      </w:r>
      <w:r w:rsidR="00D31F60">
        <w:fldChar w:fldCharType="end"/>
      </w:r>
      <w:r>
        <w:t xml:space="preserve">). Incomplete observation leaves uncertainty about the state </w:t>
      </w:r>
      <w:sdt>
        <w:sdtPr>
          <w:id w:val="-1979969849"/>
          <w:citation/>
        </w:sdtPr>
        <w:sdtEndPr/>
        <w:sdtContent>
          <w:r w:rsidR="00D31F60">
            <w:fldChar w:fldCharType="begin"/>
          </w:r>
          <w:r w:rsidR="00D31F60">
            <w:instrText xml:space="preserve"> CITATION Morgan90 \l 1033 </w:instrText>
          </w:r>
          <w:r w:rsidR="00D31F60">
            <w:fldChar w:fldCharType="separate"/>
          </w:r>
          <w:r w:rsidR="002221CD">
            <w:rPr>
              <w:noProof/>
            </w:rPr>
            <w:t>[19]</w:t>
          </w:r>
          <w:r w:rsidR="00D31F60">
            <w:fldChar w:fldCharType="end"/>
          </w:r>
        </w:sdtContent>
      </w:sdt>
      <w:r>
        <w:t xml:space="preserve">, while Bayesian or Dempster-Shafer treatments require priors or mass assignments that sensing alone does not supply </w:t>
      </w:r>
      <w:sdt>
        <w:sdtPr>
          <w:id w:val="-1979969848"/>
          <w:citation/>
        </w:sdtPr>
        <w:sdtEndPr/>
        <w:sdtContent>
          <w:r w:rsidR="00D31F60">
            <w:fldChar w:fldCharType="begin"/>
          </w:r>
          <w:r w:rsidR="00D31F60">
            <w:instrText xml:space="preserve"> CITATION Shafer76 \l 1033 </w:instrText>
          </w:r>
          <w:r w:rsidR="00D31F60">
            <w:fldChar w:fldCharType="separate"/>
          </w:r>
          <w:r w:rsidR="002221CD">
            <w:rPr>
              <w:noProof/>
            </w:rPr>
            <w:t>[20]</w:t>
          </w:r>
          <w:r w:rsidR="00D31F60">
            <w:fldChar w:fldCharType="end"/>
          </w:r>
        </w:sdtContent>
      </w:sdt>
      <w:r>
        <w:t>.</w:t>
      </w:r>
    </w:p>
    <w:p w14:paraId="2BE57800" w14:textId="4F9908D3" w:rsidR="00510E30" w:rsidRDefault="00D31F60">
      <w:pPr>
        <w:pStyle w:val="Text"/>
      </w:pPr>
      <w:r>
        <w:t xml:space="preserve">Regional extraction uses maximum observed intensity, zero without regional fire </w:t>
      </w:r>
      <w:sdt>
        <w:sdtPr>
          <w:id w:val="-1979954992"/>
          <w:citation/>
        </w:sdtPr>
        <w:sdtEndPr/>
        <w:sdtContent>
          <w:r>
            <w:fldChar w:fldCharType="begin"/>
          </w:r>
          <w:r>
            <w:instrText xml:space="preserve"> CITATION Byram59 \l 1033 </w:instrText>
          </w:r>
          <w:r>
            <w:fldChar w:fldCharType="separate"/>
          </w:r>
          <w:r w:rsidR="002221CD">
            <w:rPr>
              <w:noProof/>
            </w:rPr>
            <w:t>[47]</w:t>
          </w:r>
          <w:r>
            <w:fldChar w:fldCharType="end"/>
          </w:r>
        </w:sdtContent>
      </w:sdt>
      <w:r>
        <w:t xml:space="preserve">, mean Rothermel spread rate divided by 30 m/min </w:t>
      </w:r>
      <w:sdt>
        <w:sdtPr>
          <w:id w:val="-1979954991"/>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and fire-weather inputs </w:t>
      </w:r>
      <w:sdt>
        <w:sdtPr>
          <w:id w:val="-1979954990"/>
          <w:citation/>
        </w:sdtPr>
        <w:sdtEndPr/>
        <w:sdtContent>
          <w:r>
            <w:fldChar w:fldCharType="begin"/>
          </w:r>
          <w:r>
            <w:instrText xml:space="preserve"> CITATION VanWagner87 \l 1033 </w:instrText>
          </w:r>
          <w:r>
            <w:fldChar w:fldCharType="separate"/>
          </w:r>
          <w:r w:rsidR="002221CD">
            <w:rPr>
              <w:noProof/>
            </w:rPr>
            <w:t>[48]</w:t>
          </w:r>
          <w:r>
            <w:fldChar w:fldCharType="end"/>
          </w:r>
        </w:sdtContent>
      </w:sdt>
      <w:r>
        <w:t xml:space="preserve">; weather severity clips 0.45 min(wind/20, 1) + 0.35(1 − humidity/100) + 0.20 clip((temperature − 15)/25). </w:t>
      </w:r>
      <w:del w:id="91017" w:author="Claude" w:date="2026-10-29T12:31:36Z">
        <w:r>
          <w:delText xml:space="preserve">Fire</w:delText>
        </w:r>
      </w:del>
      <w:ins w:id="91018" w:author="Claude" w:date="2026-10-29T12:31:36Z">
        <w:r>
          <w:t xml:space="preserve">Ignition</w:t>
        </w:r>
      </w:ins>
      <w:r>
        <w:t xml:space="preserve"> proximity is one inside a burning region, zero without fire, and otherwise clipped 1 − distance/(half-map diagonal); fuel load averages remaining fuel </w:t>
      </w:r>
      <w:sdt>
        <w:sdtPr>
          <w:id w:val="-1979954989"/>
          <w:citation/>
        </w:sdtPr>
        <w:sdtEndPr/>
        <w:sdtContent>
          <w:r>
            <w:fldChar w:fldCharType="begin"/>
          </w:r>
          <w:r>
            <w:instrText xml:space="preserve"> CITATION ScottBurgan05 \l 1033 </w:instrText>
          </w:r>
          <w:r>
            <w:fldChar w:fldCharType="separate"/>
          </w:r>
          <w:r w:rsidR="002221CD">
            <w:rPr>
              <w:noProof/>
            </w:rPr>
            <w:t>[44]</w:t>
          </w:r>
          <w:r>
            <w:fldChar w:fldCharType="end"/>
          </w:r>
        </w:sdtContent>
      </w:sdt>
      <w:r>
        <w:t xml:space="preserve">. Asset exposure is maximum priority, weighting buildings, critical facilities, min–max population and inverted min–max route distance by 0.20, 0.40, 0.25 and 0.15 </w:t>
      </w:r>
      <w:sdt>
        <w:sdtPr>
          <w:id w:val="-1979954988"/>
          <w:citation/>
        </w:sdtPr>
        <w:sdtEndPr/>
        <w:sdtContent>
          <w:r>
            <w:fldChar w:fldCharType="begin"/>
          </w:r>
          <w:r>
            <w:instrText xml:space="preserve"> CITATION Calkin21 \l 1033 </w:instrText>
          </w:r>
          <w:r>
            <w:fldChar w:fldCharType="separate"/>
          </w:r>
          <w:r w:rsidR="002221CD">
            <w:rPr>
              <w:noProof/>
            </w:rPr>
            <w:t>[4]</w:t>
          </w:r>
          <w:r>
            <w:fldChar w:fldCharType="end"/>
          </w:r>
        </w:sdtContent>
      </w:sdt>
      <w:r>
        <w:t xml:space="preserve">, and accessibility is mean terrain access </w:t>
      </w:r>
      <w:sdt>
        <w:sdtPr>
          <w:id w:val="-1979954987"/>
          <w:citation/>
        </w:sdtPr>
        <w:sdtEndPr/>
        <w:sdtContent>
          <w:r>
            <w:fldChar w:fldCharType="begin"/>
          </w:r>
          <w:r>
            <w:instrText xml:space="preserve"> CITATION RodriguezSilva14 \l 1033 </w:instrText>
          </w:r>
          <w:r>
            <w:fldChar w:fldCharType="separate"/>
          </w:r>
          <w:r w:rsidR="002221CD">
            <w:rPr>
              <w:noProof/>
            </w:rPr>
            <w:t>[49]</w:t>
          </w:r>
          <w:r>
            <w:fldChar w:fldCharType="end"/>
          </w:r>
        </w:sdtContent>
      </w:sdt>
      <w:r>
        <w:t xml:space="preserve">. Road coverage is divided by 0.05, and staged capacity times availability by 0.05 times maximum capacity times regional cell count </w:t>
      </w:r>
      <w:sdt>
        <w:sdtPr>
          <w:id w:val="-1979954986"/>
          <w:citation/>
        </w:sdtPr>
        <w:sdtEndPr/>
        <w:sdtContent>
          <w:r>
            <w:fldChar w:fldCharType="begin"/>
          </w:r>
          <w:r>
            <w:instrText xml:space="preserve"> CITATION HirschMartell96 \l 1033 </w:instrText>
          </w:r>
          <w:r>
            <w:fldChar w:fldCharType="separate"/>
          </w:r>
          <w:r w:rsidR="002221CD">
            <w:rPr>
              <w:noProof/>
            </w:rPr>
            <w:t>[45]</w:t>
          </w:r>
          <w:r>
            <w:fldChar w:fldCharType="end"/>
          </w:r>
        </w:sdtContent>
      </w:sdt>
      <w:r>
        <w:t xml:space="preserve">, and urgency clips 0.6 times </w:t>
      </w:r>
      <w:del w:id="91019" w:author="Claude" w:date="2026-10-29T12:31:36Z">
        <w:r>
          <w:delText xml:space="preserve">fire</w:delText>
        </w:r>
      </w:del>
      <w:ins w:id="91020" w:author="Claude" w:date="2026-10-29T12:31:36Z">
        <w:r>
          <w:t xml:space="preserve">ignition</w:t>
        </w:r>
      </w:ins>
      <w:r>
        <w:t xml:space="preserve"> proximity + 0.4 min(1, 10 times the regional burning fraction). Ratios and mixtures are clipped to [0, 1]; spread and fuel means use positive fuel-type cells. Min–max uses whole-map extrema and gives zero on constant maps. Intensity, proximity, fuel and urgency inherit observed-channel confidence; the other features carry confidence one. In (</w:t>
      </w:r>
      <w:r w:rsidR="00812E11">
        <w:fldChar w:fldCharType="begin"/>
      </w:r>
      <w:r w:rsidR="00812E11">
        <w:instrText xml:space="preserve"> REF _RefEqN_feat \h \* CHARFORMAT </w:instrText>
      </w:r>
      <w:r w:rsidR="00812E11">
        <w:fldChar w:fldCharType="separate"/>
      </w:r>
      <w:r w:rsidR="002221CD">
        <w:t>11</w:t>
      </w:r>
      <w:r w:rsidR="00812E11">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for feature </w:t>
      </w:r>
      <m:oMath>
        <m:r>
          <w:rPr>
            <w:rFonts w:ascii="Cambria Math" w:hAnsi="Cambria Math"/>
          </w:rPr>
          <m:t>f</m:t>
        </m:r>
      </m:oMath>
      <w:r>
        <w:t>. In (</w:t>
      </w:r>
      <w:r w:rsidR="00812E11">
        <w:fldChar w:fldCharType="begin"/>
      </w:r>
      <w:r w:rsidR="00812E11">
        <w:instrText xml:space="preserve"> REF _RefEqN_conf \h \* CHARFORMAT </w:instrText>
      </w:r>
      <w:r w:rsidR="00812E11">
        <w:fldChar w:fldCharType="separate"/>
      </w:r>
      <w:r w:rsidR="002221CD">
        <w:t>12</w:t>
      </w:r>
      <w:r w:rsidR="00812E11">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denote observability, sensor coverage, freshness, and source reliability, respectively.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9480547" w14:textId="77777777">
        <w:trPr>
          <w:cantSplit/>
          <w:jc w:val="center"/>
        </w:trPr>
        <w:tc>
          <w:tcPr>
            <w:tcW w:w="4500" w:type="pct"/>
            <w:vAlign w:val="center"/>
          </w:tcPr>
          <w:p w14:paraId="1D3968A0" w14:textId="77777777" w:rsidR="00096354" w:rsidRDefault="00DC7715"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3E6F9230" w14:textId="77777777" w:rsidR="00096354" w:rsidRDefault="00D31F60" w:rsidP="004F7DCA">
            <w:pPr>
              <w:keepNext/>
              <w:jc w:val="right"/>
            </w:pPr>
            <w:r>
              <w:t>(</w:t>
            </w:r>
            <w:bookmarkStart w:id="25" w:name="_RefEqN_feat"/>
            <w:r>
              <w:fldChar w:fldCharType="begin"/>
            </w:r>
            <w:r>
              <w:instrText xml:space="preserve"> SEQ Equation \* ARABIC </w:instrText>
            </w:r>
            <w:r>
              <w:fldChar w:fldCharType="separate"/>
            </w:r>
            <w:r w:rsidR="002221CD">
              <w:rPr>
                <w:noProof/>
              </w:rPr>
              <w:t>11</w:t>
            </w:r>
            <w:r>
              <w:fldChar w:fldCharType="end"/>
            </w:r>
            <w:bookmarkEnd w:id="25"/>
            <w:r>
              <w:t>)</w:t>
            </w:r>
          </w:p>
        </w:tc>
      </w:tr>
      <w:tr w:rsidR="00096354" w14:paraId="0B7205C1" w14:textId="77777777">
        <w:trPr>
          <w:cantSplit/>
          <w:jc w:val="center"/>
        </w:trPr>
        <w:tc>
          <w:tcPr>
            <w:tcW w:w="4500" w:type="pct"/>
            <w:vAlign w:val="center"/>
          </w:tcPr>
          <w:p w14:paraId="3AFF620A"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7260ED06" w14:textId="77777777" w:rsidR="00096354" w:rsidRDefault="00D31F60" w:rsidP="004F7DCA">
            <w:pPr>
              <w:keepNext/>
              <w:jc w:val="right"/>
            </w:pPr>
            <w:r>
              <w:t>(</w:t>
            </w:r>
            <w:bookmarkStart w:id="26" w:name="_RefEqN_conf"/>
            <w:r>
              <w:fldChar w:fldCharType="begin"/>
            </w:r>
            <w:r>
              <w:instrText xml:space="preserve"> SEQ Equation \* ARABIC </w:instrText>
            </w:r>
            <w:r>
              <w:fldChar w:fldCharType="separate"/>
            </w:r>
            <w:r w:rsidR="002221CD">
              <w:rPr>
                <w:noProof/>
              </w:rPr>
              <w:t>12</w:t>
            </w:r>
            <w:r>
              <w:fldChar w:fldCharType="end"/>
            </w:r>
            <w:bookmarkEnd w:id="26"/>
            <w:r>
              <w:t>)</w:t>
            </w:r>
          </w:p>
        </w:tc>
      </w:tr>
    </w:tbl>
    <w:bookmarkStart w:id="27" w:name="_RefSec_IV_B"/>
    <w:p w14:paraId="30537948" w14:textId="77777777" w:rsidR="00C63C9D" w:rsidRDefault="00B94C98">
      <w:pPr>
        <w:pStyle w:val="Heading2"/>
      </w:pPr>
      <w:r w:rsidR="002221CD">
        <w:rPr>
          <w:noProof/>
        </w:rPr>
        <w:t>B</w:t>
      </w:r>
      <w:bookmarkEnd w:id="27"/>
      <w:r>
        <w:t>. Concept Space</w:t>
      </w:r>
    </w:p>
    <w:p w14:paraId="0D609387" w14:textId="77777777" w:rsidR="00345D60" w:rsidRDefault="0010774A">
      <w:pPr>
        <w:pStyle w:val="Text"/>
      </w:pPr>
      <w:r>
        <w:rPr>
          <w:noProof/>
        </w:rPr>
        <mc:AlternateContent>
          <mc:Choice Requires="wpg">
            <w:drawing>
              <wp:anchor distT="0" distB="0" distL="114300" distR="114300" simplePos="0" relativeHeight="251665408" behindDoc="0" locked="0" layoutInCell="1" allowOverlap="0" wp14:anchorId="05D75C94" wp14:editId="2BEF242E">
                <wp:simplePos x="0" y="0"/>
                <wp:positionH relativeFrom="margin">
                  <wp:posOffset>3406140</wp:posOffset>
                </wp:positionH>
                <wp:positionV relativeFrom="margin">
                  <wp:posOffset>-1270</wp:posOffset>
                </wp:positionV>
                <wp:extent cx="2893060" cy="1695450"/>
                <wp:effectExtent l="0" t="0" r="2540" b="0"/>
                <wp:wrapSquare wrapText="bothSides"/>
                <wp:docPr id="2101000200" name="Group 12"/>
                <wp:cNvGraphicFramePr/>
                <a:graphic xmlns:a="http://schemas.openxmlformats.org/drawingml/2006/main">
                  <a:graphicData uri="http://schemas.microsoft.com/office/word/2010/wordprocessingGroup">
                    <wpg:wgp>
                      <wpg:cNvGrpSpPr/>
                      <wpg:grpSpPr>
                        <a:xfrm>
                          <a:off x="0" y="0"/>
                          <a:ext cx="2893060" cy="1695450"/>
                          <a:chOff x="3721962" y="777807"/>
                          <a:chExt cx="2894331" cy="1696121"/>
                        </a:xfrm>
                      </wpg:grpSpPr>
                      <wps:wsp>
                        <wps:cNvPr id="2101000201" name="Text Box 1"/>
                        <wps:cNvSpPr txBox="1"/>
                        <wps:spPr>
                          <a:xfrm>
                            <a:off x="3721962" y="2252053"/>
                            <a:ext cx="2894330" cy="221875"/>
                          </a:xfrm>
                          <a:prstGeom prst="rect">
                            <a:avLst/>
                          </a:prstGeom>
                          <a:solidFill>
                            <a:prstClr val="white"/>
                          </a:solidFill>
                          <a:ln>
                            <a:noFill/>
                          </a:ln>
                        </wps:spPr>
                        <wps:txbx>
                          <w:txbxContent>
                            <w:p w14:paraId="0C512538" w14:textId="77777777" w:rsidR="00733504" w:rsidRPr="00733504" w:rsidRDefault="00116384" w:rsidP="0032616D">
                              <w:pPr>
                                <w:pStyle w:val="Caption"/>
                              </w:pPr>
                              <w:bookmarkStart w:id="28"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8"/>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101000202" name="Picture 1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906070" y="777807"/>
                            <a:ext cx="2526115" cy="1423446"/>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5D75C94" id="Group 12" o:spid="_x0000_s1029" style="position:absolute;left:0;text-align:left;margin-left:268.2pt;margin-top:-.1pt;width:227.8pt;height:133.5pt;z-index:251665408;mso-position-horizontal-relative:margin;mso-position-vertical-relative:margin;mso-width-relative:margin;mso-height-relative:margin" coordorigin="37219,7778" coordsize="28943,16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" o:allowoverlap="f">
                <v:shape id="Text Box 1" o:spid="_x0000_s1030" type="#_x0000_t202" style="position:absolute;left:37219;top:22520;width:28943;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" stroked="f">
                  <v:textbox style="mso-fit-shape-to-text:t" inset="0,0,0,0">
                    <w:txbxContent>
                      <w:p w14:paraId="0C512538" w14:textId="77777777" w:rsidR="00733504" w:rsidRPr="00733504" w:rsidRDefault="00116384" w:rsidP="0032616D">
                        <w:pPr>
                          <w:pStyle w:val="Caption"/>
                        </w:pPr>
                        <w:bookmarkStart w:id="29"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9"/>
                        <w:r>
                          <w:t>. Observation and concept space of one agent.</w:t>
                        </w:r>
                      </w:p>
                    </w:txbxContent>
                  </v:textbox>
                </v:shape>
                <v:shape id="Picture 11" o:spid="_x0000_s1031" type="#_x0000_t75" style="position:absolute;left:39060;top:7778;width:25261;height:14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">
                  <v:imagedata r:id="rId13" o:title=""/>
                </v:shape>
                <w10:wrap type="square" anchorx="margin" anchory="margin"/>
              </v:group>
            </w:pict>
          </mc:Fallback>
        </mc:AlternateContent>
      </w:r>
      <w:r w:rsidR="00A436DD">
        <w:fldChar w:fldCharType="begin"/>
      </w:r>
      <w:r w:rsidR="00A436DD">
        <w:instrText xml:space="preserve"> REF _RefFig2 \h \* CHARFORMAT </w:instrText>
      </w:r>
      <w:r w:rsidR="00A436DD">
        <w:fldChar w:fldCharType="separate"/>
      </w:r>
      <w:r w:rsidR="002221CD">
        <w:t>Fig. 2</w:t>
      </w:r>
      <w:r w:rsidR="00A436DD">
        <w:fldChar w:fldCharType="end"/>
      </w:r>
      <w:r w:rsidR="00A436DD">
        <w:t xml:space="preserve"> shows how observations reach the concept space. The five decision concepts feed the rule base; suppression feasibility also gates the quality test in (</w:t>
      </w:r>
      <w:r w:rsidR="00A436DD">
        <w:fldChar w:fldCharType="begin"/>
      </w:r>
      <w:r w:rsidR="00A436DD">
        <w:instrText xml:space="preserve"> REF _RefEqN_sat \h \* CHARFORMAT </w:instrText>
      </w:r>
      <w:r w:rsidR="00A436DD">
        <w:fldChar w:fldCharType="separate"/>
      </w:r>
      <w:r w:rsidR="002221CD">
        <w:t>17</w:t>
      </w:r>
      <w:r w:rsidR="00A436DD">
        <w:fldChar w:fldCharType="end"/>
      </w:r>
      <w:r w:rsidR="00A436DD">
        <w:t>), and operational priority feeds the coordinator in (</w:t>
      </w:r>
      <w:r w:rsidR="00A436DD">
        <w:fldChar w:fldCharType="begin"/>
      </w:r>
      <w:r w:rsidR="00A436DD">
        <w:instrText xml:space="preserve"> REF _RefEqN_share \h \* CHARFORMAT </w:instrText>
      </w:r>
      <w:r w:rsidR="00A436DD">
        <w:fldChar w:fldCharType="separate"/>
      </w:r>
      <w:r w:rsidR="002221CD">
        <w:t>22</w:t>
      </w:r>
      <w:r w:rsidR="00A436DD">
        <w:fldChar w:fldCharType="end"/>
      </w:r>
      <w:r w:rsidR="00A436DD">
        <w:t>). Each feature is fuzzified over a five-term partition of unity.</w:t>
      </w:r>
    </w:p>
    <w:p w14:paraId="4D0869C0" w14:textId="77777777" w:rsidR="00C63C9D" w:rsidRDefault="00A436DD">
      <w:pPr>
        <w:pStyle w:val="Text"/>
      </w:pPr>
      <w:r>
        <w:t>The hierarchy in (</w:t>
      </w:r>
      <w:r>
        <w:fldChar w:fldCharType="begin"/>
      </w:r>
      <w:r>
        <w:instrText xml:space="preserve"> REF _RefEqN_sets \h \* CHARFORMAT </w:instrText>
      </w:r>
      <w:r>
        <w:fldChar w:fldCharType="separate"/>
      </w:r>
      <w:r w:rsidR="002221CD">
        <w:t>13</w:t>
      </w:r>
      <w:r>
        <w:fldChar w:fldCharType="end"/>
      </w:r>
      <w:r>
        <w:t>) maps features to 6 base concepts, then to 5 decision concepts on two levels, and finally to one coordination concept. Each activation first takes a weighted sum of its inputs, then blends this observed value with its decayed previous value according to confidence (</w:t>
      </w:r>
      <w:r w:rsidR="00923AC5" w:rsidRPr="00923AC5">
        <w:fldChar w:fldCharType="begin"/>
      </w:r>
      <w:r w:rsidR="00923AC5" w:rsidRPr="00923AC5">
        <w:instrText xml:space="preserve"> REF _RefEqN_agg \h \* CHARFORMAT </w:instrText>
      </w:r>
      <w:r w:rsidR="00923AC5" w:rsidRPr="00923AC5">
        <w:fldChar w:fldCharType="separate"/>
      </w:r>
      <w:r w:rsidR="002221CD">
        <w:t>14</w:t>
      </w:r>
      <w:r w:rsidR="00923AC5" w:rsidRPr="00923AC5">
        <w:fldChar w:fldCharType="end"/>
      </w:r>
      <w:r>
        <w:t>). Missing observations therefore cause a gradual loss of support. Decay lowers every term membership, including the low terms, and weakens the rules that read them. The crisp reading in (</w:t>
      </w:r>
      <w:r>
        <w:fldChar w:fldCharType="begin"/>
      </w:r>
      <w:r>
        <w:instrText xml:space="preserve"> REF _RefEqN_rule \h \* CHARFORMAT </w:instrText>
      </w:r>
      <w:r>
        <w:fldChar w:fldCharType="separate"/>
      </w:r>
      <w:r w:rsidR="002221CD">
        <w:t>15</w:t>
      </w:r>
      <w:r>
        <w:fldChar w:fldCharType="end"/>
      </w:r>
      <w:r>
        <w:t>), used by (</w:t>
      </w:r>
      <w:r>
        <w:fldChar w:fldCharType="begin"/>
      </w:r>
      <w:r>
        <w:instrText xml:space="preserve"> REF _RefEqN_sat \h \* CHARFORMAT </w:instrText>
      </w:r>
      <w:r>
        <w:fldChar w:fldCharType="separate"/>
      </w:r>
      <w:r w:rsidR="002221CD">
        <w:t>17</w:t>
      </w:r>
      <w:r>
        <w:fldChar w:fldCharType="end"/>
      </w:r>
      <w:r>
        <w:t>), (</w:t>
      </w:r>
      <w:r>
        <w:fldChar w:fldCharType="begin"/>
      </w:r>
      <w:r>
        <w:instrText xml:space="preserve"> REF _RefEqN_adapt \h \* CHARFORMAT </w:instrText>
      </w:r>
      <w:r>
        <w:fldChar w:fldCharType="separate"/>
      </w:r>
      <w:r w:rsidR="002221CD">
        <w:t>18</w:t>
      </w:r>
      <w:r>
        <w:fldChar w:fldCharType="end"/>
      </w:r>
      <w:r>
        <w:t xml:space="preserve">), and the coordinator, also falls with decay.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_RefSecNum_V_C \h \* CHARFORMAT </w:instrText>
      </w:r>
      <w:r>
        <w:fldChar w:fldCharType="separate"/>
      </w:r>
      <w:r>
        <w:t>C</w:t>
      </w:r>
      <w:r>
        <w:fldChar w:fldCharType="end"/>
      </w:r>
      <w:r>
        <w:t xml:space="preserve"> evaluates degraded observation.</w:t>
      </w:r>
    </w:p>
    <w:p w14:paraId="56CDBE12" w14:textId="77777777" w:rsidR="00C63C9D" w:rsidRDefault="00A436DD">
      <w:pPr>
        <w:pStyle w:val="Text"/>
      </w:pPr>
      <w:r>
        <w:t xml:space="preserve">Rules use only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In (</w:t>
      </w:r>
      <w:r w:rsidR="00D31F60">
        <w:fldChar w:fldCharType="begin"/>
      </w:r>
      <w:r w:rsidR="00D31F60">
        <w:instrText xml:space="preserve"> REF _RefEqN_sets \h \* CHARFORMAT </w:instrText>
      </w:r>
      <w:r w:rsidR="00D31F60">
        <w:fldChar w:fldCharType="separate"/>
      </w:r>
      <w:r w:rsidR="002221CD">
        <w:t>13</w:t>
      </w:r>
      <w:r w:rsidR="00D31F60">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lists the inputs to concept </w:t>
      </w:r>
      <m:oMath>
        <m:r>
          <w:rPr>
            <w:rFonts w:ascii="Cambria Math" w:hAnsi="Cambria Math"/>
          </w:rPr>
          <m:t>n</m:t>
        </m:r>
      </m:oMath>
      <w:r>
        <w:t xml:space="preserve"> at level </w:t>
      </w:r>
      <m:oMath>
        <m:r>
          <w:rPr>
            <w:rFonts w:ascii="Cambria Math" w:hAnsi="Cambria Math"/>
          </w:rPr>
          <m:t>l</m:t>
        </m:r>
      </m:oMath>
      <w:r>
        <w:t xml:space="preserve">. The base concepts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In their listed input order, their weights are 0.60/0.40, 0.45/0.35/0.20, 0.40/0.60, 1, 0.55/0.45, and 1, respectively. The five decision concepts similarly use 0.50/0.30/0.20, 0.40/0.60, 0.50/0.50, 0.40/0.35/0.25, and 0.45/0.25/0.30. The last two include temporal urgency, and evacuation pressure also includes inverted road status. The coordination concept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expresses operational priority.</w:t>
      </w:r>
    </w:p>
    <w:p w14:paraId="2E0191C8" w14:textId="77777777" w:rsidR="00C63C9D" w:rsidRDefault="00A436DD">
      <w:pPr>
        <w:pStyle w:val="Text"/>
      </w:pPr>
      <w:r>
        <w:t>In (</w:t>
      </w:r>
      <w:r w:rsidR="00D31F60">
        <w:fldChar w:fldCharType="begin"/>
      </w:r>
      <w:r w:rsidR="00D31F60">
        <w:instrText xml:space="preserve"> REF _RefEqN_agg \h \* CHARFORMAT </w:instrText>
      </w:r>
      <w:r w:rsidR="00D31F60">
        <w:fldChar w:fldCharType="separate"/>
      </w:r>
      <w:r w:rsidR="002221CD">
        <w:t>14</w:t>
      </w:r>
      <w:r w:rsidR="00D31F60">
        <w:fldChar w:fldCharType="end"/>
      </w:r>
      <w:r>
        <w:t xml:space="preserve">), </w:t>
      </w:r>
      <m:oMath>
        <m:r>
          <w:rPr>
            <w:rFonts w:ascii="Cambria Math" w:hAnsi="Cambria Math"/>
          </w:rPr>
          <m:t>a</m:t>
        </m:r>
      </m:oMath>
      <w:r>
        <w:t xml:space="preserve"> is a five-term activation vector,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the membership of a feature in term </w:t>
      </w:r>
      <m:oMath>
        <m:r>
          <w:rPr>
            <w:rFonts w:ascii="Cambria Math" w:hAnsi="Cambria Math"/>
          </w:rPr>
          <m:t>t</m:t>
        </m:r>
      </m:oMath>
      <w:r>
        <w:t xml:space="preserve">. Each input </w:t>
      </w: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oMath>
      <w:r>
        <w:t xml:space="preserve"> is either a lower concept's activation vector or a feature's term vector. Confidence blends observed activation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with the previous effective activation to obtain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which rules consume; </w:t>
      </w:r>
      <m:oMath>
        <m:sSub>
          <m:sSubPr>
            <m:ctrlPr>
              <w:rPr>
                <w:rFonts w:ascii="Cambria Math" w:hAnsi="Cambria Math"/>
              </w:rPr>
            </m:ctrlPr>
          </m:sSubPr>
          <m:e>
            <m:r>
              <w:rPr>
                <w:rFonts w:ascii="Cambria Math" w:hAnsi="Cambria Math"/>
              </w:rPr>
              <m:t>ρ</m:t>
            </m:r>
          </m:e>
          <m:sub>
            <m:r>
              <w:rPr>
                <w:rFonts w:ascii="Cambria Math" w:hAnsi="Cambria Math"/>
              </w:rPr>
              <m:t>dec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controls persistence decay.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D56099" w14:paraId="0E215DE0" w14:textId="77777777" w:rsidTr="00DF6970">
        <w:trPr>
          <w:cantSplit/>
          <w:jc w:val="center"/>
        </w:trPr>
        <w:tc>
          <w:tcPr>
            <w:tcW w:w="4500" w:type="pct"/>
            <w:vAlign w:val="center"/>
          </w:tcPr>
          <w:p w14:paraId="0D4265F3" w14:textId="77777777" w:rsidR="00D56099" w:rsidRDefault="00DC7715" w:rsidP="00DF6970">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74DC8E9" w14:textId="77777777" w:rsidR="00D56099" w:rsidRDefault="00D56099" w:rsidP="00DF6970">
            <w:pPr>
              <w:keepNext/>
              <w:jc w:val="right"/>
            </w:pPr>
            <w:r>
              <w:t>(</w:t>
            </w:r>
            <w:bookmarkStart w:id="30" w:name="_RefEqN_sets"/>
            <w:r>
              <w:fldChar w:fldCharType="begin"/>
            </w:r>
            <w:r>
              <w:instrText xml:space="preserve"> SEQ Equation \* ARABIC </w:instrText>
            </w:r>
            <w:r>
              <w:fldChar w:fldCharType="separate"/>
            </w:r>
            <w:r w:rsidR="002221CD">
              <w:rPr>
                <w:noProof/>
              </w:rPr>
              <w:t>13</w:t>
            </w:r>
            <w:r>
              <w:fldChar w:fldCharType="end"/>
            </w:r>
            <w:bookmarkEnd w:id="30"/>
            <w:r>
              <w:t>)</w:t>
            </w:r>
          </w:p>
        </w:tc>
      </w:tr>
      <w:tr w:rsidR="00842F06" w14:paraId="70A8227B" w14:textId="77777777" w:rsidTr="00EB3E63">
        <w:trPr>
          <w:cantSplit/>
          <w:trHeight w:val="1852"/>
          <w:jc w:val="center"/>
        </w:trPr>
        <w:tc>
          <w:tcPr>
            <w:tcW w:w="4500" w:type="pct"/>
            <w:vAlign w:val="center"/>
          </w:tcPr>
          <w:p w14:paraId="311B1BF0" w14:textId="77777777" w:rsidR="00842F06" w:rsidRDefault="00DC7715" w:rsidP="00842F06">
            <w:pPr>
              <w:keepN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d>
                  <m:dPr>
                    <m:begChr m:val="["/>
                    <m:endChr m:val="]"/>
                    <m:ctrlPr>
                      <w:rPr>
                        <w:rFonts w:ascii="Cambria Math" w:hAnsi="Cambria Math"/>
                      </w:rPr>
                    </m:ctrlPr>
                  </m:dPr>
                  <m:e>
                    <m:r>
                      <w:rPr>
                        <w:rFonts w:ascii="Cambria Math" w:hAnsi="Cambria Math"/>
                      </w:rPr>
                      <m:t>t</m:t>
                    </m:r>
                  </m:e>
                </m:d>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e>
                </m:nary>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r>
                  <m:rPr>
                    <m:sty m:val="p"/>
                  </m: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dec</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780B9D8D" w14:textId="77777777" w:rsidR="00842F06" w:rsidRDefault="00842F06" w:rsidP="00842F06">
            <w:pPr>
              <w:keepNext/>
              <w:jc w:val="right"/>
            </w:pPr>
            <w:r>
              <w:t>(</w:t>
            </w:r>
            <w:bookmarkStart w:id="31" w:name="_RefEqN_agg"/>
            <w:r>
              <w:fldChar w:fldCharType="begin"/>
            </w:r>
            <w:r>
              <w:instrText xml:space="preserve"> SEQ Equation \* ARABIC </w:instrText>
            </w:r>
            <w:r>
              <w:fldChar w:fldCharType="separate"/>
            </w:r>
            <w:r w:rsidR="002221CD">
              <w:rPr>
                <w:noProof/>
              </w:rPr>
              <w:t>14</w:t>
            </w:r>
            <w:r>
              <w:fldChar w:fldCharType="end"/>
            </w:r>
            <w:bookmarkEnd w:id="31"/>
            <w:r>
              <w:t>)</w:t>
            </w:r>
          </w:p>
        </w:tc>
      </w:tr>
    </w:tbl>
    <w:bookmarkStart w:id="32" w:name="_RefSec_IV_C"/>
    <w:p w14:paraId="7D3FB70D" w14:textId="77777777" w:rsidR="00C63C9D" w:rsidRDefault="00A13A12" w:rsidP="00ED6FA9">
      <w:pPr>
        <w:pStyle w:val="Heading2"/>
      </w:pPr>
      <w:r w:rsidR="002221CD">
        <w:rPr>
          <w:noProof/>
        </w:rPr>
        <w:t>C</w:t>
      </w:r>
      <w:bookmarkEnd w:id="32"/>
      <w:r>
        <w:t>. The Closed Decision Layer</w:t>
      </w:r>
    </w:p>
    <w:p w14:paraId="105E5CFF" w14:textId="7C22F1F7" w:rsidR="003949BC" w:rsidRDefault="00D31F60">
      <w:pPr>
        <w:pStyle w:val="Text"/>
      </w:pPr>
      <w:r>
        <w:fldChar w:fldCharType="begin"/>
      </w:r>
      <w:r>
        <w:instrText xml:space="preserve"> REF _RefFig3 \h \* CHARFORMAT </w:instrText>
      </w:r>
      <w:r>
        <w:fldChar w:fldCharType="separate"/>
      </w:r>
      <w:r w:rsidR="002221CD">
        <w:t>Fig. 3</w:t>
      </w:r>
      <w:r>
        <w:fldChar w:fldCharType="end"/>
      </w:r>
      <w:r>
        <w:t xml:space="preserve"> shows the closed layer. Each TS rule in (</w:t>
      </w:r>
      <w:r>
        <w:fldChar w:fldCharType="begin"/>
      </w:r>
      <w:r>
        <w:instrText xml:space="preserve"> REF _RefEqN_rule \h \* CHARFORMAT </w:instrText>
      </w:r>
      <w:r>
        <w:fldChar w:fldCharType="separate"/>
      </w:r>
      <w:r w:rsidR="002221CD">
        <w:t>15</w:t>
      </w:r>
      <w:r>
        <w:fldChar w:fldCharType="end"/>
      </w:r>
      <w:r>
        <w:t xml:space="preserve">) uses the five decision concepts and a constant consequent over six intervention families </w:t>
      </w:r>
      <m:oMath>
        <m:r>
          <w:rPr>
            <w:rFonts w:ascii="Cambria Math" w:hAnsi="Cambria Math"/>
          </w:rPr>
          <m:t>M</m:t>
        </m:r>
      </m:oMath>
      <w:r w:rsidR="00AF4482">
        <w:t>, namely s</w:t>
      </w:r>
      <w:r>
        <w:t xml:space="preserve">uppression effort, resource deployment, containment line, asset protection, evacuation, and public warning. Zero intensity denotes inaction. </w:t>
      </w:r>
      <w:r>
        <w:rPr>
          <w:noProof/>
        </w:rPr>
        <w:t>Rules use weakest-clause firing, firing-weighted averaging and a denominator floor of one.</w:t>
      </w:r>
      <w:r>
        <w:t xml:space="preserve"> A bounded operator may follow averaging, blended by firing strength w.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3949BC" w14:paraId="5DF18BED" w14:textId="77777777" w:rsidTr="00025AE1">
        <w:trPr>
          <w:cantSplit/>
          <w:jc w:val="center"/>
        </w:trPr>
        <w:tc>
          <w:tcPr>
            <w:tcW w:w="4500" w:type="pct"/>
            <w:vAlign w:val="center"/>
          </w:tcPr>
          <w:p w14:paraId="0F224C13" w14:textId="77777777" w:rsidR="003949BC" w:rsidRPr="00D602B3" w:rsidRDefault="00DC7715" w:rsidP="00025AE1">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IF </m:t>
                </m:r>
                <m:limLow>
                  <m:limLowPr>
                    <m:ctrlPr>
                      <w:rPr>
                        <w:rFonts w:ascii="Cambria Math" w:hAnsi="Cambria Math"/>
                      </w:rPr>
                    </m:ctrlPr>
                  </m:limLowPr>
                  <m:e>
                    <m:r>
                      <m:rPr>
                        <m:sty m:val="p"/>
                      </m:rPr>
                      <w:rPr>
                        <w:rFonts w:ascii="Cambria Math" w:hAnsi="Cambria Math"/>
                      </w:rPr>
                      <m:t>⋀</m:t>
                    </m:r>
                  </m:e>
                  <m:lim>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lim>
                </m:limLow>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m:t xml:space="preserve"> THEN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p w14:paraId="31CD398A" w14:textId="77777777" w:rsidR="003949BC" w:rsidRPr="002902FB" w:rsidRDefault="00DC7715" w:rsidP="00025AE1">
            <w:pPr>
              <w:keepN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w:br/>
                </m:r>
              </m:oMath>
              <m:oMath>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p w14:paraId="2925254C" w14:textId="77777777" w:rsidR="003949BC" w:rsidRDefault="00DC7715" w:rsidP="00025AE1">
            <w:pPr>
              <w:keepNext/>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f>
                  <m:fPr>
                    <m:type m:val="lin"/>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e>
                    </m:d>
                  </m:den>
                </m:f>
              </m:oMath>
            </m:oMathPara>
          </w:p>
        </w:tc>
        <w:tc>
          <w:tcPr>
            <w:tcW w:w="500" w:type="pct"/>
            <w:noWrap/>
            <w:tcMar>
              <w:left w:w="0" w:type="dxa"/>
              <w:right w:w="0" w:type="dxa"/>
            </w:tcMar>
            <w:vAlign w:val="center"/>
          </w:tcPr>
          <w:p w14:paraId="11149700" w14:textId="77777777" w:rsidR="003949BC" w:rsidRDefault="003949BC" w:rsidP="00025AE1">
            <w:pPr>
              <w:keepNext/>
              <w:jc w:val="right"/>
            </w:pPr>
            <w:r>
              <w:t>(</w:t>
            </w:r>
            <w:bookmarkStart w:id="33" w:name="_RefEqN_rule"/>
            <w:r>
              <w:fldChar w:fldCharType="begin"/>
            </w:r>
            <w:r>
              <w:instrText xml:space="preserve"> SEQ Equation \* ARABIC </w:instrText>
            </w:r>
            <w:r>
              <w:fldChar w:fldCharType="separate"/>
            </w:r>
            <w:r w:rsidR="002221CD">
              <w:rPr>
                <w:noProof/>
              </w:rPr>
              <w:t>15</w:t>
            </w:r>
            <w:r>
              <w:fldChar w:fldCharType="end"/>
            </w:r>
            <w:bookmarkEnd w:id="33"/>
            <w:r>
              <w:t>)</w:t>
            </w:r>
          </w:p>
        </w:tc>
      </w:tr>
    </w:tbl>
    <w:p w14:paraId="1691F464" w14:textId="77777777" w:rsidR="003949BC" w:rsidRDefault="003949BC" w:rsidP="003949BC">
      <w:pPr>
        <w:pStyle w:val="Text"/>
        <w:rPr>
          <w:sz w:val="12"/>
          <w:szCs w:val="12"/>
        </w:rPr>
      </w:pPr>
    </w:p>
    <w:p w14:paraId="78596C61" w14:textId="77777777" w:rsidR="003949BC" w:rsidRDefault="003949BC" w:rsidP="003949BC">
      <w:pPr>
        <w:pStyle w:val="Text"/>
      </w:pPr>
      <w:r>
        <w:lastRenderedPageBreak/>
        <w:t>In (</w:t>
      </w:r>
      <w:r>
        <w:fldChar w:fldCharType="begin"/>
      </w:r>
      <w:r>
        <w:instrText xml:space="preserve"> REF _RefEqN_rule \h \* CHARFORMAT </w:instrText>
      </w:r>
      <w:r>
        <w:fldChar w:fldCharType="separate"/>
      </w:r>
      <w:r w:rsidR="002221CD">
        <w:t>15</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denotes rule </w:t>
      </w:r>
      <m:oMath>
        <m:r>
          <w:rPr>
            <w:rFonts w:ascii="Cambria Math" w:hAnsi="Cambria Math"/>
          </w:rPr>
          <m:t>r</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antecedent for concept </w:t>
      </w:r>
      <m:oMath>
        <m:r>
          <w:rPr>
            <w:rFonts w:ascii="Cambria Math" w:hAnsi="Cambria Math"/>
          </w:rPr>
          <m:t>n</m:t>
        </m:r>
      </m:oMath>
      <w:r>
        <w:t xml:space="preserve">. An antecedent is a single term or an upward set of </w:t>
      </w:r>
      <w:r w:rsidR="001D185A">
        <w:rPr>
          <w:noProof/>
        </w:rPr>
        <mc:AlternateContent>
          <mc:Choice Requires="wpg">
            <w:drawing>
              <wp:anchor distT="0" distB="0" distL="114300" distR="114300" simplePos="0" relativeHeight="251655168" behindDoc="0" locked="0" layoutInCell="1" allowOverlap="0" wp14:anchorId="05D75C9E" wp14:editId="197D3A7B">
                <wp:simplePos x="0" y="0"/>
                <wp:positionH relativeFrom="margin">
                  <wp:posOffset>3399790</wp:posOffset>
                </wp:positionH>
                <wp:positionV relativeFrom="margin">
                  <wp:posOffset>-1270</wp:posOffset>
                </wp:positionV>
                <wp:extent cx="3179445" cy="2336165"/>
                <wp:effectExtent l="0" t="0" r="1905" b="6985"/>
                <wp:wrapSquare wrapText="bothSides"/>
                <wp:docPr id="2101000300" name="Group 6"/>
                <wp:cNvGraphicFramePr/>
                <a:graphic xmlns:a="http://schemas.openxmlformats.org/drawingml/2006/main">
                  <a:graphicData uri="http://schemas.microsoft.com/office/word/2010/wordprocessingGroup">
                    <wpg:wgp>
                      <wpg:cNvGrpSpPr/>
                      <wpg:grpSpPr>
                        <a:xfrm>
                          <a:off x="0" y="0"/>
                          <a:ext cx="3179445" cy="2336165"/>
                          <a:chOff x="-480944" y="152401"/>
                          <a:chExt cx="3180743" cy="2341610"/>
                        </a:xfrm>
                      </wpg:grpSpPr>
                      <pic:pic xmlns:pic="http://schemas.openxmlformats.org/drawingml/2006/picture">
                        <pic:nvPicPr>
                          <pic:cNvPr id="2101000301"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a:stretch>
                            <a:fillRect/>
                          </a:stretch>
                        </pic:blipFill>
                        <pic:spPr bwMode="auto">
                          <a:xfrm>
                            <a:off x="-317600" y="152401"/>
                            <a:ext cx="2854054" cy="2127144"/>
                          </a:xfrm>
                          <a:prstGeom prst="rect">
                            <a:avLst/>
                          </a:prstGeom>
                          <a:noFill/>
                        </pic:spPr>
                      </pic:pic>
                      <wps:wsp>
                        <wps:cNvPr id="2101000302" name="Text Box Fig3"/>
                        <wps:cNvSpPr txBox="1"/>
                        <wps:spPr>
                          <a:xfrm>
                            <a:off x="-480944" y="2279425"/>
                            <a:ext cx="3180743" cy="214586"/>
                          </a:xfrm>
                          <a:prstGeom prst="rect">
                            <a:avLst/>
                          </a:prstGeom>
                          <a:solidFill>
                            <a:prstClr val="white"/>
                          </a:solidFill>
                          <a:ln>
                            <a:noFill/>
                          </a:ln>
                        </wps:spPr>
                        <wps:txbx>
                          <w:txbxContent>
                            <w:p w14:paraId="419D1997" w14:textId="77777777" w:rsidR="00137C4F" w:rsidRPr="0030542E" w:rsidRDefault="00137C4F" w:rsidP="00B63DEC">
                              <w:pPr>
                                <w:pStyle w:val="Caption"/>
                                <w:spacing w:after="0"/>
                                <w:rPr>
                                  <w:noProof/>
                                </w:rPr>
                              </w:pPr>
                              <w:bookmarkStart w:id="34"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4"/>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D75C9E" id="Group 6" o:spid="_x0000_s1032" style="position:absolute;left:0;text-align:left;margin-left:267.7pt;margin-top:-.1pt;width:250.35pt;height:183.95pt;z-index:251655168;mso-position-horizontal-relative:margin;mso-position-vertical-relative:margin;mso-width-relative:margin;mso-height-relative:margin" coordorigin="-4809,1524" coordsize="31807,23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" o:allowoverlap="f">
                <v:shape id="Picture 5" o:spid="_x0000_s1033" type="#_x0000_t75" style="position:absolute;left:-3176;top:1524;width:28540;height:2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">
                  <v:imagedata r:id="rId15" o:title=""/>
                </v:shape>
                <v:shape id="Text Box Fig3" o:spid="_x0000_s1034" type="#_x0000_t202" style="position:absolute;left:-4809;top:22794;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" stroked="f">
                  <v:textbox inset="0,0,0,0">
                    <w:txbxContent>
                      <w:p w14:paraId="419D1997" w14:textId="77777777" w:rsidR="00137C4F" w:rsidRPr="0030542E" w:rsidRDefault="00137C4F" w:rsidP="00B63DEC">
                        <w:pPr>
                          <w:pStyle w:val="Caption"/>
                          <w:spacing w:after="0"/>
                          <w:rPr>
                            <w:noProof/>
                          </w:rPr>
                        </w:pPr>
                        <w:bookmarkStart w:id="35"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5"/>
                        <w:r>
                          <w:t>. Decision layer 1, the closed decision space.</w:t>
                        </w:r>
                      </w:p>
                    </w:txbxContent>
                  </v:textbox>
                </v:shape>
                <w10:wrap type="square" anchorx="margin" anchory="margin"/>
              </v:group>
            </w:pict>
          </mc:Fallback>
        </mc:AlternateContent>
      </w:r>
      <w:r>
        <w:t xml:space="preserve">terms, evaluated by the largest membership in that set.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the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Only rules in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whose consequents name family </w:t>
      </w:r>
      <m:oMath>
        <m:r>
          <w:rPr>
            <w:rFonts w:ascii="Cambria Math" w:hAnsi="Cambria Math"/>
          </w:rPr>
          <m:t>m</m:t>
        </m:r>
      </m:oMath>
      <w:r>
        <w:t xml:space="preserve">, enter that family's average. The inequality tests coverage against floor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Here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A</m:t>
            </m:r>
          </m:e>
        </m:d>
      </m:oMath>
      <w:r>
        <w:t xml:space="preserve"> is the activation component for term </w:t>
      </w:r>
      <m:oMath>
        <m:r>
          <w:rPr>
            <w:rFonts w:ascii="Cambria Math" w:hAnsi="Cambria Math"/>
          </w:rPr>
          <m:t>A</m:t>
        </m:r>
      </m:oMath>
      <w:r>
        <w:t xml:space="preserve">. The crisp reading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oMath>
      <w:r>
        <w:t xml:space="preserve"> averages term centers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by their memberships, with the divisor floored at one so that a decayed activation reads lower.</w:t>
      </w:r>
    </w:p>
    <w:p w14:paraId="199FAD17" w14:textId="2666D5DB" w:rsidR="00101890" w:rsidRDefault="00D31F60">
      <w:pPr>
        <w:pStyle w:val="Text"/>
      </w:pPr>
      <w:r>
        <w:rPr>
          <w:noProof/>
        </w:rPr>
        <w:t xml:space="preserve">The five </w:t>
      </w:r>
      <w:r>
        <w:t>seeds</w:t>
      </w:r>
      <w:r>
        <w:rPr>
          <w:noProof/>
        </w:rPr>
        <w:t xml:space="preserve"> </w:t>
      </w:r>
      <w:r>
        <w:t xml:space="preserve">in </w:t>
      </w:r>
      <w:r w:rsidR="00BE0BDA">
        <w:fldChar w:fldCharType="begin"/>
      </w:r>
      <w:r w:rsidR="00BE0BDA">
        <w:instrText xml:space="preserve"> REF _RefTab_seed \h \* CHARFORMAT </w:instrText>
      </w:r>
      <w:r w:rsidR="00BE0BDA">
        <w:fldChar w:fldCharType="separate"/>
      </w:r>
      <w:r w:rsidR="002221CD">
        <w:t>Table I</w:t>
      </w:r>
      <w:r w:rsidR="00BE0BDA">
        <w:fldChar w:fldCharType="end"/>
      </w:r>
      <w:r>
        <w:t xml:space="preserve"> represent</w:t>
      </w:r>
      <w:r>
        <w:rPr>
          <w:noProof/>
        </w:rPr>
        <w:t xml:space="preserve"> the strongest </w:t>
      </w:r>
      <w:r>
        <w:t>orders</w:t>
      </w:r>
      <w:r>
        <w:rPr>
          <w:noProof/>
        </w:rPr>
        <w:t xml:space="preserve"> </w:t>
      </w:r>
      <w:r>
        <w:t>for</w:t>
      </w:r>
      <w:r>
        <w:rPr>
          <w:noProof/>
        </w:rPr>
        <w:t xml:space="preserve"> each family in a hand-written base of 40 rules over the same concepts and families</w:t>
      </w:r>
      <w:r>
        <w:t>.</w:t>
      </w:r>
      <w:r>
        <w:rPr>
          <w:noProof/>
        </w:rPr>
        <w:t xml:space="preserve"> </w:t>
      </w:r>
      <w:r>
        <w:t>Readings</w:t>
      </w:r>
      <w:r>
        <w:rPr>
          <w:noProof/>
        </w:rPr>
        <w:t xml:space="preserve"> </w:t>
      </w:r>
      <w:r>
        <w:t>with</w:t>
      </w:r>
      <w:r>
        <w:rPr>
          <w:noProof/>
        </w:rPr>
        <w:t xml:space="preserve"> no rule </w:t>
      </w:r>
      <w:r>
        <w:t>firing</w:t>
      </w:r>
      <w:r>
        <w:rPr>
          <w:noProof/>
        </w:rPr>
        <w:t xml:space="preserve">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rPr>
          <w:noProof/>
        </w:rPr>
        <w:t xml:space="preserve"> </w:t>
      </w:r>
      <w:r>
        <w:t>invoke</w:t>
      </w:r>
      <w:r>
        <w:rPr>
          <w:noProof/>
        </w:rPr>
        <w:t xml:space="preserve"> the fail-safe </w:t>
      </w:r>
      <w:r>
        <w:t>in</w:t>
      </w:r>
      <w:r>
        <w:rPr>
          <w:noProof/>
        </w:rPr>
        <w:t xml:space="preserve"> (</w:t>
      </w:r>
      <w:r w:rsidR="00421B34">
        <w:rPr>
          <w:noProof/>
        </w:rPr>
        <w:fldChar w:fldCharType="begin"/>
      </w:r>
      <w:r w:rsidR="00421B34">
        <w:rPr>
          <w:noProof/>
        </w:rPr>
        <w:instrText xml:space="preserve"> REF _RefEqN_sat \h \* CHARFORMAT </w:instrText>
      </w:r>
      <w:r w:rsidR="00421B34">
        <w:rPr>
          <w:noProof/>
        </w:rPr>
      </w:r>
      <w:r w:rsidR="00421B34">
        <w:rPr>
          <w:noProof/>
        </w:rPr>
        <w:fldChar w:fldCharType="separate"/>
      </w:r>
      <w:r w:rsidR="002221CD">
        <w:rPr>
          <w:noProof/>
        </w:rPr>
        <w:t>17</w:t>
      </w:r>
      <w:r w:rsidR="00421B34">
        <w:rPr>
          <w:noProof/>
        </w:rPr>
        <w:fldChar w:fldCharType="end"/>
      </w:r>
      <w:r>
        <w:rPr>
          <w:noProof/>
        </w:rPr>
        <w:t xml:space="preserve">) and adaptation </w:t>
      </w:r>
      <w:r>
        <w:t>in</w:t>
      </w:r>
      <w:r>
        <w:rPr>
          <w:noProof/>
        </w:rPr>
        <w:t xml:space="preserve"> (</w:t>
      </w:r>
      <w:r w:rsidR="00421B34">
        <w:rPr>
          <w:noProof/>
        </w:rPr>
        <w:fldChar w:fldCharType="begin"/>
      </w:r>
      <w:r w:rsidR="00421B34">
        <w:rPr>
          <w:noProof/>
        </w:rPr>
        <w:instrText xml:space="preserve"> REF _RefEqN_adapt \h \* CHARFORMAT </w:instrText>
      </w:r>
      <w:r w:rsidR="00421B34">
        <w:rPr>
          <w:noProof/>
        </w:rPr>
      </w:r>
      <w:r w:rsidR="00421B34">
        <w:rPr>
          <w:noProof/>
        </w:rPr>
        <w:fldChar w:fldCharType="separate"/>
      </w:r>
      <w:r w:rsidR="002221CD">
        <w:rPr>
          <w:noProof/>
        </w:rPr>
        <w:t>18</w:t>
      </w:r>
      <w:r w:rsidR="00421B34">
        <w:rPr>
          <w:noProof/>
        </w:rPr>
        <w:fldChar w:fldCharType="end"/>
      </w:r>
      <w:r>
        <w:rPr>
          <w:noProof/>
        </w:rPr>
        <w:t>).</w:t>
      </w:r>
    </w:p>
    <w:p w14:paraId="1DC01BE8" w14:textId="77777777" w:rsidR="003E3FD9" w:rsidRDefault="00D31F60" w:rsidP="00C83E79">
      <w:pPr>
        <w:pStyle w:val="TableTitle"/>
        <w:keepNext/>
        <w:spacing w:before="120"/>
      </w:pPr>
      <w:bookmarkStart w:id="36" w:name="_RefTab_seed"/>
      <w:r>
        <w:t xml:space="preserve">Table </w:t>
      </w:r>
      <w:r>
        <w:rPr>
          <w:noProof/>
        </w:rPr>
        <w:fldChar w:fldCharType="begin"/>
      </w:r>
      <w:r>
        <w:rPr>
          <w:noProof/>
        </w:rPr>
        <w:instrText xml:space="preserve"> SEQ Table \* ROMAN </w:instrText>
      </w:r>
      <w:r>
        <w:rPr>
          <w:noProof/>
        </w:rPr>
        <w:fldChar w:fldCharType="separate"/>
      </w:r>
      <w:r w:rsidR="002221CD">
        <w:rPr>
          <w:noProof/>
        </w:rPr>
        <w:t>I</w:t>
      </w:r>
      <w:r>
        <w:rPr>
          <w:noProof/>
        </w:rPr>
        <w:fldChar w:fldCharType="end"/>
      </w:r>
      <w:bookmarkEnd w:id="36"/>
    </w:p>
    <w:p w14:paraId="6DFB50DF" w14:textId="77777777" w:rsidR="003E3FD9" w:rsidRDefault="00D31F60" w:rsidP="00C83E79">
      <w:pPr>
        <w:pStyle w:val="TableTitle"/>
        <w:keepNext/>
        <w:spacing w:after="60"/>
      </w:pPr>
      <w:r>
        <w:t>Seed rules of the closed layer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283"/>
        <w:gridCol w:w="2131"/>
        <w:gridCol w:w="2440"/>
      </w:tblGrid>
      <w:tr w:rsidR="003E3FD9" w14:paraId="5A491DC9" w14:textId="77777777" w:rsidTr="009467D2">
        <w:trPr>
          <w:cantSplit/>
          <w:jc w:val="center"/>
        </w:trPr>
        <w:tc>
          <w:tcPr>
            <w:tcW w:w="292" w:type="pct"/>
          </w:tcPr>
          <w:p w14:paraId="5D5A60B0" w14:textId="77777777" w:rsidR="003E3FD9" w:rsidRDefault="001D185A" w:rsidP="00C83E79">
            <w:r>
              <w:rPr>
                <w:b/>
                <w:sz w:val="15"/>
                <w:szCs w:val="15"/>
              </w:rPr>
              <w:t>#</w:t>
            </w:r>
          </w:p>
        </w:tc>
        <w:tc>
          <w:tcPr>
            <w:tcW w:w="2195" w:type="pct"/>
          </w:tcPr>
          <w:p w14:paraId="6F3C2C82" w14:textId="77777777" w:rsidR="003E3FD9" w:rsidRDefault="00D31F60" w:rsidP="00C83E79">
            <w:pPr>
              <w:jc w:val="center"/>
            </w:pPr>
            <w:r>
              <w:rPr>
                <w:b/>
                <w:sz w:val="15"/>
                <w:szCs w:val="15"/>
              </w:rPr>
              <w:t>Antecedent</w:t>
            </w:r>
          </w:p>
        </w:tc>
        <w:tc>
          <w:tcPr>
            <w:tcW w:w="2513" w:type="pct"/>
          </w:tcPr>
          <w:p w14:paraId="728458A1" w14:textId="77777777" w:rsidR="003E3FD9" w:rsidRDefault="00D31F60" w:rsidP="00C83E79">
            <w:pPr>
              <w:jc w:val="center"/>
            </w:pPr>
            <w:r>
              <w:rPr>
                <w:b/>
                <w:sz w:val="15"/>
                <w:szCs w:val="15"/>
              </w:rPr>
              <w:t>Consequent</w:t>
            </w:r>
          </w:p>
        </w:tc>
      </w:tr>
      <w:tr w:rsidR="003E3FD9" w14:paraId="0B963380" w14:textId="77777777" w:rsidTr="009467D2">
        <w:trPr>
          <w:cantSplit/>
          <w:jc w:val="center"/>
        </w:trPr>
        <w:tc>
          <w:tcPr>
            <w:tcW w:w="292" w:type="pct"/>
          </w:tcPr>
          <w:p w14:paraId="42088741" w14:textId="77777777" w:rsidR="003E3FD9" w:rsidRDefault="00D31F60" w:rsidP="00C83E79">
            <w:r>
              <w:rPr>
                <w:sz w:val="15"/>
                <w:szCs w:val="15"/>
              </w:rPr>
              <w:t>R1</w:t>
            </w:r>
          </w:p>
        </w:tc>
        <w:tc>
          <w:tcPr>
            <w:tcW w:w="2195" w:type="pct"/>
          </w:tcPr>
          <w:p w14:paraId="5C399D48" w14:textId="77777777" w:rsidR="003E3FD9" w:rsidRDefault="00D31F60" w:rsidP="00C83E79">
            <w:pPr>
              <w:jc w:val="center"/>
            </w:pPr>
            <w:r>
              <w:rPr>
                <w:sz w:val="15"/>
                <w:szCs w:val="15"/>
              </w:rPr>
              <w:t>fire threat very high</w:t>
            </w:r>
          </w:p>
        </w:tc>
        <w:tc>
          <w:tcPr>
            <w:tcW w:w="2513" w:type="pct"/>
          </w:tcPr>
          <w:p w14:paraId="2953B6BD" w14:textId="77777777" w:rsidR="003E3FD9" w:rsidRDefault="00D31F60" w:rsidP="00C83E79">
            <w:pPr>
              <w:jc w:val="center"/>
            </w:pPr>
            <w:r>
              <w:rPr>
                <w:sz w:val="15"/>
                <w:szCs w:val="15"/>
              </w:rPr>
              <w:t>suppression effort 1.0, resource deployment 0.8</w:t>
            </w:r>
          </w:p>
        </w:tc>
      </w:tr>
      <w:tr w:rsidR="003E3FD9" w14:paraId="2B1E5AEB" w14:textId="77777777" w:rsidTr="009467D2">
        <w:trPr>
          <w:cantSplit/>
          <w:jc w:val="center"/>
        </w:trPr>
        <w:tc>
          <w:tcPr>
            <w:tcW w:w="292" w:type="pct"/>
          </w:tcPr>
          <w:p w14:paraId="1C4269E1" w14:textId="77777777" w:rsidR="003E3FD9" w:rsidRDefault="00D31F60" w:rsidP="00C83E79">
            <w:r>
              <w:rPr>
                <w:sz w:val="15"/>
                <w:szCs w:val="15"/>
              </w:rPr>
              <w:t>R2</w:t>
            </w:r>
          </w:p>
        </w:tc>
        <w:tc>
          <w:tcPr>
            <w:tcW w:w="2195" w:type="pct"/>
          </w:tcPr>
          <w:p w14:paraId="3AE48EF1" w14:textId="77777777" w:rsidR="003E3FD9" w:rsidRDefault="00D31F60" w:rsidP="00C83E79">
            <w:pPr>
              <w:jc w:val="center"/>
            </w:pPr>
            <w:r>
              <w:rPr>
                <w:sz w:val="15"/>
                <w:szCs w:val="15"/>
              </w:rPr>
              <w:t>intervention urgency very high</w:t>
            </w:r>
          </w:p>
        </w:tc>
        <w:tc>
          <w:tcPr>
            <w:tcW w:w="2513" w:type="pct"/>
          </w:tcPr>
          <w:p w14:paraId="6D4C81D9" w14:textId="77777777" w:rsidR="003E3FD9" w:rsidRDefault="00D31F60" w:rsidP="00C83E79">
            <w:pPr>
              <w:jc w:val="center"/>
            </w:pPr>
            <w:r>
              <w:rPr>
                <w:sz w:val="15"/>
                <w:szCs w:val="15"/>
              </w:rPr>
              <w:t>resource deployment 1.0</w:t>
            </w:r>
          </w:p>
        </w:tc>
      </w:tr>
      <w:tr w:rsidR="003E3FD9" w14:paraId="35840AFE" w14:textId="77777777" w:rsidTr="009467D2">
        <w:trPr>
          <w:cantSplit/>
          <w:jc w:val="center"/>
        </w:trPr>
        <w:tc>
          <w:tcPr>
            <w:tcW w:w="292" w:type="pct"/>
          </w:tcPr>
          <w:p w14:paraId="4692B13A" w14:textId="77777777" w:rsidR="003E3FD9" w:rsidRDefault="00D31F60" w:rsidP="00C83E79">
            <w:r>
              <w:rPr>
                <w:sz w:val="15"/>
                <w:szCs w:val="15"/>
              </w:rPr>
              <w:t>R3</w:t>
            </w:r>
          </w:p>
        </w:tc>
        <w:tc>
          <w:tcPr>
            <w:tcW w:w="2195" w:type="pct"/>
          </w:tcPr>
          <w:p w14:paraId="04A5DF55" w14:textId="77777777" w:rsidR="003E3FD9" w:rsidRDefault="00D31F60" w:rsidP="00C83E79">
            <w:pPr>
              <w:jc w:val="center"/>
            </w:pPr>
            <w:r>
              <w:rPr>
                <w:sz w:val="15"/>
                <w:szCs w:val="15"/>
              </w:rPr>
              <w:t>fire threat very high and suppression feasibility very low</w:t>
            </w:r>
          </w:p>
        </w:tc>
        <w:tc>
          <w:tcPr>
            <w:tcW w:w="2513" w:type="pct"/>
          </w:tcPr>
          <w:p w14:paraId="6A756A83" w14:textId="77777777" w:rsidR="003E3FD9" w:rsidRDefault="00D31F60" w:rsidP="00C83E79">
            <w:pPr>
              <w:jc w:val="center"/>
            </w:pPr>
            <w:r>
              <w:rPr>
                <w:sz w:val="15"/>
                <w:szCs w:val="15"/>
              </w:rPr>
              <w:t>containment line 0.9, evacuation 0.6, public warning 0.8</w:t>
            </w:r>
          </w:p>
        </w:tc>
      </w:tr>
      <w:tr w:rsidR="003E3FD9" w14:paraId="35BE89C7" w14:textId="77777777" w:rsidTr="009467D2">
        <w:trPr>
          <w:cantSplit/>
          <w:jc w:val="center"/>
        </w:trPr>
        <w:tc>
          <w:tcPr>
            <w:tcW w:w="292" w:type="pct"/>
          </w:tcPr>
          <w:p w14:paraId="25A67F3A" w14:textId="77777777" w:rsidR="003E3FD9" w:rsidRDefault="00D31F60" w:rsidP="00C83E79">
            <w:r>
              <w:rPr>
                <w:sz w:val="15"/>
                <w:szCs w:val="15"/>
              </w:rPr>
              <w:t>R4</w:t>
            </w:r>
          </w:p>
        </w:tc>
        <w:tc>
          <w:tcPr>
            <w:tcW w:w="2195" w:type="pct"/>
          </w:tcPr>
          <w:p w14:paraId="7F6B9C73" w14:textId="77777777" w:rsidR="003E3FD9" w:rsidRDefault="00D31F60" w:rsidP="00C83E79">
            <w:pPr>
              <w:jc w:val="center"/>
            </w:pPr>
            <w:r>
              <w:rPr>
                <w:sz w:val="15"/>
                <w:szCs w:val="15"/>
              </w:rPr>
              <w:t>asset exposure very high and suppression feasibility low</w:t>
            </w:r>
          </w:p>
        </w:tc>
        <w:tc>
          <w:tcPr>
            <w:tcW w:w="2513" w:type="pct"/>
          </w:tcPr>
          <w:p w14:paraId="5E5DD373" w14:textId="77777777" w:rsidR="00FB6C00" w:rsidRDefault="00D31F60" w:rsidP="00C83E79">
            <w:pPr>
              <w:jc w:val="center"/>
              <w:rPr>
                <w:sz w:val="15"/>
                <w:szCs w:val="15"/>
              </w:rPr>
            </w:pPr>
            <w:r>
              <w:rPr>
                <w:sz w:val="15"/>
                <w:szCs w:val="15"/>
              </w:rPr>
              <w:t xml:space="preserve">asset protection 0.9, </w:t>
            </w:r>
          </w:p>
          <w:p w14:paraId="5085BD5D" w14:textId="77777777" w:rsidR="003E3FD9" w:rsidRDefault="00D31F60" w:rsidP="00C83E79">
            <w:pPr>
              <w:jc w:val="center"/>
            </w:pPr>
            <w:r>
              <w:rPr>
                <w:sz w:val="15"/>
                <w:szCs w:val="15"/>
              </w:rPr>
              <w:t>containment line 0.6</w:t>
            </w:r>
          </w:p>
        </w:tc>
      </w:tr>
      <w:tr w:rsidR="003E3FD9" w14:paraId="45123858" w14:textId="77777777" w:rsidTr="009467D2">
        <w:trPr>
          <w:cantSplit/>
          <w:jc w:val="center"/>
        </w:trPr>
        <w:tc>
          <w:tcPr>
            <w:tcW w:w="292" w:type="pct"/>
          </w:tcPr>
          <w:p w14:paraId="69B86DD5" w14:textId="77777777" w:rsidR="003E3FD9" w:rsidRDefault="00D31F60" w:rsidP="00C83E79">
            <w:r>
              <w:rPr>
                <w:sz w:val="15"/>
                <w:szCs w:val="15"/>
              </w:rPr>
              <w:t>R5</w:t>
            </w:r>
          </w:p>
        </w:tc>
        <w:tc>
          <w:tcPr>
            <w:tcW w:w="2195" w:type="pct"/>
          </w:tcPr>
          <w:p w14:paraId="635A7CB6" w14:textId="77777777" w:rsidR="003E3FD9" w:rsidRDefault="00623659" w:rsidP="00C83E79">
            <w:pPr>
              <w:jc w:val="center"/>
            </w:pPr>
            <w:r>
              <w:rPr>
                <w:sz w:val="15"/>
                <w:szCs w:val="15"/>
              </w:rPr>
              <w:t>evacuation pressure very high and suppression feasibility very low</w:t>
            </w:r>
          </w:p>
        </w:tc>
        <w:tc>
          <w:tcPr>
            <w:tcW w:w="2513" w:type="pct"/>
          </w:tcPr>
          <w:p w14:paraId="216F4762" w14:textId="165963EB" w:rsidR="003E3FD9" w:rsidRDefault="00623659" w:rsidP="00C83E79">
            <w:pPr>
              <w:jc w:val="center"/>
            </w:pPr>
            <w:r>
              <w:rPr>
                <w:sz w:val="15"/>
                <w:szCs w:val="15"/>
              </w:rPr>
              <w:t>evacuation 1.0, public warning 1.0, resource deployment 0.7</w:t>
            </w:r>
          </w:p>
        </w:tc>
      </w:tr>
    </w:tbl>
    <w:p w14:paraId="67085538" w14:textId="77777777" w:rsidR="00101890" w:rsidRDefault="00D31F60">
      <w:pPr>
        <w:pStyle w:val="Text"/>
        <w:spacing w:before="120"/>
      </w:pPr>
      <w:r>
        <w:t>Every candidate is evaluated on a shadow copy of the simulation core. The decision cost in (</w:t>
      </w:r>
      <w:r w:rsidR="0092569A">
        <w:fldChar w:fldCharType="begin"/>
      </w:r>
      <w:r w:rsidR="0092569A">
        <w:instrText xml:space="preserve"> REF _RefEqN_cost \h \* CHARFORMAT </w:instrText>
      </w:r>
      <w:r w:rsidR="0092569A">
        <w:fldChar w:fldCharType="separate"/>
      </w:r>
      <w:r w:rsidR="002221CD">
        <w:t>16</w:t>
      </w:r>
      <w:r w:rsidR="0092569A">
        <w:fldChar w:fldCharType="end"/>
      </w:r>
      <w:r>
        <w:t>) combines five bounded terms</w:t>
      </w:r>
      <w:r w:rsidR="00AF4482">
        <w:t>, namely</w:t>
      </w:r>
      <w:r>
        <w:t xml:space="preserve"> </w:t>
      </w:r>
      <w:r w:rsidR="00AF4482">
        <w:t>b</w:t>
      </w:r>
      <w:r>
        <w:t xml:space="preserve">urned area, lost asset value, population exposure, committed response, and dispatch delay. The first three form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w:t>
      </w:r>
      <w:r w:rsidR="00576CF1" w:rsidRPr="00576CF1">
        <w:t>for comparing configurations, since inaction incurs no response cost</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F5AAE" w14:paraId="0D493A95" w14:textId="77777777" w:rsidTr="00F719B5">
        <w:trPr>
          <w:cantSplit/>
          <w:jc w:val="center"/>
        </w:trPr>
        <w:tc>
          <w:tcPr>
            <w:tcW w:w="4500" w:type="pct"/>
            <w:vAlign w:val="center"/>
          </w:tcPr>
          <w:p w14:paraId="45BA2999" w14:textId="77777777" w:rsidR="00AF5AAE" w:rsidRDefault="00AF5AAE" w:rsidP="001D185A">
            <w:pPr>
              <w:keepNext/>
              <w:jc w:val="center"/>
            </w:pPr>
            <m:oMathPara>
              <m:oMath>
                <m:r>
                  <w:rPr>
                    <w:rFonts w:ascii="Cambria Math" w:hAnsi="Cambria Math"/>
                    <w:sz w:val="18"/>
                    <w:szCs w:val="18"/>
                  </w:rPr>
                  <m:t>J</m:t>
                </m:r>
                <m:r>
                  <m:rPr>
                    <m:sty m:val="p"/>
                    <m:aln/>
                  </m:rPr>
                  <w:rPr>
                    <w:rFonts w:ascii="Cambria Math" w:hAnsi="Cambria Math"/>
                    <w:sz w:val="18"/>
                    <w:szCs w:val="18"/>
                  </w:rPr>
                  <m:t>=</m:t>
                </m:r>
                <m:f>
                  <m:fPr>
                    <m:ctrlPr>
                      <w:rPr>
                        <w:rFonts w:ascii="Cambria Math" w:hAnsi="Cambria Math"/>
                        <w:sz w:val="18"/>
                        <w:szCs w:val="18"/>
                      </w:rPr>
                    </m:ctrlPr>
                  </m:fPr>
                  <m:num>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sSub>
                      <m:sSubPr>
                        <m:ctrlPr>
                          <w:rPr>
                            <w:rFonts w:ascii="Cambria Math" w:hAnsi="Cambria Math"/>
                            <w:sz w:val="18"/>
                            <w:szCs w:val="18"/>
                          </w:rPr>
                        </m:ctrlPr>
                      </m:sSubPr>
                      <m:e>
                        <m:r>
                          <w:rPr>
                            <w:rFonts w:ascii="Cambria Math" w:hAnsi="Cambria Math"/>
                            <w:sz w:val="18"/>
                            <w:szCs w:val="18"/>
                          </w:rPr>
                          <m:t>J</m:t>
                        </m:r>
                      </m:e>
                      <m:sub>
                        <m:r>
                          <w:rPr>
                            <w:rFonts w:ascii="Cambria Math" w:hAnsi="Cambria Math"/>
                            <w:sz w:val="18"/>
                            <w:szCs w:val="18"/>
                          </w:rPr>
                          <m:t>j</m:t>
                        </m:r>
                      </m:sub>
                    </m:sSub>
                  </m:num>
                  <m:den>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den>
                </m:f>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burn</m:t>
                    </m:r>
                    <m:r>
                      <m:rPr>
                        <m:sty m:val="p"/>
                      </m:rPr>
                      <w:rPr>
                        <w:rFonts w:ascii="Cambria Math" w:hAnsi="Cambria Math"/>
                        <w:sz w:val="18"/>
                        <w:szCs w:val="18"/>
                      </w:rPr>
                      <m:t>,</m:t>
                    </m:r>
                    <m:r>
                      <w:rPr>
                        <w:rFonts w:ascii="Cambria Math" w:hAnsi="Cambria Math"/>
                        <w:sz w:val="18"/>
                        <w:szCs w:val="18"/>
                      </w:rPr>
                      <m:t>asset</m:t>
                    </m:r>
                    <m:r>
                      <m:rPr>
                        <m:sty m:val="p"/>
                      </m:rPr>
                      <w:rPr>
                        <w:rFonts w:ascii="Cambria Math" w:hAnsi="Cambria Math"/>
                        <w:sz w:val="18"/>
                        <w:szCs w:val="18"/>
                      </w:rPr>
                      <m:t>,</m:t>
                    </m:r>
                    <m:r>
                      <w:rPr>
                        <w:rFonts w:ascii="Cambria Math" w:hAnsi="Cambria Math"/>
                        <w:sz w:val="18"/>
                        <w:szCs w:val="18"/>
                      </w:rPr>
                      <m:t>pop</m:t>
                    </m:r>
                    <m:r>
                      <m:rPr>
                        <m:sty m:val="p"/>
                      </m:rPr>
                      <w:rPr>
                        <w:rFonts w:ascii="Cambria Math" w:hAnsi="Cambria Math"/>
                        <w:sz w:val="18"/>
                        <w:szCs w:val="18"/>
                      </w:rPr>
                      <m:t>,</m:t>
                    </m:r>
                    <m:r>
                      <w:rPr>
                        <w:rFonts w:ascii="Cambria Math" w:hAnsi="Cambria Math"/>
                        <w:sz w:val="18"/>
                        <w:szCs w:val="18"/>
                      </w:rPr>
                      <m:t>resp</m:t>
                    </m:r>
                    <m:r>
                      <m:rPr>
                        <m:sty m:val="p"/>
                      </m:rPr>
                      <w:rPr>
                        <w:rFonts w:ascii="Cambria Math" w:hAnsi="Cambria Math"/>
                        <w:sz w:val="18"/>
                        <w:szCs w:val="18"/>
                      </w:rPr>
                      <m:t>,</m:t>
                    </m:r>
                    <m:r>
                      <w:rPr>
                        <w:rFonts w:ascii="Cambria Math" w:hAnsi="Cambria Math"/>
                        <w:sz w:val="18"/>
                        <w:szCs w:val="18"/>
                      </w:rPr>
                      <m:t>delay</m:t>
                    </m:r>
                  </m:e>
                </m:d>
                <m:r>
                  <m:rPr>
                    <m:sty m:val="p"/>
                  </m:rPr>
                  <w:br/>
                </m:r>
              </m:oMath>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1DAADC6" w14:textId="77777777" w:rsidR="00AF5AAE" w:rsidRDefault="00AF5AAE" w:rsidP="00F719B5">
            <w:pPr>
              <w:keepNext/>
              <w:jc w:val="right"/>
            </w:pPr>
            <w:r>
              <w:t>(</w:t>
            </w:r>
            <w:bookmarkStart w:id="37" w:name="_RefEqN_cost"/>
            <w:r>
              <w:fldChar w:fldCharType="begin"/>
            </w:r>
            <w:r>
              <w:instrText xml:space="preserve"> SEQ Equation \* ARABIC </w:instrText>
            </w:r>
            <w:r>
              <w:fldChar w:fldCharType="separate"/>
            </w:r>
            <w:r w:rsidR="002221CD">
              <w:rPr>
                <w:noProof/>
              </w:rPr>
              <w:t>16</w:t>
            </w:r>
            <w:r>
              <w:fldChar w:fldCharType="end"/>
            </w:r>
            <w:bookmarkEnd w:id="37"/>
            <w:r>
              <w:t>)</w:t>
            </w:r>
          </w:p>
        </w:tc>
      </w:tr>
    </w:tbl>
    <w:p w14:paraId="4D591BB4" w14:textId="77777777" w:rsidR="00AF5AAE" w:rsidRPr="00421B34" w:rsidRDefault="00AF5AAE" w:rsidP="00AF5AAE">
      <w:pPr>
        <w:pStyle w:val="Text"/>
        <w:rPr>
          <w:sz w:val="12"/>
          <w:szCs w:val="12"/>
        </w:rPr>
      </w:pPr>
    </w:p>
    <w:p w14:paraId="6E889D5B" w14:textId="4E4A6225" w:rsidR="00101890" w:rsidRDefault="004F7DCA">
      <w:pPr>
        <w:pStyle w:val="Text"/>
        <w:rPr>
          <w:sz w:val="10"/>
          <w:szCs w:val="10"/>
        </w:rPr>
      </w:pPr>
      <w:r>
        <w:t>The satisficing rule in (</w:t>
      </w:r>
      <w:r>
        <w:fldChar w:fldCharType="begin"/>
      </w:r>
      <w:r>
        <w:instrText xml:space="preserve"> REF _RefEqN_sat \h \* CHARFORMAT </w:instrText>
      </w:r>
      <w:r>
        <w:fldChar w:fldCharType="separate"/>
      </w:r>
      <w:r w:rsidR="002221CD">
        <w:t>17</w:t>
      </w:r>
      <w:r>
        <w:fldChar w:fldCharType="end"/>
      </w:r>
      <w:r>
        <w:t>) requires forecast cost to remain below a ceiling and improve on inaction by a margin. The quality test in (</w:t>
      </w:r>
      <w:r>
        <w:fldChar w:fldCharType="begin"/>
      </w:r>
      <w:r>
        <w:instrText xml:space="preserve"> REF _RefEqN_sat \h \* CHARFORMAT </w:instrText>
      </w:r>
      <w:r>
        <w:fldChar w:fldCharType="separate"/>
      </w:r>
      <w:r w:rsidR="002221CD">
        <w:t>17</w:t>
      </w:r>
      <w:r>
        <w:fldChar w:fldCharType="end"/>
      </w:r>
      <w:r>
        <w:t xml:space="preserve">) compares each scored concept with its strongest matching order. It can reach one when both vanish; the forecast-gain test still rejects zero orders at positive inaction cost. When quality falls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It leaves the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unchanged,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696CCCE8" w14:textId="77777777" w:rsidTr="002B2CE5">
        <w:trPr>
          <w:cantSplit/>
          <w:jc w:val="center"/>
        </w:trPr>
        <w:tc>
          <w:tcPr>
            <w:tcW w:w="4500" w:type="pct"/>
            <w:vAlign w:val="center"/>
          </w:tcPr>
          <w:p w14:paraId="0A09AB84" w14:textId="77777777" w:rsidR="004F7DCA" w:rsidRPr="004F7DCA" w:rsidRDefault="00DC7715"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30059962" w14:textId="77777777" w:rsidR="004F7DCA" w:rsidRPr="004F7DCA" w:rsidRDefault="00DC7715"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61DA0171" w14:textId="77777777" w:rsidR="004F7DCA" w:rsidRPr="0021084A" w:rsidRDefault="00DC7715"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037638C7" w14:textId="77777777" w:rsidR="004F7DCA" w:rsidRDefault="004F7DCA" w:rsidP="002B2CE5">
            <w:pPr>
              <w:keepNext/>
              <w:jc w:val="right"/>
            </w:pPr>
            <w:r>
              <w:t>(</w:t>
            </w:r>
            <w:bookmarkStart w:id="38" w:name="_RefEqN_sat"/>
            <w:r>
              <w:fldChar w:fldCharType="begin"/>
            </w:r>
            <w:r>
              <w:instrText xml:space="preserve"> SEQ Equation \* ARABIC </w:instrText>
            </w:r>
            <w:r>
              <w:fldChar w:fldCharType="separate"/>
            </w:r>
            <w:r w:rsidR="002221CD">
              <w:rPr>
                <w:noProof/>
              </w:rPr>
              <w:t>17</w:t>
            </w:r>
            <w:r>
              <w:fldChar w:fldCharType="end"/>
            </w:r>
            <w:bookmarkEnd w:id="38"/>
            <w:r>
              <w:t>)</w:t>
            </w:r>
          </w:p>
        </w:tc>
      </w:tr>
    </w:tbl>
    <w:p w14:paraId="0DFDDD57" w14:textId="77777777" w:rsidR="003C5BDF" w:rsidRDefault="003C5BDF" w:rsidP="003C5BDF">
      <w:pPr>
        <w:pStyle w:val="Text"/>
        <w:rPr>
          <w:sz w:val="12"/>
          <w:szCs w:val="12"/>
        </w:rPr>
      </w:pPr>
    </w:p>
    <w:p w14:paraId="5F210C26" w14:textId="7778FF35" w:rsidR="002D62AF" w:rsidRDefault="00D31F60" w:rsidP="002D62AF">
      <w:pPr>
        <w:pStyle w:val="Text"/>
      </w:pPr>
      <w:r>
        <w:t>In (</w:t>
      </w:r>
      <w:r>
        <w:fldChar w:fldCharType="begin"/>
      </w:r>
      <w:r>
        <w:instrText xml:space="preserve"> REF _RefEqN_cost \h \* CHARFORMAT </w:instrText>
      </w:r>
      <w:r>
        <w:fldChar w:fldCharType="separate"/>
      </w:r>
      <w:r w:rsidR="002221CD">
        <w:t>16</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and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are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combines exposed person-steps with ordered-evacuee person-steps weighted by 0.05,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is the population at risk, and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is the fixed 200-step normalization for person-steps and capacity-steps.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sums fielded capacity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is the reference capacity, and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are the capacity-weighted and reference dispatch times. Coating, tactical ignition, and warning field no capacity but incur fixed charges in capacity units, so every order has a cost. Physical cost averages three terms; total cost divides by 3.4 and can be lower when response terms are small.</w:t>
      </w:r>
    </w:p>
    <w:p w14:paraId="11DBFAD4" w14:textId="77777777" w:rsidR="002D62AF" w:rsidRDefault="00D31F60" w:rsidP="002D62AF">
      <w:pPr>
        <w:pStyle w:val="Text"/>
      </w:pPr>
      <w:r>
        <w:t>In (</w:t>
      </w:r>
      <w:r>
        <w:fldChar w:fldCharType="begin"/>
      </w:r>
      <w:r>
        <w:instrText xml:space="preserve"> REF _RefEqN_sat \h \* CHARFORMAT </w:instrText>
      </w:r>
      <w:r>
        <w:fldChar w:fldCharType="separate"/>
      </w:r>
      <w:r w:rsidR="002221CD">
        <w:t>17</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and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inaction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contains the four scored concepts; suppression feasibility gates their quality assessment.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denotes the families answering concept </w:t>
      </w:r>
      <m:oMath>
        <m:r>
          <w:rPr>
            <w:rFonts w:ascii="Cambria Math" w:hAnsi="Cambria Math"/>
          </w:rPr>
          <m:t>n</m:t>
        </m:r>
      </m:oMath>
      <w:r>
        <w:t>.</w:t>
      </w:r>
    </w:p>
    <w:p w14:paraId="3F325582" w14:textId="77777777" w:rsidR="00FB6C00" w:rsidRDefault="00D31F60">
      <w:pPr>
        <w:pStyle w:val="Text"/>
      </w:pPr>
      <w:r>
        <w:t>When the standing decision falls short, the layer adapts within its vocabulary through the four moves in (</w:t>
      </w:r>
      <w:r>
        <w:fldChar w:fldCharType="begin"/>
      </w:r>
      <w:r>
        <w:instrText xml:space="preserve"> REF _RefEqN_adapt \h \* CHARFORMAT </w:instrText>
      </w:r>
      <w:r>
        <w:fldChar w:fldCharType="separate"/>
      </w:r>
      <w:r w:rsidR="002221CD">
        <w:t>18</w:t>
      </w:r>
      <w:r>
        <w:fldChar w:fldCharType="end"/>
      </w:r>
      <w:r>
        <w:t xml:space="preserve">), following evolving fuzzy models </w:t>
      </w:r>
      <w:sdt>
        <w:sdtPr>
          <w:id w:val="1048"/>
          <w:citation/>
        </w:sdtPr>
        <w:sdtEndPr/>
        <w:sdtContent>
          <w:r>
            <w:fldChar w:fldCharType="begin"/>
          </w:r>
          <w:r>
            <w:instrText xml:space="preserve"> CITATION Angelov04 \l 1033 </w:instrText>
          </w:r>
          <w:r>
            <w:fldChar w:fldCharType="separate"/>
          </w:r>
          <w:r w:rsidR="002221CD">
            <w:rPr>
              <w:noProof/>
            </w:rPr>
            <w:t>[25]</w:t>
          </w:r>
          <w:r>
            <w:fldChar w:fldCharType="end"/>
          </w:r>
        </w:sdtContent>
      </w:sdt>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B6C00" w14:paraId="1859C7B8" w14:textId="77777777" w:rsidTr="00CA6688">
        <w:trPr>
          <w:cantSplit/>
          <w:jc w:val="center"/>
        </w:trPr>
        <w:tc>
          <w:tcPr>
            <w:tcW w:w="4500" w:type="pct"/>
            <w:vAlign w:val="center"/>
          </w:tcPr>
          <w:p w14:paraId="09072270" w14:textId="77777777" w:rsidR="00FB6C00" w:rsidRPr="005B300A" w:rsidRDefault="00FB6C00" w:rsidP="00CA6688">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1C0DDBA" w14:textId="77777777" w:rsidR="00FB6C00" w:rsidRPr="005B300A" w:rsidRDefault="00FB6C00" w:rsidP="00CA6688">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0F072DDF" w14:textId="77777777" w:rsidR="00FB6C00" w:rsidRPr="004467B0" w:rsidRDefault="00FB6C00" w:rsidP="00CA6688">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m:rPr>
                    <m:sty m:val="p"/>
                  </m:rPr>
                  <w:rPr>
                    <w:rFonts w:ascii="Cambria Math" w:hAnsi="Cambria Math"/>
                  </w:rPr>
                  <w:br/>
                </m:r>
              </m:oMath>
              <m:oMath>
                <m:sSubSup>
                  <m:sSubSupPr>
                    <m:ctrlPr>
                      <w:rPr>
                        <w:rFonts w:ascii="Cambria Math" w:hAnsi="Cambria Math"/>
                      </w:rPr>
                    </m:ctrlPr>
                  </m:sSubSupPr>
                  <m:e>
                    <m:r>
                      <w:rPr>
                        <w:rFonts w:ascii="Cambria Math" w:hAnsi="Cambria Math"/>
                      </w:rPr>
                      <m:t>t</m:t>
                    </m:r>
                  </m:e>
                  <m:sub>
                    <m:r>
                      <w:rPr>
                        <w:rFonts w:ascii="Cambria Math" w:hAnsi="Cambria Math"/>
                      </w:rPr>
                      <m:t>n</m:t>
                    </m:r>
                  </m:sub>
                  <m:sup>
                    <m:r>
                      <w:rPr>
                        <w:rFonts w:ascii="Cambria Math" w:hAnsi="Cambria Math"/>
                      </w:rPr>
                      <m:t>*</m:t>
                    </m:r>
                  </m:sup>
                </m:sSubSup>
                <m:r>
                  <m:rPr>
                    <m:sty m:val="p"/>
                    <m:aln/>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oMath>
            </m:oMathPara>
          </w:p>
          <w:p w14:paraId="21777CE2" w14:textId="77777777" w:rsidR="00FB6C00" w:rsidRPr="005B300A" w:rsidRDefault="00FB6C00" w:rsidP="00CA6688">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14:paraId="7FFEBEC4" w14:textId="77777777" w:rsidR="00FB6C00" w:rsidRPr="00D12190" w:rsidRDefault="00DC7715" w:rsidP="00816699">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e>
                </m:d>
                <m:r>
                  <w:rPr>
                    <w:rFonts w:ascii="Cambria Math" w:hAnsi="Cambria Math"/>
                  </w:rPr>
                  <m:t xml:space="preserve"> </m:t>
                </m:r>
              </m:oMath>
            </m:oMathPara>
          </w:p>
        </w:tc>
        <w:tc>
          <w:tcPr>
            <w:tcW w:w="500" w:type="pct"/>
            <w:noWrap/>
            <w:tcMar>
              <w:left w:w="0" w:type="dxa"/>
              <w:right w:w="0" w:type="dxa"/>
            </w:tcMar>
            <w:vAlign w:val="center"/>
          </w:tcPr>
          <w:p w14:paraId="6AE96F25" w14:textId="77777777" w:rsidR="00FB6C00" w:rsidRDefault="00FB6C00" w:rsidP="00CA6688">
            <w:pPr>
              <w:keepNext/>
              <w:jc w:val="right"/>
            </w:pPr>
            <w:r>
              <w:t>(</w:t>
            </w:r>
            <w:bookmarkStart w:id="39" w:name="_RefEqN_adapt"/>
            <w:r>
              <w:fldChar w:fldCharType="begin"/>
            </w:r>
            <w:r>
              <w:instrText xml:space="preserve"> SEQ Equation \* ARABIC </w:instrText>
            </w:r>
            <w:r>
              <w:fldChar w:fldCharType="separate"/>
            </w:r>
            <w:r w:rsidR="002221CD">
              <w:rPr>
                <w:noProof/>
              </w:rPr>
              <w:t>18</w:t>
            </w:r>
            <w:r>
              <w:fldChar w:fldCharType="end"/>
            </w:r>
            <w:bookmarkEnd w:id="39"/>
            <w:r>
              <w:t>)</w:t>
            </w:r>
          </w:p>
        </w:tc>
      </w:tr>
    </w:tbl>
    <w:p w14:paraId="474F9943" w14:textId="77777777" w:rsidR="00FB6C00" w:rsidRPr="004467B0" w:rsidRDefault="00FB6C00" w:rsidP="00FB6C00">
      <w:pPr>
        <w:pStyle w:val="Text"/>
        <w:rPr>
          <w:sz w:val="10"/>
          <w:szCs w:val="10"/>
        </w:rPr>
      </w:pPr>
    </w:p>
    <w:p w14:paraId="53B77AC0" w14:textId="77777777" w:rsidR="00101890" w:rsidRDefault="00D31F60">
      <w:pPr>
        <w:pStyle w:val="Text"/>
      </w:pPr>
      <w:r>
        <w:t xml:space="preserve">A step changes one consequent. A shift moves a term edge with the facing edge of its left neighbor, preserving the partition of unity. A new rule covers the combination of the two concepts with the highest crisp readings; a new term is inserted where existing terms weakly represent the current value. Each move is tried on a working copy and retained only if forecast physical cost falls. After the last trial, the no-harm guard restricts a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if it forecasts more physical cost than inaction. The resulting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for region </w:t>
      </w:r>
      <m:oMath>
        <m:r>
          <w:rPr>
            <w:rFonts w:ascii="Cambria Math" w:hAnsi="Cambria Math"/>
          </w:rPr>
          <m:t>i</m:t>
        </m:r>
      </m:oMath>
      <w:r>
        <w:t xml:space="preserve"> is sent to the coordinator.</w:t>
      </w:r>
    </w:p>
    <w:p w14:paraId="40ED08AB" w14:textId="77777777" w:rsidR="00101890" w:rsidRDefault="00816699">
      <w:pPr>
        <w:pStyle w:val="Text"/>
      </w:pPr>
      <w:r>
        <w:t>In (</w:t>
      </w:r>
      <w:r w:rsidR="00D31F60">
        <w:fldChar w:fldCharType="begin"/>
      </w:r>
      <w:r w:rsidR="00D31F60">
        <w:instrText xml:space="preserve"> REF _RefEqN_adapt \h \* CHARFORMAT </w:instrText>
      </w:r>
      <w:r w:rsidR="00D31F60">
        <w:fldChar w:fldCharType="separate"/>
      </w:r>
      <w:r w:rsidR="002221CD">
        <w:t>18</w:t>
      </w:r>
      <w:r w:rsidR="00D31F60">
        <w:fldChar w:fldCharType="end"/>
      </w:r>
      <w:r>
        <w:t xml:space="preserve">), </w:t>
      </w:r>
      <m:oMath>
        <m:r>
          <w:rPr>
            <w:rFonts w:ascii="Cambria Math" w:hAnsi="Cambria Math"/>
          </w:rPr>
          <m:t>δ</m:t>
        </m:r>
      </m:oMath>
      <w:r>
        <w:t xml:space="preserve"> is the step size;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are the left corners of term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identify the two concepts with the highest crisp readings.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is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term of highest membership, and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w:t>
      </w:r>
      <w:proofErr w:type="gramStart"/>
      <w:r>
        <w:t>threshold.</w:t>
      </w:r>
      <w:proofErr w:type="gramEnd"/>
      <w:r>
        <w:t xml:space="preserve">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denotes a trapezoid of half-width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t xml:space="preserve"> centered on crisp reading </w:t>
      </w:r>
      <m:oMath>
        <m:r>
          <w:rPr>
            <w:rFonts w:ascii="Cambria Math" w:hAnsi="Cambria Math"/>
          </w:rPr>
          <m:t>x</m:t>
        </m:r>
      </m:oMath>
      <w:r>
        <w:t>.</w:t>
      </w:r>
    </w:p>
    <w:bookmarkStart w:id="40" w:name="_RefSec_IV_D"/>
    <w:p w14:paraId="607257B1" w14:textId="77777777" w:rsidR="00C63C9D" w:rsidRDefault="00D31F60">
      <w:pPr>
        <w:pStyle w:val="Heading2"/>
      </w:pPr>
      <w:r w:rsidR="002221CD">
        <w:rPr>
          <w:noProof/>
        </w:rPr>
        <w:t>D</w:t>
      </w:r>
      <w:bookmarkEnd w:id="40"/>
      <w:r>
        <w:t>. The Open Decision Layer</w:t>
      </w:r>
    </w:p>
    <w:p w14:paraId="1D9B1DC2" w14:textId="77777777" w:rsidR="00F30F81" w:rsidRDefault="0010774A">
      <w:pPr>
        <w:pStyle w:val="Text"/>
        <w:rPr>
          <w:sz w:val="12"/>
          <w:szCs w:val="12"/>
        </w:rPr>
      </w:pPr>
      <w:r>
        <w:rPr>
          <w:noProof/>
        </w:rPr>
        <mc:AlternateContent>
          <mc:Choice Requires="wpg">
            <w:drawing>
              <wp:anchor distT="0" distB="0" distL="114300" distR="114300" simplePos="0" relativeHeight="251650048" behindDoc="0" locked="0" layoutInCell="1" allowOverlap="0" wp14:anchorId="05D75CA8" wp14:editId="687DD411">
                <wp:simplePos x="0" y="0"/>
                <wp:positionH relativeFrom="margin">
                  <wp:posOffset>3412490</wp:posOffset>
                </wp:positionH>
                <wp:positionV relativeFrom="margin">
                  <wp:posOffset>-1270</wp:posOffset>
                </wp:positionV>
                <wp:extent cx="3108960" cy="2603500"/>
                <wp:effectExtent l="0" t="0" r="0" b="6350"/>
                <wp:wrapSquare wrapText="bothSides"/>
                <wp:docPr id="2101000400" name="Group Fig4" descr="Fig. 4. Open decision layer. The admitted rule base is recorded for reuse."/>
                <wp:cNvGraphicFramePr/>
                <a:graphic xmlns:a="http://schemas.openxmlformats.org/drawingml/2006/main">
                  <a:graphicData uri="http://schemas.microsoft.com/office/word/2010/wordprocessingGroup">
                    <wpg:wgp>
                      <wpg:cNvGrpSpPr/>
                      <wpg:grpSpPr>
                        <a:xfrm>
                          <a:off x="0" y="0"/>
                          <a:ext cx="3108960" cy="2603500"/>
                          <a:chOff x="-258011" y="192506"/>
                          <a:chExt cx="3108960" cy="2605935"/>
                        </a:xfrm>
                      </wpg:grpSpPr>
                      <pic:pic xmlns:pic="http://schemas.openxmlformats.org/drawingml/2006/picture">
                        <pic:nvPicPr>
                          <pic:cNvPr id="210100040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311137" y="192506"/>
                            <a:ext cx="2187329" cy="2383485"/>
                          </a:xfrm>
                          <a:prstGeom prst="rect">
                            <a:avLst/>
                          </a:prstGeom>
                        </pic:spPr>
                      </pic:pic>
                      <wps:wsp>
                        <wps:cNvPr id="2101000402" name="Text Box Fig4"/>
                        <wps:cNvSpPr txBox="1"/>
                        <wps:spPr>
                          <a:xfrm>
                            <a:off x="-258011" y="2575991"/>
                            <a:ext cx="3108960" cy="222450"/>
                          </a:xfrm>
                          <a:prstGeom prst="rect">
                            <a:avLst/>
                          </a:prstGeom>
                          <a:solidFill>
                            <a:prstClr val="white"/>
                          </a:solidFill>
                          <a:ln>
                            <a:noFill/>
                          </a:ln>
                        </wps:spPr>
                        <wps:txbx>
                          <w:txbxContent>
                            <w:p w14:paraId="63D47BBD" w14:textId="77777777" w:rsidR="00137C4F" w:rsidRPr="0030542E" w:rsidRDefault="00137C4F" w:rsidP="00137C4F">
                              <w:pPr>
                                <w:pStyle w:val="Caption"/>
                                <w:rPr>
                                  <w:noProof/>
                                </w:rPr>
                              </w:pPr>
                              <w:bookmarkStart w:id="41"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5D75CA8" id="Group Fig4" o:spid="_x0000_s1035" alt="Fig. 4. Open decision layer. The admitted rule base is recorded for reuse." style="position:absolute;left:0;text-align:left;margin-left:268.7pt;margin-top:-.1pt;width:244.8pt;height:205pt;z-index:251650048;mso-position-horizontal-relative:margin;mso-position-vertical-relative:margin;mso-width-relative:margin;mso-height-relative:margin" coordorigin="-2580,1925" coordsize="31089,26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" o:allowoverlap="f">
                <v:shape id="Picture Fig4" o:spid="_x0000_s1036" type="#_x0000_t75" style="position:absolute;left:3111;top:1925;width:21873;height:23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">
                  <v:imagedata r:id="rId17" o:title=""/>
                </v:shape>
                <v:shape id="Text Box Fig4" o:spid="_x0000_s1037" type="#_x0000_t202" style="position:absolute;left:-2580;top:25759;width:31089;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" stroked="f">
                  <v:textbox style="mso-fit-shape-to-text:t" inset="0,0,0,0">
                    <w:txbxContent>
                      <w:p w14:paraId="63D47BBD" w14:textId="77777777" w:rsidR="00137C4F" w:rsidRPr="0030542E" w:rsidRDefault="00137C4F" w:rsidP="00137C4F">
                        <w:pPr>
                          <w:pStyle w:val="Caption"/>
                          <w:rPr>
                            <w:noProof/>
                          </w:rPr>
                        </w:pPr>
                        <w:bookmarkStart w:id="42"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2"/>
                        <w:r>
                          <w:t>. Decision layer 2, the open decision space.</w:t>
                        </w:r>
                      </w:p>
                    </w:txbxContent>
                  </v:textbox>
                </v:shape>
                <w10:wrap type="square" anchorx="margin" anchory="margin"/>
              </v:group>
            </w:pict>
          </mc:Fallback>
        </mc:AlternateContent>
      </w:r>
      <w:r w:rsidR="00D31F60">
        <w:fldChar w:fldCharType="begin"/>
      </w:r>
      <w:r w:rsidR="00D31F60">
        <w:instrText xml:space="preserve"> REF _RefFig4 \h \* CHARFORMAT </w:instrText>
      </w:r>
      <w:r w:rsidR="00D31F60">
        <w:fldChar w:fldCharType="separate"/>
      </w:r>
      <w:r w:rsidR="002221CD">
        <w:t>Fig. 4</w:t>
      </w:r>
      <w:r w:rsidR="00D31F60">
        <w:fldChar w:fldCharType="end"/>
      </w:r>
      <w:r w:rsidR="00D31F60">
        <w:rPr>
          <w:noProof/>
        </w:rPr>
        <w:t xml:space="preserve"> shows the open layer, which extends the intervention vocabulary by verified composition. It is triggered</w:t>
      </w:r>
      <w:r w:rsidR="00D31F60">
        <w:t xml:space="preserve"> </w:t>
      </w:r>
      <w:r w:rsidR="00D31F60">
        <w:rPr>
          <w:noProof/>
        </w:rPr>
        <w:t>by</w:t>
      </w:r>
      <w:r w:rsidR="00D31F60">
        <w:t xml:space="preserve"> </w:t>
      </w:r>
      <w:r w:rsidR="00D31F60">
        <w:rPr>
          <w:noProof/>
        </w:rPr>
        <w:t>an</w:t>
      </w:r>
      <w:r w:rsidR="00D31F60">
        <w:t xml:space="preserve"> </w:t>
      </w:r>
      <w:r w:rsidR="00D31F60">
        <w:rPr>
          <w:noProof/>
        </w:rPr>
        <w:t>unresolved</w:t>
      </w:r>
      <w:r w:rsidR="00D31F60">
        <w:t xml:space="preserve"> deficit, a coverage gap while the fire is </w:t>
      </w:r>
      <w:r w:rsidR="00D31F60">
        <w:rPr>
          <w:noProof/>
        </w:rPr>
        <w:t>active</w:t>
      </w:r>
      <w:r w:rsidR="00D31F60">
        <w:t xml:space="preserve">, or </w:t>
      </w:r>
      <w:r w:rsidR="00D31F60">
        <w:rPr>
          <w:noProof/>
        </w:rPr>
        <w:t>renewed</w:t>
      </w:r>
      <w:r w:rsidR="00D31F60">
        <w:t xml:space="preserve"> spread under applied orders. The closed moves </w:t>
      </w:r>
      <w:r w:rsidR="00D31F60">
        <w:rPr>
          <w:noProof/>
        </w:rPr>
        <w:t>in</w:t>
      </w:r>
      <w:r w:rsidR="00D31F60">
        <w:t xml:space="preserve"> (</w:t>
      </w:r>
      <w:r w:rsidR="00D31F60">
        <w:fldChar w:fldCharType="begin"/>
      </w:r>
      <w:r w:rsidR="00D31F60">
        <w:instrText xml:space="preserve"> REF _RefEqN_adapt \h \* CHARFORMAT </w:instrText>
      </w:r>
      <w:r w:rsidR="00D31F60">
        <w:fldChar w:fldCharType="separate"/>
      </w:r>
      <w:r w:rsidR="002221CD">
        <w:t>18</w:t>
      </w:r>
      <w:r w:rsidR="00D31F60">
        <w:fldChar w:fldCharType="end"/>
      </w:r>
      <w:r w:rsidR="00D31F60">
        <w:t xml:space="preserve">), tuning </w:t>
      </w:r>
      <w:r w:rsidR="00D31F60">
        <w:rPr>
          <w:noProof/>
        </w:rPr>
        <w:t>followed</w:t>
      </w:r>
      <w:r w:rsidR="00D31F60">
        <w:t xml:space="preserve"> </w:t>
      </w:r>
      <w:r w:rsidR="00D31F60">
        <w:rPr>
          <w:noProof/>
        </w:rPr>
        <w:t>by</w:t>
      </w:r>
      <w:r w:rsidR="00D31F60">
        <w:t xml:space="preserve"> a new rule, </w:t>
      </w:r>
      <w:r w:rsidR="00D31F60">
        <w:rPr>
          <w:noProof/>
        </w:rPr>
        <w:t>are tried before requesting</w:t>
      </w:r>
      <w:r w:rsidR="00D31F60">
        <w:t xml:space="preserve"> a proposal. The </w:t>
      </w:r>
      <w:r w:rsidR="00D31F60">
        <w:rPr>
          <w:noProof/>
        </w:rPr>
        <w:t xml:space="preserve">open </w:t>
      </w:r>
      <w:r w:rsidR="00D31F60">
        <w:t xml:space="preserve">layer </w:t>
      </w:r>
      <w:r w:rsidR="00D31F60">
        <w:rPr>
          <w:noProof/>
        </w:rPr>
        <w:t>then</w:t>
      </w:r>
      <w:r w:rsidR="00D31F60">
        <w:t xml:space="preserve"> </w:t>
      </w:r>
      <w:r w:rsidR="00D31F60">
        <w:rPr>
          <w:noProof/>
        </w:rPr>
        <w:t>generates</w:t>
      </w:r>
      <w:r w:rsidR="00D31F60">
        <w:t xml:space="preserve"> </w:t>
      </w:r>
      <w:r w:rsidR="00D31F60">
        <w:rPr>
          <w:noProof/>
        </w:rPr>
        <w:t>candidates</w:t>
      </w:r>
      <w:r w:rsidR="00D31F60">
        <w:t xml:space="preserve">, </w:t>
      </w:r>
      <w:r w:rsidR="00D31F60">
        <w:rPr>
          <w:noProof/>
        </w:rPr>
        <w:t>pre-selects</w:t>
      </w:r>
      <w:r w:rsidR="00D31F60">
        <w:t xml:space="preserve"> </w:t>
      </w:r>
      <w:r w:rsidR="00D31F60">
        <w:rPr>
          <w:noProof/>
        </w:rPr>
        <w:t>them</w:t>
      </w:r>
      <w:r w:rsidR="00D31F60">
        <w:t xml:space="preserve"> on shadow </w:t>
      </w:r>
      <w:r w:rsidR="00D31F60">
        <w:rPr>
          <w:noProof/>
        </w:rPr>
        <w:t>forecasts</w:t>
      </w:r>
      <w:r w:rsidR="00D31F60">
        <w:t xml:space="preserve">, and </w:t>
      </w:r>
      <w:r w:rsidR="00D31F60">
        <w:rPr>
          <w:noProof/>
        </w:rPr>
        <w:t>checks</w:t>
      </w:r>
      <w:r w:rsidR="00D31F60">
        <w:t xml:space="preserve"> </w:t>
      </w:r>
      <w:r w:rsidR="00D31F60">
        <w:rPr>
          <w:noProof/>
        </w:rPr>
        <w:t>the</w:t>
      </w:r>
      <w:r w:rsidR="00D31F60">
        <w:t xml:space="preserve"> </w:t>
      </w:r>
      <w:r w:rsidR="00D31F60">
        <w:rPr>
          <w:noProof/>
        </w:rPr>
        <w:t>selected candidate through the</w:t>
      </w:r>
      <w:r w:rsidR="00D31F60">
        <w:t xml:space="preserve"> gates.</w:t>
      </w:r>
    </w:p>
    <w:p w14:paraId="62D16A00" w14:textId="77777777" w:rsidR="00DF7EE8" w:rsidRDefault="00795A4B">
      <w:pPr>
        <w:pStyle w:val="Text"/>
      </w:pPr>
      <w:r>
        <w:t>The proposer can be any generator of objects in the form (</w:t>
      </w:r>
      <w:r>
        <w:fldChar w:fldCharType="begin"/>
      </w:r>
      <w:r>
        <w:instrText xml:space="preserve"> REF _RefEqN_object \h \* CHARFORMAT </w:instrText>
      </w:r>
      <w:r>
        <w:fldChar w:fldCharType="separate"/>
      </w:r>
      <w:r w:rsidR="002221CD">
        <w:t>19</w:t>
      </w:r>
      <w:r>
        <w:fldChar w:fldCharType="end"/>
      </w:r>
      <w:r>
        <w:t xml:space="preserve">). This study uses a pretrained LLM in context, without fine-tuning, through a command-line interface with default sampling and a 240 s timeout. Each call provides an incident brief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from the core state, the reply schema in (</w:t>
      </w:r>
      <w:r>
        <w:fldChar w:fldCharType="begin"/>
      </w:r>
      <w:r>
        <w:instrText xml:space="preserve"> REF _RefEqN_object \h \* CHARFORMAT </w:instrText>
      </w:r>
      <w:r>
        <w:fldChar w:fldCharType="separate"/>
      </w:r>
      <w:r w:rsidR="002221CD">
        <w:t>19</w:t>
      </w:r>
      <w:r>
        <w:fldChar w:fldCharType="end"/>
      </w:r>
      <w:r>
        <w:t>), and a request for six distinct candidates in one JSON object. The brief reports burning cells, burned area and its trend, front centroid, mean wind, front fuel moisture, the nearest asset's distance and population, water distance, gated activations, firing rules and consequents, quality deficit, and resource state. The schema lists admissible concepts, terms, families, effects, sectors, and bands.</w:t>
      </w:r>
    </w:p>
    <w:p w14:paraId="16DC69A1" w14:textId="77777777" w:rsidR="00DF7EE8" w:rsidRDefault="00795A4B">
      <w:pPr>
        <w:pStyle w:val="Text"/>
      </w:pPr>
      <w:r>
        <w:t>Each candidate in (</w:t>
      </w:r>
      <w:r w:rsidR="001426E9">
        <w:fldChar w:fldCharType="begin"/>
      </w:r>
      <w:r w:rsidR="001426E9">
        <w:instrText xml:space="preserve"> REF _RefEqN_object \h \* CHARFORMAT </w:instrText>
      </w:r>
      <w:r w:rsidR="001426E9">
        <w:fldChar w:fldCharType="separate"/>
      </w:r>
      <w:r w:rsidR="002221CD">
        <w:t>19</w:t>
      </w:r>
      <w:r w:rsidR="001426E9">
        <w:fldChar w:fldCharType="end"/>
      </w:r>
      <w:r>
        <w:t>) uses the campaign's fixed vocabulary of five decision concepts, six families, and seven effects. It may be a rule of (</w:t>
      </w:r>
      <w:r w:rsidR="001426E9">
        <w:fldChar w:fldCharType="begin"/>
      </w:r>
      <w:r w:rsidR="001426E9">
        <w:instrText xml:space="preserve"> REF _RefEqN_rule \h \* CHARFORMAT </w:instrText>
      </w:r>
      <w:r w:rsidR="001426E9">
        <w:fldChar w:fldCharType="separate"/>
      </w:r>
      <w:r w:rsidR="002221CD">
        <w:t>15</w:t>
      </w:r>
      <w:r w:rsidR="001426E9">
        <w:fldChar w:fldCharType="end"/>
      </w:r>
      <w:r>
        <w:t xml:space="preserve">), a macro </w:t>
      </w:r>
      <m:oMath>
        <m:r>
          <m:rPr>
            <m:scr m:val="script"/>
            <m:sty m:val="p"/>
          </m:rPr>
          <w:rPr>
            <w:rFonts w:ascii="Cambria Math" w:hAnsi="Cambria Math"/>
          </w:rPr>
          <m:t>B</m:t>
        </m:r>
      </m:oMath>
      <w:r>
        <w:t xml:space="preserve"> blending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or a composed intervention. Macro components enter their family's numerator and denominator in (</w:t>
      </w:r>
      <w:r>
        <w:fldChar w:fldCharType="begin"/>
      </w:r>
      <w:r>
        <w:instrText xml:space="preserve"> REF _RefEqN_rule \h \* CHARFORMAT </w:instrText>
      </w:r>
      <w:r>
        <w:fldChar w:fldCharType="separate"/>
      </w:r>
      <w:r w:rsidR="002221CD">
        <w:t>15</w:t>
      </w:r>
      <w:r>
        <w:fldChar w:fldCharType="end"/>
      </w:r>
      <w:r>
        <w:t xml:space="preserve">) with weight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the denominator floor in (</w:t>
      </w:r>
      <w:r>
        <w:fldChar w:fldCharType="begin"/>
      </w:r>
      <w:r>
        <w:instrText xml:space="preserve"> REF _RefEqN_rule \h \* CHARFORMAT </w:instrText>
      </w:r>
      <w:r>
        <w:fldChar w:fldCharType="separate"/>
      </w:r>
      <w:r w:rsidR="002221CD">
        <w:t>15</w:t>
      </w:r>
      <w:r>
        <w:fldChar w:fldCharType="end"/>
      </w:r>
      <w:r>
        <w:t>) attenuates commands with support below one.</w:t>
      </w:r>
    </w:p>
    <w:p w14:paraId="20CD00FC" w14:textId="77777777" w:rsidR="00DF7EE8" w:rsidRDefault="00795A4B">
      <w:pPr>
        <w:pStyle w:val="Text"/>
      </w:pPr>
      <w:r>
        <w:t xml:space="preserve">A composed intervention </w:t>
      </w:r>
      <m:oMath>
        <m:r>
          <m:rPr>
            <m:scr m:val="script"/>
          </m:rPr>
          <w:rPr>
            <w:rFonts w:ascii="Cambria Math" w:hAnsi="Cambria Math"/>
          </w:rPr>
          <m:t>A</m:t>
        </m:r>
      </m:oMath>
      <w:r>
        <w:t xml:space="preserve"> contains up to three clauses. Each specifies an effect </w:t>
      </w:r>
      <m:oMath>
        <m:r>
          <w:rPr>
            <w:rFonts w:ascii="Cambria Math" w:hAnsi="Cambria Math"/>
          </w:rPr>
          <m:t>e</m:t>
        </m:r>
      </m:oMath>
      <w:r>
        <w:t xml:space="preserve"> (wet, clear, ignite, coat, draft, evacuate, or prime), a sector </w:t>
      </w:r>
      <m:oMath>
        <m:r>
          <w:rPr>
            <w:rFonts w:ascii="Cambria Math" w:hAnsi="Cambria Math"/>
          </w:rPr>
          <m:t>s</m:t>
        </m:r>
      </m:oMath>
      <w:r>
        <w:t xml:space="preserve"> (head, flank, rear, ring, at fire, assets, or populated),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4529961F" w14:textId="77777777" w:rsidTr="0083545B">
        <w:trPr>
          <w:cantSplit/>
          <w:jc w:val="center"/>
        </w:trPr>
        <w:tc>
          <w:tcPr>
            <w:tcW w:w="4529" w:type="pct"/>
            <w:vAlign w:val="center"/>
          </w:tcPr>
          <w:p w14:paraId="73AB7F90" w14:textId="77777777" w:rsidR="00F30F81" w:rsidRDefault="00EC10A8" w:rsidP="00D059CA">
            <w:pPr>
              <w:keepNext/>
              <w:jc w:val="center"/>
            </w:pPr>
            <m:oMathPara>
              <m:oMath>
                <m:r>
                  <w:rPr>
                    <w:rFonts w:ascii="Cambria Math" w:hAnsi="Cambria Math"/>
                  </w:rPr>
                  <m:t>B</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e>
                </m:d>
                <m:sSub>
                  <m:sSubPr>
                    <m:ctrlPr>
                      <w:rPr>
                        <w:rFonts w:ascii="Cambria Math" w:hAnsi="Cambria Math"/>
                      </w:rPr>
                    </m:ctrlPr>
                  </m:sSubPr>
                  <m:e>
                    <m:r>
                      <w:rPr>
                        <w:rFonts w:ascii="Cambria Math" w:hAnsi="Cambria Math"/>
                      </w:rPr>
                      <m:t> </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 xml:space="preserve"> at </m:t>
                </m:r>
                <m:r>
                  <w:rPr>
                    <w:rFonts w:ascii="Cambria Math" w:hAnsi="Cambria Math"/>
                  </w:rPr>
                  <m:t>v</m:t>
                </m:r>
                <m:r>
                  <m:rPr>
                    <m:sty m:val="p"/>
                  </m:rPr>
                  <w:rPr>
                    <w:rFonts w:ascii="Cambria Math" w:hAnsi="Cambria Math"/>
                  </w:rPr>
                  <m:t xml:space="preserve"> with weight </m:t>
                </m:r>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w:br/>
                </m:r>
              </m:oMath>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r>
                      <w:rPr>
                        <w:rFonts w:ascii="Cambria Math" w:hAnsi="Cambria Math"/>
                      </w:rPr>
                      <m:t>}</m:t>
                    </m:r>
                  </m:e>
                  <m:sub>
                    <m:r>
                      <w:rPr>
                        <w:rFonts w:ascii="Cambria Math" w:hAnsi="Cambria Math"/>
                      </w:rPr>
                      <m:t>≤3</m:t>
                    </m:r>
                  </m:sub>
                </m:sSub>
              </m:oMath>
            </m:oMathPara>
          </w:p>
        </w:tc>
        <w:tc>
          <w:tcPr>
            <w:tcW w:w="471" w:type="pct"/>
            <w:noWrap/>
            <w:tcMar>
              <w:left w:w="0" w:type="dxa"/>
              <w:right w:w="0" w:type="dxa"/>
            </w:tcMar>
            <w:vAlign w:val="center"/>
          </w:tcPr>
          <w:p w14:paraId="1549A41C" w14:textId="77777777" w:rsidR="00F30F81" w:rsidRDefault="00D31F60" w:rsidP="00D059CA">
            <w:pPr>
              <w:keepNext/>
              <w:jc w:val="right"/>
            </w:pPr>
            <w:r>
              <w:t>(</w:t>
            </w:r>
            <w:bookmarkStart w:id="43" w:name="_RefEqN_object"/>
            <w:r>
              <w:fldChar w:fldCharType="begin"/>
            </w:r>
            <w:r>
              <w:instrText xml:space="preserve"> SEQ Equation \* ARABIC </w:instrText>
            </w:r>
            <w:r>
              <w:fldChar w:fldCharType="separate"/>
            </w:r>
            <w:r w:rsidR="002221CD">
              <w:rPr>
                <w:noProof/>
              </w:rPr>
              <w:t>19</w:t>
            </w:r>
            <w:r>
              <w:fldChar w:fldCharType="end"/>
            </w:r>
            <w:bookmarkEnd w:id="43"/>
            <w:r>
              <w:t>)</w:t>
            </w:r>
          </w:p>
        </w:tc>
      </w:tr>
    </w:tbl>
    <w:p w14:paraId="6770F5D5" w14:textId="77777777" w:rsidR="00F30F81" w:rsidRDefault="00F30F81">
      <w:pPr>
        <w:pStyle w:val="Text"/>
        <w:rPr>
          <w:sz w:val="12"/>
          <w:szCs w:val="12"/>
        </w:rPr>
      </w:pPr>
    </w:p>
    <w:p w14:paraId="7393CCA9" w14:textId="77777777" w:rsidR="00A9035B" w:rsidRDefault="00D31F60">
      <w:pPr>
        <w:pStyle w:val="Text"/>
      </w:pPr>
      <w:r>
        <w:t>A clause is resolved on the simulation fields by the band geometry and the operators of (</w:t>
      </w:r>
      <w:r>
        <w:fldChar w:fldCharType="begin"/>
      </w:r>
      <w:r>
        <w:instrText xml:space="preserve"> REF _RefEqN_resolve \h \* CHARFORMAT </w:instrText>
      </w:r>
      <w:r>
        <w:fldChar w:fldCharType="separate"/>
      </w:r>
      <w:r w:rsidR="002221CD">
        <w:t>20</w:t>
      </w:r>
      <w:r>
        <w:fldChar w:fldCharType="end"/>
      </w:r>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9035B" w14:paraId="26B6CC22" w14:textId="77777777" w:rsidTr="00ED644E">
        <w:trPr>
          <w:cantSplit/>
          <w:jc w:val="center"/>
        </w:trPr>
        <w:tc>
          <w:tcPr>
            <w:tcW w:w="4500" w:type="pct"/>
            <w:vAlign w:val="center"/>
          </w:tcPr>
          <w:p w14:paraId="081F58E6" w14:textId="77777777" w:rsidR="00A9035B" w:rsidRDefault="00A9035B" w:rsidP="00ED644E">
            <w:pPr>
              <w:keepNext/>
              <w:jc w:val="center"/>
            </w:pPr>
            <m:oMathPara>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μ</m:t>
                        </m:r>
                      </m:e>
                      <m:sub>
                        <m:r>
                          <w:rPr>
                            <w:rFonts w:ascii="Cambria Math" w:hAnsi="Cambria Math"/>
                          </w:rPr>
                          <m:t>r</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35A21971" w14:textId="77777777" w:rsidR="00A9035B" w:rsidRDefault="00A9035B" w:rsidP="00ED644E">
            <w:pPr>
              <w:keepNext/>
              <w:jc w:val="right"/>
            </w:pPr>
            <w:r>
              <w:t>(</w:t>
            </w:r>
            <w:bookmarkStart w:id="44" w:name="_RefEqN_resolve"/>
            <w:r>
              <w:fldChar w:fldCharType="begin"/>
            </w:r>
            <w:r>
              <w:instrText xml:space="preserve"> SEQ Equation \* ARABIC </w:instrText>
            </w:r>
            <w:r>
              <w:fldChar w:fldCharType="separate"/>
            </w:r>
            <w:r w:rsidR="002221CD">
              <w:rPr>
                <w:noProof/>
              </w:rPr>
              <w:t>20</w:t>
            </w:r>
            <w:r>
              <w:fldChar w:fldCharType="end"/>
            </w:r>
            <w:bookmarkEnd w:id="44"/>
            <w:r>
              <w:t>)</w:t>
            </w:r>
          </w:p>
        </w:tc>
      </w:tr>
    </w:tbl>
    <w:p w14:paraId="4DC20426" w14:textId="77777777" w:rsidR="00A9035B" w:rsidRPr="007975EA" w:rsidRDefault="00A9035B" w:rsidP="00A9035B">
      <w:pPr>
        <w:pStyle w:val="Text"/>
        <w:rPr>
          <w:sz w:val="10"/>
          <w:szCs w:val="10"/>
        </w:rPr>
      </w:pPr>
    </w:p>
    <w:p w14:paraId="272610CE" w14:textId="77777777" w:rsidR="00DF7EE8" w:rsidRDefault="00D31F60">
      <w:pPr>
        <w:pStyle w:val="Text"/>
      </w:pPr>
      <w:r>
        <w:t xml:space="preserve">The band </w:t>
      </w:r>
      <m:oMath>
        <m:r>
          <w:rPr>
            <w:rFonts w:ascii="Cambria Math" w:hAnsi="Cambria Math"/>
          </w:rPr>
          <m:t>Z</m:t>
        </m:r>
      </m:oMath>
      <w:r>
        <w:t xml:space="preserve"> contains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sector core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but outside distance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oMath>
      <w:r>
        <w:t xml:space="preserve"> denotes such a disk. The cosine </w:t>
      </w:r>
      <m:oMath>
        <m:r>
          <w:rPr>
            <w:rFonts w:ascii="Cambria Math" w:hAnsi="Cambria Math"/>
          </w:rPr>
          <m:t>κ</m:t>
        </m:r>
      </m:oMath>
      <w:r>
        <w:t xml:space="preserve"> between a cell's direction from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separates head, flank, and rear. The scaled clause amount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combines the requested amount with the rule's firing intensity </w:t>
      </w:r>
      <m:oMath>
        <m:sSub>
          <m:sSubPr>
            <m:ctrlPr>
              <w:rPr>
                <w:rFonts w:ascii="Cambria Math" w:hAnsi="Cambria Math"/>
              </w:rPr>
            </m:ctrlPr>
          </m:sSubPr>
          <m:e>
            <m:r>
              <w:rPr>
                <w:rFonts w:ascii="Cambria Math" w:hAnsi="Cambria Math"/>
              </w:rPr>
              <m:t>μ</m:t>
            </m:r>
          </m:e>
          <m:sub>
            <m:r>
              <w:rPr>
                <w:rFonts w:ascii="Cambria Math" w:hAnsi="Cambria Math"/>
              </w:rPr>
              <m:t>r</m:t>
            </m:r>
          </m:sub>
        </m:sSub>
      </m:oMath>
      <w:r>
        <w:t xml:space="preserve">. For coat,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oMath>
      <w:r>
        <w:t xml:space="preserve"> on mask </w:t>
      </w:r>
      <m:oMath>
        <m:r>
          <w:rPr>
            <w:rFonts w:ascii="Cambria Math" w:hAnsi="Cambria Math"/>
          </w:rPr>
          <m:t>Ω</m:t>
        </m:r>
      </m:oMath>
      <w:r>
        <w:t xml:space="preserve"> takes the maximum of its current value and the scaled amount. For draft, capacity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oMath>
      <w:r>
        <w:t xml:space="preserve"> increases with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subject to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w:t>
      </w:r>
    </w:p>
    <w:p w14:paraId="7A5F70FF" w14:textId="77777777" w:rsidR="00DF7EE8" w:rsidRDefault="00D31F60">
      <w:pPr>
        <w:pStyle w:val="Text"/>
      </w:pPr>
      <w:r>
        <w:t>The other effects use maxima over the existing fields on the same mask. Wet raises capacity to a of its cap and availability to 0.3 + 0.7a. Clear sets the cut field and raises capacity to at least 0.8 of its cap. Ignite raises the ignition command to a; above 0.5, the core ignites a nonburning cell if fuel remains and moisture is below extinction, then advances its spread normally. Evacuate raises the evacuation field to a, and prime raises the warning field to a. These fixed physical effects support new compositions of interventions.</w:t>
      </w:r>
    </w:p>
    <w:p w14:paraId="3A7ECF63" w14:textId="77777777" w:rsidR="002406C6" w:rsidRDefault="00D31F60" w:rsidP="002406C6">
      <w:pPr>
        <w:pStyle w:val="Text"/>
      </w:pPr>
      <w:r>
        <w:fldChar w:fldCharType="begin"/>
      </w:r>
      <w:r>
        <w:instrText xml:space="preserve"> REF _RefFig4 \h \* CHARFORMAT </w:instrText>
      </w:r>
      <w:r>
        <w:fldChar w:fldCharType="separate"/>
      </w:r>
      <w:r w:rsidR="002221CD">
        <w:t>Fig. 4</w:t>
      </w:r>
      <w:r>
        <w:fldChar w:fldCharType="end"/>
      </w:r>
      <w:r w:rsidR="00517F54">
        <w:t xml:space="preserve"> shows the gate chain. G1 rejects objects that do not parse into the vocabulary; G2 rejects unknown effects or sectors and duplicates; G3 requires the rule to fire on the current reading; G4 enforces the free pool. Coating and ignition use no crew but are priced in capacity-steps against the funded pool. Aerial coating has no reach limit or separate material stock in the nominal model.</w:t>
      </w:r>
    </w:p>
    <w:p w14:paraId="2DE6E068" w14:textId="77777777" w:rsidR="002406C6" w:rsidRDefault="00517F54" w:rsidP="002406C6">
      <w:pPr>
        <w:pStyle w:val="Text"/>
      </w:pPr>
      <w:r>
        <w:t>G5 to G8 evaluate physical cost on the shadow core (</w:t>
      </w:r>
      <w:r w:rsidR="00D31F60">
        <w:fldChar w:fldCharType="begin"/>
      </w:r>
      <w:r w:rsidR="00D31F60">
        <w:instrText xml:space="preserve"> REF _RefEqN_gates \h \* CHARFORMAT </w:instrText>
      </w:r>
      <w:r w:rsidR="00D31F60">
        <w:fldChar w:fldCharType="separate"/>
      </w:r>
      <w:r w:rsidR="002221CD">
        <w:t>21</w:t>
      </w:r>
      <w:r w:rsidR="00D31F60">
        <w:fldChar w:fldCharType="end"/>
      </w:r>
      <w:r>
        <w:t xml:space="preserve">) over a guard horizon long enough for lines and coating to take effect. G5 and G6 require a strict gain on two independently seeded futures. G7 requires a package to gain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on each, and G8 requires the same margin over its own rule without the new object. Rejection returns the gate name and forecast values. Admitted objects join the rule base, with their origin and gate values logged, and fire in later cycles. Recorded as doctrine, they can also be installed in later incidents, as tested in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_RefSecNum_V_D \h \* CHARFORMAT </w:instrText>
      </w:r>
      <w:r>
        <w:fldChar w:fldCharType="separate"/>
      </w:r>
      <w:r>
        <w:t>D</w:t>
      </w:r>
      <w:r>
        <w:fldChar w:fldCharType="end"/>
      </w:r>
      <w:r>
        <w:t>. In (</w:t>
      </w:r>
      <w:r w:rsidR="002406C6">
        <w:fldChar w:fldCharType="begin"/>
      </w:r>
      <w:r w:rsidR="002406C6">
        <w:instrText xml:space="preserve"> REF _RefEqN_gates \h \* CHARFORMAT </w:instrText>
      </w:r>
      <w:r w:rsidR="002406C6">
        <w:fldChar w:fldCharType="separate"/>
      </w:r>
      <w:r w:rsidR="002221CD">
        <w:t>21</w:t>
      </w:r>
      <w:r w:rsidR="002406C6">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B209322" w14:textId="77777777">
        <w:trPr>
          <w:cantSplit/>
          <w:jc w:val="center"/>
        </w:trPr>
        <w:tc>
          <w:tcPr>
            <w:tcW w:w="4500" w:type="pct"/>
            <w:vAlign w:val="center"/>
          </w:tcPr>
          <w:p w14:paraId="0D3BCEA6"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4A737A1D" w14:textId="77777777" w:rsidR="00F30F81" w:rsidRDefault="00D31F60" w:rsidP="00D059CA">
            <w:pPr>
              <w:keepNext/>
              <w:jc w:val="right"/>
            </w:pPr>
            <w:r>
              <w:t>(</w:t>
            </w:r>
            <w:bookmarkStart w:id="45" w:name="_RefEqN_gates"/>
            <w:r>
              <w:fldChar w:fldCharType="begin"/>
            </w:r>
            <w:r>
              <w:instrText xml:space="preserve"> SEQ Equation \* ARABIC </w:instrText>
            </w:r>
            <w:r>
              <w:fldChar w:fldCharType="separate"/>
            </w:r>
            <w:r w:rsidR="002221CD">
              <w:rPr>
                <w:noProof/>
              </w:rPr>
              <w:t>21</w:t>
            </w:r>
            <w:r>
              <w:fldChar w:fldCharType="end"/>
            </w:r>
            <w:bookmarkEnd w:id="45"/>
            <w:r>
              <w:t>)</w:t>
            </w:r>
          </w:p>
        </w:tc>
      </w:tr>
    </w:tbl>
    <w:p w14:paraId="3BB96F12" w14:textId="77777777" w:rsidR="00F30F81" w:rsidRPr="00A9035B" w:rsidRDefault="00F30F81">
      <w:pPr>
        <w:pStyle w:val="Text"/>
        <w:rPr>
          <w:sz w:val="10"/>
          <w:szCs w:val="10"/>
        </w:rPr>
      </w:pPr>
    </w:p>
    <w:p w14:paraId="53E6D8B5" w14:textId="77777777" w:rsidR="00720E67" w:rsidRDefault="006D7408">
      <w:pPr>
        <w:pStyle w:val="Text"/>
      </w:pPr>
      <w:r>
        <w:t>Pre-selection precedes the forecast gates in (</w:t>
      </w:r>
      <w:r>
        <w:fldChar w:fldCharType="begin"/>
      </w:r>
      <w:r>
        <w:instrText xml:space="preserve"> REF _RefEqN_gates \h \* CHARFORMAT </w:instrText>
      </w:r>
      <w:r>
        <w:fldChar w:fldCharType="separate"/>
      </w:r>
      <w:r w:rsidR="002221CD">
        <w:t>21</w:t>
      </w:r>
      <w:r>
        <w:fldChar w:fldCharType="end"/>
      </w:r>
      <w:r>
        <w:t xml:space="preserve">). Candidates passing G1 to G4 receive one shadow forecast over the guard horizon. The call's 36-forecast search budget covers </w:t>
      </w:r>
      <w:r>
        <w:lastRenderedPageBreak/>
        <w:t>candidates and local variations under grammar (</w:t>
      </w:r>
      <w:r>
        <w:fldChar w:fldCharType="begin"/>
      </w:r>
      <w:r>
        <w:instrText xml:space="preserve"> REF _RefEqN_object \h \* CHARFORMAT </w:instrText>
      </w:r>
      <w:r>
        <w:fldChar w:fldCharType="separate"/>
      </w:r>
      <w:r w:rsidR="002221CD">
        <w:t>19</w:t>
      </w:r>
      <w:r>
        <w:fldChar w:fldCharType="end"/>
      </w:r>
      <w:r>
        <w:t>). Up to three additional forecasts evaluate the best candidates on a second future. The candidate with the greatest gain on its worse future proceeds to G5 to G8. If none improves both futures, the call ends without admission. The log distinguishes model candidates from their variations.</w:t>
      </w:r>
    </w:p>
    <w:p w14:paraId="5A14896B" w14:textId="77777777" w:rsidR="00720E67" w:rsidRDefault="006D7408">
      <w:pPr>
        <w:pStyle w:val="Text"/>
      </w:pPr>
      <w:r>
        <w:t>A variation retains the candidate except for the selected component. For a composed intervention, it changes a clause's effect, sector, band, or amount with probability 0.5, perturbs a consequent intensity by N(0, 0.15) with probability 0.25, and otherwise redraws the antecedents. For rules and macros, the probabilities are 0.75 for an intensity change and 0.25 for redrawn antecedents.</w:t>
      </w:r>
    </w:p>
    <w:p w14:paraId="60E8BCC3" w14:textId="77777777" w:rsidR="00720E67" w:rsidRDefault="006D7408">
      <w:pPr>
        <w:pStyle w:val="Text"/>
      </w:pPr>
      <w:r>
        <w:t xml:space="preserve">The random proposer in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_RefSecNum_V_C \h \* CHARFORMAT </w:instrText>
      </w:r>
      <w:r>
        <w:fldChar w:fldCharType="separate"/>
      </w:r>
      <w:r>
        <w:t>C</w:t>
      </w:r>
      <w:r>
        <w:fldChar w:fldCharType="end"/>
      </w:r>
      <w:r>
        <w:t xml:space="preserve"> </w:t>
      </w:r>
      <w:r w:rsidR="00F32BCF" w:rsidRPr="00F32BCF">
        <w:t>samples rules, macros, and composed interventions with probabilities</w:t>
      </w:r>
      <w:r>
        <w:t xml:space="preserve"> 0.41, 0.18, and 0.41. </w:t>
      </w:r>
      <w:r w:rsidR="00F32BCF" w:rsidRPr="00F32BCF">
        <w:t>Each uses one to three antecedents set to the dominant term; with probability 0.4, a term above VL becomes an upward set starting one or two terms below, clipped at VL. Intensities are uniform on [0.5, 1]. Its budget goes to fresh samples rather than variations. For both proposers, only one candidate per call reaches the forecast gates; pre-selection accounts for most rejections.</w:t>
      </w:r>
      <w:ins w:id="91028" w:author="Claude" w:date="2026-10-29T12:31:36Z">
        <w:r>
          <w:t xml:space="preserve"> The gates therefore act as an admission contract that rejects duplicates, pool overruns and objects whose gain cannot be attributed to them, rather than as the main source of the gain.</w:t>
        </w:r>
      </w:ins>
    </w:p>
    <w:p w14:paraId="5B9E7E72" w14:textId="27100C42" w:rsidR="00F30F81" w:rsidRDefault="00D31F60">
      <w:pPr>
        <w:pStyle w:val="Text"/>
      </w:pPr>
      <w:r>
        <w:t xml:space="preserve">The acceptance checks operate independently of the proposer. First, candidate fields are compared with inaction using forecast physical cost over the 45 min horizon </w:t>
      </w:r>
      <w:r w:rsidR="0023614E">
        <w:t>of</w:t>
      </w:r>
      <w:r>
        <w:t xml:space="preserve"> the no-harm guard and G5 to G8; acceptance in (</w:t>
      </w:r>
      <w:r>
        <w:fldChar w:fldCharType="begin"/>
      </w:r>
      <w:r>
        <w:instrText xml:space="preserve"> REF _RefEqN_sat \h \* CHARFORMAT </w:instrText>
      </w:r>
      <w:r>
        <w:fldChar w:fldCharType="separate"/>
      </w:r>
      <w:r w:rsidR="002221CD">
        <w:t>17</w:t>
      </w:r>
      <w:r>
        <w:fldChar w:fldCharType="end"/>
      </w:r>
      <w:r>
        <w:t xml:space="preserve">) uses the shorter planning horizon. A worse field is restricted to life-safety orders. The guards preserve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intensities, and (</w:t>
      </w:r>
      <w:r>
        <w:fldChar w:fldCharType="begin"/>
      </w:r>
      <w:r>
        <w:instrText xml:space="preserve"> REF _RefEqN_rule \h \* CHARFORMAT </w:instrText>
      </w:r>
      <w:r>
        <w:fldChar w:fldCharType="separate"/>
      </w:r>
      <w:r w:rsidR="002221CD">
        <w:t>15</w:t>
      </w:r>
      <w:r>
        <w:fldChar w:fldCharType="end"/>
      </w:r>
      <w:r>
        <w:t>)</w:t>
      </w:r>
      <w:r w:rsidR="0023614E">
        <w:t xml:space="preserve"> </w:t>
      </w:r>
      <w:r w:rsidR="0023614E" w:rsidRPr="0023614E">
        <w:t xml:space="preserve">averages only named families. </w:t>
      </w:r>
      <w:r>
        <w:t>Adaptation in (</w:t>
      </w:r>
      <w:r>
        <w:fldChar w:fldCharType="begin"/>
      </w:r>
      <w:r>
        <w:instrText xml:space="preserve"> REF _RefEqN_adapt \h \* CHARFORMAT </w:instrText>
      </w:r>
      <w:r>
        <w:fldChar w:fldCharType="separate"/>
      </w:r>
      <w:r w:rsidR="002221CD">
        <w:t>18</w:t>
      </w:r>
      <w:r>
        <w:fldChar w:fldCharType="end"/>
      </w:r>
      <w:r>
        <w:t>) can still change life-safety consequents. Evacuation and warning leave fuel, moisture and capacity unchanged. Their population cost also includes displacement, so retaining them does not guarantee a non-increase in aggregate physical cost. Second, every admitted package lowers forecast physical cost by at least</w:t>
      </w:r>
      <w:r w:rsidR="0023614E">
        <w:t xml:space="preserve">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w:t>
      </w:r>
      <w:r w:rsidR="0023614E" w:rsidRPr="0023614E">
        <w:t>on both sampled futures; extension ends when no candidate passes</w:t>
      </w:r>
      <w:r>
        <w:t>.</w:t>
      </w:r>
      <w:r w:rsidR="001D185A">
        <w:t xml:space="preserve"> </w:t>
      </w:r>
    </w:p>
    <w:p w14:paraId="6A65D40C" w14:textId="77777777" w:rsidR="00FF0CB1" w:rsidRDefault="00DB0B75">
      <w:pPr>
        <w:pStyle w:val="Text"/>
        <w:spacing w:line="240" w:lineRule="auto"/>
      </w:pPr>
      <w:r>
        <w:t>Admissibility concerns forecasts using two shared shadow futures; Section V-C tests gates on independent futures. Paired comparisons and object-removal replay separately measure realized decision benefit.</w:t>
      </w:r>
    </w:p>
    <w:bookmarkStart w:id="46" w:name="_RefSec_IV_E"/>
    <w:p w14:paraId="5F84BB21" w14:textId="77777777" w:rsidR="00C63C9D" w:rsidRDefault="0083545B" w:rsidP="00656248">
      <w:pPr>
        <w:pStyle w:val="Heading2"/>
      </w:pPr>
      <w:r w:rsidR="002221CD">
        <w:rPr>
          <w:noProof/>
        </w:rPr>
        <w:t>E</w:t>
      </w:r>
      <w:bookmarkEnd w:id="46"/>
      <w:r>
        <w:t>. Local Agents and Global Coordination</w:t>
      </w:r>
    </w:p>
    <w:p w14:paraId="020BDAFA" w14:textId="77777777" w:rsidR="0043376C" w:rsidRDefault="00D31F60" w:rsidP="007B7A52">
      <w:pPr>
        <w:pStyle w:val="Text"/>
      </w:pPr>
      <w:r>
        <w:fldChar w:fldCharType="begin"/>
      </w:r>
      <w:r>
        <w:instrText xml:space="preserve"> REF _RefAlgorithm1 \h \* CHARFORMAT </w:instrText>
      </w:r>
      <w:r>
        <w:fldChar w:fldCharType="separate"/>
      </w:r>
      <w:r w:rsidR="002221CD" w:rsidRPr="002221CD">
        <w:t>Algorithm 1</w:t>
      </w:r>
      <w:r>
        <w:fldChar w:fldCharType="end"/>
      </w:r>
      <w:r>
        <w:t xml:space="preserve"> gives one decision cycle. The </w:t>
      </w:r>
      <m:oMath>
        <m:r>
          <w:rPr>
            <w:rFonts w:ascii="Cambria Math" w:hAnsi="Cambria Math"/>
          </w:rPr>
          <m:t>N</m:t>
        </m:r>
      </m:oMath>
      <w:r>
        <w:t xml:space="preserve"> agents share a rule base and run the closed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_RefSec_IV_C \h \* CHARFORMAT </w:instrText>
      </w:r>
      <w:r>
        <w:fldChar w:fldCharType="separate"/>
      </w:r>
      <w:r w:rsidR="002221CD">
        <w:t>C</w:t>
      </w:r>
      <w:r>
        <w:fldChar w:fldCharType="end"/>
      </w:r>
      <w:r>
        <w:t xml:space="preserve">); the open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_RefSec_IV_D \h \* CHARFORMAT </w:instrText>
      </w:r>
      <w:r>
        <w:fldChar w:fldCharType="separate"/>
      </w:r>
      <w:r w:rsidR="002221CD">
        <w:t>D</w:t>
      </w:r>
      <w:r>
        <w:fldChar w:fldCharType="end"/>
      </w:r>
      <w:r>
        <w:t xml:space="preserve">) operates once per cycle on that base. Agents fire sequentially within one process. An admission is written after regional firing, then every agent refires on the updated base, so all read the same version in each pass. The merged forecast determines the deficit, while the proposer receives the situation of the burning region with the weakest coverage. Each agent sends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resource request, and confidence summary to the coordinator, which allocates the pool and returns priority weights and acceptance thresholds without performing inference.</w:t>
      </w:r>
      <w:r w:rsidR="00C30A8A">
        <w:t xml:space="preserve"> </w:t>
      </w:r>
      <w:r>
        <w:t xml:space="preserve">Regions ranked by priority receive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in (</w:t>
      </w:r>
      <w:r>
        <w:fldChar w:fldCharType="begin"/>
      </w:r>
      <w:r>
        <w:instrText xml:space="preserve"> REF _RefEqN_share \h \* CHARFORMAT </w:instrText>
      </w:r>
      <w:r>
        <w:fldChar w:fldCharType="separate"/>
      </w:r>
      <w:r w:rsidR="002221CD">
        <w:t>22</w:t>
      </w:r>
      <w:r>
        <w:fldChar w:fldCharType="end"/>
      </w:r>
      <w:r>
        <w:t>)</w:t>
      </w:r>
      <w:r w:rsidR="00C30A8A">
        <w:t xml:space="preserve"> </w:t>
      </w:r>
      <w:r w:rsidR="00C30A8A" w:rsidRPr="00C30A8A">
        <w:t xml:space="preserve">by priority, scaling suppression effort and resource deployment. Monitored regions face a stricter quality threshold. The coordinator </w:t>
      </w:r>
      <w:r w:rsidR="00C30A8A" w:rsidRPr="00C30A8A">
        <w:t xml:space="preserve">bounds regional draws from G4’s funded pool. Composed interventions are charged once, by their effects’ capacity-steps as clauses resolve to cells in </w:t>
      </w:r>
      <w:r>
        <w:t>(</w:t>
      </w:r>
      <w:r>
        <w:fldChar w:fldCharType="begin"/>
      </w:r>
      <w:r>
        <w:instrText xml:space="preserve"> REF _RefEqN_resolve \h \* CHARFORMAT </w:instrText>
      </w:r>
      <w:r>
        <w:fldChar w:fldCharType="separate"/>
      </w:r>
      <w:r w:rsidR="002221CD">
        <w:t>20</w:t>
      </w:r>
      <w:r>
        <w:fldChar w:fldCharType="end"/>
      </w:r>
      <w:r>
        <w:t>). The merged field in (</w:t>
      </w:r>
      <w:r>
        <w:fldChar w:fldCharType="begin"/>
      </w:r>
      <w:r>
        <w:instrText xml:space="preserve"> REF _RefEqN_merge \h \* CHARFORMAT </w:instrText>
      </w:r>
      <w:r>
        <w:fldChar w:fldCharType="separate"/>
      </w:r>
      <w:r w:rsidR="002221CD">
        <w:t>23</w:t>
      </w:r>
      <w:r>
        <w:fldChar w:fldCharType="end"/>
      </w:r>
      <w:r>
        <w:t xml:space="preserve">) passes the no-harm guard again. If its forecast is worse than inaction, it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preserving life-safety orders.</w:t>
      </w:r>
      <w:r w:rsidR="0023614E">
        <w:t xml:space="preserve"> </w:t>
      </w:r>
      <w:r>
        <w:t>In (</w:t>
      </w:r>
      <w:r w:rsidR="00ED6FA9">
        <w:fldChar w:fldCharType="begin"/>
      </w:r>
      <w:r w:rsidR="00ED6FA9">
        <w:instrText xml:space="preserve"> REF _RefEqN_share \h \* CHARFORMAT </w:instrText>
      </w:r>
      <w:r w:rsidR="00ED6FA9">
        <w:fldChar w:fldCharType="separate"/>
      </w:r>
      <w:r w:rsidR="002221CD">
        <w:t>22</w:t>
      </w:r>
      <w:r w:rsidR="00ED6FA9">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rsidR="00ED6FA9">
        <w:fldChar w:fldCharType="begin"/>
      </w:r>
      <w:r w:rsidR="00ED6FA9">
        <w:instrText xml:space="preserve"> REF _RefEqN_merge \h \* CHARFORMAT </w:instrText>
      </w:r>
      <w:r w:rsidR="00ED6FA9">
        <w:fldChar w:fldCharType="separate"/>
      </w:r>
      <w:r w:rsidR="002221CD">
        <w:t>23</w:t>
      </w:r>
      <w:r w:rsidR="00ED6FA9">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regional fields,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oMath>
      <w:r>
        <w:t xml:space="preserve"> is the field after applying the share once to the two families </w:t>
      </w:r>
      <m:oMath>
        <m:sSub>
          <m:sSubPr>
            <m:ctrlPr>
              <w:rPr>
                <w:rFonts w:ascii="Cambria Math" w:hAnsi="Cambria Math"/>
              </w:rPr>
            </m:ctrlPr>
          </m:sSubPr>
          <m:e>
            <m:r>
              <w:rPr>
                <w:rFonts w:ascii="Cambria Math" w:hAnsi="Cambria Math"/>
              </w:rPr>
              <m:t>M</m:t>
            </m:r>
          </m:e>
          <m:sub>
            <m:r>
              <w:rPr>
                <w:rFonts w:ascii="Cambria Math" w:hAnsi="Cambria Math"/>
              </w:rPr>
              <m:t>σ</m:t>
            </m:r>
          </m:sub>
        </m:sSub>
      </m:oMath>
      <w:r>
        <w:t>. The other four families retain their regional orders.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3376C" w14:paraId="7DFBFFBA" w14:textId="77777777" w:rsidTr="00FE5410">
        <w:trPr>
          <w:cantSplit/>
          <w:jc w:val="center"/>
        </w:trPr>
        <w:tc>
          <w:tcPr>
            <w:tcW w:w="4500" w:type="pct"/>
            <w:vAlign w:val="center"/>
          </w:tcPr>
          <w:p w14:paraId="1BDC5136" w14:textId="77777777" w:rsidR="0043376C" w:rsidRDefault="00DC7715" w:rsidP="00FE5410">
            <w:pPr>
              <w:keepNext/>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6E24346C" w14:textId="77777777" w:rsidR="0043376C" w:rsidRDefault="0043376C" w:rsidP="00FE5410">
            <w:pPr>
              <w:keepNext/>
              <w:jc w:val="right"/>
            </w:pPr>
            <w:r>
              <w:t>(</w:t>
            </w:r>
            <w:bookmarkStart w:id="47" w:name="_RefEqN_share"/>
            <w:r>
              <w:fldChar w:fldCharType="begin"/>
            </w:r>
            <w:r>
              <w:instrText xml:space="preserve"> SEQ Equation \* ARABIC </w:instrText>
            </w:r>
            <w:r>
              <w:fldChar w:fldCharType="separate"/>
            </w:r>
            <w:r w:rsidR="002221CD">
              <w:rPr>
                <w:noProof/>
              </w:rPr>
              <w:t>22</w:t>
            </w:r>
            <w:r>
              <w:fldChar w:fldCharType="end"/>
            </w:r>
            <w:bookmarkEnd w:id="47"/>
            <w:r>
              <w:t>)</w:t>
            </w:r>
          </w:p>
        </w:tc>
      </w:tr>
      <w:tr w:rsidR="0043376C" w14:paraId="1D359755" w14:textId="77777777" w:rsidTr="00FE5410">
        <w:trPr>
          <w:cantSplit/>
          <w:jc w:val="center"/>
        </w:trPr>
        <w:tc>
          <w:tcPr>
            <w:tcW w:w="4500" w:type="pct"/>
            <w:vAlign w:val="center"/>
          </w:tcPr>
          <w:p w14:paraId="478E835F" w14:textId="77777777" w:rsidR="0043376C" w:rsidRDefault="00DC7715" w:rsidP="00FE5410">
            <w:pPr>
              <w:keepNext/>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σ</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e>
                </m:d>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4152B6A4" w14:textId="77777777" w:rsidR="0043376C" w:rsidRDefault="0043376C" w:rsidP="00FE5410">
            <w:pPr>
              <w:keepNext/>
              <w:jc w:val="right"/>
            </w:pPr>
            <w:r>
              <w:t>(</w:t>
            </w:r>
            <w:bookmarkStart w:id="48" w:name="_RefEqN_merge"/>
            <w:r>
              <w:fldChar w:fldCharType="begin"/>
            </w:r>
            <w:r>
              <w:instrText xml:space="preserve"> SEQ Equation \* ARABIC </w:instrText>
            </w:r>
            <w:r>
              <w:fldChar w:fldCharType="separate"/>
            </w:r>
            <w:r w:rsidR="002221CD">
              <w:rPr>
                <w:noProof/>
              </w:rPr>
              <w:t>23</w:t>
            </w:r>
            <w:r>
              <w:fldChar w:fldCharType="end"/>
            </w:r>
            <w:bookmarkEnd w:id="48"/>
            <w:r>
              <w:t>)</w:t>
            </w:r>
          </w:p>
        </w:tc>
      </w:tr>
    </w:tbl>
    <w:p w14:paraId="2BFB64FB" w14:textId="77777777" w:rsidR="0043376C" w:rsidRPr="001D185A" w:rsidRDefault="0043376C" w:rsidP="007B7A52">
      <w:pPr>
        <w:pStyle w:val="Text"/>
        <w:rPr>
          <w:sz w:val="14"/>
          <w:szCs w:val="14"/>
        </w:rPr>
      </w:pP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ED6FA9" w14:paraId="36BB5CEE" w14:textId="77777777" w:rsidTr="00CB288D">
        <w:trPr>
          <w:cantSplit/>
        </w:trPr>
        <w:tc>
          <w:tcPr>
            <w:tcW w:w="4968" w:type="dxa"/>
          </w:tcPr>
          <w:p w14:paraId="665DC780" w14:textId="77777777" w:rsidR="00ED6FA9" w:rsidRDefault="00ED6FA9" w:rsidP="00CB288D">
            <w:pPr>
              <w:keepNext/>
            </w:pPr>
            <w:bookmarkStart w:id="49" w:name="_RefAlgorithm1"/>
            <w:r>
              <w:rPr>
                <w:b/>
                <w:sz w:val="16"/>
                <w:szCs w:val="16"/>
              </w:rPr>
              <w:t xml:space="preserve">Algorithm </w:t>
            </w:r>
            <w:r>
              <w:rPr>
                <w:b/>
                <w:sz w:val="16"/>
                <w:szCs w:val="16"/>
              </w:rPr>
              <w:fldChar w:fldCharType="begin"/>
            </w:r>
            <w:r>
              <w:rPr>
                <w:b/>
                <w:sz w:val="16"/>
                <w:szCs w:val="16"/>
              </w:rPr>
              <w:instrText xml:space="preserve"> SEQ Algorithm \* ARABIC </w:instrText>
            </w:r>
            <w:r>
              <w:rPr>
                <w:b/>
                <w:sz w:val="16"/>
                <w:szCs w:val="16"/>
              </w:rPr>
              <w:fldChar w:fldCharType="separate"/>
            </w:r>
            <w:r w:rsidR="002221CD">
              <w:rPr>
                <w:b/>
                <w:noProof/>
                <w:sz w:val="16"/>
                <w:szCs w:val="16"/>
              </w:rPr>
              <w:t>1</w:t>
            </w:r>
            <w:r>
              <w:rPr>
                <w:b/>
                <w:sz w:val="16"/>
                <w:szCs w:val="16"/>
              </w:rPr>
              <w:fldChar w:fldCharType="end"/>
            </w:r>
            <w:bookmarkEnd w:id="49"/>
            <w:r>
              <w:rPr>
                <w:b/>
                <w:sz w:val="16"/>
                <w:szCs w:val="16"/>
              </w:rPr>
              <w:t xml:space="preserve">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ED6FA9" w14:paraId="571BF979" w14:textId="77777777" w:rsidTr="00CB288D">
        <w:trPr>
          <w:cantSplit/>
        </w:trPr>
        <w:tc>
          <w:tcPr>
            <w:tcW w:w="4968" w:type="dxa"/>
          </w:tcPr>
          <w:p w14:paraId="4CE8F1B9" w14:textId="77777777" w:rsidR="00ED6FA9" w:rsidRDefault="00ED6FA9" w:rsidP="00CB288D">
            <w:pPr>
              <w:tabs>
                <w:tab w:val="left" w:pos="260"/>
              </w:tabs>
              <w:ind w:left="260" w:hanging="260"/>
            </w:pPr>
            <w:r>
              <w:rPr>
                <w:sz w:val="16"/>
                <w:szCs w:val="16"/>
              </w:rPr>
              <w:t xml:space="preserve">1: </w:t>
            </w:r>
            <w:r>
              <w:rPr>
                <w:b/>
                <w:sz w:val="16"/>
                <w:szCs w:val="16"/>
              </w:rPr>
              <w:t>Input: Observations</w:t>
            </w:r>
            <w:r>
              <w:rPr>
                <w:sz w:val="16"/>
                <w:szCs w:val="16"/>
              </w:rPr>
              <w:t xml:space="preserve">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1F8E2931" w14:textId="77777777" w:rsidR="00ED6FA9" w:rsidRDefault="00ED6FA9" w:rsidP="00CB288D">
            <w:pPr>
              <w:tabs>
                <w:tab w:val="left" w:pos="260"/>
              </w:tabs>
              <w:ind w:left="260" w:hanging="260"/>
            </w:pPr>
            <w:r>
              <w:rPr>
                <w:sz w:val="16"/>
                <w:szCs w:val="16"/>
              </w:rPr>
              <w:t>2: F</w:t>
            </w:r>
            <w:r>
              <w:rPr>
                <w:b/>
                <w:sz w:val="16"/>
                <w:szCs w:val="16"/>
              </w:rPr>
              <w:t>or</w:t>
            </w:r>
            <w:r>
              <w:rPr>
                <w:sz w:val="16"/>
                <w:szCs w:val="16"/>
              </w:rPr>
              <w:t xml:space="preserve"> each agent </w:t>
            </w:r>
            <m:oMath>
              <m:r>
                <w:rPr>
                  <w:rFonts w:ascii="Cambria Math" w:hAnsi="Cambria Math"/>
                  <w:sz w:val="16"/>
                  <w:szCs w:val="16"/>
                </w:rPr>
                <m:t>i</m:t>
              </m:r>
            </m:oMath>
            <w:r>
              <w:rPr>
                <w:sz w:val="16"/>
                <w:szCs w:val="16"/>
              </w:rPr>
              <w:t xml:space="preserve"> in turn, on the base of the cycle, </w:t>
            </w:r>
            <w:r>
              <w:rPr>
                <w:b/>
                <w:sz w:val="16"/>
                <w:szCs w:val="16"/>
              </w:rPr>
              <w:t>do</w:t>
            </w:r>
          </w:p>
          <w:p w14:paraId="2BCEEE41" w14:textId="77777777" w:rsidR="00ED6FA9" w:rsidRDefault="00ED6FA9" w:rsidP="00CB288D">
            <w:pPr>
              <w:tabs>
                <w:tab w:val="left" w:pos="380"/>
              </w:tabs>
              <w:ind w:left="380" w:hanging="380"/>
            </w:pPr>
            <w:r>
              <w:rPr>
                <w:sz w:val="16"/>
                <w:szCs w:val="16"/>
              </w:rPr>
              <w:t>3:   Features and confidences (</w:t>
            </w:r>
            <w:r>
              <w:rPr>
                <w:sz w:val="16"/>
                <w:szCs w:val="16"/>
              </w:rPr>
              <w:fldChar w:fldCharType="begin"/>
            </w:r>
            <w:r>
              <w:rPr>
                <w:sz w:val="16"/>
                <w:szCs w:val="16"/>
              </w:rPr>
              <w:instrText xml:space="preserve"> REF _RefEqN_feat \h \* CHARFORMAT </w:instrText>
            </w:r>
            <w:r>
              <w:rPr>
                <w:sz w:val="16"/>
                <w:szCs w:val="16"/>
              </w:rPr>
            </w:r>
            <w:r>
              <w:rPr>
                <w:sz w:val="16"/>
                <w:szCs w:val="16"/>
              </w:rPr>
              <w:fldChar w:fldCharType="separate"/>
            </w:r>
            <w:r w:rsidR="002221CD" w:rsidRPr="002221CD">
              <w:rPr>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 CHARFORMAT </w:instrText>
            </w:r>
            <w:r>
              <w:rPr>
                <w:sz w:val="16"/>
                <w:szCs w:val="16"/>
              </w:rPr>
            </w:r>
            <w:r>
              <w:rPr>
                <w:sz w:val="16"/>
                <w:szCs w:val="16"/>
              </w:rPr>
              <w:fldChar w:fldCharType="separate"/>
            </w:r>
            <w:r w:rsidR="002221CD" w:rsidRPr="002221CD">
              <w:rPr>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 CHARFORMAT </w:instrText>
            </w:r>
            <w:r>
              <w:rPr>
                <w:sz w:val="16"/>
                <w:szCs w:val="16"/>
              </w:rPr>
            </w:r>
            <w:r>
              <w:rPr>
                <w:sz w:val="16"/>
                <w:szCs w:val="16"/>
              </w:rPr>
              <w:fldChar w:fldCharType="separate"/>
            </w:r>
            <w:r w:rsidR="002221CD" w:rsidRPr="002221CD">
              <w:rPr>
                <w:sz w:val="16"/>
                <w:szCs w:val="16"/>
              </w:rPr>
              <w:t>14</w:t>
            </w:r>
            <w:r>
              <w:rPr>
                <w:sz w:val="16"/>
                <w:szCs w:val="16"/>
              </w:rPr>
              <w:fldChar w:fldCharType="end"/>
            </w:r>
            <w:r>
              <w:rPr>
                <w:sz w:val="16"/>
                <w:szCs w:val="16"/>
              </w:rPr>
              <w:t>)</w:t>
            </w:r>
          </w:p>
          <w:p w14:paraId="3C9708F5" w14:textId="77777777" w:rsidR="00ED6FA9" w:rsidRDefault="00ED6FA9" w:rsidP="00CB288D">
            <w:pPr>
              <w:tabs>
                <w:tab w:val="left" w:pos="380"/>
              </w:tabs>
              <w:ind w:left="380" w:hanging="380"/>
            </w:pPr>
            <w:r>
              <w:rPr>
                <w:sz w:val="16"/>
                <w:szCs w:val="16"/>
              </w:rPr>
              <w:t xml:space="preserve">4:   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 CHARFORMAT </w:instrText>
            </w:r>
            <w:r>
              <w:rPr>
                <w:sz w:val="16"/>
                <w:szCs w:val="16"/>
              </w:rPr>
            </w:r>
            <w:r>
              <w:rPr>
                <w:sz w:val="16"/>
                <w:szCs w:val="16"/>
              </w:rPr>
              <w:fldChar w:fldCharType="separate"/>
            </w:r>
            <w:r w:rsidR="002221CD" w:rsidRPr="002221CD">
              <w:rPr>
                <w:sz w:val="16"/>
                <w:szCs w:val="16"/>
              </w:rPr>
              <w:t>15</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093F7493" w14:textId="77777777" w:rsidR="00ED6FA9" w:rsidRDefault="00ED6FA9" w:rsidP="00CB288D">
            <w:pPr>
              <w:tabs>
                <w:tab w:val="left" w:pos="380"/>
              </w:tabs>
              <w:ind w:left="380" w:hanging="380"/>
            </w:pPr>
            <w:r>
              <w:rPr>
                <w:sz w:val="16"/>
                <w:szCs w:val="16"/>
              </w:rPr>
              <w:t xml:space="preserve">5:   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267EF83" w14:textId="77777777" w:rsidR="00ED6FA9" w:rsidRDefault="00ED6FA9" w:rsidP="00CB288D">
            <w:pPr>
              <w:tabs>
                <w:tab w:val="left" w:pos="380"/>
              </w:tabs>
              <w:ind w:left="380" w:hanging="380"/>
            </w:pPr>
            <w:r>
              <w:rPr>
                <w:sz w:val="16"/>
                <w:szCs w:val="16"/>
              </w:rPr>
              <w:t>6: End for</w:t>
            </w:r>
          </w:p>
          <w:p w14:paraId="485C52B3" w14:textId="77777777" w:rsidR="00ED6FA9" w:rsidRDefault="00ED6FA9" w:rsidP="00CB288D">
            <w:pPr>
              <w:tabs>
                <w:tab w:val="left" w:pos="380"/>
              </w:tabs>
              <w:ind w:left="380" w:hanging="380"/>
            </w:pPr>
            <w:r>
              <w:rPr>
                <w:sz w:val="16"/>
                <w:szCs w:val="16"/>
              </w:rPr>
              <w:t>7: W</w:t>
            </w:r>
            <w:r>
              <w:rPr>
                <w:b/>
                <w:sz w:val="16"/>
                <w:szCs w:val="16"/>
              </w:rPr>
              <w:t>hile</w:t>
            </w:r>
            <w:r>
              <w:rPr>
                <w:sz w:val="16"/>
                <w:szCs w:val="16"/>
              </w:rPr>
              <w:t xml:space="preserve"> (</w:t>
            </w:r>
            <w:r>
              <w:rPr>
                <w:sz w:val="16"/>
                <w:szCs w:val="16"/>
              </w:rPr>
              <w:fldChar w:fldCharType="begin"/>
            </w:r>
            <w:r>
              <w:rPr>
                <w:sz w:val="16"/>
                <w:szCs w:val="16"/>
              </w:rPr>
              <w:instrText xml:space="preserve"> REF _RefEqN_sat \h \* CHARFORMAT </w:instrText>
            </w:r>
            <w:r>
              <w:rPr>
                <w:sz w:val="16"/>
                <w:szCs w:val="16"/>
              </w:rPr>
            </w:r>
            <w:r>
              <w:rPr>
                <w:sz w:val="16"/>
                <w:szCs w:val="16"/>
              </w:rPr>
              <w:fldChar w:fldCharType="separate"/>
            </w:r>
            <w:r w:rsidR="002221CD" w:rsidRPr="002221CD">
              <w:rPr>
                <w:sz w:val="16"/>
                <w:szCs w:val="16"/>
              </w:rPr>
              <w:t>17</w:t>
            </w:r>
            <w:r>
              <w:rPr>
                <w:sz w:val="16"/>
                <w:szCs w:val="16"/>
              </w:rPr>
              <w:fldChar w:fldCharType="end"/>
            </w:r>
            <w:r>
              <w:rPr>
                <w:sz w:val="16"/>
                <w:szCs w:val="16"/>
              </w:rPr>
              <w:t>) fails on the merged forecast, the regional fields merged by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and forecast from the snapshot, and trials remain </w:t>
            </w:r>
            <w:r>
              <w:rPr>
                <w:b/>
                <w:sz w:val="16"/>
                <w:szCs w:val="16"/>
              </w:rPr>
              <w:t>do</w:t>
            </w:r>
          </w:p>
          <w:p w14:paraId="18DD7C44" w14:textId="77777777" w:rsidR="00ED6FA9" w:rsidRDefault="00ED6FA9" w:rsidP="00CB288D">
            <w:pPr>
              <w:tabs>
                <w:tab w:val="left" w:pos="500"/>
              </w:tabs>
              <w:ind w:left="500" w:hanging="500"/>
            </w:pPr>
            <w:r>
              <w:rPr>
                <w:sz w:val="16"/>
                <w:szCs w:val="16"/>
              </w:rPr>
              <w:t>8:   Closed move from (</w:t>
            </w:r>
            <w:r>
              <w:rPr>
                <w:sz w:val="16"/>
                <w:szCs w:val="16"/>
              </w:rPr>
              <w:fldChar w:fldCharType="begin"/>
            </w:r>
            <w:r>
              <w:rPr>
                <w:sz w:val="16"/>
                <w:szCs w:val="16"/>
              </w:rPr>
              <w:instrText xml:space="preserve"> REF _RefEqN_adapt \h \* CHARFORMAT </w:instrText>
            </w:r>
            <w:r>
              <w:rPr>
                <w:sz w:val="16"/>
                <w:szCs w:val="16"/>
              </w:rPr>
            </w:r>
            <w:r>
              <w:rPr>
                <w:sz w:val="16"/>
                <w:szCs w:val="16"/>
              </w:rPr>
              <w:fldChar w:fldCharType="separate"/>
            </w:r>
            <w:r w:rsidR="002221CD" w:rsidRPr="002221CD">
              <w:rPr>
                <w:sz w:val="16"/>
                <w:szCs w:val="16"/>
              </w:rPr>
              <w:t>18</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03F4EB03" w14:textId="77777777" w:rsidR="00ED6FA9" w:rsidRDefault="00ED6FA9" w:rsidP="00CB288D">
            <w:pPr>
              <w:tabs>
                <w:tab w:val="left" w:pos="500"/>
              </w:tabs>
              <w:ind w:left="500" w:hanging="500"/>
            </w:pPr>
            <w:r>
              <w:rPr>
                <w:sz w:val="16"/>
                <w:szCs w:val="16"/>
              </w:rPr>
              <w:t>9:   I</w:t>
            </w:r>
            <w:r>
              <w:rPr>
                <w:b/>
                <w:sz w:val="16"/>
                <w:szCs w:val="16"/>
              </w:rPr>
              <w:t>f the closed moves leave the deficit in place then request a proposal</w:t>
            </w:r>
          </w:p>
          <w:p w14:paraId="65E88F4E" w14:textId="77777777" w:rsidR="00ED6FA9" w:rsidRDefault="00ED6FA9" w:rsidP="00CB288D">
            <w:pPr>
              <w:tabs>
                <w:tab w:val="left" w:pos="620"/>
              </w:tabs>
              <w:ind w:left="620" w:hanging="620"/>
            </w:pPr>
            <w:r>
              <w:rPr>
                <w:sz w:val="16"/>
                <w:szCs w:val="16"/>
              </w:rPr>
              <w:t xml:space="preserve">10: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pre-select the candidates, G1 to G4, one forecast each, variations within the budget, a second future for the best three; hand the best one to (</w:t>
            </w:r>
            <w:r>
              <w:rPr>
                <w:sz w:val="16"/>
                <w:szCs w:val="16"/>
              </w:rPr>
              <w:fldChar w:fldCharType="begin"/>
            </w:r>
            <w:r>
              <w:rPr>
                <w:sz w:val="16"/>
                <w:szCs w:val="16"/>
              </w:rPr>
              <w:instrText xml:space="preserve"> REF _RefEqN_gates \h \* CHARFORMAT </w:instrText>
            </w:r>
            <w:r>
              <w:rPr>
                <w:sz w:val="16"/>
                <w:szCs w:val="16"/>
              </w:rPr>
            </w:r>
            <w:r>
              <w:rPr>
                <w:sz w:val="16"/>
                <w:szCs w:val="16"/>
              </w:rPr>
              <w:fldChar w:fldCharType="separate"/>
            </w:r>
            <w:r w:rsidR="002221CD" w:rsidRPr="002221CD">
              <w:rPr>
                <w:sz w:val="16"/>
                <w:szCs w:val="16"/>
              </w:rPr>
              <w:t>21</w:t>
            </w:r>
            <w:r>
              <w:rPr>
                <w:sz w:val="16"/>
                <w:szCs w:val="16"/>
              </w:rPr>
              <w:fldChar w:fldCharType="end"/>
            </w:r>
            <w:r>
              <w:rPr>
                <w:sz w:val="16"/>
                <w:szCs w:val="16"/>
              </w:rPr>
              <w:t>)</w:t>
            </w:r>
          </w:p>
          <w:p w14:paraId="25CE8C8A" w14:textId="77777777" w:rsidR="00ED6FA9" w:rsidRDefault="00ED6FA9" w:rsidP="00CB288D">
            <w:pPr>
              <w:tabs>
                <w:tab w:val="left" w:pos="620"/>
              </w:tabs>
              <w:ind w:left="620" w:hanging="620"/>
            </w:pPr>
            <w:r>
              <w:rPr>
                <w:sz w:val="16"/>
                <w:szCs w:val="16"/>
              </w:rPr>
              <w:t>11:  I</w:t>
            </w:r>
            <w:r>
              <w:rPr>
                <w:b/>
                <w:sz w:val="16"/>
                <w:szCs w:val="16"/>
              </w:rPr>
              <w:t>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end if</w:t>
            </w:r>
          </w:p>
          <w:p w14:paraId="7FF23E81" w14:textId="77777777" w:rsidR="00ED6FA9" w:rsidRDefault="00ED6FA9" w:rsidP="00CB288D">
            <w:pPr>
              <w:tabs>
                <w:tab w:val="left" w:pos="500"/>
              </w:tabs>
              <w:ind w:left="500" w:hanging="500"/>
            </w:pPr>
            <w:r>
              <w:rPr>
                <w:sz w:val="16"/>
                <w:szCs w:val="16"/>
              </w:rPr>
              <w:t xml:space="preserve">12:   Refire </w:t>
            </w:r>
            <m:oMath>
              <m:r>
                <w:rPr>
                  <w:rFonts w:ascii="Cambria Math" w:hAnsi="Cambria Math"/>
                  <w:sz w:val="16"/>
                  <w:szCs w:val="16"/>
                </w:rPr>
                <m:t>R</m:t>
              </m:r>
            </m:oMath>
            <w:r>
              <w:rPr>
                <w:sz w:val="16"/>
                <w:szCs w:val="16"/>
              </w:rPr>
              <w:t xml:space="preserve"> for every agent, lines 3 to 5, on the updated base;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merged forecast</w:t>
            </w:r>
          </w:p>
          <w:p w14:paraId="0B54D9CC" w14:textId="77777777" w:rsidR="00ED6FA9" w:rsidRDefault="00ED6FA9" w:rsidP="00CB288D">
            <w:pPr>
              <w:tabs>
                <w:tab w:val="left" w:pos="500"/>
              </w:tabs>
              <w:ind w:left="500" w:hanging="500"/>
            </w:pPr>
            <w:r>
              <w:rPr>
                <w:sz w:val="16"/>
                <w:szCs w:val="16"/>
              </w:rPr>
              <w:t>13: End while</w:t>
            </w:r>
          </w:p>
          <w:p w14:paraId="51340F32" w14:textId="77777777" w:rsidR="00ED6FA9" w:rsidRDefault="00ED6FA9" w:rsidP="00CB288D">
            <w:pPr>
              <w:tabs>
                <w:tab w:val="left" w:pos="380"/>
              </w:tabs>
              <w:ind w:left="380" w:hanging="380"/>
            </w:pPr>
            <w:r>
              <w:rPr>
                <w:sz w:val="16"/>
                <w:szCs w:val="16"/>
              </w:rPr>
              <w:t xml:space="preserve">14: For each agent,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5537D1D2" w14:textId="77777777" w:rsidR="00ED6FA9" w:rsidRDefault="00ED6FA9" w:rsidP="00CB288D">
            <w:pPr>
              <w:tabs>
                <w:tab w:val="left" w:pos="380"/>
              </w:tabs>
              <w:ind w:left="380" w:hanging="380"/>
            </w:pPr>
            <w:r>
              <w:rPr>
                <w:sz w:val="16"/>
                <w:szCs w:val="16"/>
              </w:rPr>
              <w:t xml:space="preserve">15: 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59794B44" w14:textId="77777777" w:rsidR="00ED6FA9" w:rsidRDefault="00ED6FA9" w:rsidP="00CB288D">
            <w:pPr>
              <w:tabs>
                <w:tab w:val="left" w:pos="260"/>
              </w:tabs>
              <w:ind w:left="260" w:hanging="260"/>
            </w:pPr>
            <w:r>
              <w:rPr>
                <w:sz w:val="16"/>
                <w:szCs w:val="16"/>
              </w:rPr>
              <w:t xml:space="preserve">16: 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1D4951B6" w14:textId="77777777" w:rsidR="00ED6FA9" w:rsidRDefault="00ED6FA9" w:rsidP="00CB288D">
            <w:pPr>
              <w:tabs>
                <w:tab w:val="left" w:pos="260"/>
              </w:tabs>
              <w:ind w:left="260" w:hanging="260"/>
            </w:pPr>
            <w:r>
              <w:rPr>
                <w:sz w:val="16"/>
                <w:szCs w:val="16"/>
              </w:rPr>
              <w:t>17: F</w:t>
            </w:r>
            <w:r>
              <w:rPr>
                <w:b/>
                <w:sz w:val="16"/>
                <w:szCs w:val="16"/>
              </w:rPr>
              <w:t>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 CHARFORMAT </w:instrText>
            </w:r>
            <w:r>
              <w:rPr>
                <w:sz w:val="16"/>
                <w:szCs w:val="16"/>
              </w:rPr>
            </w:r>
            <w:r>
              <w:rPr>
                <w:sz w:val="16"/>
                <w:szCs w:val="16"/>
              </w:rPr>
              <w:fldChar w:fldCharType="separate"/>
            </w:r>
            <w:r w:rsidR="002221CD" w:rsidRPr="002221CD">
              <w:rPr>
                <w:sz w:val="16"/>
                <w:szCs w:val="16"/>
              </w:rPr>
              <w:t>22</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20D07D13" w14:textId="77777777" w:rsidR="00ED6FA9" w:rsidRDefault="00ED6FA9" w:rsidP="00CB288D">
            <w:pPr>
              <w:tabs>
                <w:tab w:val="left" w:pos="260"/>
              </w:tabs>
              <w:ind w:left="260" w:hanging="260"/>
            </w:pPr>
            <w:r>
              <w:rPr>
                <w:sz w:val="16"/>
                <w:szCs w:val="16"/>
              </w:rPr>
              <w:t xml:space="preserve">18: Scale </w:t>
            </w:r>
            <m:oMath>
              <m:sSub>
                <m:sSubPr>
                  <m:ctrlPr>
                    <w:rPr>
                      <w:rFonts w:ascii="Cambria Math" w:hAnsi="Cambria Math"/>
                    </w:rPr>
                  </m:ctrlPr>
                </m:sSubPr>
                <m:e>
                  <m:r>
                    <w:rPr>
                      <w:rFonts w:ascii="Cambria Math" w:hAnsi="Cambria Math"/>
                    </w:rPr>
                    <m:t>M</m:t>
                  </m:r>
                </m:e>
                <m:sub>
                  <m:r>
                    <w:rPr>
                      <w:rFonts w:ascii="Cambria Math" w:hAnsi="Cambria Math"/>
                    </w:rPr>
                    <m:t>σ</m:t>
                  </m:r>
                </m:sub>
              </m:sSub>
            </m:oMath>
            <w:r>
              <w:rPr>
                <w:sz w:val="16"/>
                <w:szCs w:val="16"/>
              </w:rPr>
              <w:t xml:space="preserve"> of each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rPr>
                <w:sz w:val="16"/>
                <w:szCs w:val="16"/>
              </w:rPr>
              <w:t xml:space="preserve"> by </w:t>
            </w:r>
            <m:oMath>
              <m:sSub>
                <m:sSubPr>
                  <m:ctrlPr>
                    <w:rPr>
                      <w:rFonts w:ascii="Cambria Math" w:hAnsi="Cambria Math"/>
                    </w:rPr>
                  </m:ctrlPr>
                </m:sSubPr>
                <m:e>
                  <m:r>
                    <w:rPr>
                      <w:rFonts w:ascii="Cambria Math" w:hAnsi="Cambria Math"/>
                    </w:rPr>
                    <m:t>σ</m:t>
                  </m:r>
                </m:e>
                <m:sub>
                  <m:r>
                    <w:rPr>
                      <w:rFonts w:ascii="Cambria Math" w:hAnsi="Cambria Math"/>
                    </w:rPr>
                    <m:t>i</m:t>
                  </m:r>
                </m:sub>
              </m:sSub>
            </m:oMath>
            <w:r>
              <w:rPr>
                <w:sz w:val="16"/>
                <w:szCs w:val="16"/>
              </w:rPr>
              <w:t xml:space="preserve">;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r>
                <m:rPr>
                  <m:sty m:val="p"/>
                </m:rPr>
                <w:rPr>
                  <w:rFonts w:ascii="Cambria Math" w:hAnsi="Cambria Math"/>
                </w:rPr>
                <m:t>}</m:t>
              </m:r>
            </m:oMath>
            <w:r>
              <w:rPr>
                <w:sz w:val="16"/>
                <w:szCs w:val="16"/>
              </w:rPr>
              <w:t xml:space="preserve">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795B0017" w14:textId="77777777" w:rsidR="00ED6FA9" w:rsidRDefault="00ED6FA9" w:rsidP="00CB288D">
            <w:pPr>
              <w:tabs>
                <w:tab w:val="left" w:pos="260"/>
              </w:tabs>
              <w:ind w:left="260" w:hanging="260"/>
            </w:pPr>
            <w:r>
              <w:rPr>
                <w:sz w:val="16"/>
                <w:szCs w:val="16"/>
              </w:rPr>
              <w:t>19: I</w:t>
            </w:r>
            <w:r>
              <w:rPr>
                <w:b/>
                <w:sz w:val="16"/>
                <w:szCs w:val="16"/>
              </w:rPr>
              <w:t>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331F696B" w14:textId="77777777" w:rsidR="00ED6FA9" w:rsidRDefault="00ED6FA9" w:rsidP="00CB288D">
            <w:pPr>
              <w:tabs>
                <w:tab w:val="left" w:pos="260"/>
              </w:tabs>
              <w:ind w:left="260" w:hanging="260"/>
            </w:pPr>
            <w:r>
              <w:rPr>
                <w:sz w:val="16"/>
                <w:szCs w:val="16"/>
              </w:rPr>
              <w:t>20:</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bookmarkStart w:id="50" w:name="_RefSec_V"/>
    <w:p w14:paraId="673E7B5C" w14:textId="77777777" w:rsidR="00926552" w:rsidRDefault="00926552" w:rsidP="00926552">
      <w:pPr>
        <w:pStyle w:val="Heading1"/>
        <w:spacing w:before="120"/>
      </w:pPr>
      <w:r w:rsidR="002221CD">
        <w:rPr>
          <w:noProof/>
        </w:rPr>
        <w:t>V</w:t>
      </w:r>
      <w:bookmarkEnd w:id="50"/>
      <w:r>
        <w:t>. Results</w:t>
      </w:r>
    </w:p>
    <w:p w14:paraId="630F618B" w14:textId="77777777" w:rsidR="00FF0CB1" w:rsidRDefault="00DB0B75">
      <w:pPr>
        <w:pStyle w:val="Heading2"/>
      </w:pPr>
      <w:bookmarkStart w:id="51" w:name="_RefSec_V_A"/>
      <w:r>
        <w:t>A. Experimental Design</w:t>
      </w:r>
      <w:bookmarkEnd w:id="51"/>
    </w:p>
    <w:p w14:paraId="601E0BA1" w14:textId="77777777" w:rsidR="00FF0CB1" w:rsidRDefault="00DB0B75">
      <w:pPr>
        <w:pStyle w:val="Text"/>
        <w:spacing w:line="240" w:lineRule="auto"/>
        <w:rPr>
          <w:noProof/>
        </w:rPr>
      </w:pPr>
      <w:r>
        <w:fldChar w:fldCharType="begin"/>
      </w:r>
      <w:r>
        <w:instrText>REF _RefTab_scen \h</w:instrText>
      </w:r>
      <w:r>
        <w:fldChar w:fldCharType="separate"/>
      </w:r>
      <w:r w:rsidR="002221CD">
        <w:t xml:space="preserve">Table </w:t>
      </w:r>
      <w:r w:rsidR="002221CD">
        <w:rPr>
          <w:noProof/>
        </w:rPr>
        <w:t>II</w:t>
      </w:r>
      <w:r>
        <w:fldChar w:fldCharType="end"/>
      </w:r>
      <w:r>
        <w:t xml:space="preserve"> defines S1–S5 for the main campaign and S6–S8 for transfer. Each family has 30 worlds (seeds 201–230); development uses 101–120. Each comparison pairs identical worlds and random-state snapshots by family and seed. Recorded tactics are derived on S1–S5 seeds 201–215 and frozen before testing seeds 216–230. Continued generation </w:t>
      </w:r>
      <w:r>
        <w:lastRenderedPageBreak/>
        <w:t xml:space="preserve">uses the 90 S6–S8 worlds and a 75-world S1–S5 control, with the same four recorded tactics installed in both arms. </w:t>
      </w:r>
      <w:r>
        <w:fldChar w:fldCharType="begin"/>
      </w:r>
      <w:r>
        <w:instrText>REF _RefTab_camp \h</w:instrText>
      </w:r>
      <w:r>
        <w:fldChar w:fldCharType="separate"/>
      </w:r>
      <w:r w:rsidR="002221CD">
        <w:t xml:space="preserve">Table </w:t>
      </w:r>
      <w:r w:rsidR="002221CD">
        <w:rPr>
          <w:noProof/>
        </w:rPr>
        <w:t>III</w:t>
      </w:r>
      <w:r>
        <w:fldChar w:fldCharType="end"/>
      </w:r>
      <w:r>
        <w:t xml:space="preserve"> groups the tests.</w:t>
      </w:r>
    </w:p>
    <w:p w14:paraId="7BB0FC2C" w14:textId="5BC7A6E6" w:rsidR="00FF0CB1" w:rsidRDefault="00DB0B75">
      <w:pPr>
        <w:pStyle w:val="Text"/>
        <w:spacing w:line="240" w:lineRule="auto"/>
        <w:rPr>
          <w:noProof/>
        </w:rPr>
      </w:pPr>
      <w:r>
        <w:t xml:space="preserve">Synthetic worlds have 72 × 50 cells at 30 m resolution, a 2.16 × 1.50 km domain. The physical step is 2 min, the decision interval 12 min, the planning horizon 24 min and the guard horizon 45 min. Episodes end at extinction or the duration in </w:t>
      </w:r>
      <w:r>
        <w:fldChar w:fldCharType="begin"/>
      </w:r>
      <w:r>
        <w:instrText>REF _RefTab_scen \h</w:instrText>
      </w:r>
      <w:r>
        <w:fldChar w:fldCharType="separate"/>
      </w:r>
      <w:r w:rsidR="002221CD">
        <w:t xml:space="preserve">Table </w:t>
      </w:r>
      <w:r w:rsidR="002221CD">
        <w:rPr>
          <w:noProof/>
        </w:rPr>
        <w:t>II</w:t>
      </w:r>
      <w:r>
        <w:fldChar w:fldCharType="end"/>
      </w:r>
      <w:r>
        <w:t xml:space="preserve">. Fuel moisture is 0.08, except 0.06 in S7. Ignitions are remote in S1, S2, S6 and S8 and near settlements in S3–S5 and S7. S6 and S7 include a lake near the front. S5 selects each reading for corruption with probability 0.25. In selected readings, independent </w:t>
      </w:r>
      <m:oMath>
        <m:r>
          <m:rPr>
            <m:scr m:val="script"/>
          </m:rPr>
          <w:rPr>
            <w:rFonts w:ascii="Cambria Math" w:hAnsi="Cambria Math"/>
          </w:rPr>
          <m:t>N</m:t>
        </m:r>
        <m:r>
          <w:rPr>
            <w:rFonts w:ascii="Cambria Math" w:hAnsi="Cambria Math"/>
          </w:rPr>
          <m:t>(0,0.1)</m:t>
        </m:r>
      </m:oMath>
      <w:r>
        <w:t xml:space="preserve"> perturbations (standard deviation 0.10) are added to all features and clipped to [0, 1]. Confidence is multiplied by 0.8 for every reading; forecasts and the proposer brief use the core snapshot, while inference and order targeting read the degraded observations.</w:t>
      </w:r>
    </w:p>
    <w:p w14:paraId="4FC71846" w14:textId="77777777" w:rsidR="00AA18C8" w:rsidRDefault="00AA18C8" w:rsidP="00AA18C8">
      <w:pPr>
        <w:pStyle w:val="TableTitle"/>
        <w:keepNext/>
        <w:spacing w:before="120"/>
      </w:pPr>
      <w:bookmarkStart w:id="52" w:name="_RefTab_scen"/>
      <w:r>
        <w:t xml:space="preserve">Table </w:t>
      </w:r>
      <w:r>
        <w:rPr>
          <w:noProof/>
        </w:rPr>
        <w:fldChar w:fldCharType="begin"/>
      </w:r>
      <w:r>
        <w:rPr>
          <w:noProof/>
        </w:rPr>
        <w:instrText xml:space="preserve"> SEQ Table \* ROMAN </w:instrText>
      </w:r>
      <w:r>
        <w:rPr>
          <w:noProof/>
        </w:rPr>
        <w:fldChar w:fldCharType="separate"/>
      </w:r>
      <w:r w:rsidR="002221CD">
        <w:rPr>
          <w:noProof/>
        </w:rPr>
        <w:t>II</w:t>
      </w:r>
      <w:r>
        <w:rPr>
          <w:noProof/>
        </w:rPr>
        <w:fldChar w:fldCharType="end"/>
      </w:r>
      <w:bookmarkEnd w:id="52"/>
    </w:p>
    <w:p w14:paraId="23FB0BAD" w14:textId="77777777" w:rsidR="00FF0CB1" w:rsidRDefault="00DB0B75">
      <w:pPr>
        <w:pStyle w:val="TableTitle"/>
        <w:keepNext/>
        <w:spacing w:after="60"/>
      </w:pPr>
      <w:r>
        <w:t>Scenario families and operating conditions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53"/>
        <w:gridCol w:w="1571"/>
        <w:gridCol w:w="556"/>
        <w:gridCol w:w="933"/>
        <w:gridCol w:w="830"/>
        <w:gridCol w:w="697"/>
      </w:tblGrid>
      <w:tr w:rsidR="00FF0CB1" w14:paraId="52846D66" w14:textId="77777777" w:rsidTr="009467D2">
        <w:tc>
          <w:tcPr>
            <w:tcW w:w="453" w:type="dxa"/>
          </w:tcPr>
          <w:p w14:paraId="70FBA1F1" w14:textId="77777777" w:rsidR="00FF0CB1" w:rsidRDefault="00DB0B75">
            <w:pPr>
              <w:keepNext/>
              <w:spacing w:line="220" w:lineRule="auto"/>
            </w:pPr>
            <w:r>
              <w:rPr>
                <w:b/>
                <w:sz w:val="18"/>
              </w:rPr>
              <w:t>ID</w:t>
            </w:r>
          </w:p>
        </w:tc>
        <w:tc>
          <w:tcPr>
            <w:tcW w:w="1571" w:type="dxa"/>
          </w:tcPr>
          <w:p w14:paraId="0080A04D" w14:textId="77777777" w:rsidR="00FF0CB1" w:rsidRDefault="00DB0B75">
            <w:pPr>
              <w:keepNext/>
              <w:spacing w:line="220" w:lineRule="auto"/>
              <w:jc w:val="center"/>
            </w:pPr>
            <w:r>
              <w:rPr>
                <w:b/>
                <w:sz w:val="18"/>
              </w:rPr>
              <w:t>Landscape / settlements</w:t>
            </w:r>
          </w:p>
        </w:tc>
        <w:tc>
          <w:tcPr>
            <w:tcW w:w="556" w:type="dxa"/>
          </w:tcPr>
          <w:p w14:paraId="6192664A" w14:textId="77777777" w:rsidR="00FF0CB1" w:rsidRDefault="00DB0B75">
            <w:pPr>
              <w:keepNext/>
              <w:spacing w:line="220" w:lineRule="auto"/>
              <w:jc w:val="center"/>
            </w:pPr>
            <w:r>
              <w:rPr>
                <w:b/>
                <w:sz w:val="18"/>
              </w:rPr>
              <w:t>Pool</w:t>
            </w:r>
          </w:p>
        </w:tc>
        <w:tc>
          <w:tcPr>
            <w:tcW w:w="933" w:type="dxa"/>
          </w:tcPr>
          <w:p w14:paraId="486B0731" w14:textId="77777777" w:rsidR="00FF0CB1" w:rsidRDefault="00DB0B75">
            <w:pPr>
              <w:keepNext/>
              <w:spacing w:line="220" w:lineRule="auto"/>
              <w:jc w:val="center"/>
            </w:pPr>
            <w:r>
              <w:rPr>
                <w:b/>
                <w:sz w:val="18"/>
              </w:rPr>
              <w:t>Ignitions</w:t>
            </w:r>
          </w:p>
        </w:tc>
        <w:tc>
          <w:tcPr>
            <w:tcW w:w="830" w:type="dxa"/>
          </w:tcPr>
          <w:p w14:paraId="4CFFADBB" w14:textId="77777777" w:rsidR="00FF0CB1" w:rsidRDefault="00DB0B75">
            <w:pPr>
              <w:keepNext/>
              <w:spacing w:line="220" w:lineRule="auto"/>
              <w:jc w:val="center"/>
            </w:pPr>
            <w:r>
              <w:rPr>
                <w:b/>
                <w:sz w:val="18"/>
              </w:rPr>
              <w:t>Wind m/s</w:t>
            </w:r>
          </w:p>
        </w:tc>
        <w:tc>
          <w:tcPr>
            <w:tcW w:w="697" w:type="dxa"/>
          </w:tcPr>
          <w:p w14:paraId="07B8AAFD" w14:textId="77777777" w:rsidR="00FF0CB1" w:rsidRDefault="00DB0B75">
            <w:pPr>
              <w:keepNext/>
              <w:spacing w:line="220" w:lineRule="auto"/>
              <w:jc w:val="center"/>
            </w:pPr>
            <w:r>
              <w:rPr>
                <w:b/>
                <w:sz w:val="18"/>
              </w:rPr>
              <w:t>Hours</w:t>
            </w:r>
          </w:p>
        </w:tc>
      </w:tr>
      <w:tr w:rsidR="00FF0CB1" w14:paraId="786BAC2B" w14:textId="77777777" w:rsidTr="009467D2">
        <w:tc>
          <w:tcPr>
            <w:tcW w:w="453" w:type="dxa"/>
          </w:tcPr>
          <w:p w14:paraId="3D65B274" w14:textId="77777777" w:rsidR="00FF0CB1" w:rsidRDefault="00DB0B75">
            <w:pPr>
              <w:keepNext/>
              <w:spacing w:line="220" w:lineRule="auto"/>
            </w:pPr>
            <w:r>
              <w:rPr>
                <w:sz w:val="18"/>
              </w:rPr>
              <w:t>S1</w:t>
            </w:r>
          </w:p>
        </w:tc>
        <w:tc>
          <w:tcPr>
            <w:tcW w:w="1571" w:type="dxa"/>
          </w:tcPr>
          <w:p w14:paraId="017BE22A" w14:textId="77777777" w:rsidR="00FF0CB1" w:rsidRDefault="00DB0B75">
            <w:pPr>
              <w:keepNext/>
              <w:spacing w:line="220" w:lineRule="auto"/>
              <w:jc w:val="center"/>
            </w:pPr>
            <w:r>
              <w:rPr>
                <w:sz w:val="18"/>
              </w:rPr>
              <w:t>Forest / 2</w:t>
            </w:r>
          </w:p>
        </w:tc>
        <w:tc>
          <w:tcPr>
            <w:tcW w:w="556" w:type="dxa"/>
          </w:tcPr>
          <w:p w14:paraId="08A00674" w14:textId="77777777" w:rsidR="00FF0CB1" w:rsidRDefault="00DB0B75">
            <w:pPr>
              <w:keepNext/>
              <w:spacing w:line="220" w:lineRule="auto"/>
              <w:jc w:val="center"/>
            </w:pPr>
            <w:r>
              <w:rPr>
                <w:sz w:val="18"/>
              </w:rPr>
              <w:t>1.0</w:t>
            </w:r>
          </w:p>
        </w:tc>
        <w:tc>
          <w:tcPr>
            <w:tcW w:w="933" w:type="dxa"/>
          </w:tcPr>
          <w:p w14:paraId="7E245586" w14:textId="77777777" w:rsidR="00FF0CB1" w:rsidRDefault="00DB0B75">
            <w:pPr>
              <w:keepNext/>
              <w:spacing w:line="220" w:lineRule="auto"/>
              <w:jc w:val="center"/>
            </w:pPr>
            <w:r>
              <w:rPr>
                <w:sz w:val="18"/>
              </w:rPr>
              <w:t>1</w:t>
            </w:r>
          </w:p>
        </w:tc>
        <w:tc>
          <w:tcPr>
            <w:tcW w:w="830" w:type="dxa"/>
          </w:tcPr>
          <w:p w14:paraId="52F1E2A9" w14:textId="77777777" w:rsidR="00FF0CB1" w:rsidRDefault="00DB0B75">
            <w:pPr>
              <w:keepNext/>
              <w:spacing w:line="220" w:lineRule="auto"/>
              <w:jc w:val="center"/>
            </w:pPr>
            <w:r>
              <w:rPr>
                <w:sz w:val="18"/>
              </w:rPr>
              <w:t>8</w:t>
            </w:r>
          </w:p>
        </w:tc>
        <w:tc>
          <w:tcPr>
            <w:tcW w:w="697" w:type="dxa"/>
          </w:tcPr>
          <w:p w14:paraId="2491620F" w14:textId="77777777" w:rsidR="00FF0CB1" w:rsidRDefault="00DB0B75">
            <w:pPr>
              <w:keepNext/>
              <w:spacing w:line="220" w:lineRule="auto"/>
              <w:jc w:val="center"/>
            </w:pPr>
            <w:r>
              <w:rPr>
                <w:sz w:val="18"/>
              </w:rPr>
              <w:t>12</w:t>
            </w:r>
          </w:p>
        </w:tc>
      </w:tr>
      <w:tr w:rsidR="00FF0CB1" w14:paraId="63AECFB0" w14:textId="77777777" w:rsidTr="009467D2">
        <w:tc>
          <w:tcPr>
            <w:tcW w:w="453" w:type="dxa"/>
          </w:tcPr>
          <w:p w14:paraId="55B8DBD7" w14:textId="77777777" w:rsidR="00FF0CB1" w:rsidRDefault="00DB0B75">
            <w:pPr>
              <w:keepNext/>
              <w:spacing w:line="220" w:lineRule="auto"/>
            </w:pPr>
            <w:r>
              <w:rPr>
                <w:sz w:val="18"/>
              </w:rPr>
              <w:t>S2</w:t>
            </w:r>
          </w:p>
        </w:tc>
        <w:tc>
          <w:tcPr>
            <w:tcW w:w="1571" w:type="dxa"/>
          </w:tcPr>
          <w:p w14:paraId="2FD6A870" w14:textId="77777777" w:rsidR="00FF0CB1" w:rsidRDefault="00DB0B75">
            <w:pPr>
              <w:keepNext/>
              <w:spacing w:line="220" w:lineRule="auto"/>
              <w:jc w:val="center"/>
            </w:pPr>
            <w:r>
              <w:rPr>
                <w:sz w:val="18"/>
              </w:rPr>
              <w:t>Forest / 2</w:t>
            </w:r>
          </w:p>
        </w:tc>
        <w:tc>
          <w:tcPr>
            <w:tcW w:w="556" w:type="dxa"/>
          </w:tcPr>
          <w:p w14:paraId="5908A8A7" w14:textId="77777777" w:rsidR="00FF0CB1" w:rsidRDefault="00DB0B75">
            <w:pPr>
              <w:keepNext/>
              <w:spacing w:line="220" w:lineRule="auto"/>
              <w:jc w:val="center"/>
            </w:pPr>
            <w:r>
              <w:rPr>
                <w:sz w:val="18"/>
              </w:rPr>
              <w:t>0.6</w:t>
            </w:r>
          </w:p>
        </w:tc>
        <w:tc>
          <w:tcPr>
            <w:tcW w:w="933" w:type="dxa"/>
          </w:tcPr>
          <w:p w14:paraId="3C3AF1F3" w14:textId="77777777" w:rsidR="00FF0CB1" w:rsidRDefault="00DB0B75">
            <w:pPr>
              <w:keepNext/>
              <w:spacing w:line="220" w:lineRule="auto"/>
              <w:jc w:val="center"/>
            </w:pPr>
            <w:r>
              <w:rPr>
                <w:sz w:val="18"/>
              </w:rPr>
              <w:t>2</w:t>
            </w:r>
          </w:p>
        </w:tc>
        <w:tc>
          <w:tcPr>
            <w:tcW w:w="830" w:type="dxa"/>
          </w:tcPr>
          <w:p w14:paraId="3C60C49B" w14:textId="77777777" w:rsidR="00FF0CB1" w:rsidRDefault="00DB0B75">
            <w:pPr>
              <w:keepNext/>
              <w:spacing w:line="220" w:lineRule="auto"/>
              <w:jc w:val="center"/>
            </w:pPr>
            <w:r>
              <w:rPr>
                <w:sz w:val="18"/>
              </w:rPr>
              <w:t>8</w:t>
            </w:r>
          </w:p>
        </w:tc>
        <w:tc>
          <w:tcPr>
            <w:tcW w:w="697" w:type="dxa"/>
          </w:tcPr>
          <w:p w14:paraId="6763332A" w14:textId="77777777" w:rsidR="00FF0CB1" w:rsidRDefault="00DB0B75">
            <w:pPr>
              <w:keepNext/>
              <w:spacing w:line="220" w:lineRule="auto"/>
              <w:jc w:val="center"/>
            </w:pPr>
            <w:r>
              <w:rPr>
                <w:sz w:val="18"/>
              </w:rPr>
              <w:t>12</w:t>
            </w:r>
          </w:p>
        </w:tc>
      </w:tr>
      <w:tr w:rsidR="00FF0CB1" w14:paraId="41F8BCCD" w14:textId="77777777" w:rsidTr="009467D2">
        <w:tc>
          <w:tcPr>
            <w:tcW w:w="453" w:type="dxa"/>
          </w:tcPr>
          <w:p w14:paraId="44626F53" w14:textId="77777777" w:rsidR="00FF0CB1" w:rsidRDefault="00DB0B75">
            <w:pPr>
              <w:keepNext/>
              <w:spacing w:line="220" w:lineRule="auto"/>
            </w:pPr>
            <w:r>
              <w:rPr>
                <w:sz w:val="18"/>
              </w:rPr>
              <w:t>S3</w:t>
            </w:r>
          </w:p>
        </w:tc>
        <w:tc>
          <w:tcPr>
            <w:tcW w:w="1571" w:type="dxa"/>
          </w:tcPr>
          <w:p w14:paraId="0F559B92" w14:textId="77777777" w:rsidR="00FF0CB1" w:rsidRDefault="00DB0B75">
            <w:pPr>
              <w:keepNext/>
              <w:spacing w:line="220" w:lineRule="auto"/>
              <w:jc w:val="center"/>
            </w:pPr>
            <w:r>
              <w:rPr>
                <w:sz w:val="18"/>
              </w:rPr>
              <w:t>Interface / 12</w:t>
            </w:r>
          </w:p>
        </w:tc>
        <w:tc>
          <w:tcPr>
            <w:tcW w:w="556" w:type="dxa"/>
          </w:tcPr>
          <w:p w14:paraId="623DF067" w14:textId="77777777" w:rsidR="00FF0CB1" w:rsidRDefault="00DB0B75">
            <w:pPr>
              <w:keepNext/>
              <w:spacing w:line="220" w:lineRule="auto"/>
              <w:jc w:val="center"/>
            </w:pPr>
            <w:r>
              <w:rPr>
                <w:sz w:val="18"/>
              </w:rPr>
              <w:t>1.0</w:t>
            </w:r>
          </w:p>
        </w:tc>
        <w:tc>
          <w:tcPr>
            <w:tcW w:w="933" w:type="dxa"/>
          </w:tcPr>
          <w:p w14:paraId="7D3C7A61" w14:textId="77777777" w:rsidR="00FF0CB1" w:rsidRDefault="00DB0B75">
            <w:pPr>
              <w:keepNext/>
              <w:spacing w:line="220" w:lineRule="auto"/>
              <w:jc w:val="center"/>
            </w:pPr>
            <w:r>
              <w:rPr>
                <w:sz w:val="18"/>
              </w:rPr>
              <w:t>1</w:t>
            </w:r>
          </w:p>
        </w:tc>
        <w:tc>
          <w:tcPr>
            <w:tcW w:w="830" w:type="dxa"/>
          </w:tcPr>
          <w:p w14:paraId="142FC8B6" w14:textId="77777777" w:rsidR="00FF0CB1" w:rsidRDefault="00DB0B75">
            <w:pPr>
              <w:keepNext/>
              <w:spacing w:line="220" w:lineRule="auto"/>
              <w:jc w:val="center"/>
            </w:pPr>
            <w:r>
              <w:rPr>
                <w:sz w:val="18"/>
              </w:rPr>
              <w:t>8</w:t>
            </w:r>
          </w:p>
        </w:tc>
        <w:tc>
          <w:tcPr>
            <w:tcW w:w="697" w:type="dxa"/>
          </w:tcPr>
          <w:p w14:paraId="0833B022" w14:textId="77777777" w:rsidR="00FF0CB1" w:rsidRDefault="00DB0B75">
            <w:pPr>
              <w:keepNext/>
              <w:spacing w:line="220" w:lineRule="auto"/>
              <w:jc w:val="center"/>
            </w:pPr>
            <w:r>
              <w:rPr>
                <w:sz w:val="18"/>
              </w:rPr>
              <w:t>12</w:t>
            </w:r>
          </w:p>
        </w:tc>
      </w:tr>
      <w:tr w:rsidR="00FF0CB1" w14:paraId="405B7889" w14:textId="77777777" w:rsidTr="009467D2">
        <w:tc>
          <w:tcPr>
            <w:tcW w:w="453" w:type="dxa"/>
          </w:tcPr>
          <w:p w14:paraId="7E6FE401" w14:textId="77777777" w:rsidR="00FF0CB1" w:rsidRDefault="00DB0B75">
            <w:pPr>
              <w:keepNext/>
              <w:spacing w:line="220" w:lineRule="auto"/>
            </w:pPr>
            <w:r>
              <w:rPr>
                <w:sz w:val="18"/>
              </w:rPr>
              <w:t>S4</w:t>
            </w:r>
          </w:p>
        </w:tc>
        <w:tc>
          <w:tcPr>
            <w:tcW w:w="1571" w:type="dxa"/>
          </w:tcPr>
          <w:p w14:paraId="258AEAE8" w14:textId="77777777" w:rsidR="00FF0CB1" w:rsidRDefault="00DB0B75">
            <w:pPr>
              <w:keepNext/>
              <w:spacing w:line="220" w:lineRule="auto"/>
              <w:jc w:val="center"/>
            </w:pPr>
            <w:r>
              <w:rPr>
                <w:sz w:val="18"/>
              </w:rPr>
              <w:t>Interface / 12</w:t>
            </w:r>
          </w:p>
        </w:tc>
        <w:tc>
          <w:tcPr>
            <w:tcW w:w="556" w:type="dxa"/>
          </w:tcPr>
          <w:p w14:paraId="5D629986" w14:textId="77777777" w:rsidR="00FF0CB1" w:rsidRDefault="00DB0B75">
            <w:pPr>
              <w:keepNext/>
              <w:spacing w:line="220" w:lineRule="auto"/>
              <w:jc w:val="center"/>
            </w:pPr>
            <w:r>
              <w:rPr>
                <w:sz w:val="18"/>
              </w:rPr>
              <w:t>0.6</w:t>
            </w:r>
          </w:p>
        </w:tc>
        <w:tc>
          <w:tcPr>
            <w:tcW w:w="933" w:type="dxa"/>
          </w:tcPr>
          <w:p w14:paraId="2AA8A251" w14:textId="77777777" w:rsidR="00FF0CB1" w:rsidRDefault="00DB0B75">
            <w:pPr>
              <w:keepNext/>
              <w:spacing w:line="220" w:lineRule="auto"/>
              <w:jc w:val="center"/>
            </w:pPr>
            <w:r>
              <w:rPr>
                <w:sz w:val="18"/>
              </w:rPr>
              <w:t>2</w:t>
            </w:r>
          </w:p>
        </w:tc>
        <w:tc>
          <w:tcPr>
            <w:tcW w:w="830" w:type="dxa"/>
          </w:tcPr>
          <w:p w14:paraId="2267C1D6" w14:textId="77777777" w:rsidR="00FF0CB1" w:rsidRDefault="00DB0B75">
            <w:pPr>
              <w:keepNext/>
              <w:spacing w:line="220" w:lineRule="auto"/>
              <w:jc w:val="center"/>
            </w:pPr>
            <w:r>
              <w:rPr>
                <w:sz w:val="18"/>
              </w:rPr>
              <w:t>8</w:t>
            </w:r>
          </w:p>
        </w:tc>
        <w:tc>
          <w:tcPr>
            <w:tcW w:w="697" w:type="dxa"/>
          </w:tcPr>
          <w:p w14:paraId="0184025E" w14:textId="77777777" w:rsidR="00FF0CB1" w:rsidRDefault="00DB0B75">
            <w:pPr>
              <w:keepNext/>
              <w:spacing w:line="220" w:lineRule="auto"/>
              <w:jc w:val="center"/>
            </w:pPr>
            <w:r>
              <w:rPr>
                <w:sz w:val="18"/>
              </w:rPr>
              <w:t>12</w:t>
            </w:r>
          </w:p>
        </w:tc>
      </w:tr>
      <w:tr w:rsidR="00FF0CB1" w14:paraId="4E584BC0" w14:textId="77777777" w:rsidTr="009467D2">
        <w:tc>
          <w:tcPr>
            <w:tcW w:w="453" w:type="dxa"/>
          </w:tcPr>
          <w:p w14:paraId="102BF5F1" w14:textId="77777777" w:rsidR="00FF0CB1" w:rsidRDefault="00DB0B75">
            <w:pPr>
              <w:keepNext/>
              <w:spacing w:line="220" w:lineRule="auto"/>
            </w:pPr>
            <w:r>
              <w:rPr>
                <w:sz w:val="18"/>
              </w:rPr>
              <w:t>S5</w:t>
            </w:r>
          </w:p>
        </w:tc>
        <w:tc>
          <w:tcPr>
            <w:tcW w:w="1571" w:type="dxa"/>
          </w:tcPr>
          <w:p w14:paraId="0186D926" w14:textId="77777777" w:rsidR="00FF0CB1" w:rsidRDefault="00DB0B75">
            <w:pPr>
              <w:keepNext/>
              <w:spacing w:line="220" w:lineRule="auto"/>
              <w:jc w:val="center"/>
            </w:pPr>
            <w:r>
              <w:rPr>
                <w:sz w:val="18"/>
              </w:rPr>
              <w:t>Interface / 12</w:t>
            </w:r>
          </w:p>
        </w:tc>
        <w:tc>
          <w:tcPr>
            <w:tcW w:w="556" w:type="dxa"/>
          </w:tcPr>
          <w:p w14:paraId="2D453BEE" w14:textId="77777777" w:rsidR="00FF0CB1" w:rsidRDefault="00DB0B75">
            <w:pPr>
              <w:keepNext/>
              <w:spacing w:line="220" w:lineRule="auto"/>
              <w:jc w:val="center"/>
            </w:pPr>
            <w:r>
              <w:rPr>
                <w:sz w:val="18"/>
              </w:rPr>
              <w:t>0.6</w:t>
            </w:r>
          </w:p>
        </w:tc>
        <w:tc>
          <w:tcPr>
            <w:tcW w:w="933" w:type="dxa"/>
          </w:tcPr>
          <w:p w14:paraId="5418EAFC" w14:textId="77777777" w:rsidR="00FF0CB1" w:rsidRDefault="00DB0B75">
            <w:pPr>
              <w:keepNext/>
              <w:spacing w:line="220" w:lineRule="auto"/>
              <w:jc w:val="center"/>
            </w:pPr>
            <w:r>
              <w:rPr>
                <w:sz w:val="18"/>
              </w:rPr>
              <w:t>2</w:t>
            </w:r>
          </w:p>
        </w:tc>
        <w:tc>
          <w:tcPr>
            <w:tcW w:w="830" w:type="dxa"/>
          </w:tcPr>
          <w:p w14:paraId="5AFB9C80" w14:textId="77777777" w:rsidR="00FF0CB1" w:rsidRDefault="00DB0B75">
            <w:pPr>
              <w:keepNext/>
              <w:spacing w:line="220" w:lineRule="auto"/>
              <w:jc w:val="center"/>
            </w:pPr>
            <w:r>
              <w:rPr>
                <w:sz w:val="18"/>
              </w:rPr>
              <w:t>8</w:t>
            </w:r>
          </w:p>
        </w:tc>
        <w:tc>
          <w:tcPr>
            <w:tcW w:w="697" w:type="dxa"/>
          </w:tcPr>
          <w:p w14:paraId="01AFBFA8" w14:textId="77777777" w:rsidR="00FF0CB1" w:rsidRDefault="00DB0B75">
            <w:pPr>
              <w:keepNext/>
              <w:spacing w:line="220" w:lineRule="auto"/>
              <w:jc w:val="center"/>
            </w:pPr>
            <w:r>
              <w:rPr>
                <w:sz w:val="18"/>
              </w:rPr>
              <w:t>12</w:t>
            </w:r>
          </w:p>
        </w:tc>
      </w:tr>
      <w:tr w:rsidR="00FF0CB1" w14:paraId="2A615EE4" w14:textId="77777777" w:rsidTr="009467D2">
        <w:tc>
          <w:tcPr>
            <w:tcW w:w="453" w:type="dxa"/>
          </w:tcPr>
          <w:p w14:paraId="2C5ED5AD" w14:textId="77777777" w:rsidR="00FF0CB1" w:rsidRDefault="00DB0B75">
            <w:pPr>
              <w:keepNext/>
              <w:spacing w:line="220" w:lineRule="auto"/>
            </w:pPr>
            <w:r>
              <w:rPr>
                <w:sz w:val="18"/>
              </w:rPr>
              <w:t>S6</w:t>
            </w:r>
          </w:p>
        </w:tc>
        <w:tc>
          <w:tcPr>
            <w:tcW w:w="1571" w:type="dxa"/>
          </w:tcPr>
          <w:p w14:paraId="4D381EEB" w14:textId="77777777" w:rsidR="00FF0CB1" w:rsidRDefault="00DB0B75">
            <w:pPr>
              <w:keepNext/>
              <w:spacing w:line="220" w:lineRule="auto"/>
              <w:jc w:val="center"/>
            </w:pPr>
            <w:r>
              <w:rPr>
                <w:sz w:val="18"/>
              </w:rPr>
              <w:t>River valley / 4</w:t>
            </w:r>
          </w:p>
        </w:tc>
        <w:tc>
          <w:tcPr>
            <w:tcW w:w="556" w:type="dxa"/>
          </w:tcPr>
          <w:p w14:paraId="7D070BBD" w14:textId="77777777" w:rsidR="00FF0CB1" w:rsidRDefault="00DB0B75">
            <w:pPr>
              <w:keepNext/>
              <w:spacing w:line="220" w:lineRule="auto"/>
              <w:jc w:val="center"/>
            </w:pPr>
            <w:r>
              <w:rPr>
                <w:sz w:val="18"/>
              </w:rPr>
              <w:t>0.4</w:t>
            </w:r>
          </w:p>
        </w:tc>
        <w:tc>
          <w:tcPr>
            <w:tcW w:w="933" w:type="dxa"/>
          </w:tcPr>
          <w:p w14:paraId="125A40DB" w14:textId="77777777" w:rsidR="00FF0CB1" w:rsidRDefault="00DB0B75">
            <w:pPr>
              <w:keepNext/>
              <w:spacing w:line="220" w:lineRule="auto"/>
              <w:jc w:val="center"/>
            </w:pPr>
            <w:r>
              <w:rPr>
                <w:sz w:val="18"/>
              </w:rPr>
              <w:t>2</w:t>
            </w:r>
          </w:p>
        </w:tc>
        <w:tc>
          <w:tcPr>
            <w:tcW w:w="830" w:type="dxa"/>
          </w:tcPr>
          <w:p w14:paraId="2B76DA51" w14:textId="77777777" w:rsidR="00FF0CB1" w:rsidRDefault="00DB0B75">
            <w:pPr>
              <w:keepNext/>
              <w:spacing w:line="220" w:lineRule="auto"/>
              <w:jc w:val="center"/>
            </w:pPr>
            <w:r>
              <w:rPr>
                <w:sz w:val="18"/>
              </w:rPr>
              <w:t>9</w:t>
            </w:r>
          </w:p>
        </w:tc>
        <w:tc>
          <w:tcPr>
            <w:tcW w:w="697" w:type="dxa"/>
          </w:tcPr>
          <w:p w14:paraId="09A21737" w14:textId="77777777" w:rsidR="00FF0CB1" w:rsidRDefault="00DB0B75">
            <w:pPr>
              <w:keepNext/>
              <w:spacing w:line="220" w:lineRule="auto"/>
              <w:jc w:val="center"/>
            </w:pPr>
            <w:r>
              <w:rPr>
                <w:sz w:val="18"/>
              </w:rPr>
              <w:t>12</w:t>
            </w:r>
          </w:p>
        </w:tc>
      </w:tr>
      <w:tr w:rsidR="00FF0CB1" w14:paraId="79B77053" w14:textId="77777777" w:rsidTr="009467D2">
        <w:tc>
          <w:tcPr>
            <w:tcW w:w="453" w:type="dxa"/>
          </w:tcPr>
          <w:p w14:paraId="7482165C" w14:textId="77777777" w:rsidR="00FF0CB1" w:rsidRDefault="00DB0B75">
            <w:pPr>
              <w:keepNext/>
              <w:spacing w:line="220" w:lineRule="auto"/>
            </w:pPr>
            <w:r>
              <w:rPr>
                <w:sz w:val="18"/>
              </w:rPr>
              <w:t>S7</w:t>
            </w:r>
          </w:p>
        </w:tc>
        <w:tc>
          <w:tcPr>
            <w:tcW w:w="1571" w:type="dxa"/>
          </w:tcPr>
          <w:p w14:paraId="3DA0B6D7" w14:textId="77777777" w:rsidR="00FF0CB1" w:rsidRDefault="00DB0B75">
            <w:pPr>
              <w:keepNext/>
              <w:spacing w:line="220" w:lineRule="auto"/>
              <w:jc w:val="center"/>
            </w:pPr>
            <w:r>
              <w:rPr>
                <w:sz w:val="18"/>
              </w:rPr>
              <w:t>Coast / 12</w:t>
            </w:r>
          </w:p>
        </w:tc>
        <w:tc>
          <w:tcPr>
            <w:tcW w:w="556" w:type="dxa"/>
          </w:tcPr>
          <w:p w14:paraId="599333D7" w14:textId="77777777" w:rsidR="00FF0CB1" w:rsidRDefault="00DB0B75">
            <w:pPr>
              <w:keepNext/>
              <w:spacing w:line="220" w:lineRule="auto"/>
              <w:jc w:val="center"/>
            </w:pPr>
            <w:r>
              <w:rPr>
                <w:sz w:val="18"/>
              </w:rPr>
              <w:t>1.0</w:t>
            </w:r>
          </w:p>
        </w:tc>
        <w:tc>
          <w:tcPr>
            <w:tcW w:w="933" w:type="dxa"/>
          </w:tcPr>
          <w:p w14:paraId="7F38A1DC" w14:textId="77777777" w:rsidR="00FF0CB1" w:rsidRDefault="00DB0B75">
            <w:pPr>
              <w:keepNext/>
              <w:spacing w:line="220" w:lineRule="auto"/>
              <w:jc w:val="center"/>
            </w:pPr>
            <w:r>
              <w:rPr>
                <w:sz w:val="18"/>
              </w:rPr>
              <w:t>2</w:t>
            </w:r>
          </w:p>
        </w:tc>
        <w:tc>
          <w:tcPr>
            <w:tcW w:w="830" w:type="dxa"/>
          </w:tcPr>
          <w:p w14:paraId="3AA65E32" w14:textId="77777777" w:rsidR="00FF0CB1" w:rsidRDefault="00DB0B75">
            <w:pPr>
              <w:keepNext/>
              <w:spacing w:line="220" w:lineRule="auto"/>
              <w:jc w:val="center"/>
            </w:pPr>
            <w:r>
              <w:rPr>
                <w:sz w:val="18"/>
              </w:rPr>
              <w:t>12</w:t>
            </w:r>
          </w:p>
        </w:tc>
        <w:tc>
          <w:tcPr>
            <w:tcW w:w="697" w:type="dxa"/>
          </w:tcPr>
          <w:p w14:paraId="1B7885F3" w14:textId="77777777" w:rsidR="00FF0CB1" w:rsidRDefault="00DB0B75">
            <w:pPr>
              <w:keepNext/>
              <w:spacing w:line="220" w:lineRule="auto"/>
              <w:jc w:val="center"/>
            </w:pPr>
            <w:r>
              <w:rPr>
                <w:sz w:val="18"/>
              </w:rPr>
              <w:t>12</w:t>
            </w:r>
          </w:p>
        </w:tc>
      </w:tr>
      <w:tr w:rsidR="00FF0CB1" w14:paraId="2B59449B" w14:textId="77777777" w:rsidTr="009467D2">
        <w:tc>
          <w:tcPr>
            <w:tcW w:w="453" w:type="dxa"/>
          </w:tcPr>
          <w:p w14:paraId="0D5D1113" w14:textId="77777777" w:rsidR="00FF0CB1" w:rsidRDefault="00DB0B75">
            <w:pPr>
              <w:spacing w:line="220" w:lineRule="auto"/>
            </w:pPr>
            <w:r>
              <w:rPr>
                <w:sz w:val="18"/>
              </w:rPr>
              <w:t>S8</w:t>
            </w:r>
          </w:p>
        </w:tc>
        <w:tc>
          <w:tcPr>
            <w:tcW w:w="1571" w:type="dxa"/>
          </w:tcPr>
          <w:p w14:paraId="4664AF30" w14:textId="77777777" w:rsidR="00FF0CB1" w:rsidRDefault="00DB0B75">
            <w:pPr>
              <w:spacing w:line="220" w:lineRule="auto"/>
              <w:jc w:val="center"/>
            </w:pPr>
            <w:r>
              <w:rPr>
                <w:sz w:val="18"/>
              </w:rPr>
              <w:t>Hills / 6</w:t>
            </w:r>
          </w:p>
        </w:tc>
        <w:tc>
          <w:tcPr>
            <w:tcW w:w="556" w:type="dxa"/>
          </w:tcPr>
          <w:p w14:paraId="1FA1A180" w14:textId="77777777" w:rsidR="00FF0CB1" w:rsidRDefault="00DB0B75">
            <w:pPr>
              <w:spacing w:line="220" w:lineRule="auto"/>
              <w:jc w:val="center"/>
            </w:pPr>
            <w:r>
              <w:rPr>
                <w:sz w:val="18"/>
              </w:rPr>
              <w:t>0.4</w:t>
            </w:r>
          </w:p>
        </w:tc>
        <w:tc>
          <w:tcPr>
            <w:tcW w:w="933" w:type="dxa"/>
          </w:tcPr>
          <w:p w14:paraId="16BD75E8" w14:textId="77777777" w:rsidR="00FF0CB1" w:rsidRDefault="00DB0B75">
            <w:pPr>
              <w:spacing w:line="220" w:lineRule="auto"/>
              <w:jc w:val="center"/>
            </w:pPr>
            <w:r>
              <w:rPr>
                <w:sz w:val="18"/>
              </w:rPr>
              <w:t>3</w:t>
            </w:r>
          </w:p>
        </w:tc>
        <w:tc>
          <w:tcPr>
            <w:tcW w:w="830" w:type="dxa"/>
          </w:tcPr>
          <w:p w14:paraId="7D6106EA" w14:textId="77777777" w:rsidR="00FF0CB1" w:rsidRDefault="00DB0B75">
            <w:pPr>
              <w:spacing w:line="220" w:lineRule="auto"/>
              <w:jc w:val="center"/>
            </w:pPr>
            <w:r>
              <w:rPr>
                <w:sz w:val="18"/>
              </w:rPr>
              <w:t>8</w:t>
            </w:r>
          </w:p>
        </w:tc>
        <w:tc>
          <w:tcPr>
            <w:tcW w:w="697" w:type="dxa"/>
          </w:tcPr>
          <w:p w14:paraId="0E5343B6" w14:textId="77777777" w:rsidR="00FF0CB1" w:rsidRDefault="00DB0B75">
            <w:pPr>
              <w:spacing w:line="220" w:lineRule="auto"/>
              <w:jc w:val="center"/>
            </w:pPr>
            <w:r>
              <w:rPr>
                <w:sz w:val="18"/>
              </w:rPr>
              <w:t>18</w:t>
            </w:r>
          </w:p>
        </w:tc>
      </w:tr>
    </w:tbl>
    <w:p w14:paraId="1AA9BD96" w14:textId="7E973EE1" w:rsidR="00FF0CB1" w:rsidRDefault="00DB0B75">
      <w:pPr>
        <w:pStyle w:val="Text"/>
        <w:spacing w:before="120" w:line="240" w:lineRule="auto"/>
        <w:rPr>
          <w:noProof/>
        </w:rPr>
      </w:pPr>
      <w:r>
        <w:t xml:space="preserve">The reference Closed configuration uses the five seed rules with self-tuning; None issues no orders. VODA adds candidate generation, pre-selection and the gate chain. </w:t>
      </w:r>
      <w:del w:id="91021" w:author="Claude" w:date="2026-10-29T12:31:36Z">
        <w:r>
          <w:delText xml:space="preserve">Other proposers could supply candidates in the format of (19). Here Claude Opus 5 is called</w:delText>
        </w:r>
      </w:del>
      <w:ins w:id="91022" w:author="Claude" w:date="2026-10-29T12:31:36Z">
        <w:r>
          <w:t xml:space="preserve">Any pretrained LLM, such as Llama, Claude Sonnet or Claude Opus, can supply candidates in the format of (</w:t>
        </w:r>
        <w:r>
          <w:fldChar w:fldCharType="begin"/>
        </w:r>
        <w:r>
          <w:instrText xml:space="preserve"> REF _RefEqN_object \h \* CHARFORMAT </w:instrText>
        </w:r>
        <w:r>
          <w:fldChar w:fldCharType="separate"/>
        </w:r>
        <w:r>
          <w:t>19</w:t>
        </w:r>
        <w:r>
          <w:fldChar w:fldCharType="end"/>
        </w:r>
        <w:r>
          <w:t xml:space="preserve">). The reported runs call Claude Opus 5</w:t>
        </w:r>
      </w:ins>
      <w:r>
        <w:t xml:space="preserve"> through Claude Code with temperature and top-p left unset, one turn per request and tools disabled.</w:t>
      </w:r>
      <w:del w:id="91023" w:author="Claude" w:date="2026-10-29T12:31:36Z">
        <w:r>
          <w:delText xml:space="preserve"> High effort is documented for a subset of robustness runs; earlier settings and the exact CLI build were not recorded consistently.</w:delText>
        </w:r>
      </w:del>
      <w:r>
        <w:t xml:space="preserve"> A request asks for six candidates. Full search allows 36 first-future forecasts and up to three additional finalist evaluations; candidate-only screening omits variations, and the small random control sets its search budget to six. </w:t>
      </w:r>
      <w:del w:id="91024" w:author="Claude" w:date="2026-10-29T12:31:36Z">
        <w:r>
          <w:delText xml:space="preserve">Recorded calls usually price five random candidates with nine forecasts, versus six candidates with eleven forecasts for the variation-free LLM</w:delText>
        </w:r>
      </w:del>
      <w:ins w:id="91025" w:author="Claude" w:date="2026-10-29T12:31:36Z">
        <w:r>
          <w:t xml:space="preserve">On average, a call prices 5.0 candidates with 9.0 forecasts in the small random control and 5.0 candidates with 9.3 forecasts in candidate-only LLM screening</w:t>
        </w:r>
      </w:ins>
      <w:r>
        <w:t xml:space="preserve">. Unscreened controls submit one random or LLM candidate. The repeat uses the same worlds; the independent-gate test uses seeds 303 and 404 while pre-selection retains 101 and 202.</w:t>
      </w:r>
    </w:p>
    <w:p w14:paraId="7CDADDB5" w14:textId="77777777" w:rsidR="00FF0CB1" w:rsidRDefault="00DB0B75">
      <w:pPr>
        <w:pStyle w:val="Text"/>
        <w:spacing w:line="240" w:lineRule="auto"/>
        <w:rPr>
          <w:noProof/>
        </w:rPr>
      </w:pPr>
      <w:r>
        <w:t xml:space="preserve">The cost weights in (</w:t>
      </w:r>
      <w:del w:id="91032" w:author="Claude" w:date="2026-10-29T12:31:36Z">
        <w:r>
          <w:delText xml:space="preserve">16</w:delText>
        </w:r>
      </w:del>
      <w:ins w:id="91033" w:author="Claude" w:date="2026-10-29T12:31:36Z">
        <w:r>
          <w:fldChar w:fldCharType="begin"/>
        </w:r>
        <w:r>
          <w:instrText xml:space="preserve"> REF _RefEqN_cost \h \* CHARFORMAT </w:instrText>
        </w:r>
        <w:r>
          <w:fldChar w:fldCharType="separate"/>
        </w:r>
        <w:r>
          <w:t>16</w:t>
        </w:r>
        <w:r>
          <w:fldChar w:fldCharType="end"/>
        </w:r>
      </w:ins>
      <w:r>
        <w:t xml:space="preserve">) are 1 for burned area, asset loss and population exposure, and 0.2 for response and dispatch delay. Coating and ignition cost 6 capacity-steps per cell and warning 0.1 per cell-step. The reference burned fraction is 0.5, capacity reference 100 capacity-steps, normalization 200 steps and dispatch reference 60 min. Nominal coating reduces burning to 0.2 of its rate, sets a moisture floor of 0.45 and decays by 0.003 per min.</w:t>
      </w:r>
      <w:ins w:id="91029" w:author="Claude" w:date="2026-10-29T12:31:36Z">
        <w:r>
          <w:t xml:space="preserve"> These coating constants and the effect operators of the open layer are modelling assumptions of this work.</w:t>
        </w:r>
      </w:ins>
      <w:r>
        <w:t xml:space="preserve"> Quality is 0.60, the cost ceiling 0.35, the required gain over inaction 5%, and both package margins in (</w:t>
      </w:r>
      <w:del w:id="91034" w:author="Claude" w:date="2026-10-29T12:31:36Z">
        <w:r>
          <w:delText xml:space="preserve">21</w:delText>
        </w:r>
      </w:del>
      <w:ins w:id="91035" w:author="Claude" w:date="2026-10-29T12:31:36Z">
        <w:r>
          <w:fldChar w:fldCharType="begin"/>
        </w:r>
        <w:r>
          <w:instrText xml:space="preserve"> REF _RefEqN_gates \h \* CHARFORMAT </w:instrText>
        </w:r>
        <w:r>
          <w:fldChar w:fldCharType="separate"/>
        </w:r>
        <w:r>
          <w:t>21</w:t>
        </w:r>
        <w:r>
          <w:fldChar w:fldCharType="end"/>
        </w:r>
      </w:ins>
      <w:r>
        <w:t xml:space="preserve">) are 10⁻⁴. Gates normally use shadow-stream seeds 101 and 202.</w:t>
      </w:r>
    </w:p>
    <w:p w14:paraId="73786E20" w14:textId="77777777" w:rsidR="00FF0CB1" w:rsidRDefault="00DB0B75">
      <w:pPr>
        <w:pStyle w:val="Text"/>
        <w:spacing w:line="240" w:lineRule="auto"/>
        <w:rPr>
          <w:noProof/>
        </w:rPr>
      </w:pPr>
      <w:r>
        <w:t xml:space="preserve">The five membership trapezoids are VL (0, 0, 0.15, 0.30), L (0.15, 0.30, 0.35, 0.50), M (0.35, 0.50, 0.55, 0.70), H (0.55, 0.70, 0.75, 0.90) and VH (0.75, 0.90, 1, 1). Coverage is 0.05, </w:t>
      </w:r>
      <w:r>
        <w:t xml:space="preserve">persistence 0.9 per cycle, adaptation step 0.05, term insertion threshold 0.62 and attention threshold 0.35; monitored regions retain a share floor of 0.50. Adaptation is eligible once per decision interval, with at most two proposal revisions. The region count is four except in the partitioning tests. Wind is in m/s, humidity in percent, temperature in °C and distance in cells. Clause amplitudes at most 0.05 are ignored; head/flank/rear cosine thresholds are ±0.35. Wet, clear and ignite require reach exp(−0.03 times travel minutes) times max(access, 0.9 times air availability) above 0.05</w:t>
      </w:r>
      <w:del w:id="91038" w:author="Claude" w:date="2026-10-29T12:31:36Z">
        <w:r>
          <w:delText xml:space="preserve">, relaxed below 50 burning cells</w:delText>
        </w:r>
      </w:del>
      <w:ins w:id="91039" w:author="Claude" w:date="2026-10-29T12:31:36Z">
        <w:r>
          <w:t xml:space="preserve"> while at least 50 cells burn</w:t>
        </w:r>
      </w:ins>
      <w:r>
        <w:t xml:space="preserve">. Clear and ignite exclude urban and water cells.</w:t>
      </w:r>
    </w:p>
    <w:p w14:paraId="6E25A7C0" w14:textId="77777777" w:rsidR="00FF0CB1" w:rsidRDefault="00DB0B75">
      <w:pPr>
        <w:pStyle w:val="Text"/>
        <w:spacing w:line="240" w:lineRule="auto"/>
        <w:rPr>
          <w:noProof/>
        </w:rPr>
      </w:pPr>
      <w:r>
        <w:t xml:space="preserve">Model-error tests change the live world while shadow forecasts retain nominal parameters. The suppression tests increase the intensity penalty, travel-effect decay or knockdown threshold by 50% and replay recorded objects. Live generation is rerun for weakened coating (burning factor 0.5, moisture floor 0.30, decay 0.01 per min), ineffective coating (zero effect), wind speed ×1.5 and wind turns of ±30°. </w:t>
      </w:r>
      <w:r w:rsidR="004C3028" w:rsidRPr="004C3028">
        <w:t>Operational limits are known to both the planner and the world and include a coating price of 12 capacity-steps per cell, a stock of 20 ha, or an application delay of 12 min.</w:t>
      </w:r>
      <w:r>
        <w:t xml:space="preserve"> Each setting has its own paired Closed reference. The 40-rule control comprises the five seeds and 35 additional rules over the same families. Doctrine tests compare recorded tactics, family withholding, continued generation and object-removal replay.</w:t>
      </w:r>
    </w:p>
    <w:p w14:paraId="35A160C5" w14:textId="77777777" w:rsidR="00FF0CB1" w:rsidRDefault="00DB0B75">
      <w:pPr>
        <w:pStyle w:val="Text"/>
        <w:spacing w:line="240" w:lineRule="auto"/>
        <w:rPr>
          <w:noProof/>
        </w:rPr>
      </w:pPr>
      <w:r>
        <w:t>Timing runs use one process on an Intel Core i9-10900K (3.70 GHz, 10 cores, 20 threads) with 32 GB RAM, 64-bit Windows 11 Enterprise and Python 3.14. Regional agents are logical partitions. The CPU harness uses a local structured proposer to isolate computation, five seeds (201–205), 80 × 60 cells for 1, 2, 4, 8 and 16 agents, and 80 × 60, 120 × 90 and 160 × 120 cells with four agents. It runs four ignitions, availability ×0.25, a 6 h episode, a 45 min planning horizon and three proposal revisions. Actual LLM-call cycle times are measured separately in the main campaign.</w:t>
      </w:r>
    </w:p>
    <w:p w14:paraId="0B0A2E53" w14:textId="77777777" w:rsidR="003E3FD9" w:rsidRDefault="00D31F60" w:rsidP="00C83E79">
      <w:pPr>
        <w:pStyle w:val="TableTitle"/>
        <w:keepNext/>
        <w:spacing w:before="120"/>
      </w:pPr>
      <w:bookmarkStart w:id="53" w:name="_RefTab_camp"/>
      <w:r>
        <w:t xml:space="preserve">Table </w:t>
      </w:r>
      <w:r>
        <w:rPr>
          <w:noProof/>
        </w:rPr>
        <w:fldChar w:fldCharType="begin"/>
      </w:r>
      <w:r>
        <w:rPr>
          <w:noProof/>
        </w:rPr>
        <w:instrText xml:space="preserve"> SEQ Table \* ROMAN </w:instrText>
      </w:r>
      <w:r>
        <w:rPr>
          <w:noProof/>
        </w:rPr>
        <w:fldChar w:fldCharType="separate"/>
      </w:r>
      <w:r w:rsidR="002221CD">
        <w:rPr>
          <w:noProof/>
        </w:rPr>
        <w:t>III</w:t>
      </w:r>
      <w:r>
        <w:rPr>
          <w:noProof/>
        </w:rPr>
        <w:fldChar w:fldCharType="end"/>
      </w:r>
      <w:bookmarkEnd w:id="53"/>
    </w:p>
    <w:p w14:paraId="209FE7F1" w14:textId="77777777" w:rsidR="00FF0CB1" w:rsidRDefault="00DB0B75">
      <w:pPr>
        <w:pStyle w:val="TableTitle"/>
        <w:keepNext/>
        <w:spacing w:after="60"/>
      </w:pPr>
      <w:r>
        <w:t>Grouped test campaign</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49"/>
        <w:gridCol w:w="2215"/>
        <w:gridCol w:w="1296"/>
        <w:gridCol w:w="1080"/>
      </w:tblGrid>
      <w:tr w:rsidR="00FF0CB1" w14:paraId="45E49630" w14:textId="77777777" w:rsidTr="009467D2">
        <w:tc>
          <w:tcPr>
            <w:tcW w:w="449" w:type="dxa"/>
          </w:tcPr>
          <w:p w14:paraId="3191CE76" w14:textId="77777777" w:rsidR="00FF0CB1" w:rsidRDefault="00DB0B75">
            <w:pPr>
              <w:keepNext/>
              <w:spacing w:line="220" w:lineRule="auto"/>
            </w:pPr>
            <w:r>
              <w:rPr>
                <w:b/>
                <w:sz w:val="18"/>
              </w:rPr>
              <w:t>Test</w:t>
            </w:r>
          </w:p>
        </w:tc>
        <w:tc>
          <w:tcPr>
            <w:tcW w:w="2215" w:type="dxa"/>
          </w:tcPr>
          <w:p w14:paraId="41AA4A67" w14:textId="77777777" w:rsidR="00FF0CB1" w:rsidRDefault="00DB0B75">
            <w:pPr>
              <w:keepNext/>
              <w:spacing w:line="220" w:lineRule="auto"/>
              <w:jc w:val="center"/>
            </w:pPr>
            <w:r>
              <w:rPr>
                <w:b/>
                <w:sz w:val="18"/>
              </w:rPr>
              <w:t>Comparison</w:t>
            </w:r>
          </w:p>
        </w:tc>
        <w:tc>
          <w:tcPr>
            <w:tcW w:w="1296" w:type="dxa"/>
          </w:tcPr>
          <w:p w14:paraId="3CF51A79" w14:textId="77777777" w:rsidR="00FF0CB1" w:rsidRDefault="00DB0B75">
            <w:pPr>
              <w:keepNext/>
              <w:spacing w:line="220" w:lineRule="auto"/>
              <w:jc w:val="center"/>
            </w:pPr>
            <w:r>
              <w:rPr>
                <w:b/>
                <w:sz w:val="18"/>
              </w:rPr>
              <w:t>Worlds</w:t>
            </w:r>
          </w:p>
        </w:tc>
        <w:tc>
          <w:tcPr>
            <w:tcW w:w="1080" w:type="dxa"/>
          </w:tcPr>
          <w:p w14:paraId="2205719F" w14:textId="77777777" w:rsidR="00FF0CB1" w:rsidRDefault="00DB0B75">
            <w:pPr>
              <w:keepNext/>
              <w:spacing w:line="220" w:lineRule="auto"/>
              <w:jc w:val="center"/>
            </w:pPr>
            <w:r>
              <w:rPr>
                <w:b/>
                <w:sz w:val="18"/>
              </w:rPr>
              <w:t>Result</w:t>
            </w:r>
          </w:p>
        </w:tc>
      </w:tr>
      <w:tr w:rsidR="00FF0CB1" w14:paraId="75F812CE" w14:textId="77777777" w:rsidTr="009467D2">
        <w:tc>
          <w:tcPr>
            <w:tcW w:w="449" w:type="dxa"/>
          </w:tcPr>
          <w:p w14:paraId="6D627678" w14:textId="77777777" w:rsidR="00FF0CB1" w:rsidRDefault="00DB0B75">
            <w:pPr>
              <w:keepNext/>
              <w:spacing w:line="220" w:lineRule="auto"/>
            </w:pPr>
            <w:r>
              <w:rPr>
                <w:sz w:val="18"/>
              </w:rPr>
              <w:t>1</w:t>
            </w:r>
          </w:p>
        </w:tc>
        <w:tc>
          <w:tcPr>
            <w:tcW w:w="2215" w:type="dxa"/>
          </w:tcPr>
          <w:p w14:paraId="7567BAEC" w14:textId="77777777" w:rsidR="00FF0CB1" w:rsidRDefault="00DB0B75">
            <w:pPr>
              <w:keepNext/>
              <w:spacing w:line="220" w:lineRule="auto"/>
              <w:jc w:val="center"/>
            </w:pPr>
            <w:r>
              <w:rPr>
                <w:sz w:val="18"/>
              </w:rPr>
              <w:t>4 fires; 90 m hindcast grid</w:t>
            </w:r>
          </w:p>
        </w:tc>
        <w:tc>
          <w:tcPr>
            <w:tcW w:w="1296" w:type="dxa"/>
          </w:tcPr>
          <w:p w14:paraId="277AEE24" w14:textId="77777777" w:rsidR="00FF0CB1" w:rsidRDefault="00DB0B75">
            <w:pPr>
              <w:keepNext/>
              <w:spacing w:line="220" w:lineRule="auto"/>
              <w:jc w:val="center"/>
            </w:pPr>
            <w:r>
              <w:rPr>
                <w:sz w:val="18"/>
              </w:rPr>
              <w:t>4 × 50</w:t>
            </w:r>
          </w:p>
        </w:tc>
        <w:tc>
          <w:tcPr>
            <w:tcW w:w="1080" w:type="dxa"/>
          </w:tcPr>
          <w:p w14:paraId="320E9F0A" w14:textId="77777777" w:rsidR="00FF0CB1" w:rsidRDefault="00DB0B75">
            <w:pPr>
              <w:keepNext/>
              <w:spacing w:line="220" w:lineRule="auto"/>
              <w:jc w:val="center"/>
            </w:pPr>
            <w:r>
              <w:rPr>
                <w:sz w:val="18"/>
              </w:rPr>
              <w:t>IV; Fig. 5</w:t>
            </w:r>
          </w:p>
        </w:tc>
      </w:tr>
      <w:tr w:rsidR="00FF0CB1" w14:paraId="63F9C65F" w14:textId="77777777" w:rsidTr="009467D2">
        <w:tc>
          <w:tcPr>
            <w:tcW w:w="449" w:type="dxa"/>
          </w:tcPr>
          <w:p w14:paraId="48F65050" w14:textId="77777777" w:rsidR="00FF0CB1" w:rsidRDefault="00DB0B75">
            <w:pPr>
              <w:keepNext/>
              <w:spacing w:line="220" w:lineRule="auto"/>
            </w:pPr>
            <w:r>
              <w:rPr>
                <w:sz w:val="18"/>
              </w:rPr>
              <w:t>2</w:t>
            </w:r>
          </w:p>
        </w:tc>
        <w:tc>
          <w:tcPr>
            <w:tcW w:w="2215" w:type="dxa"/>
          </w:tcPr>
          <w:p w14:paraId="2C73E10F" w14:textId="77777777" w:rsidR="00FF0CB1" w:rsidRDefault="00DB0B75">
            <w:pPr>
              <w:keepNext/>
              <w:spacing w:line="220" w:lineRule="auto"/>
              <w:jc w:val="center"/>
            </w:pPr>
            <w:r>
              <w:rPr>
                <w:sz w:val="18"/>
              </w:rPr>
              <w:t>None / Closed / VODA</w:t>
            </w:r>
          </w:p>
        </w:tc>
        <w:tc>
          <w:tcPr>
            <w:tcW w:w="1296" w:type="dxa"/>
          </w:tcPr>
          <w:p w14:paraId="748DC7AD" w14:textId="77777777" w:rsidR="00FF0CB1" w:rsidRDefault="00DB0B75">
            <w:pPr>
              <w:keepNext/>
              <w:spacing w:line="220" w:lineRule="auto"/>
              <w:jc w:val="center"/>
            </w:pPr>
            <w:r>
              <w:rPr>
                <w:sz w:val="18"/>
              </w:rPr>
              <w:t>150 each</w:t>
            </w:r>
          </w:p>
        </w:tc>
        <w:tc>
          <w:tcPr>
            <w:tcW w:w="1080" w:type="dxa"/>
          </w:tcPr>
          <w:p w14:paraId="7E321FC5" w14:textId="77777777" w:rsidR="00FF0CB1" w:rsidRDefault="00DB0B75">
            <w:pPr>
              <w:keepNext/>
              <w:spacing w:line="220" w:lineRule="auto"/>
              <w:jc w:val="center"/>
            </w:pPr>
            <w:r>
              <w:rPr>
                <w:sz w:val="18"/>
              </w:rPr>
              <w:t>V</w:t>
            </w:r>
          </w:p>
        </w:tc>
      </w:tr>
      <w:tr w:rsidR="00FF0CB1" w14:paraId="51F128F7" w14:textId="77777777" w:rsidTr="009467D2">
        <w:tc>
          <w:tcPr>
            <w:tcW w:w="449" w:type="dxa"/>
          </w:tcPr>
          <w:p w14:paraId="003C0375" w14:textId="77777777" w:rsidR="00FF0CB1" w:rsidRDefault="00DB0B75">
            <w:pPr>
              <w:keepNext/>
              <w:spacing w:line="220" w:lineRule="auto"/>
            </w:pPr>
            <w:r>
              <w:rPr>
                <w:sz w:val="18"/>
              </w:rPr>
              <w:t>3</w:t>
            </w:r>
          </w:p>
        </w:tc>
        <w:tc>
          <w:tcPr>
            <w:tcW w:w="2215" w:type="dxa"/>
          </w:tcPr>
          <w:p w14:paraId="195D43EC" w14:textId="77777777" w:rsidR="00FF0CB1" w:rsidRDefault="00DB0B75">
            <w:pPr>
              <w:keepNext/>
              <w:spacing w:line="220" w:lineRule="auto"/>
              <w:jc w:val="center"/>
            </w:pPr>
            <w:r>
              <w:rPr>
                <w:sz w:val="18"/>
              </w:rPr>
              <w:t>Source, search and gate futures</w:t>
            </w:r>
          </w:p>
        </w:tc>
        <w:tc>
          <w:tcPr>
            <w:tcW w:w="1296" w:type="dxa"/>
          </w:tcPr>
          <w:p w14:paraId="2A0372DA" w14:textId="77777777" w:rsidR="00FF0CB1" w:rsidRDefault="00DB0B75">
            <w:pPr>
              <w:keepNext/>
              <w:spacing w:line="220" w:lineRule="auto"/>
              <w:jc w:val="center"/>
            </w:pPr>
            <w:r>
              <w:rPr>
                <w:sz w:val="18"/>
              </w:rPr>
              <w:t>150 each</w:t>
            </w:r>
          </w:p>
        </w:tc>
        <w:tc>
          <w:tcPr>
            <w:tcW w:w="1080" w:type="dxa"/>
          </w:tcPr>
          <w:p w14:paraId="6159ED4A" w14:textId="77777777" w:rsidR="00FF0CB1" w:rsidRDefault="00DB0B75">
            <w:pPr>
              <w:keepNext/>
              <w:spacing w:line="220" w:lineRule="auto"/>
              <w:jc w:val="center"/>
            </w:pPr>
            <w:r>
              <w:rPr>
                <w:sz w:val="18"/>
              </w:rPr>
              <w:t>VI</w:t>
            </w:r>
          </w:p>
        </w:tc>
      </w:tr>
      <w:tr w:rsidR="00FF0CB1" w14:paraId="3FF6CD43" w14:textId="77777777" w:rsidTr="009467D2">
        <w:tc>
          <w:tcPr>
            <w:tcW w:w="449" w:type="dxa"/>
          </w:tcPr>
          <w:p w14:paraId="2BBD79F4" w14:textId="77777777" w:rsidR="00FF0CB1" w:rsidRDefault="00DB0B75">
            <w:pPr>
              <w:keepNext/>
              <w:spacing w:line="220" w:lineRule="auto"/>
            </w:pPr>
            <w:r>
              <w:rPr>
                <w:sz w:val="18"/>
              </w:rPr>
              <w:t>4</w:t>
            </w:r>
          </w:p>
        </w:tc>
        <w:tc>
          <w:tcPr>
            <w:tcW w:w="2215" w:type="dxa"/>
          </w:tcPr>
          <w:p w14:paraId="1EFC4089" w14:textId="77777777" w:rsidR="00FF0CB1" w:rsidRDefault="00DB0B75">
            <w:pPr>
              <w:keepNext/>
              <w:spacing w:line="220" w:lineRule="auto"/>
              <w:jc w:val="center"/>
            </w:pPr>
            <w:r>
              <w:rPr>
                <w:sz w:val="18"/>
              </w:rPr>
              <w:t>Model errors and operating limits</w:t>
            </w:r>
          </w:p>
        </w:tc>
        <w:tc>
          <w:tcPr>
            <w:tcW w:w="1296" w:type="dxa"/>
          </w:tcPr>
          <w:p w14:paraId="4E4498C4" w14:textId="77777777" w:rsidR="00FF0CB1" w:rsidRDefault="00DB0B75">
            <w:pPr>
              <w:keepNext/>
              <w:spacing w:line="220" w:lineRule="auto"/>
              <w:jc w:val="center"/>
            </w:pPr>
            <w:r>
              <w:rPr>
                <w:sz w:val="18"/>
              </w:rPr>
              <w:t>150 each</w:t>
            </w:r>
          </w:p>
        </w:tc>
        <w:tc>
          <w:tcPr>
            <w:tcW w:w="1080" w:type="dxa"/>
          </w:tcPr>
          <w:p w14:paraId="38A57E9B" w14:textId="77777777" w:rsidR="00FF0CB1" w:rsidRDefault="00DB0B75">
            <w:pPr>
              <w:keepNext/>
              <w:spacing w:line="220" w:lineRule="auto"/>
              <w:jc w:val="center"/>
            </w:pPr>
            <w:r>
              <w:rPr>
                <w:sz w:val="18"/>
              </w:rPr>
              <w:t>VI</w:t>
            </w:r>
          </w:p>
        </w:tc>
      </w:tr>
      <w:tr w:rsidR="00FF0CB1" w14:paraId="127D482C" w14:textId="77777777" w:rsidTr="009467D2">
        <w:tc>
          <w:tcPr>
            <w:tcW w:w="449" w:type="dxa"/>
          </w:tcPr>
          <w:p w14:paraId="7A2D4BB8" w14:textId="77777777" w:rsidR="00FF0CB1" w:rsidRDefault="00DB0B75">
            <w:pPr>
              <w:keepNext/>
              <w:spacing w:line="220" w:lineRule="auto"/>
            </w:pPr>
            <w:r>
              <w:rPr>
                <w:sz w:val="18"/>
              </w:rPr>
              <w:t>5</w:t>
            </w:r>
          </w:p>
        </w:tc>
        <w:tc>
          <w:tcPr>
            <w:tcW w:w="2215" w:type="dxa"/>
          </w:tcPr>
          <w:p w14:paraId="36BEBD84" w14:textId="77777777" w:rsidR="00FF0CB1" w:rsidRDefault="00DB0B75">
            <w:pPr>
              <w:keepNext/>
              <w:spacing w:line="220" w:lineRule="auto"/>
              <w:jc w:val="center"/>
            </w:pPr>
            <w:r>
              <w:rPr>
                <w:sz w:val="18"/>
              </w:rPr>
              <w:t>Doctrine, transfer and online generation</w:t>
            </w:r>
          </w:p>
        </w:tc>
        <w:tc>
          <w:tcPr>
            <w:tcW w:w="1296" w:type="dxa"/>
          </w:tcPr>
          <w:p w14:paraId="4E794B8A" w14:textId="77777777" w:rsidR="00FF0CB1" w:rsidRDefault="00DB0B75">
            <w:pPr>
              <w:keepNext/>
              <w:spacing w:line="220" w:lineRule="auto"/>
              <w:jc w:val="center"/>
            </w:pPr>
            <w:r>
              <w:rPr>
                <w:sz w:val="18"/>
              </w:rPr>
              <w:t>150 / 75 / 90</w:t>
            </w:r>
          </w:p>
        </w:tc>
        <w:tc>
          <w:tcPr>
            <w:tcW w:w="1080" w:type="dxa"/>
          </w:tcPr>
          <w:p w14:paraId="1E53DE21" w14:textId="77777777" w:rsidR="00FF0CB1" w:rsidRDefault="00DB0B75">
            <w:pPr>
              <w:keepNext/>
              <w:spacing w:line="220" w:lineRule="auto"/>
              <w:jc w:val="center"/>
            </w:pPr>
            <w:r>
              <w:rPr>
                <w:sz w:val="18"/>
              </w:rPr>
              <w:t>VII; Fig. 6</w:t>
            </w:r>
          </w:p>
        </w:tc>
      </w:tr>
      <w:tr w:rsidR="00FF0CB1" w14:paraId="7D5B202D" w14:textId="77777777" w:rsidTr="009467D2">
        <w:tc>
          <w:tcPr>
            <w:tcW w:w="449" w:type="dxa"/>
          </w:tcPr>
          <w:p w14:paraId="6B466B97" w14:textId="77777777" w:rsidR="00FF0CB1" w:rsidRDefault="00DB0B75">
            <w:pPr>
              <w:spacing w:line="220" w:lineRule="auto"/>
            </w:pPr>
            <w:r>
              <w:rPr>
                <w:sz w:val="18"/>
              </w:rPr>
              <w:t>6</w:t>
            </w:r>
          </w:p>
        </w:tc>
        <w:tc>
          <w:tcPr>
            <w:tcW w:w="2215" w:type="dxa"/>
          </w:tcPr>
          <w:p w14:paraId="079A751F" w14:textId="77777777" w:rsidR="00FF0CB1" w:rsidRDefault="00DB0B75">
            <w:pPr>
              <w:spacing w:line="220" w:lineRule="auto"/>
              <w:jc w:val="center"/>
            </w:pPr>
            <w:r>
              <w:rPr>
                <w:sz w:val="18"/>
              </w:rPr>
              <w:t>Agents and grid size</w:t>
            </w:r>
          </w:p>
        </w:tc>
        <w:tc>
          <w:tcPr>
            <w:tcW w:w="1296" w:type="dxa"/>
          </w:tcPr>
          <w:p w14:paraId="4B8BE414" w14:textId="77777777" w:rsidR="00FF0CB1" w:rsidRDefault="00DB0B75">
            <w:pPr>
              <w:spacing w:line="220" w:lineRule="auto"/>
              <w:jc w:val="center"/>
            </w:pPr>
            <w:r>
              <w:rPr>
                <w:sz w:val="18"/>
              </w:rPr>
              <w:t>5 seeds per setting</w:t>
            </w:r>
          </w:p>
        </w:tc>
        <w:tc>
          <w:tcPr>
            <w:tcW w:w="1080" w:type="dxa"/>
          </w:tcPr>
          <w:p w14:paraId="50B9A77C" w14:textId="77777777" w:rsidR="00FF0CB1" w:rsidRDefault="00DB0B75">
            <w:pPr>
              <w:spacing w:line="220" w:lineRule="auto"/>
              <w:jc w:val="center"/>
            </w:pPr>
            <w:r>
              <w:rPr>
                <w:sz w:val="18"/>
              </w:rPr>
              <w:t>Fig. 7</w:t>
            </w:r>
          </w:p>
        </w:tc>
      </w:tr>
    </w:tbl>
    <w:p w14:paraId="2BEE6046" w14:textId="251B44C2" w:rsidR="00FF0CB1" w:rsidRDefault="00DB0B75">
      <w:pPr>
        <w:pStyle w:val="Text"/>
        <w:spacing w:before="120" w:line="240" w:lineRule="auto"/>
        <w:rPr>
          <w:noProof/>
        </w:rPr>
      </w:pPr>
      <w:r>
        <w:t xml:space="preserve">Burned area measures cumulative damage; the extinguished fraction measures the end state of an incident. </w:t>
      </w:r>
      <w:del w:id="91003" w:author="Claude" w:date="2026-10-29T12:31:36Z">
        <w:r>
          <w:delText xml:space="preserve">Initial population in burned cells</w:delText>
        </w:r>
      </w:del>
      <w:ins w:id="91004" w:author="Claude" w:date="2026-10-29T12:31:36Z">
        <w:r>
          <w:t xml:space="preserve">Affected population</w:t>
        </w:r>
      </w:ins>
      <w:r>
        <w:t xml:space="preserve"> sums the initial residents of cells that burn during the episode, irrespective of evacuation, whereas population cost uses cumulative person-steps and reflects evacuation. These measures and cost components are reported with 95% uncertainty in </w:t>
      </w:r>
      <w:r>
        <w:fldChar w:fldCharType="begin"/>
      </w:r>
      <w:r>
        <w:instrText>REF _RefTab_fam \h</w:instrText>
      </w:r>
      <w:r>
        <w:fldChar w:fldCharType="separate"/>
      </w:r>
      <w:r w:rsidR="002221CD">
        <w:t xml:space="preserve">Table </w:t>
      </w:r>
      <w:r w:rsidR="002221CD">
        <w:rPr>
          <w:noProof/>
        </w:rPr>
        <w:t>V</w:t>
      </w:r>
      <w:r>
        <w:fldChar w:fldCharType="end"/>
      </w:r>
      <w:r>
        <w:t xml:space="preserve">. Subsequent tables use area and total cost to compare mechanisms without repeating the decomposition. Total cost in (</w:t>
      </w:r>
      <w:del w:id="91036" w:author="Claude" w:date="2026-10-29T12:31:36Z">
        <w:r>
          <w:delText xml:space="preserve">16</w:delText>
        </w:r>
      </w:del>
      <w:ins w:id="91037" w:author="Claude" w:date="2026-10-29T12:31:36Z">
        <w:r>
          <w:fldChar w:fldCharType="begin"/>
        </w:r>
        <w:r>
          <w:instrText xml:space="preserve"> REF _RefEqN_cost \h \* CHARFORMAT </w:instrText>
        </w:r>
        <w:r>
          <w:fldChar w:fldCharType="separate"/>
        </w:r>
        <w:r>
          <w:t>16</w:t>
        </w:r>
        <w:r>
          <w:fldChar w:fldCharType="end"/>
        </w:r>
      </w:ins>
      <w:r>
        <w:t xml:space="preserve">) includes residual loss, response and dispatch timing. Mean and paired-</w:t>
      </w:r>
      <w:r>
        <w:lastRenderedPageBreak/>
        <w:t xml:space="preserve">change half-widths use 1.96 standard errors; extinguished fractions use Wilson intervals in brackets. Changes are differences of paired means relative to the reference mean. Intervals are not adjusted across comparisons; scenario estimates are descriptive. Negative changes indicate lower area or cost. The main 150-world comparison gives a two-sided paired sign-flip p &lt; 0.0001 after Bonferroni correction for 29 aggregate comparisons, </w:t>
      </w:r>
      <w:del w:id="91030" w:author="Claude" w:date="2026-10-29T12:31:36Z">
        <w:r>
          <w:delText xml:space="preserve">using one million random sign assignments (seed 20261028)</w:delText>
        </w:r>
      </w:del>
      <w:ins w:id="91031" w:author="Claude" w:date="2026-10-29T12:31:36Z">
        <w:r>
          <w:t xml:space="preserve">namely the main comparison and every row of the search, robustness and doctrine comparisons, using one million random sign assignments (seed 20261028). Percentage half-widths divide the paired half-width by the reference mean, which is treated as fixed</w:t>
        </w:r>
      </w:ins>
      <w:r>
        <w:t xml:space="preserve">.</w:t>
      </w:r>
    </w:p>
    <w:p w14:paraId="72F03611" w14:textId="77777777" w:rsidR="00FF0CB1" w:rsidRDefault="00DB0B75">
      <w:pPr>
        <w:pStyle w:val="Heading2"/>
      </w:pPr>
      <w:bookmarkStart w:id="54" w:name="_RefSec_V_B"/>
      <w:r>
        <w:t>B. Hazard Model Validation</w:t>
      </w:r>
      <w:bookmarkEnd w:id="54"/>
    </w:p>
    <w:p w14:paraId="045725D0" w14:textId="77777777" w:rsidR="00FF0CB1" w:rsidRDefault="00DB0B75">
      <w:pPr>
        <w:pStyle w:val="Text"/>
        <w:spacing w:line="240" w:lineRule="auto"/>
        <w:rPr>
          <w:noProof/>
        </w:rPr>
      </w:pPr>
      <w:r>
        <w:t xml:space="preserve">Test 1 assesses spatial agreement on four documented fires in </w:t>
      </w:r>
      <w:proofErr w:type="spellStart"/>
      <w:r>
        <w:t>Türkiye</w:t>
      </w:r>
      <w:proofErr w:type="spellEnd"/>
      <w:r>
        <w:t xml:space="preserve">: </w:t>
      </w:r>
      <w:proofErr w:type="spellStart"/>
      <w:r>
        <w:t>Çanakkale</w:t>
      </w:r>
      <w:proofErr w:type="spellEnd"/>
      <w:r>
        <w:t xml:space="preserve"> 2023, </w:t>
      </w:r>
      <w:proofErr w:type="spellStart"/>
      <w:r>
        <w:t>Manavgat</w:t>
      </w:r>
      <w:proofErr w:type="spellEnd"/>
      <w:r>
        <w:t xml:space="preserve"> 2021, Marmaris 2021 and Milas 2021 (Sc1–Sc4). Inputs are Copernicus GLO-30 terrain, ESA </w:t>
      </w:r>
      <w:proofErr w:type="spellStart"/>
      <w:r>
        <w:t>WorldCover</w:t>
      </w:r>
      <w:proofErr w:type="spellEnd"/>
      <w:r>
        <w:t xml:space="preserve"> 2021 fuel, ERA5 weather and VIIRS ignitions and burn detections, with no tuning to these fires. The observed first-12-h footprint is rasterized at 90 m and closed by one VIIRS pixel. The free-spread simulation stops at the first step reaching that area. The area ratio in </w:t>
      </w:r>
      <w:r>
        <w:fldChar w:fldCharType="begin"/>
      </w:r>
      <w:r>
        <w:instrText>REF _RefTab_agree \h</w:instrText>
      </w:r>
      <w:r>
        <w:fldChar w:fldCharType="separate"/>
      </w:r>
      <w:r w:rsidR="002221CD">
        <w:t xml:space="preserve">Table </w:t>
      </w:r>
      <w:r w:rsidR="002221CD">
        <w:rPr>
          <w:noProof/>
        </w:rPr>
        <w:t>IV</w:t>
      </w:r>
      <w:r>
        <w:fldChar w:fldCharType="end"/>
      </w:r>
      <w:r>
        <w:t xml:space="preserve"> quantifies discrete-step overshoot, which affects the interpretation of overlap scores; the test evaluates extent-conditioned spatial agreement.</w:t>
      </w:r>
    </w:p>
    <w:p w14:paraId="1E5244F4" w14:textId="77777777" w:rsidR="003E3FD9" w:rsidRDefault="00D31F60">
      <w:pPr>
        <w:pStyle w:val="TableTitle"/>
        <w:keepNext/>
        <w:spacing w:before="120"/>
      </w:pPr>
      <w:bookmarkStart w:id="55" w:name="_RefTab_agree"/>
      <w:r>
        <w:t xml:space="preserve">Table </w:t>
      </w:r>
      <w:r>
        <w:rPr>
          <w:noProof/>
        </w:rPr>
        <w:fldChar w:fldCharType="begin"/>
      </w:r>
      <w:r>
        <w:rPr>
          <w:noProof/>
        </w:rPr>
        <w:instrText xml:space="preserve"> SEQ Table \* ROMAN </w:instrText>
      </w:r>
      <w:r>
        <w:rPr>
          <w:noProof/>
        </w:rPr>
        <w:fldChar w:fldCharType="separate"/>
      </w:r>
      <w:r w:rsidR="002221CD">
        <w:rPr>
          <w:noProof/>
        </w:rPr>
        <w:t>IV</w:t>
      </w:r>
      <w:r>
        <w:rPr>
          <w:noProof/>
        </w:rPr>
        <w:fldChar w:fldCharType="end"/>
      </w:r>
      <w:bookmarkEnd w:id="55"/>
    </w:p>
    <w:p w14:paraId="552BF472" w14:textId="77777777" w:rsidR="00FF0CB1" w:rsidRDefault="00DB0B75">
      <w:pPr>
        <w:pStyle w:val="TableTitle"/>
        <w:keepNext/>
        <w:spacing w:after="60"/>
      </w:pPr>
      <w:r>
        <w:t>Hindcast spatial agreement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0" w:type="dxa"/>
          <w:right w:w="50" w:type="dxa"/>
        </w:tblCellMar>
        <w:tblLook w:val="04A0" w:firstRow="1" w:lastRow="0" w:firstColumn="1" w:lastColumn="0" w:noHBand="0" w:noVBand="1"/>
      </w:tblPr>
      <w:tblGrid>
        <w:gridCol w:w="2263"/>
        <w:gridCol w:w="665"/>
        <w:gridCol w:w="665"/>
        <w:gridCol w:w="665"/>
        <w:gridCol w:w="666"/>
      </w:tblGrid>
      <w:tr w:rsidR="003E3FD9" w:rsidRPr="00E107C1" w14:paraId="7753DBAE" w14:textId="77777777" w:rsidTr="00660615">
        <w:trPr>
          <w:cantSplit/>
          <w:jc w:val="center"/>
        </w:trPr>
        <w:tc>
          <w:tcPr>
            <w:tcW w:w="2299" w:type="pct"/>
          </w:tcPr>
          <w:p w14:paraId="124D8EE9" w14:textId="77777777" w:rsidR="003E3FD9" w:rsidRPr="00E107C1" w:rsidRDefault="00D31F60">
            <w:pPr>
              <w:keepNext/>
              <w:rPr>
                <w:sz w:val="16"/>
                <w:szCs w:val="16"/>
              </w:rPr>
            </w:pPr>
            <w:r w:rsidRPr="00E107C1">
              <w:rPr>
                <w:b/>
                <w:sz w:val="16"/>
                <w:szCs w:val="16"/>
              </w:rPr>
              <w:t>Score</w:t>
            </w:r>
          </w:p>
        </w:tc>
        <w:tc>
          <w:tcPr>
            <w:tcW w:w="675" w:type="pct"/>
          </w:tcPr>
          <w:p w14:paraId="44703DC9" w14:textId="77777777" w:rsidR="003E3FD9" w:rsidRPr="00E107C1" w:rsidRDefault="00D31F60">
            <w:pPr>
              <w:keepNext/>
              <w:jc w:val="center"/>
              <w:rPr>
                <w:sz w:val="16"/>
                <w:szCs w:val="16"/>
              </w:rPr>
            </w:pPr>
            <w:r w:rsidRPr="00E107C1">
              <w:rPr>
                <w:b/>
                <w:sz w:val="16"/>
                <w:szCs w:val="16"/>
              </w:rPr>
              <w:t>Sc1</w:t>
            </w:r>
          </w:p>
        </w:tc>
        <w:tc>
          <w:tcPr>
            <w:tcW w:w="675" w:type="pct"/>
          </w:tcPr>
          <w:p w14:paraId="20FF2A41" w14:textId="77777777" w:rsidR="003E3FD9" w:rsidRPr="00E107C1" w:rsidRDefault="00D31F60">
            <w:pPr>
              <w:keepNext/>
              <w:jc w:val="center"/>
              <w:rPr>
                <w:sz w:val="16"/>
                <w:szCs w:val="16"/>
              </w:rPr>
            </w:pPr>
            <w:r w:rsidRPr="00E107C1">
              <w:rPr>
                <w:b/>
                <w:sz w:val="16"/>
                <w:szCs w:val="16"/>
              </w:rPr>
              <w:t>Sc2</w:t>
            </w:r>
          </w:p>
        </w:tc>
        <w:tc>
          <w:tcPr>
            <w:tcW w:w="675" w:type="pct"/>
          </w:tcPr>
          <w:p w14:paraId="7804B81B" w14:textId="77777777" w:rsidR="003E3FD9" w:rsidRPr="00E107C1" w:rsidRDefault="00D31F60">
            <w:pPr>
              <w:keepNext/>
              <w:jc w:val="center"/>
              <w:rPr>
                <w:sz w:val="16"/>
                <w:szCs w:val="16"/>
              </w:rPr>
            </w:pPr>
            <w:r w:rsidRPr="00E107C1">
              <w:rPr>
                <w:b/>
                <w:sz w:val="16"/>
                <w:szCs w:val="16"/>
              </w:rPr>
              <w:t>Sc3</w:t>
            </w:r>
          </w:p>
        </w:tc>
        <w:tc>
          <w:tcPr>
            <w:tcW w:w="678" w:type="pct"/>
          </w:tcPr>
          <w:p w14:paraId="6817E25C" w14:textId="77777777" w:rsidR="003E3FD9" w:rsidRPr="00E107C1" w:rsidRDefault="00D31F60">
            <w:pPr>
              <w:keepNext/>
              <w:jc w:val="center"/>
              <w:rPr>
                <w:sz w:val="16"/>
                <w:szCs w:val="16"/>
              </w:rPr>
            </w:pPr>
            <w:r w:rsidRPr="00E107C1">
              <w:rPr>
                <w:b/>
                <w:sz w:val="16"/>
                <w:szCs w:val="16"/>
              </w:rPr>
              <w:t>Sc4</w:t>
            </w:r>
          </w:p>
        </w:tc>
      </w:tr>
      <w:tr w:rsidR="003E3FD9" w:rsidRPr="00E107C1" w14:paraId="4781925E" w14:textId="77777777" w:rsidTr="00660615">
        <w:trPr>
          <w:cantSplit/>
          <w:jc w:val="center"/>
        </w:trPr>
        <w:tc>
          <w:tcPr>
            <w:tcW w:w="2299" w:type="pct"/>
          </w:tcPr>
          <w:p w14:paraId="671F9081" w14:textId="77777777" w:rsidR="003E3FD9" w:rsidRPr="00E107C1" w:rsidRDefault="00D31F60">
            <w:pPr>
              <w:keepNext/>
              <w:rPr>
                <w:sz w:val="16"/>
                <w:szCs w:val="16"/>
              </w:rPr>
            </w:pPr>
            <w:r w:rsidRPr="00E107C1">
              <w:rPr>
                <w:sz w:val="16"/>
                <w:szCs w:val="16"/>
              </w:rPr>
              <w:t xml:space="preserve">Front agreement, </w:t>
            </w:r>
            <m:oMath>
              <m:r>
                <w:rPr>
                  <w:rFonts w:ascii="Cambria Math" w:hAnsi="Cambria Math"/>
                  <w:sz w:val="16"/>
                  <w:szCs w:val="16"/>
                </w:rPr>
                <m:t>1</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f</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obs</m:t>
                  </m:r>
                </m:sub>
              </m:sSub>
            </m:oMath>
          </w:p>
        </w:tc>
        <w:tc>
          <w:tcPr>
            <w:tcW w:w="675" w:type="pct"/>
          </w:tcPr>
          <w:p w14:paraId="40F78D17" w14:textId="77777777" w:rsidR="003E3FD9" w:rsidRPr="00E107C1" w:rsidRDefault="00D31F60">
            <w:pPr>
              <w:keepNext/>
              <w:jc w:val="center"/>
              <w:rPr>
                <w:sz w:val="16"/>
                <w:szCs w:val="16"/>
              </w:rPr>
            </w:pPr>
            <w:r w:rsidRPr="00E107C1">
              <w:rPr>
                <w:sz w:val="16"/>
                <w:szCs w:val="16"/>
              </w:rPr>
              <w:t>83%</w:t>
            </w:r>
          </w:p>
        </w:tc>
        <w:tc>
          <w:tcPr>
            <w:tcW w:w="675" w:type="pct"/>
          </w:tcPr>
          <w:p w14:paraId="73EC783B" w14:textId="77777777" w:rsidR="003E3FD9" w:rsidRPr="00E107C1" w:rsidRDefault="00D31F60">
            <w:pPr>
              <w:keepNext/>
              <w:jc w:val="center"/>
              <w:rPr>
                <w:sz w:val="16"/>
                <w:szCs w:val="16"/>
              </w:rPr>
            </w:pPr>
            <w:r w:rsidRPr="00E107C1">
              <w:rPr>
                <w:sz w:val="16"/>
                <w:szCs w:val="16"/>
              </w:rPr>
              <w:t>89%</w:t>
            </w:r>
          </w:p>
        </w:tc>
        <w:tc>
          <w:tcPr>
            <w:tcW w:w="675" w:type="pct"/>
          </w:tcPr>
          <w:p w14:paraId="51CD5735" w14:textId="77777777" w:rsidR="003E3FD9" w:rsidRPr="00E107C1" w:rsidRDefault="00D31F60">
            <w:pPr>
              <w:keepNext/>
              <w:jc w:val="center"/>
              <w:rPr>
                <w:sz w:val="16"/>
                <w:szCs w:val="16"/>
              </w:rPr>
            </w:pPr>
            <w:r w:rsidRPr="00E107C1">
              <w:rPr>
                <w:sz w:val="16"/>
                <w:szCs w:val="16"/>
              </w:rPr>
              <w:t>89%</w:t>
            </w:r>
          </w:p>
        </w:tc>
        <w:tc>
          <w:tcPr>
            <w:tcW w:w="678" w:type="pct"/>
          </w:tcPr>
          <w:p w14:paraId="4D977C1F" w14:textId="77777777" w:rsidR="003E3FD9" w:rsidRPr="00E107C1" w:rsidRDefault="00D31F60">
            <w:pPr>
              <w:keepNext/>
              <w:jc w:val="center"/>
              <w:rPr>
                <w:sz w:val="16"/>
                <w:szCs w:val="16"/>
              </w:rPr>
            </w:pPr>
            <w:r w:rsidRPr="00E107C1">
              <w:rPr>
                <w:sz w:val="16"/>
                <w:szCs w:val="16"/>
              </w:rPr>
              <w:t>86%</w:t>
            </w:r>
          </w:p>
        </w:tc>
      </w:tr>
      <w:tr w:rsidR="003E3FD9" w:rsidRPr="00E107C1" w14:paraId="07DD8CC6" w14:textId="77777777" w:rsidTr="00660615">
        <w:trPr>
          <w:cantSplit/>
          <w:jc w:val="center"/>
        </w:trPr>
        <w:tc>
          <w:tcPr>
            <w:tcW w:w="2299" w:type="pct"/>
          </w:tcPr>
          <w:p w14:paraId="50D90992" w14:textId="77777777" w:rsidR="003E3FD9" w:rsidRPr="00E107C1" w:rsidRDefault="00D31F60">
            <w:pPr>
              <w:keepNext/>
              <w:rPr>
                <w:sz w:val="16"/>
                <w:szCs w:val="16"/>
              </w:rPr>
            </w:pPr>
            <w:r w:rsidRPr="00E107C1">
              <w:rPr>
                <w:sz w:val="16"/>
                <w:szCs w:val="16"/>
              </w:rPr>
              <w:t>Probability of detection</w:t>
            </w:r>
          </w:p>
        </w:tc>
        <w:tc>
          <w:tcPr>
            <w:tcW w:w="675" w:type="pct"/>
          </w:tcPr>
          <w:p w14:paraId="315115AF" w14:textId="77777777" w:rsidR="003E3FD9" w:rsidRPr="00E107C1" w:rsidRDefault="00D31F60">
            <w:pPr>
              <w:keepNext/>
              <w:jc w:val="center"/>
              <w:rPr>
                <w:sz w:val="16"/>
                <w:szCs w:val="16"/>
              </w:rPr>
            </w:pPr>
            <w:r w:rsidRPr="00E107C1">
              <w:rPr>
                <w:sz w:val="16"/>
                <w:szCs w:val="16"/>
              </w:rPr>
              <w:t>92%</w:t>
            </w:r>
          </w:p>
        </w:tc>
        <w:tc>
          <w:tcPr>
            <w:tcW w:w="675" w:type="pct"/>
          </w:tcPr>
          <w:p w14:paraId="0EB9A6C8" w14:textId="77777777" w:rsidR="003E3FD9" w:rsidRPr="00E107C1" w:rsidRDefault="00D31F60">
            <w:pPr>
              <w:keepNext/>
              <w:jc w:val="center"/>
              <w:rPr>
                <w:sz w:val="16"/>
                <w:szCs w:val="16"/>
              </w:rPr>
            </w:pPr>
            <w:r w:rsidRPr="00E107C1">
              <w:rPr>
                <w:sz w:val="16"/>
                <w:szCs w:val="16"/>
              </w:rPr>
              <w:t>87%</w:t>
            </w:r>
          </w:p>
        </w:tc>
        <w:tc>
          <w:tcPr>
            <w:tcW w:w="675" w:type="pct"/>
          </w:tcPr>
          <w:p w14:paraId="033FEFB9" w14:textId="77777777" w:rsidR="003E3FD9" w:rsidRPr="00E107C1" w:rsidRDefault="00D31F60">
            <w:pPr>
              <w:keepNext/>
              <w:jc w:val="center"/>
              <w:rPr>
                <w:sz w:val="16"/>
                <w:szCs w:val="16"/>
              </w:rPr>
            </w:pPr>
            <w:r w:rsidRPr="00E107C1">
              <w:rPr>
                <w:sz w:val="16"/>
                <w:szCs w:val="16"/>
              </w:rPr>
              <w:t>98%</w:t>
            </w:r>
          </w:p>
        </w:tc>
        <w:tc>
          <w:tcPr>
            <w:tcW w:w="678" w:type="pct"/>
          </w:tcPr>
          <w:p w14:paraId="46DC2E00" w14:textId="77777777" w:rsidR="003E3FD9" w:rsidRPr="00E107C1" w:rsidRDefault="00D31F60">
            <w:pPr>
              <w:keepNext/>
              <w:jc w:val="center"/>
              <w:rPr>
                <w:sz w:val="16"/>
                <w:szCs w:val="16"/>
              </w:rPr>
            </w:pPr>
            <w:r w:rsidRPr="00E107C1">
              <w:rPr>
                <w:sz w:val="16"/>
                <w:szCs w:val="16"/>
              </w:rPr>
              <w:t>82%</w:t>
            </w:r>
          </w:p>
        </w:tc>
      </w:tr>
      <w:tr w:rsidR="003E3FD9" w:rsidRPr="00E107C1" w14:paraId="7CE6EDD6" w14:textId="77777777" w:rsidTr="00660615">
        <w:trPr>
          <w:cantSplit/>
          <w:jc w:val="center"/>
        </w:trPr>
        <w:tc>
          <w:tcPr>
            <w:tcW w:w="2299" w:type="pct"/>
          </w:tcPr>
          <w:p w14:paraId="596E3915" w14:textId="77777777" w:rsidR="003E3FD9" w:rsidRPr="00E107C1" w:rsidRDefault="00D31F60">
            <w:pPr>
              <w:keepNext/>
              <w:rPr>
                <w:sz w:val="16"/>
                <w:szCs w:val="16"/>
              </w:rPr>
            </w:pPr>
            <w:r w:rsidRPr="00E107C1">
              <w:rPr>
                <w:sz w:val="16"/>
                <w:szCs w:val="16"/>
              </w:rPr>
              <w:t>Front distance (m), mean</w:t>
            </w:r>
          </w:p>
        </w:tc>
        <w:tc>
          <w:tcPr>
            <w:tcW w:w="675" w:type="pct"/>
          </w:tcPr>
          <w:p w14:paraId="7490BA76" w14:textId="77777777" w:rsidR="003E3FD9" w:rsidRPr="00E107C1" w:rsidRDefault="00D31F60">
            <w:pPr>
              <w:keepNext/>
              <w:jc w:val="center"/>
              <w:rPr>
                <w:sz w:val="16"/>
                <w:szCs w:val="16"/>
              </w:rPr>
            </w:pPr>
            <w:r w:rsidRPr="00E107C1">
              <w:rPr>
                <w:sz w:val="16"/>
                <w:szCs w:val="16"/>
              </w:rPr>
              <w:t>315</w:t>
            </w:r>
          </w:p>
        </w:tc>
        <w:tc>
          <w:tcPr>
            <w:tcW w:w="675" w:type="pct"/>
          </w:tcPr>
          <w:p w14:paraId="6F4E26EB" w14:textId="77777777" w:rsidR="003E3FD9" w:rsidRPr="00E107C1" w:rsidRDefault="00D31F60">
            <w:pPr>
              <w:keepNext/>
              <w:jc w:val="center"/>
              <w:rPr>
                <w:sz w:val="16"/>
                <w:szCs w:val="16"/>
              </w:rPr>
            </w:pPr>
            <w:r w:rsidRPr="00E107C1">
              <w:rPr>
                <w:sz w:val="16"/>
                <w:szCs w:val="16"/>
              </w:rPr>
              <w:t>345</w:t>
            </w:r>
          </w:p>
        </w:tc>
        <w:tc>
          <w:tcPr>
            <w:tcW w:w="675" w:type="pct"/>
          </w:tcPr>
          <w:p w14:paraId="2437EE7F" w14:textId="77777777" w:rsidR="003E3FD9" w:rsidRPr="00E107C1" w:rsidRDefault="00D31F60">
            <w:pPr>
              <w:keepNext/>
              <w:jc w:val="center"/>
              <w:rPr>
                <w:sz w:val="16"/>
                <w:szCs w:val="16"/>
              </w:rPr>
            </w:pPr>
            <w:r w:rsidRPr="00E107C1">
              <w:rPr>
                <w:sz w:val="16"/>
                <w:szCs w:val="16"/>
              </w:rPr>
              <w:t>109</w:t>
            </w:r>
          </w:p>
        </w:tc>
        <w:tc>
          <w:tcPr>
            <w:tcW w:w="678" w:type="pct"/>
          </w:tcPr>
          <w:p w14:paraId="10C551FC" w14:textId="77777777" w:rsidR="003E3FD9" w:rsidRPr="00E107C1" w:rsidRDefault="00D31F60">
            <w:pPr>
              <w:keepNext/>
              <w:jc w:val="center"/>
              <w:rPr>
                <w:sz w:val="16"/>
                <w:szCs w:val="16"/>
              </w:rPr>
            </w:pPr>
            <w:r w:rsidRPr="00E107C1">
              <w:rPr>
                <w:sz w:val="16"/>
                <w:szCs w:val="16"/>
              </w:rPr>
              <w:t>477</w:t>
            </w:r>
          </w:p>
        </w:tc>
      </w:tr>
      <w:tr w:rsidR="003E3FD9" w:rsidRPr="00E107C1" w14:paraId="3901586F" w14:textId="77777777" w:rsidTr="00660615">
        <w:trPr>
          <w:cantSplit/>
          <w:jc w:val="center"/>
        </w:trPr>
        <w:tc>
          <w:tcPr>
            <w:tcW w:w="2299" w:type="pct"/>
          </w:tcPr>
          <w:p w14:paraId="423F1AE9" w14:textId="77777777" w:rsidR="003E3FD9" w:rsidRPr="00E107C1" w:rsidRDefault="00D31F60">
            <w:pPr>
              <w:rPr>
                <w:sz w:val="16"/>
                <w:szCs w:val="16"/>
              </w:rPr>
            </w:pPr>
            <w:r>
              <w:rPr>
                <w:sz w:val="16"/>
                <w:szCs w:val="16"/>
              </w:rPr>
              <w:t>Area ratio (sim./obs.)</w:t>
            </w:r>
          </w:p>
        </w:tc>
        <w:tc>
          <w:tcPr>
            <w:tcW w:w="675" w:type="pct"/>
          </w:tcPr>
          <w:p w14:paraId="09F83357" w14:textId="77777777" w:rsidR="003E3FD9" w:rsidRPr="00E107C1" w:rsidRDefault="00D31F60">
            <w:pPr>
              <w:jc w:val="center"/>
              <w:rPr>
                <w:sz w:val="16"/>
                <w:szCs w:val="16"/>
              </w:rPr>
            </w:pPr>
            <w:r>
              <w:rPr>
                <w:sz w:val="16"/>
                <w:szCs w:val="16"/>
              </w:rPr>
              <w:t>1.37</w:t>
            </w:r>
          </w:p>
        </w:tc>
        <w:tc>
          <w:tcPr>
            <w:tcW w:w="675" w:type="pct"/>
          </w:tcPr>
          <w:p w14:paraId="11D64A27" w14:textId="77777777" w:rsidR="003E3FD9" w:rsidRPr="00E107C1" w:rsidRDefault="00D31F60">
            <w:pPr>
              <w:jc w:val="center"/>
              <w:rPr>
                <w:sz w:val="16"/>
                <w:szCs w:val="16"/>
              </w:rPr>
            </w:pPr>
            <w:r>
              <w:rPr>
                <w:sz w:val="16"/>
                <w:szCs w:val="16"/>
              </w:rPr>
              <w:t>1.00</w:t>
            </w:r>
          </w:p>
        </w:tc>
        <w:tc>
          <w:tcPr>
            <w:tcW w:w="675" w:type="pct"/>
          </w:tcPr>
          <w:p w14:paraId="64E780D3" w14:textId="77777777" w:rsidR="003E3FD9" w:rsidRPr="00E107C1" w:rsidRDefault="00D31F60">
            <w:pPr>
              <w:jc w:val="center"/>
              <w:rPr>
                <w:sz w:val="16"/>
                <w:szCs w:val="16"/>
              </w:rPr>
            </w:pPr>
            <w:r>
              <w:rPr>
                <w:sz w:val="16"/>
                <w:szCs w:val="16"/>
              </w:rPr>
              <w:t>1.24</w:t>
            </w:r>
          </w:p>
        </w:tc>
        <w:tc>
          <w:tcPr>
            <w:tcW w:w="678" w:type="pct"/>
          </w:tcPr>
          <w:p w14:paraId="20460382" w14:textId="77777777" w:rsidR="003E3FD9" w:rsidRPr="00E107C1" w:rsidRDefault="00D31F60">
            <w:pPr>
              <w:jc w:val="center"/>
              <w:rPr>
                <w:sz w:val="16"/>
                <w:szCs w:val="16"/>
              </w:rPr>
            </w:pPr>
            <w:r>
              <w:rPr>
                <w:sz w:val="16"/>
                <w:szCs w:val="16"/>
              </w:rPr>
              <w:t>1.03</w:t>
            </w:r>
          </w:p>
        </w:tc>
      </w:tr>
    </w:tbl>
    <w:p w14:paraId="03AA7BBC" w14:textId="77777777" w:rsidR="00FF0CB1" w:rsidRDefault="00DB0B75">
      <w:pPr>
        <w:pStyle w:val="Text"/>
        <w:spacing w:before="120" w:line="240" w:lineRule="auto"/>
        <w:rPr>
          <w:noProof/>
        </w:rPr>
      </w:pPr>
      <w:r>
        <w:t xml:space="preserve">Across 50 replicates per fire, detection probability is 0.82–0.98 and front agreement 0.83–0.89. Front agreement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is mean front distance and </w:t>
      </w:r>
      <m:oMath>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the radius of the observed-area disk; detection probability is the fraction of observed burned cells reached [22]. The 109–477 m front distances correspond to roughly one to five hindcast cells. </w:t>
      </w:r>
      <w:r>
        <w:fldChar w:fldCharType="begin"/>
      </w:r>
      <w:r>
        <w:instrText>REF _RefFig5 \h</w:instrText>
      </w:r>
      <w:r>
        <w:fldChar w:fldCharType="separate"/>
      </w:r>
      <w:r w:rsidR="002221CD">
        <w:rPr>
          <w:sz w:val="18"/>
        </w:rPr>
        <w:t xml:space="preserve">Fig. </w:t>
      </w:r>
      <w:r w:rsidR="002221CD">
        <w:rPr>
          <w:noProof/>
          <w:sz w:val="18"/>
        </w:rPr>
        <w:t>5</w:t>
      </w:r>
      <w:r>
        <w:fldChar w:fldCharType="end"/>
      </w:r>
      <w:r>
        <w:t xml:space="preserve"> shows the spatial comparison.</w:t>
      </w:r>
    </w:p>
    <w:p w14:paraId="3E5993DE" w14:textId="77777777" w:rsidR="00FF0CB1" w:rsidRDefault="00DB0B75">
      <w:pPr>
        <w:pStyle w:val="Heading2"/>
      </w:pPr>
      <w:bookmarkStart w:id="56" w:name="_RefSecNum_V_C"/>
      <w:bookmarkStart w:id="57" w:name="_RefSec_V_C"/>
      <w:r>
        <w:t>C</w:t>
      </w:r>
      <w:bookmarkEnd w:id="56"/>
      <w:r>
        <w:t>. Decision Quality and Robustness</w:t>
      </w:r>
      <w:bookmarkEnd w:id="57"/>
    </w:p>
    <w:p w14:paraId="0D8A8AD0" w14:textId="621AE83B" w:rsidR="00FF0CB1" w:rsidRDefault="00DB0B75">
      <w:pPr>
        <w:pStyle w:val="Text"/>
        <w:spacing w:line="240" w:lineRule="auto"/>
        <w:rPr>
          <w:noProof/>
        </w:rPr>
      </w:pPr>
      <w:r>
        <w:fldChar w:fldCharType="begin"/>
      </w:r>
      <w:r>
        <w:instrText>REF _RefTab_fam \h</w:instrText>
      </w:r>
      <w:r>
        <w:fldChar w:fldCharType="separate"/>
      </w:r>
      <w:r>
        <w:t>Table V reports outcomes and scenario changes against Closed; worse counts refer to larger burned area among 30 worlds.</w:t>
      </w:r>
      <w:r>
        <w:fldChar w:fldCharType="end"/>
      </w:r>
      <w:r>
        <w:t xml:space="preserve"> Against Closed, VODA reduces burned area from 75.4 to 29.1 ha (61%), </w:t>
      </w:r>
      <w:del w:id="91005" w:author="Claude" w:date="2026-10-29T12:31:36Z">
        <w:r>
          <w:delText xml:space="preserve">initial population in burned cells</w:delText>
        </w:r>
      </w:del>
      <w:ins w:id="91006" w:author="Claude" w:date="2026-10-29T12:31:36Z">
        <w:r>
          <w:t xml:space="preserve">affected population</w:t>
        </w:r>
      </w:ins>
      <w:r>
        <w:t xml:space="preserve"> from 391 to </w:t>
      </w:r>
      <w:r>
        <w:t>79 persons (80%), physical cost by 60% and total cost by 48%. Area falls in 131 worlds, is unchanged in 10 and rises in 9. Response cost also falls by 46%, so resource expansion does not explain the gain. Later admission raises dispatch-delay cost by 36%, included in the total. Extinguished incidents rise from 52% to 91%; VODA extinguishes 63% in S2 and 100% in S3–S5.</w:t>
      </w:r>
    </w:p>
    <w:p w14:paraId="16FBF4E7" w14:textId="77777777" w:rsidR="003E3FD9" w:rsidRDefault="00D31F60" w:rsidP="00C83E79">
      <w:pPr>
        <w:pStyle w:val="TableTitle"/>
        <w:keepNext/>
        <w:spacing w:before="120"/>
      </w:pPr>
      <w:bookmarkStart w:id="58" w:name="_RefTab_fam"/>
      <w:r>
        <w:t xml:space="preserve">Table </w:t>
      </w:r>
      <w:r>
        <w:rPr>
          <w:noProof/>
        </w:rPr>
        <w:fldChar w:fldCharType="begin"/>
      </w:r>
      <w:r>
        <w:rPr>
          <w:noProof/>
        </w:rPr>
        <w:instrText xml:space="preserve"> SEQ Table \* ROMAN </w:instrText>
      </w:r>
      <w:r>
        <w:rPr>
          <w:noProof/>
        </w:rPr>
        <w:fldChar w:fldCharType="separate"/>
      </w:r>
      <w:r w:rsidR="002221CD">
        <w:rPr>
          <w:noProof/>
        </w:rPr>
        <w:t>V</w:t>
      </w:r>
      <w:r>
        <w:rPr>
          <w:noProof/>
        </w:rPr>
        <w:fldChar w:fldCharType="end"/>
      </w:r>
      <w:bookmarkEnd w:id="58"/>
    </w:p>
    <w:p w14:paraId="5AEF0341" w14:textId="3D4C106D" w:rsidR="00FF0CB1" w:rsidRDefault="00197839">
      <w:pPr>
        <w:pStyle w:val="TableTitle"/>
        <w:keepNext/>
        <w:spacing w:after="60"/>
      </w:pPr>
      <w:r>
        <w:rPr>
          <w:noProof/>
        </w:rPr>
        <mc:AlternateContent>
          <mc:Choice Requires="wpg">
            <w:drawing>
              <wp:anchor distT="76200" distB="76200" distL="0" distR="0" simplePos="0" relativeHeight="251664384" behindDoc="0" locked="0" layoutInCell="1" allowOverlap="0" wp14:anchorId="55AD8FB0" wp14:editId="6DFF4C5F">
                <wp:simplePos x="0" y="0"/>
                <wp:positionH relativeFrom="margin">
                  <wp:posOffset>85725</wp:posOffset>
                </wp:positionH>
                <wp:positionV relativeFrom="margin">
                  <wp:posOffset>6304915</wp:posOffset>
                </wp:positionV>
                <wp:extent cx="3198495" cy="2405380"/>
                <wp:effectExtent l="0" t="0" r="1905" b="0"/>
                <wp:wrapSquare wrapText="bothSides"/>
                <wp:docPr id="2101030050" name="Figure 5 and caption"/>
                <wp:cNvGraphicFramePr/>
                <a:graphic xmlns:a="http://schemas.openxmlformats.org/drawingml/2006/main">
                  <a:graphicData uri="http://schemas.microsoft.com/office/word/2010/wordprocessingGroup">
                    <wpg:wgp>
                      <wpg:cNvGrpSpPr/>
                      <wpg:grpSpPr>
                        <a:xfrm>
                          <a:off x="0" y="0"/>
                          <a:ext cx="3198495" cy="2405380"/>
                          <a:chOff x="85061" y="21267"/>
                          <a:chExt cx="3200400" cy="2405764"/>
                        </a:xfrm>
                      </wpg:grpSpPr>
                      <pic:pic xmlns:pic="http://schemas.openxmlformats.org/drawingml/2006/picture">
                        <pic:nvPicPr>
                          <pic:cNvPr id="2101030051" name="Picture Fig5"/>
                          <pic:cNvPicPr>
                            <a:picLocks noChangeAspect="1"/>
                          </pic:cNvPicPr>
                        </pic:nvPicPr>
                        <pic:blipFill rotWithShape="1">
                          <a:blip r:embed="rId18"/>
                          <a:stretch>
                            <a:fillRect/>
                          </a:stretch>
                        </pic:blipFill>
                        <pic:spPr bwMode="auto">
                          <a:xfrm>
                            <a:off x="170100" y="21267"/>
                            <a:ext cx="3024983" cy="2264735"/>
                          </a:xfrm>
                          <a:prstGeom prst="rect">
                            <a:avLst/>
                          </a:prstGeom>
                          <a:noFill/>
                        </pic:spPr>
                      </pic:pic>
                      <wps:wsp>
                        <wps:cNvPr id="2101030052" name="Caption Fig5"/>
                        <wps:cNvSpPr txBox="1"/>
                        <wps:spPr>
                          <a:xfrm>
                            <a:off x="85061" y="2306381"/>
                            <a:ext cx="3200400" cy="120650"/>
                          </a:xfrm>
                          <a:prstGeom prst="rect">
                            <a:avLst/>
                          </a:prstGeom>
                          <a:solidFill>
                            <a:prstClr val="white"/>
                          </a:solidFill>
                          <a:ln>
                            <a:noFill/>
                          </a:ln>
                        </wps:spPr>
                        <wps:txbx>
                          <w:txbxContent>
                            <w:p w14:paraId="1B886BF1" w14:textId="77777777" w:rsidR="004F0B37" w:rsidRDefault="004F0B37" w:rsidP="004F0B37">
                              <w:pPr>
                                <w:pStyle w:val="Caption"/>
                                <w:spacing w:after="0" w:line="220" w:lineRule="auto"/>
                                <w:jc w:val="left"/>
                                <w:rPr>
                                  <w:noProof/>
                                </w:rPr>
                              </w:pPr>
                              <w:bookmarkStart w:id="59"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59"/>
                              <w:r>
                                <w:rPr>
                                  <w:sz w:val="18"/>
                                </w:rPr>
                                <w:t>. Hindcast agreement maps, first 12 h footprint.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5AD8FB0" id="Figure 5 and caption" o:spid="_x0000_s1038" style="position:absolute;left:0;text-align:left;margin-left:6.75pt;margin-top:496.45pt;width:251.85pt;height:189.4pt;z-index:251664384;mso-wrap-distance-left:0;mso-wrap-distance-top:6pt;mso-wrap-distance-right:0;mso-wrap-distance-bottom:6pt;mso-position-horizontal-relative:margin;mso-position-vertical-relative:margin;mso-width-relative:margin;mso-height-relative:margin" coordorigin="850,212" coordsize="32004,24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" o:allowoverlap="f">
                <v:shape id="Picture Fig5" o:spid="_x0000_s1039" type="#_x0000_t75" style="position:absolute;left:1701;top:212;width:30249;height:2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">
                  <v:imagedata r:id="rId19" o:title=""/>
                </v:shape>
                <v:shape id="Caption Fig5" o:spid="_x0000_s1040" type="#_x0000_t202" style="position:absolute;left:850;top:23063;width:32004;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8/izAAAAOMAAAAPAAAAZHJzL2Rvd25yZXYueG1sRI9BSwMx&#10;FITvgv8hPMGL2GS3tcj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a8fP4swA&#10;AADjAAAADwAAAAAAAAAAAAAAAAAHAgAAZHJzL2Rvd25yZXYueG1sUEsFBgAAAAADAAMAtwAAAAAD&#10;AAAAAA==&#10;" stroked="f">
                  <v:textbox style="mso-fit-shape-to-text:t" inset="0,0,0,0">
                    <w:txbxContent>
                      <w:p w14:paraId="1B886BF1" w14:textId="77777777" w:rsidR="004F0B37" w:rsidRDefault="004F0B37" w:rsidP="004F0B37">
                        <w:pPr>
                          <w:pStyle w:val="Caption"/>
                          <w:spacing w:after="0" w:line="220" w:lineRule="auto"/>
                          <w:jc w:val="left"/>
                          <w:rPr>
                            <w:noProof/>
                          </w:rPr>
                        </w:pPr>
                        <w:bookmarkStart w:id="60"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60"/>
                        <w:r>
                          <w:rPr>
                            <w:sz w:val="18"/>
                          </w:rPr>
                          <w:t>. Hindcast agreement maps, first 12 h footprint.</w:t>
                        </w:r>
                      </w:p>
                    </w:txbxContent>
                  </v:textbox>
                </v:shape>
                <w10:wrap type="square" anchorx="margin" anchory="margin"/>
              </v:group>
            </w:pict>
          </mc:Fallback>
        </mc:AlternateContent>
      </w:r>
      <w:r>
        <w:t>Main outcomes and scenario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1620"/>
        <w:gridCol w:w="1140"/>
        <w:gridCol w:w="1140"/>
        <w:gridCol w:w="1140"/>
      </w:tblGrid>
      <w:tr w:rsidR="00FF0CB1" w14:paraId="4A57A933" w14:textId="77777777" w:rsidTr="009467D2">
        <w:tc>
          <w:tcPr>
            <w:tcW w:w="1620" w:type="dxa"/>
            <w:tcMar>
              <w:left w:w="20" w:type="dxa"/>
              <w:right w:w="20" w:type="dxa"/>
            </w:tcMar>
          </w:tcPr>
          <w:p w14:paraId="1E5CBD71" w14:textId="77777777" w:rsidR="00FF0CB1" w:rsidRDefault="00DB0B75">
            <w:pPr>
              <w:keepNext/>
              <w:spacing w:line="220" w:lineRule="auto"/>
            </w:pPr>
            <w:r>
              <w:rPr>
                <w:b/>
                <w:sz w:val="18"/>
              </w:rPr>
              <w:t>Measure</w:t>
            </w:r>
          </w:p>
        </w:tc>
        <w:tc>
          <w:tcPr>
            <w:tcW w:w="1140" w:type="dxa"/>
            <w:tcMar>
              <w:left w:w="20" w:type="dxa"/>
              <w:right w:w="20" w:type="dxa"/>
            </w:tcMar>
          </w:tcPr>
          <w:p w14:paraId="66DC4FF2" w14:textId="77777777" w:rsidR="00FF0CB1" w:rsidRDefault="00DB0B75">
            <w:pPr>
              <w:keepNext/>
              <w:spacing w:line="220" w:lineRule="auto"/>
              <w:jc w:val="center"/>
            </w:pPr>
            <w:r>
              <w:rPr>
                <w:b/>
                <w:sz w:val="18"/>
              </w:rPr>
              <w:t>None</w:t>
            </w:r>
          </w:p>
        </w:tc>
        <w:tc>
          <w:tcPr>
            <w:tcW w:w="1140" w:type="dxa"/>
            <w:tcMar>
              <w:left w:w="20" w:type="dxa"/>
              <w:right w:w="20" w:type="dxa"/>
            </w:tcMar>
          </w:tcPr>
          <w:p w14:paraId="2CF3E416" w14:textId="77777777" w:rsidR="00FF0CB1" w:rsidRDefault="00DB0B75">
            <w:pPr>
              <w:keepNext/>
              <w:spacing w:line="220" w:lineRule="auto"/>
              <w:jc w:val="center"/>
            </w:pPr>
            <w:r>
              <w:rPr>
                <w:b/>
                <w:sz w:val="18"/>
              </w:rPr>
              <w:t>Closed</w:t>
            </w:r>
          </w:p>
        </w:tc>
        <w:tc>
          <w:tcPr>
            <w:tcW w:w="1140" w:type="dxa"/>
            <w:tcMar>
              <w:left w:w="20" w:type="dxa"/>
              <w:right w:w="20" w:type="dxa"/>
            </w:tcMar>
          </w:tcPr>
          <w:p w14:paraId="2381EC6C" w14:textId="77777777" w:rsidR="00FF0CB1" w:rsidRDefault="00DB0B75">
            <w:pPr>
              <w:keepNext/>
              <w:spacing w:line="220" w:lineRule="auto"/>
              <w:jc w:val="center"/>
            </w:pPr>
            <w:r>
              <w:rPr>
                <w:b/>
                <w:sz w:val="18"/>
              </w:rPr>
              <w:t>VODA</w:t>
            </w:r>
          </w:p>
        </w:tc>
      </w:tr>
      <w:tr w:rsidR="00FF0CB1" w14:paraId="36A82266" w14:textId="77777777" w:rsidTr="009467D2">
        <w:tc>
          <w:tcPr>
            <w:tcW w:w="1620" w:type="dxa"/>
            <w:tcMar>
              <w:left w:w="20" w:type="dxa"/>
              <w:right w:w="20" w:type="dxa"/>
            </w:tcMar>
          </w:tcPr>
          <w:p w14:paraId="2002EBB0" w14:textId="77777777" w:rsidR="00FF0CB1" w:rsidRDefault="00DB0B75">
            <w:pPr>
              <w:keepNext/>
              <w:spacing w:line="220" w:lineRule="auto"/>
            </w:pPr>
            <w:r>
              <w:rPr>
                <w:sz w:val="18"/>
              </w:rPr>
              <w:t>Burned area (ha)</w:t>
            </w:r>
          </w:p>
        </w:tc>
        <w:tc>
          <w:tcPr>
            <w:tcW w:w="1140" w:type="dxa"/>
            <w:tcMar>
              <w:left w:w="20" w:type="dxa"/>
              <w:right w:w="20" w:type="dxa"/>
            </w:tcMar>
          </w:tcPr>
          <w:p w14:paraId="2B187077" w14:textId="2A1EFC24" w:rsidR="00FF0CB1" w:rsidRDefault="00DB0B75">
            <w:pPr>
              <w:keepNext/>
              <w:spacing w:line="220" w:lineRule="auto"/>
              <w:jc w:val="center"/>
            </w:pPr>
            <w:r>
              <w:rPr>
                <w:sz w:val="18"/>
              </w:rPr>
              <w:t>250.7 ± 4.3</w:t>
            </w:r>
          </w:p>
        </w:tc>
        <w:tc>
          <w:tcPr>
            <w:tcW w:w="1140" w:type="dxa"/>
            <w:tcMar>
              <w:left w:w="20" w:type="dxa"/>
              <w:right w:w="20" w:type="dxa"/>
            </w:tcMar>
          </w:tcPr>
          <w:p w14:paraId="639F618A" w14:textId="1524071A" w:rsidR="00FF0CB1" w:rsidRDefault="00DB0B75">
            <w:pPr>
              <w:keepNext/>
              <w:spacing w:line="220" w:lineRule="auto"/>
              <w:jc w:val="center"/>
            </w:pPr>
            <w:r>
              <w:rPr>
                <w:sz w:val="18"/>
              </w:rPr>
              <w:t>75.4 ± 11.9</w:t>
            </w:r>
          </w:p>
        </w:tc>
        <w:tc>
          <w:tcPr>
            <w:tcW w:w="1140" w:type="dxa"/>
            <w:tcMar>
              <w:left w:w="20" w:type="dxa"/>
              <w:right w:w="20" w:type="dxa"/>
            </w:tcMar>
          </w:tcPr>
          <w:p w14:paraId="746DE2F1" w14:textId="02A4AC44" w:rsidR="00FF0CB1" w:rsidRDefault="00DB0B75">
            <w:pPr>
              <w:keepNext/>
              <w:spacing w:line="220" w:lineRule="auto"/>
              <w:jc w:val="center"/>
            </w:pPr>
            <w:r>
              <w:rPr>
                <w:sz w:val="18"/>
              </w:rPr>
              <w:t>29.1 ± 7.1</w:t>
            </w:r>
          </w:p>
        </w:tc>
      </w:tr>
      <w:tr w:rsidR="00FF0CB1" w14:paraId="362D54DD" w14:textId="77777777" w:rsidTr="009467D2">
        <w:tc>
          <w:tcPr>
            <w:tcW w:w="1620" w:type="dxa"/>
            <w:tcMar>
              <w:left w:w="20" w:type="dxa"/>
              <w:right w:w="20" w:type="dxa"/>
            </w:tcMar>
          </w:tcPr>
          <w:p w14:paraId="6B3C7DCA" w14:textId="02715099" w:rsidR="00FF0CB1" w:rsidRDefault="00DB0B75">
            <w:pPr>
              <w:keepNext/>
              <w:spacing w:line="220" w:lineRule="auto"/>
            </w:pPr>
            <w:del w:id="91007" w:author="Claude" w:date="2026-10-29T12:31:36Z">
              <w:r>
                <w:rPr>
                  <w:sz w:val="18"/>
                </w:rPr>
                <w:delText>Initial population in burned cells</w:delText>
              </w:r>
            </w:del>
            <w:ins w:id="91008" w:author="Claude" w:date="2026-10-29T12:31:36Z">
              <w:r>
                <w:rPr>
                  <w:sz w:val="18"/>
                </w:rPr>
                <w:t xml:space="preserve">Affected population</w:t>
              </w:r>
            </w:ins>
          </w:p>
        </w:tc>
        <w:tc>
          <w:tcPr>
            <w:tcW w:w="1140" w:type="dxa"/>
            <w:tcMar>
              <w:left w:w="20" w:type="dxa"/>
              <w:right w:w="20" w:type="dxa"/>
            </w:tcMar>
          </w:tcPr>
          <w:p w14:paraId="0AB2AD51" w14:textId="502DB149" w:rsidR="00FF0CB1" w:rsidRDefault="00DB0B75">
            <w:pPr>
              <w:keepNext/>
              <w:spacing w:line="220" w:lineRule="auto"/>
              <w:jc w:val="center"/>
            </w:pPr>
            <w:r>
              <w:rPr>
                <w:sz w:val="18"/>
              </w:rPr>
              <w:t>5793.4 ± 278.0</w:t>
            </w:r>
          </w:p>
        </w:tc>
        <w:tc>
          <w:tcPr>
            <w:tcW w:w="1140" w:type="dxa"/>
            <w:tcMar>
              <w:left w:w="20" w:type="dxa"/>
              <w:right w:w="20" w:type="dxa"/>
            </w:tcMar>
          </w:tcPr>
          <w:p w14:paraId="03AFA484" w14:textId="03F714BC" w:rsidR="00FF0CB1" w:rsidRDefault="00DB0B75">
            <w:pPr>
              <w:keepNext/>
              <w:spacing w:line="220" w:lineRule="auto"/>
              <w:jc w:val="center"/>
            </w:pPr>
            <w:r>
              <w:rPr>
                <w:sz w:val="18"/>
              </w:rPr>
              <w:t>390.9 ± 77.8</w:t>
            </w:r>
          </w:p>
        </w:tc>
        <w:tc>
          <w:tcPr>
            <w:tcW w:w="1140" w:type="dxa"/>
            <w:tcMar>
              <w:left w:w="20" w:type="dxa"/>
              <w:right w:w="20" w:type="dxa"/>
            </w:tcMar>
          </w:tcPr>
          <w:p w14:paraId="04471640" w14:textId="38E32C9D" w:rsidR="00FF0CB1" w:rsidRDefault="00DB0B75">
            <w:pPr>
              <w:keepNext/>
              <w:spacing w:line="220" w:lineRule="auto"/>
              <w:jc w:val="center"/>
            </w:pPr>
            <w:r>
              <w:rPr>
                <w:sz w:val="18"/>
              </w:rPr>
              <w:t>79.1 ± 49.3</w:t>
            </w:r>
          </w:p>
        </w:tc>
      </w:tr>
      <w:tr w:rsidR="00FF0CB1" w14:paraId="3FD8F7C9" w14:textId="77777777" w:rsidTr="009467D2">
        <w:tc>
          <w:tcPr>
            <w:tcW w:w="1620" w:type="dxa"/>
            <w:tcMar>
              <w:left w:w="20" w:type="dxa"/>
              <w:right w:w="20" w:type="dxa"/>
            </w:tcMar>
          </w:tcPr>
          <w:p w14:paraId="041D844C" w14:textId="77777777" w:rsidR="00FF0CB1" w:rsidRDefault="00DB0B75">
            <w:pPr>
              <w:keepNext/>
              <w:spacing w:line="220" w:lineRule="auto"/>
            </w:pPr>
            <w:r>
              <w:rPr>
                <w:sz w:val="18"/>
              </w:rPr>
              <w:t>Extinguished (%)</w:t>
            </w:r>
          </w:p>
        </w:tc>
        <w:tc>
          <w:tcPr>
            <w:tcW w:w="1140" w:type="dxa"/>
            <w:tcMar>
              <w:left w:w="20" w:type="dxa"/>
              <w:right w:w="20" w:type="dxa"/>
            </w:tcMar>
          </w:tcPr>
          <w:p w14:paraId="7B68FB32" w14:textId="7E336556" w:rsidR="00FF0CB1" w:rsidRDefault="00DB0B75">
            <w:pPr>
              <w:keepNext/>
              <w:spacing w:line="220" w:lineRule="auto"/>
              <w:jc w:val="center"/>
            </w:pPr>
            <w:r>
              <w:rPr>
                <w:sz w:val="18"/>
              </w:rPr>
              <w:t>0.0</w:t>
            </w:r>
            <w:r>
              <w:rPr>
                <w:sz w:val="18"/>
              </w:rPr>
              <w:br/>
            </w:r>
            <w:r>
              <w:rPr>
                <w:sz w:val="18"/>
              </w:rPr>
              <w:t>[0.0–2.5]</w:t>
            </w:r>
          </w:p>
        </w:tc>
        <w:tc>
          <w:tcPr>
            <w:tcW w:w="1140" w:type="dxa"/>
            <w:tcMar>
              <w:left w:w="20" w:type="dxa"/>
              <w:right w:w="20" w:type="dxa"/>
            </w:tcMar>
          </w:tcPr>
          <w:p w14:paraId="0579B816" w14:textId="14C3A070" w:rsidR="00FF0CB1" w:rsidRDefault="00DB0B75">
            <w:pPr>
              <w:keepNext/>
              <w:spacing w:line="220" w:lineRule="auto"/>
              <w:jc w:val="center"/>
            </w:pPr>
            <w:r>
              <w:rPr>
                <w:sz w:val="18"/>
              </w:rPr>
              <w:t>52.0</w:t>
            </w:r>
            <w:r>
              <w:rPr>
                <w:sz w:val="18"/>
              </w:rPr>
              <w:br/>
            </w:r>
            <w:r>
              <w:rPr>
                <w:sz w:val="18"/>
              </w:rPr>
              <w:t>[44.1–59.8]</w:t>
            </w:r>
          </w:p>
        </w:tc>
        <w:tc>
          <w:tcPr>
            <w:tcW w:w="1140" w:type="dxa"/>
            <w:tcMar>
              <w:left w:w="20" w:type="dxa"/>
              <w:right w:w="20" w:type="dxa"/>
            </w:tcMar>
          </w:tcPr>
          <w:p w14:paraId="2997CE7A" w14:textId="2FEE9678" w:rsidR="00FF0CB1" w:rsidRDefault="00DB0B75">
            <w:pPr>
              <w:keepNext/>
              <w:spacing w:line="220" w:lineRule="auto"/>
              <w:jc w:val="center"/>
            </w:pPr>
            <w:r>
              <w:rPr>
                <w:sz w:val="18"/>
              </w:rPr>
              <w:t>91.3</w:t>
            </w:r>
            <w:r>
              <w:rPr>
                <w:sz w:val="18"/>
              </w:rPr>
              <w:br/>
            </w:r>
            <w:r>
              <w:rPr>
                <w:sz w:val="18"/>
              </w:rPr>
              <w:t>[85.7–94.9]</w:t>
            </w:r>
          </w:p>
        </w:tc>
      </w:tr>
      <w:tr w:rsidR="00FF0CB1" w14:paraId="7C140C75" w14:textId="77777777" w:rsidTr="009467D2">
        <w:tc>
          <w:tcPr>
            <w:tcW w:w="1620" w:type="dxa"/>
            <w:tcMar>
              <w:left w:w="20" w:type="dxa"/>
              <w:right w:w="20" w:type="dxa"/>
            </w:tcMar>
          </w:tcPr>
          <w:p w14:paraId="01A6AF38" w14:textId="77777777" w:rsidR="00FF0CB1" w:rsidRDefault="00DB0B75">
            <w:pPr>
              <w:keepNext/>
              <w:spacing w:line="220" w:lineRule="auto"/>
            </w:pPr>
            <w:r>
              <w:rPr>
                <w:sz w:val="18"/>
              </w:rPr>
              <w:t>Burned-area cost</w:t>
            </w:r>
          </w:p>
        </w:tc>
        <w:tc>
          <w:tcPr>
            <w:tcW w:w="1140" w:type="dxa"/>
            <w:tcMar>
              <w:left w:w="20" w:type="dxa"/>
              <w:right w:w="20" w:type="dxa"/>
            </w:tcMar>
          </w:tcPr>
          <w:p w14:paraId="729C989C" w14:textId="6F0F52C2" w:rsidR="00FF0CB1" w:rsidRDefault="00DB0B75">
            <w:pPr>
              <w:keepNext/>
              <w:spacing w:line="220" w:lineRule="auto"/>
              <w:jc w:val="center"/>
            </w:pPr>
            <w:r>
              <w:rPr>
                <w:sz w:val="18"/>
              </w:rPr>
              <w:t>0.653 ± 0.003</w:t>
            </w:r>
          </w:p>
        </w:tc>
        <w:tc>
          <w:tcPr>
            <w:tcW w:w="1140" w:type="dxa"/>
            <w:tcMar>
              <w:left w:w="20" w:type="dxa"/>
              <w:right w:w="20" w:type="dxa"/>
            </w:tcMar>
          </w:tcPr>
          <w:p w14:paraId="7C978B63" w14:textId="39E6BC29" w:rsidR="00FF0CB1" w:rsidRDefault="00DB0B75">
            <w:pPr>
              <w:keepNext/>
              <w:spacing w:line="220" w:lineRule="auto"/>
              <w:jc w:val="center"/>
            </w:pPr>
            <w:r>
              <w:rPr>
                <w:sz w:val="18"/>
              </w:rPr>
              <w:t>0.293 ± 0.032</w:t>
            </w:r>
          </w:p>
        </w:tc>
        <w:tc>
          <w:tcPr>
            <w:tcW w:w="1140" w:type="dxa"/>
            <w:tcMar>
              <w:left w:w="20" w:type="dxa"/>
              <w:right w:w="20" w:type="dxa"/>
            </w:tcMar>
          </w:tcPr>
          <w:p w14:paraId="5CCB3DF0" w14:textId="63CD4915" w:rsidR="00FF0CB1" w:rsidRDefault="00DB0B75">
            <w:pPr>
              <w:keepNext/>
              <w:spacing w:line="220" w:lineRule="auto"/>
              <w:jc w:val="center"/>
            </w:pPr>
            <w:r>
              <w:rPr>
                <w:sz w:val="18"/>
              </w:rPr>
              <w:t>0.142 ± 0.023</w:t>
            </w:r>
          </w:p>
        </w:tc>
      </w:tr>
      <w:tr w:rsidR="00FF0CB1" w14:paraId="317DDC8C" w14:textId="77777777" w:rsidTr="009467D2">
        <w:tc>
          <w:tcPr>
            <w:tcW w:w="1620" w:type="dxa"/>
            <w:tcMar>
              <w:left w:w="20" w:type="dxa"/>
              <w:right w:w="20" w:type="dxa"/>
            </w:tcMar>
          </w:tcPr>
          <w:p w14:paraId="282ED067" w14:textId="77777777" w:rsidR="00FF0CB1" w:rsidRDefault="00DB0B75">
            <w:pPr>
              <w:keepNext/>
              <w:spacing w:line="220" w:lineRule="auto"/>
            </w:pPr>
            <w:r>
              <w:rPr>
                <w:sz w:val="18"/>
              </w:rPr>
              <w:t>Asset-loss cost</w:t>
            </w:r>
          </w:p>
        </w:tc>
        <w:tc>
          <w:tcPr>
            <w:tcW w:w="1140" w:type="dxa"/>
            <w:tcMar>
              <w:left w:w="20" w:type="dxa"/>
              <w:right w:w="20" w:type="dxa"/>
            </w:tcMar>
          </w:tcPr>
          <w:p w14:paraId="26FDC87A" w14:textId="5579A2D0" w:rsidR="00FF0CB1" w:rsidRDefault="00DB0B75">
            <w:pPr>
              <w:keepNext/>
              <w:spacing w:line="220" w:lineRule="auto"/>
              <w:jc w:val="center"/>
            </w:pPr>
            <w:r>
              <w:rPr>
                <w:sz w:val="18"/>
              </w:rPr>
              <w:t>0.935 ± 0.014</w:t>
            </w:r>
          </w:p>
        </w:tc>
        <w:tc>
          <w:tcPr>
            <w:tcW w:w="1140" w:type="dxa"/>
            <w:tcMar>
              <w:left w:w="20" w:type="dxa"/>
              <w:right w:w="20" w:type="dxa"/>
            </w:tcMar>
          </w:tcPr>
          <w:p w14:paraId="7100A79D" w14:textId="3667ECE4" w:rsidR="00FF0CB1" w:rsidRDefault="00DB0B75">
            <w:pPr>
              <w:keepNext/>
              <w:spacing w:line="220" w:lineRule="auto"/>
              <w:jc w:val="center"/>
            </w:pPr>
            <w:r>
              <w:rPr>
                <w:sz w:val="18"/>
              </w:rPr>
              <w:t>0.121 ± 0.025</w:t>
            </w:r>
          </w:p>
        </w:tc>
        <w:tc>
          <w:tcPr>
            <w:tcW w:w="1140" w:type="dxa"/>
            <w:tcMar>
              <w:left w:w="20" w:type="dxa"/>
              <w:right w:w="20" w:type="dxa"/>
            </w:tcMar>
          </w:tcPr>
          <w:p w14:paraId="412B3430" w14:textId="4BF7ACD0" w:rsidR="00FF0CB1" w:rsidRDefault="00DB0B75">
            <w:pPr>
              <w:keepNext/>
              <w:spacing w:line="220" w:lineRule="auto"/>
              <w:jc w:val="center"/>
            </w:pPr>
            <w:r>
              <w:rPr>
                <w:sz w:val="18"/>
              </w:rPr>
              <w:t>0.025 ± 0.014</w:t>
            </w:r>
          </w:p>
        </w:tc>
      </w:tr>
      <w:tr w:rsidR="00FF0CB1" w14:paraId="200F4721" w14:textId="77777777" w:rsidTr="009467D2">
        <w:tc>
          <w:tcPr>
            <w:tcW w:w="1620" w:type="dxa"/>
            <w:tcMar>
              <w:left w:w="20" w:type="dxa"/>
              <w:right w:w="20" w:type="dxa"/>
            </w:tcMar>
          </w:tcPr>
          <w:p w14:paraId="4482A8CC" w14:textId="77777777" w:rsidR="00FF0CB1" w:rsidRDefault="00DB0B75">
            <w:pPr>
              <w:keepNext/>
              <w:spacing w:line="220" w:lineRule="auto"/>
            </w:pPr>
            <w:r>
              <w:rPr>
                <w:sz w:val="18"/>
              </w:rPr>
              <w:t>Population cost</w:t>
            </w:r>
          </w:p>
        </w:tc>
        <w:tc>
          <w:tcPr>
            <w:tcW w:w="1140" w:type="dxa"/>
            <w:tcMar>
              <w:left w:w="20" w:type="dxa"/>
              <w:right w:w="20" w:type="dxa"/>
            </w:tcMar>
          </w:tcPr>
          <w:p w14:paraId="63926DF4" w14:textId="77AD7410" w:rsidR="00FF0CB1" w:rsidRDefault="00DB0B75">
            <w:pPr>
              <w:keepNext/>
              <w:spacing w:line="220" w:lineRule="auto"/>
              <w:jc w:val="center"/>
            </w:pPr>
            <w:r>
              <w:rPr>
                <w:sz w:val="18"/>
              </w:rPr>
              <w:t>0.207 ± 0.009</w:t>
            </w:r>
          </w:p>
        </w:tc>
        <w:tc>
          <w:tcPr>
            <w:tcW w:w="1140" w:type="dxa"/>
            <w:tcMar>
              <w:left w:w="20" w:type="dxa"/>
              <w:right w:w="20" w:type="dxa"/>
            </w:tcMar>
          </w:tcPr>
          <w:p w14:paraId="03910D4D" w14:textId="544A751C" w:rsidR="00FF0CB1" w:rsidRDefault="00DB0B75">
            <w:pPr>
              <w:keepNext/>
              <w:spacing w:line="220" w:lineRule="auto"/>
              <w:jc w:val="center"/>
            </w:pPr>
            <w:r>
              <w:rPr>
                <w:sz w:val="18"/>
              </w:rPr>
              <w:t>0.004 ± 0.002</w:t>
            </w:r>
          </w:p>
        </w:tc>
        <w:tc>
          <w:tcPr>
            <w:tcW w:w="1140" w:type="dxa"/>
            <w:tcMar>
              <w:left w:w="20" w:type="dxa"/>
              <w:right w:w="20" w:type="dxa"/>
            </w:tcMar>
          </w:tcPr>
          <w:p w14:paraId="6EB7E669" w14:textId="477B9135" w:rsidR="00FF0CB1" w:rsidRDefault="00DB0B75">
            <w:pPr>
              <w:keepNext/>
              <w:spacing w:line="220" w:lineRule="auto"/>
              <w:jc w:val="center"/>
            </w:pPr>
            <w:r>
              <w:rPr>
                <w:sz w:val="18"/>
              </w:rPr>
              <w:t>0.001 ± 0.001</w:t>
            </w:r>
          </w:p>
        </w:tc>
      </w:tr>
      <w:tr w:rsidR="00FF0CB1" w14:paraId="3E70C84B" w14:textId="77777777" w:rsidTr="009467D2">
        <w:tc>
          <w:tcPr>
            <w:tcW w:w="1620" w:type="dxa"/>
            <w:tcMar>
              <w:left w:w="20" w:type="dxa"/>
              <w:right w:w="20" w:type="dxa"/>
            </w:tcMar>
          </w:tcPr>
          <w:p w14:paraId="05286F92" w14:textId="77777777" w:rsidR="00FF0CB1" w:rsidRDefault="00DB0B75">
            <w:pPr>
              <w:keepNext/>
              <w:spacing w:line="220" w:lineRule="auto"/>
            </w:pPr>
            <w:r>
              <w:rPr>
                <w:sz w:val="18"/>
              </w:rPr>
              <w:t>Response cost</w:t>
            </w:r>
          </w:p>
        </w:tc>
        <w:tc>
          <w:tcPr>
            <w:tcW w:w="1140" w:type="dxa"/>
            <w:tcMar>
              <w:left w:w="20" w:type="dxa"/>
              <w:right w:w="20" w:type="dxa"/>
            </w:tcMar>
          </w:tcPr>
          <w:p w14:paraId="7B4CD873" w14:textId="6A7E7684" w:rsidR="00FF0CB1" w:rsidRDefault="00DB0B75">
            <w:pPr>
              <w:keepNext/>
              <w:spacing w:line="220" w:lineRule="auto"/>
              <w:jc w:val="center"/>
            </w:pPr>
            <w:r>
              <w:rPr>
                <w:sz w:val="18"/>
              </w:rPr>
              <w:t>0.000 ± 0.000</w:t>
            </w:r>
          </w:p>
        </w:tc>
        <w:tc>
          <w:tcPr>
            <w:tcW w:w="1140" w:type="dxa"/>
            <w:tcMar>
              <w:left w:w="20" w:type="dxa"/>
              <w:right w:w="20" w:type="dxa"/>
            </w:tcMar>
          </w:tcPr>
          <w:p w14:paraId="4E18BE9E" w14:textId="1095A51C" w:rsidR="00FF0CB1" w:rsidRDefault="00DB0B75">
            <w:pPr>
              <w:keepNext/>
              <w:spacing w:line="220" w:lineRule="auto"/>
              <w:jc w:val="center"/>
            </w:pPr>
            <w:r>
              <w:rPr>
                <w:sz w:val="18"/>
              </w:rPr>
              <w:t>0.428 ± 0.066</w:t>
            </w:r>
          </w:p>
        </w:tc>
        <w:tc>
          <w:tcPr>
            <w:tcW w:w="1140" w:type="dxa"/>
            <w:tcMar>
              <w:left w:w="20" w:type="dxa"/>
              <w:right w:w="20" w:type="dxa"/>
            </w:tcMar>
          </w:tcPr>
          <w:p w14:paraId="2655A391" w14:textId="57EBE003" w:rsidR="00FF0CB1" w:rsidRDefault="00DB0B75">
            <w:pPr>
              <w:keepNext/>
              <w:spacing w:line="220" w:lineRule="auto"/>
              <w:jc w:val="center"/>
            </w:pPr>
            <w:r>
              <w:rPr>
                <w:sz w:val="18"/>
              </w:rPr>
              <w:t>0.231 ± 0.048</w:t>
            </w:r>
          </w:p>
        </w:tc>
      </w:tr>
      <w:tr w:rsidR="00FF0CB1" w14:paraId="2FC8113B" w14:textId="77777777" w:rsidTr="009467D2">
        <w:tc>
          <w:tcPr>
            <w:tcW w:w="1620" w:type="dxa"/>
            <w:tcMar>
              <w:left w:w="20" w:type="dxa"/>
              <w:right w:w="20" w:type="dxa"/>
            </w:tcMar>
          </w:tcPr>
          <w:p w14:paraId="07C0BE31" w14:textId="77777777" w:rsidR="00FF0CB1" w:rsidRDefault="00DB0B75">
            <w:pPr>
              <w:keepNext/>
              <w:spacing w:line="220" w:lineRule="auto"/>
            </w:pPr>
            <w:r>
              <w:rPr>
                <w:sz w:val="18"/>
              </w:rPr>
              <w:t>Dispatch-delay cost</w:t>
            </w:r>
          </w:p>
        </w:tc>
        <w:tc>
          <w:tcPr>
            <w:tcW w:w="1140" w:type="dxa"/>
            <w:tcMar>
              <w:left w:w="20" w:type="dxa"/>
              <w:right w:w="20" w:type="dxa"/>
            </w:tcMar>
          </w:tcPr>
          <w:p w14:paraId="084D0238" w14:textId="0EFDBFD0" w:rsidR="00FF0CB1" w:rsidRDefault="00DB0B75">
            <w:pPr>
              <w:keepNext/>
              <w:spacing w:line="220" w:lineRule="auto"/>
              <w:jc w:val="center"/>
            </w:pPr>
            <w:r>
              <w:rPr>
                <w:sz w:val="18"/>
              </w:rPr>
              <w:t>0.000 ± 0.000</w:t>
            </w:r>
          </w:p>
        </w:tc>
        <w:tc>
          <w:tcPr>
            <w:tcW w:w="1140" w:type="dxa"/>
            <w:tcMar>
              <w:left w:w="20" w:type="dxa"/>
              <w:right w:w="20" w:type="dxa"/>
            </w:tcMar>
          </w:tcPr>
          <w:p w14:paraId="0D5ADC76" w14:textId="37B4578B" w:rsidR="00FF0CB1" w:rsidRDefault="00DB0B75">
            <w:pPr>
              <w:keepNext/>
              <w:spacing w:line="220" w:lineRule="auto"/>
              <w:jc w:val="center"/>
            </w:pPr>
            <w:r>
              <w:rPr>
                <w:sz w:val="18"/>
              </w:rPr>
              <w:t>0.274 ± 0.023</w:t>
            </w:r>
          </w:p>
        </w:tc>
        <w:tc>
          <w:tcPr>
            <w:tcW w:w="1140" w:type="dxa"/>
            <w:tcMar>
              <w:left w:w="20" w:type="dxa"/>
              <w:right w:w="20" w:type="dxa"/>
            </w:tcMar>
          </w:tcPr>
          <w:p w14:paraId="71C86498" w14:textId="1C8F4631" w:rsidR="00FF0CB1" w:rsidRDefault="00DB0B75">
            <w:pPr>
              <w:keepNext/>
              <w:spacing w:line="220" w:lineRule="auto"/>
              <w:jc w:val="center"/>
            </w:pPr>
            <w:r>
              <w:rPr>
                <w:sz w:val="18"/>
              </w:rPr>
              <w:t>0.373 ± 0.024</w:t>
            </w:r>
          </w:p>
        </w:tc>
      </w:tr>
      <w:tr w:rsidR="00FF0CB1" w14:paraId="2D75F415" w14:textId="77777777" w:rsidTr="009467D2">
        <w:tc>
          <w:tcPr>
            <w:tcW w:w="1620" w:type="dxa"/>
            <w:tcMar>
              <w:left w:w="20" w:type="dxa"/>
              <w:right w:w="20" w:type="dxa"/>
            </w:tcMar>
          </w:tcPr>
          <w:p w14:paraId="2949E192" w14:textId="77777777" w:rsidR="00FF0CB1" w:rsidRDefault="00DB0B75">
            <w:pPr>
              <w:keepNext/>
              <w:spacing w:line="220" w:lineRule="auto"/>
            </w:pPr>
            <w:r>
              <w:rPr>
                <w:sz w:val="18"/>
              </w:rPr>
              <w:t>Physical cost</w:t>
            </w:r>
          </w:p>
        </w:tc>
        <w:tc>
          <w:tcPr>
            <w:tcW w:w="1140" w:type="dxa"/>
            <w:tcMar>
              <w:left w:w="20" w:type="dxa"/>
              <w:right w:w="20" w:type="dxa"/>
            </w:tcMar>
          </w:tcPr>
          <w:p w14:paraId="125F6F6A" w14:textId="3F847F59" w:rsidR="00FF0CB1" w:rsidRDefault="00DB0B75">
            <w:pPr>
              <w:keepNext/>
              <w:spacing w:line="220" w:lineRule="auto"/>
              <w:jc w:val="center"/>
            </w:pPr>
            <w:r>
              <w:rPr>
                <w:sz w:val="18"/>
              </w:rPr>
              <w:t>0.598 ± 0.008</w:t>
            </w:r>
          </w:p>
        </w:tc>
        <w:tc>
          <w:tcPr>
            <w:tcW w:w="1140" w:type="dxa"/>
            <w:tcMar>
              <w:left w:w="20" w:type="dxa"/>
              <w:right w:w="20" w:type="dxa"/>
            </w:tcMar>
          </w:tcPr>
          <w:p w14:paraId="7241F305" w14:textId="59163FFD" w:rsidR="00FF0CB1" w:rsidRDefault="00DB0B75">
            <w:pPr>
              <w:keepNext/>
              <w:spacing w:line="220" w:lineRule="auto"/>
              <w:jc w:val="center"/>
            </w:pPr>
            <w:r>
              <w:rPr>
                <w:sz w:val="18"/>
              </w:rPr>
              <w:t>0.139 ± 0.018</w:t>
            </w:r>
          </w:p>
        </w:tc>
        <w:tc>
          <w:tcPr>
            <w:tcW w:w="1140" w:type="dxa"/>
            <w:tcMar>
              <w:left w:w="20" w:type="dxa"/>
              <w:right w:w="20" w:type="dxa"/>
            </w:tcMar>
          </w:tcPr>
          <w:p w14:paraId="67150BE3" w14:textId="45A1B1C3" w:rsidR="00FF0CB1" w:rsidRDefault="00DB0B75">
            <w:pPr>
              <w:keepNext/>
              <w:spacing w:line="220" w:lineRule="auto"/>
              <w:jc w:val="center"/>
            </w:pPr>
            <w:r>
              <w:rPr>
                <w:sz w:val="18"/>
              </w:rPr>
              <w:t>0.056 ± 0.012</w:t>
            </w:r>
          </w:p>
        </w:tc>
      </w:tr>
      <w:tr w:rsidR="00FF0CB1" w14:paraId="347291C6" w14:textId="77777777" w:rsidTr="009467D2">
        <w:tc>
          <w:tcPr>
            <w:tcW w:w="1620" w:type="dxa"/>
            <w:tcMar>
              <w:left w:w="20" w:type="dxa"/>
              <w:right w:w="20" w:type="dxa"/>
            </w:tcMar>
          </w:tcPr>
          <w:p w14:paraId="2121A3B2" w14:textId="77777777" w:rsidR="00FF0CB1" w:rsidRDefault="00DB0B75">
            <w:pPr>
              <w:keepNext/>
              <w:spacing w:line="220" w:lineRule="auto"/>
            </w:pPr>
            <w:r>
              <w:rPr>
                <w:sz w:val="18"/>
              </w:rPr>
              <w:t>Total cost</w:t>
            </w:r>
          </w:p>
        </w:tc>
        <w:tc>
          <w:tcPr>
            <w:tcW w:w="1140" w:type="dxa"/>
            <w:tcMar>
              <w:left w:w="20" w:type="dxa"/>
              <w:right w:w="20" w:type="dxa"/>
            </w:tcMar>
          </w:tcPr>
          <w:p w14:paraId="2291A3E1" w14:textId="672D7269" w:rsidR="00FF0CB1" w:rsidRDefault="00DB0B75">
            <w:pPr>
              <w:keepNext/>
              <w:spacing w:line="220" w:lineRule="auto"/>
              <w:jc w:val="center"/>
            </w:pPr>
            <w:r>
              <w:rPr>
                <w:sz w:val="18"/>
              </w:rPr>
              <w:t>0.528 ± 0.007</w:t>
            </w:r>
          </w:p>
        </w:tc>
        <w:tc>
          <w:tcPr>
            <w:tcW w:w="1140" w:type="dxa"/>
            <w:tcMar>
              <w:left w:w="20" w:type="dxa"/>
              <w:right w:w="20" w:type="dxa"/>
            </w:tcMar>
          </w:tcPr>
          <w:p w14:paraId="4848BBC4" w14:textId="558B078D" w:rsidR="00FF0CB1" w:rsidRDefault="00DB0B75">
            <w:pPr>
              <w:keepNext/>
              <w:spacing w:line="220" w:lineRule="auto"/>
              <w:jc w:val="center"/>
            </w:pPr>
            <w:r>
              <w:rPr>
                <w:sz w:val="18"/>
              </w:rPr>
              <w:t>0.164 ± 0.019</w:t>
            </w:r>
          </w:p>
        </w:tc>
        <w:tc>
          <w:tcPr>
            <w:tcW w:w="1140" w:type="dxa"/>
            <w:tcMar>
              <w:left w:w="20" w:type="dxa"/>
              <w:right w:w="20" w:type="dxa"/>
            </w:tcMar>
          </w:tcPr>
          <w:p w14:paraId="29581D8E" w14:textId="51AD8B28" w:rsidR="00FF0CB1" w:rsidRDefault="00DB0B75">
            <w:pPr>
              <w:keepNext/>
              <w:spacing w:line="220" w:lineRule="auto"/>
              <w:jc w:val="center"/>
            </w:pPr>
            <w:r>
              <w:rPr>
                <w:sz w:val="18"/>
              </w:rPr>
              <w:t>0.085 ± 0.012</w:t>
            </w:r>
          </w:p>
        </w:tc>
      </w:tr>
      <w:tr w:rsidR="002D7931" w14:paraId="1855CBB3" w14:textId="77777777">
        <w:trPr>
          <w:cantSplit/>
        </w:trPr>
        <w:tc>
          <w:tcPr>
            <w:tcW w:w="1620" w:type="dxa"/>
            <w:shd w:val="clear" w:color="auto" w:fill="E7E6E6"/>
            <w:tcMar>
              <w:left w:w="20" w:type="dxa"/>
              <w:right w:w="20" w:type="dxa"/>
            </w:tcMar>
            <w:vAlign w:val="center"/>
          </w:tcPr>
          <w:p w14:paraId="2A4F33D2" w14:textId="77777777" w:rsidR="002D7931" w:rsidRDefault="00DC7715">
            <w:pPr>
              <w:keepNext/>
              <w:spacing w:line="220" w:lineRule="auto"/>
            </w:pPr>
            <w:r>
              <w:rPr>
                <w:b/>
                <w:sz w:val="18"/>
              </w:rPr>
              <w:t>Scenario</w:t>
            </w:r>
          </w:p>
        </w:tc>
        <w:tc>
          <w:tcPr>
            <w:tcW w:w="1140" w:type="dxa"/>
            <w:shd w:val="clear" w:color="auto" w:fill="E7E6E6"/>
            <w:tcMar>
              <w:left w:w="20" w:type="dxa"/>
              <w:right w:w="20" w:type="dxa"/>
            </w:tcMar>
            <w:vAlign w:val="center"/>
          </w:tcPr>
          <w:p w14:paraId="3B83BF6E" w14:textId="77777777" w:rsidR="002D7931" w:rsidRDefault="00DC7715">
            <w:pPr>
              <w:keepNext/>
              <w:spacing w:line="220" w:lineRule="auto"/>
            </w:pPr>
            <w:del w:id="91011" w:author="Claude" w:date="2026-10-29T12:31:36Z">
              <w:r>
                <w:rPr>
                  <w:b/>
                  <w:sz w:val="18"/>
                </w:rPr>
                <w:delText xml:space="preserve">A</w:delText>
              </w:r>
            </w:del>
            <w:ins w:id="91012" w:author="Claude" w:date="2026-10-29T12:31:36Z">
              <w:r>
                <w:rPr>
                  <w:b/>
                  <w:sz w:val="18"/>
                </w:rPr>
                <w:t xml:space="preserve">Burned a</w:t>
              </w:r>
            </w:ins>
            <w:r>
              <w:rPr>
                <w:b/>
                <w:sz w:val="18"/>
              </w:rPr>
              <w:t xml:space="preserve">rea change (%)</w:t>
            </w:r>
          </w:p>
        </w:tc>
        <w:tc>
          <w:tcPr>
            <w:tcW w:w="1140" w:type="dxa"/>
            <w:shd w:val="clear" w:color="auto" w:fill="E7E6E6"/>
            <w:tcMar>
              <w:left w:w="20" w:type="dxa"/>
              <w:right w:w="20" w:type="dxa"/>
            </w:tcMar>
            <w:vAlign w:val="center"/>
          </w:tcPr>
          <w:p w14:paraId="4853A505" w14:textId="77777777" w:rsidR="002D7931" w:rsidRDefault="00DC7715">
            <w:pPr>
              <w:keepNext/>
              <w:spacing w:line="220" w:lineRule="auto"/>
            </w:pPr>
            <w:del w:id="91013" w:author="Claude" w:date="2026-10-29T12:31:36Z">
              <w:r>
                <w:rPr>
                  <w:b/>
                  <w:sz w:val="18"/>
                </w:rPr>
                <w:delText xml:space="preserve">C</w:delText>
              </w:r>
            </w:del>
            <w:ins w:id="91014" w:author="Claude" w:date="2026-10-29T12:31:36Z">
              <w:r>
                <w:rPr>
                  <w:b/>
                  <w:sz w:val="18"/>
                </w:rPr>
                <w:t xml:space="preserve">Total c</w:t>
              </w:r>
            </w:ins>
            <w:r>
              <w:rPr>
                <w:b/>
                <w:sz w:val="18"/>
              </w:rPr>
              <w:t xml:space="preserve">ost change (%)</w:t>
            </w:r>
          </w:p>
        </w:tc>
        <w:tc>
          <w:tcPr>
            <w:tcW w:w="1140" w:type="dxa"/>
            <w:shd w:val="clear" w:color="auto" w:fill="E7E6E6"/>
            <w:tcMar>
              <w:left w:w="20" w:type="dxa"/>
              <w:right w:w="20" w:type="dxa"/>
            </w:tcMar>
            <w:vAlign w:val="center"/>
          </w:tcPr>
          <w:p w14:paraId="4BEE8449" w14:textId="77777777" w:rsidR="002D7931" w:rsidRDefault="00DC7715">
            <w:pPr>
              <w:keepNext/>
              <w:spacing w:line="220" w:lineRule="auto"/>
            </w:pPr>
            <w:r>
              <w:rPr>
                <w:b/>
                <w:sz w:val="18"/>
              </w:rPr>
              <w:t>Worse / 30</w:t>
            </w:r>
          </w:p>
        </w:tc>
      </w:tr>
      <w:tr w:rsidR="002D7931" w14:paraId="722B4585" w14:textId="77777777">
        <w:trPr>
          <w:cantSplit/>
        </w:trPr>
        <w:tc>
          <w:tcPr>
            <w:tcW w:w="1620" w:type="dxa"/>
            <w:tcMar>
              <w:left w:w="20" w:type="dxa"/>
              <w:right w:w="20" w:type="dxa"/>
            </w:tcMar>
            <w:vAlign w:val="center"/>
          </w:tcPr>
          <w:p w14:paraId="2E744A13" w14:textId="77777777" w:rsidR="002D7931" w:rsidRDefault="00DC7715">
            <w:pPr>
              <w:keepNext/>
              <w:spacing w:line="220" w:lineRule="auto"/>
            </w:pPr>
            <w:r>
              <w:rPr>
                <w:sz w:val="18"/>
              </w:rPr>
              <w:t>S1</w:t>
            </w:r>
          </w:p>
        </w:tc>
        <w:tc>
          <w:tcPr>
            <w:tcW w:w="1140" w:type="dxa"/>
            <w:tcMar>
              <w:left w:w="20" w:type="dxa"/>
              <w:right w:w="20" w:type="dxa"/>
            </w:tcMar>
            <w:vAlign w:val="center"/>
          </w:tcPr>
          <w:p w14:paraId="3E4A8FA6" w14:textId="77777777" w:rsidR="002D7931" w:rsidRDefault="00DC7715">
            <w:pPr>
              <w:keepNext/>
              <w:spacing w:line="220" w:lineRule="auto"/>
            </w:pPr>
            <w:r>
              <w:rPr>
                <w:sz w:val="18"/>
              </w:rPr>
              <w:t>−78 ± 31</w:t>
            </w:r>
          </w:p>
        </w:tc>
        <w:tc>
          <w:tcPr>
            <w:tcW w:w="1140" w:type="dxa"/>
            <w:tcMar>
              <w:left w:w="20" w:type="dxa"/>
              <w:right w:w="20" w:type="dxa"/>
            </w:tcMar>
            <w:vAlign w:val="center"/>
          </w:tcPr>
          <w:p w14:paraId="4D75977D" w14:textId="77777777" w:rsidR="002D7931" w:rsidRDefault="00DC7715">
            <w:pPr>
              <w:keepNext/>
              <w:spacing w:line="220" w:lineRule="auto"/>
            </w:pPr>
            <w:r>
              <w:rPr>
                <w:sz w:val="18"/>
              </w:rPr>
              <w:t>−59 ± 22</w:t>
            </w:r>
          </w:p>
        </w:tc>
        <w:tc>
          <w:tcPr>
            <w:tcW w:w="1140" w:type="dxa"/>
            <w:tcMar>
              <w:left w:w="20" w:type="dxa"/>
              <w:right w:w="20" w:type="dxa"/>
            </w:tcMar>
            <w:vAlign w:val="center"/>
          </w:tcPr>
          <w:p w14:paraId="33417B7D" w14:textId="77777777" w:rsidR="002D7931" w:rsidRDefault="00DC7715">
            <w:pPr>
              <w:keepNext/>
              <w:spacing w:line="220" w:lineRule="auto"/>
            </w:pPr>
            <w:r>
              <w:rPr>
                <w:sz w:val="18"/>
              </w:rPr>
              <w:t>2</w:t>
            </w:r>
          </w:p>
        </w:tc>
      </w:tr>
      <w:tr w:rsidR="002D7931" w14:paraId="4CD7B214" w14:textId="77777777">
        <w:trPr>
          <w:cantSplit/>
        </w:trPr>
        <w:tc>
          <w:tcPr>
            <w:tcW w:w="1620" w:type="dxa"/>
            <w:tcMar>
              <w:left w:w="20" w:type="dxa"/>
              <w:right w:w="20" w:type="dxa"/>
            </w:tcMar>
            <w:vAlign w:val="center"/>
          </w:tcPr>
          <w:p w14:paraId="0116FABA" w14:textId="77777777" w:rsidR="002D7931" w:rsidRDefault="00DC7715">
            <w:pPr>
              <w:keepNext/>
              <w:spacing w:line="220" w:lineRule="auto"/>
            </w:pPr>
            <w:r>
              <w:rPr>
                <w:sz w:val="18"/>
              </w:rPr>
              <w:t>S2</w:t>
            </w:r>
          </w:p>
        </w:tc>
        <w:tc>
          <w:tcPr>
            <w:tcW w:w="1140" w:type="dxa"/>
            <w:tcMar>
              <w:left w:w="20" w:type="dxa"/>
              <w:right w:w="20" w:type="dxa"/>
            </w:tcMar>
            <w:vAlign w:val="center"/>
          </w:tcPr>
          <w:p w14:paraId="699D6B56" w14:textId="77777777" w:rsidR="002D7931" w:rsidRDefault="00DC7715">
            <w:pPr>
              <w:keepNext/>
              <w:spacing w:line="220" w:lineRule="auto"/>
            </w:pPr>
            <w:r>
              <w:rPr>
                <w:sz w:val="18"/>
              </w:rPr>
              <w:t>−62 ± 19</w:t>
            </w:r>
          </w:p>
        </w:tc>
        <w:tc>
          <w:tcPr>
            <w:tcW w:w="1140" w:type="dxa"/>
            <w:tcMar>
              <w:left w:w="20" w:type="dxa"/>
              <w:right w:w="20" w:type="dxa"/>
            </w:tcMar>
            <w:vAlign w:val="center"/>
          </w:tcPr>
          <w:p w14:paraId="572BC42B" w14:textId="77777777" w:rsidR="002D7931" w:rsidRDefault="00DC7715">
            <w:pPr>
              <w:keepNext/>
              <w:spacing w:line="220" w:lineRule="auto"/>
            </w:pPr>
            <w:r>
              <w:rPr>
                <w:sz w:val="18"/>
              </w:rPr>
              <w:t>−50 ± 15</w:t>
            </w:r>
          </w:p>
        </w:tc>
        <w:tc>
          <w:tcPr>
            <w:tcW w:w="1140" w:type="dxa"/>
            <w:tcMar>
              <w:left w:w="20" w:type="dxa"/>
              <w:right w:w="20" w:type="dxa"/>
            </w:tcMar>
            <w:vAlign w:val="center"/>
          </w:tcPr>
          <w:p w14:paraId="45118993" w14:textId="77777777" w:rsidR="002D7931" w:rsidRDefault="00DC7715">
            <w:pPr>
              <w:keepNext/>
              <w:spacing w:line="220" w:lineRule="auto"/>
            </w:pPr>
            <w:r>
              <w:rPr>
                <w:sz w:val="18"/>
              </w:rPr>
              <w:t>1</w:t>
            </w:r>
          </w:p>
        </w:tc>
      </w:tr>
      <w:tr w:rsidR="002D7931" w14:paraId="4A57AF9F" w14:textId="77777777">
        <w:trPr>
          <w:cantSplit/>
        </w:trPr>
        <w:tc>
          <w:tcPr>
            <w:tcW w:w="1620" w:type="dxa"/>
            <w:tcMar>
              <w:left w:w="20" w:type="dxa"/>
              <w:right w:w="20" w:type="dxa"/>
            </w:tcMar>
            <w:vAlign w:val="center"/>
          </w:tcPr>
          <w:p w14:paraId="09D795C4" w14:textId="77777777" w:rsidR="002D7931" w:rsidRDefault="00DC7715">
            <w:pPr>
              <w:keepNext/>
              <w:spacing w:line="220" w:lineRule="auto"/>
            </w:pPr>
            <w:r>
              <w:rPr>
                <w:sz w:val="18"/>
              </w:rPr>
              <w:t>S3</w:t>
            </w:r>
          </w:p>
        </w:tc>
        <w:tc>
          <w:tcPr>
            <w:tcW w:w="1140" w:type="dxa"/>
            <w:tcMar>
              <w:left w:w="20" w:type="dxa"/>
              <w:right w:w="20" w:type="dxa"/>
            </w:tcMar>
            <w:vAlign w:val="center"/>
          </w:tcPr>
          <w:p w14:paraId="2E993448" w14:textId="77777777" w:rsidR="002D7931" w:rsidRDefault="00DC7715">
            <w:pPr>
              <w:keepNext/>
              <w:spacing w:line="220" w:lineRule="auto"/>
            </w:pPr>
            <w:r>
              <w:rPr>
                <w:sz w:val="18"/>
              </w:rPr>
              <w:t>−59 ± 26</w:t>
            </w:r>
          </w:p>
        </w:tc>
        <w:tc>
          <w:tcPr>
            <w:tcW w:w="1140" w:type="dxa"/>
            <w:tcMar>
              <w:left w:w="20" w:type="dxa"/>
              <w:right w:w="20" w:type="dxa"/>
            </w:tcMar>
            <w:vAlign w:val="center"/>
          </w:tcPr>
          <w:p w14:paraId="46776AD9" w14:textId="77777777" w:rsidR="002D7931" w:rsidRDefault="00DC7715">
            <w:pPr>
              <w:keepNext/>
              <w:spacing w:line="220" w:lineRule="auto"/>
            </w:pPr>
            <w:r>
              <w:rPr>
                <w:sz w:val="18"/>
              </w:rPr>
              <w:t>−42 ± 20</w:t>
            </w:r>
          </w:p>
        </w:tc>
        <w:tc>
          <w:tcPr>
            <w:tcW w:w="1140" w:type="dxa"/>
            <w:tcMar>
              <w:left w:w="20" w:type="dxa"/>
              <w:right w:w="20" w:type="dxa"/>
            </w:tcMar>
            <w:vAlign w:val="center"/>
          </w:tcPr>
          <w:p w14:paraId="6E4AE59D" w14:textId="77777777" w:rsidR="002D7931" w:rsidRDefault="00DC7715">
            <w:pPr>
              <w:keepNext/>
              <w:spacing w:line="220" w:lineRule="auto"/>
            </w:pPr>
            <w:r>
              <w:rPr>
                <w:sz w:val="18"/>
              </w:rPr>
              <w:t>3</w:t>
            </w:r>
          </w:p>
        </w:tc>
      </w:tr>
      <w:tr w:rsidR="002D7931" w14:paraId="4C64433C" w14:textId="77777777">
        <w:trPr>
          <w:cantSplit/>
        </w:trPr>
        <w:tc>
          <w:tcPr>
            <w:tcW w:w="1620" w:type="dxa"/>
            <w:tcMar>
              <w:left w:w="20" w:type="dxa"/>
              <w:right w:w="20" w:type="dxa"/>
            </w:tcMar>
            <w:vAlign w:val="center"/>
          </w:tcPr>
          <w:p w14:paraId="20F93CB5" w14:textId="77777777" w:rsidR="002D7931" w:rsidRDefault="00DC7715">
            <w:pPr>
              <w:keepNext/>
              <w:spacing w:line="220" w:lineRule="auto"/>
            </w:pPr>
            <w:r>
              <w:rPr>
                <w:sz w:val="18"/>
              </w:rPr>
              <w:t>S4</w:t>
            </w:r>
          </w:p>
        </w:tc>
        <w:tc>
          <w:tcPr>
            <w:tcW w:w="1140" w:type="dxa"/>
            <w:tcMar>
              <w:left w:w="20" w:type="dxa"/>
              <w:right w:w="20" w:type="dxa"/>
            </w:tcMar>
            <w:vAlign w:val="center"/>
          </w:tcPr>
          <w:p w14:paraId="149AAC58" w14:textId="77777777" w:rsidR="002D7931" w:rsidRDefault="00DC7715">
            <w:pPr>
              <w:keepNext/>
              <w:spacing w:line="220" w:lineRule="auto"/>
            </w:pPr>
            <w:r>
              <w:rPr>
                <w:sz w:val="18"/>
              </w:rPr>
              <w:t>−56 ± 19</w:t>
            </w:r>
          </w:p>
        </w:tc>
        <w:tc>
          <w:tcPr>
            <w:tcW w:w="1140" w:type="dxa"/>
            <w:tcMar>
              <w:left w:w="20" w:type="dxa"/>
              <w:right w:w="20" w:type="dxa"/>
            </w:tcMar>
            <w:vAlign w:val="center"/>
          </w:tcPr>
          <w:p w14:paraId="0CD2757A" w14:textId="77777777" w:rsidR="002D7931" w:rsidRDefault="00DC7715">
            <w:pPr>
              <w:keepNext/>
              <w:spacing w:line="220" w:lineRule="auto"/>
            </w:pPr>
            <w:r>
              <w:rPr>
                <w:sz w:val="18"/>
              </w:rPr>
              <w:t>−46 ± 16</w:t>
            </w:r>
          </w:p>
        </w:tc>
        <w:tc>
          <w:tcPr>
            <w:tcW w:w="1140" w:type="dxa"/>
            <w:tcMar>
              <w:left w:w="20" w:type="dxa"/>
              <w:right w:w="20" w:type="dxa"/>
            </w:tcMar>
            <w:vAlign w:val="center"/>
          </w:tcPr>
          <w:p w14:paraId="00F18411" w14:textId="77777777" w:rsidR="002D7931" w:rsidRDefault="00DC7715">
            <w:pPr>
              <w:keepNext/>
              <w:spacing w:line="220" w:lineRule="auto"/>
            </w:pPr>
            <w:r>
              <w:rPr>
                <w:sz w:val="18"/>
              </w:rPr>
              <w:t>1</w:t>
            </w:r>
          </w:p>
        </w:tc>
      </w:tr>
      <w:tr w:rsidR="002D7931" w14:paraId="7A42B62B" w14:textId="77777777">
        <w:trPr>
          <w:cantSplit/>
        </w:trPr>
        <w:tc>
          <w:tcPr>
            <w:tcW w:w="1620" w:type="dxa"/>
            <w:tcMar>
              <w:left w:w="20" w:type="dxa"/>
              <w:right w:w="20" w:type="dxa"/>
            </w:tcMar>
            <w:vAlign w:val="center"/>
          </w:tcPr>
          <w:p w14:paraId="3D744471" w14:textId="77777777" w:rsidR="002D7931" w:rsidRDefault="00DC7715">
            <w:pPr>
              <w:spacing w:line="220" w:lineRule="auto"/>
            </w:pPr>
            <w:r>
              <w:rPr>
                <w:sz w:val="18"/>
              </w:rPr>
              <w:t>S5</w:t>
            </w:r>
          </w:p>
        </w:tc>
        <w:tc>
          <w:tcPr>
            <w:tcW w:w="1140" w:type="dxa"/>
            <w:tcMar>
              <w:left w:w="20" w:type="dxa"/>
              <w:right w:w="20" w:type="dxa"/>
            </w:tcMar>
            <w:vAlign w:val="center"/>
          </w:tcPr>
          <w:p w14:paraId="30727AB8" w14:textId="77777777" w:rsidR="002D7931" w:rsidRDefault="00DC7715">
            <w:pPr>
              <w:spacing w:line="220" w:lineRule="auto"/>
            </w:pPr>
            <w:r>
              <w:rPr>
                <w:sz w:val="18"/>
              </w:rPr>
              <w:t xml:space="preserve">−45 ± </w:t>
            </w:r>
            <w:r>
              <w:rPr>
                <w:sz w:val="18"/>
              </w:rPr>
              <w:t>19</w:t>
            </w:r>
          </w:p>
        </w:tc>
        <w:tc>
          <w:tcPr>
            <w:tcW w:w="1140" w:type="dxa"/>
            <w:tcMar>
              <w:left w:w="20" w:type="dxa"/>
              <w:right w:w="20" w:type="dxa"/>
            </w:tcMar>
            <w:vAlign w:val="center"/>
          </w:tcPr>
          <w:p w14:paraId="32DAAC40" w14:textId="77777777" w:rsidR="002D7931" w:rsidRDefault="00DC7715">
            <w:pPr>
              <w:spacing w:line="220" w:lineRule="auto"/>
            </w:pPr>
            <w:r>
              <w:rPr>
                <w:sz w:val="18"/>
              </w:rPr>
              <w:t>−35 ± 15</w:t>
            </w:r>
          </w:p>
        </w:tc>
        <w:tc>
          <w:tcPr>
            <w:tcW w:w="1140" w:type="dxa"/>
            <w:tcMar>
              <w:left w:w="20" w:type="dxa"/>
              <w:right w:w="20" w:type="dxa"/>
            </w:tcMar>
            <w:vAlign w:val="center"/>
          </w:tcPr>
          <w:p w14:paraId="0A0EF110" w14:textId="77777777" w:rsidR="002D7931" w:rsidRDefault="00DC7715">
            <w:pPr>
              <w:spacing w:line="220" w:lineRule="auto"/>
            </w:pPr>
            <w:r>
              <w:rPr>
                <w:sz w:val="18"/>
              </w:rPr>
              <w:t>2</w:t>
            </w:r>
          </w:p>
        </w:tc>
      </w:tr>
    </w:tbl>
    <w:p w14:paraId="6C539B23" w14:textId="09C05CB2" w:rsidR="00FF0CB1" w:rsidRDefault="00DB0B75">
      <w:pPr>
        <w:pStyle w:val="Text"/>
        <w:spacing w:before="120" w:line="240" w:lineRule="auto"/>
        <w:rPr>
          <w:noProof/>
        </w:rPr>
      </w:pPr>
      <w:r>
        <w:fldChar w:fldCharType="begin"/>
      </w:r>
      <w:r>
        <w:instrText>REF _RefTab_abl \h</w:instrText>
      </w:r>
      <w:r>
        <w:fldChar w:fldCharType="separate"/>
      </w:r>
      <w:r w:rsidR="002221CD">
        <w:t xml:space="preserve">Table </w:t>
      </w:r>
      <w:r w:rsidR="002221CD">
        <w:rPr>
          <w:noProof/>
        </w:rPr>
        <w:t>VI</w:t>
      </w:r>
      <w:r>
        <w:fldChar w:fldCharType="end"/>
      </w:r>
      <w:r>
        <w:t xml:space="preserve"> groups the source and search comparisons with model-error and operating-limit tests. Screening accounts for most of the gain. Full random search reduces area by 46%, compared with 61% for VODA. </w:t>
      </w:r>
      <w:del w:id="91026" w:author="Claude" w:date="2026-10-29T12:31:36Z">
        <w:r>
          <w:delText xml:space="preserve">C</w:delText>
        </w:r>
      </w:del>
      <w:ins w:id="91027" w:author="Claude" w:date="2026-10-29T12:31:36Z">
        <w:r>
          <w:t xml:space="preserve">At this comparable budget, c</w:t>
        </w:r>
      </w:ins>
      <w:r>
        <w:t xml:space="preserve">andidate-only LLM screening exceeds the small random control by 14 ± 11 percentage points, while adding variations yields a further 16 ± 9 points. A repeat stays within four points of the nominal area advantage. With independent gate futures the advantage is 54 ± 12%; 354 of 360 candidates reaching the gates are admitted, compared with 359 of 364 nominally. With the gate chain retained, the independent-future test retains an area and total-cost advantage over Closed under different forecast samples.</w:t>
      </w:r>
    </w:p>
    <w:p w14:paraId="5E736FF2" w14:textId="77777777" w:rsidR="00AA18C8" w:rsidRDefault="00AA18C8" w:rsidP="00AA18C8">
      <w:pPr>
        <w:pStyle w:val="TableTitle"/>
        <w:keepNext/>
        <w:spacing w:before="120"/>
      </w:pPr>
      <w:bookmarkStart w:id="61" w:name="_RefTab_abl_old"/>
      <w:bookmarkStart w:id="62" w:name="_RefTab_abl"/>
      <w:bookmarkEnd w:id="61"/>
      <w:r>
        <w:lastRenderedPageBreak/>
        <w:t xml:space="preserve">Table </w:t>
      </w:r>
      <w:r>
        <w:rPr>
          <w:noProof/>
        </w:rPr>
        <w:fldChar w:fldCharType="begin"/>
      </w:r>
      <w:r>
        <w:rPr>
          <w:noProof/>
        </w:rPr>
        <w:instrText xml:space="preserve"> SEQ Table \* ROMAN </w:instrText>
      </w:r>
      <w:r>
        <w:rPr>
          <w:noProof/>
        </w:rPr>
        <w:fldChar w:fldCharType="separate"/>
      </w:r>
      <w:r w:rsidR="002221CD">
        <w:rPr>
          <w:noProof/>
        </w:rPr>
        <w:t>VI</w:t>
      </w:r>
      <w:r>
        <w:rPr>
          <w:noProof/>
        </w:rPr>
        <w:fldChar w:fldCharType="end"/>
      </w:r>
      <w:bookmarkEnd w:id="62"/>
    </w:p>
    <w:p w14:paraId="0D9A75DA" w14:textId="77777777" w:rsidR="00FF0CB1" w:rsidRDefault="00DB0B75">
      <w:pPr>
        <w:pStyle w:val="TableTitle"/>
        <w:keepNext/>
        <w:spacing w:after="60"/>
      </w:pPr>
      <w:r>
        <w:t>Search and robustness comparisons</w:t>
      </w:r>
    </w:p>
    <w:tbl>
      <w:tblPr>
        <w:tblStyle w:val="TableGrid"/>
        <w:tblW w:w="5103" w:type="dxa"/>
        <w:tblInd w:w="50" w:type="dxa"/>
        <w:tblLayout w:type="fixed"/>
        <w:tblCellMar>
          <w:left w:w="50" w:type="dxa"/>
          <w:right w:w="50" w:type="dxa"/>
        </w:tblCellMar>
        <w:tblLook w:val="04A0" w:firstRow="1" w:lastRow="0" w:firstColumn="1" w:lastColumn="0" w:noHBand="0" w:noVBand="1"/>
      </w:tblPr>
      <w:tblGrid>
        <w:gridCol w:w="2127"/>
        <w:gridCol w:w="1417"/>
        <w:gridCol w:w="1559"/>
      </w:tblGrid>
      <w:tr w:rsidR="00FF0CB1" w14:paraId="3224183A" w14:textId="77777777" w:rsidTr="002E57AA">
        <w:tc>
          <w:tcPr>
            <w:tcW w:w="2127" w:type="dxa"/>
          </w:tcPr>
          <w:p w14:paraId="79A7E4FD" w14:textId="77777777" w:rsidR="00FF0CB1" w:rsidRDefault="00DB0B75">
            <w:pPr>
              <w:keepNext/>
              <w:spacing w:line="220" w:lineRule="auto"/>
            </w:pPr>
            <w:r>
              <w:rPr>
                <w:b/>
                <w:sz w:val="18"/>
              </w:rPr>
              <w:t>Setting</w:t>
            </w:r>
          </w:p>
        </w:tc>
        <w:tc>
          <w:tcPr>
            <w:tcW w:w="1417" w:type="dxa"/>
          </w:tcPr>
          <w:p w14:paraId="3908B1FA" w14:textId="77777777" w:rsidR="00FF0CB1" w:rsidRDefault="00DB0B75">
            <w:pPr>
              <w:keepNext/>
              <w:spacing w:line="220" w:lineRule="auto"/>
              <w:jc w:val="center"/>
            </w:pPr>
            <w:r>
              <w:rPr>
                <w:b/>
                <w:sz w:val="18"/>
              </w:rPr>
              <w:t xml:space="preserve">Δ </w:t>
            </w:r>
            <w:ins w:id="91015" w:author="Claude" w:date="2026-10-29T12:31:36Z">
              <w:r>
                <w:rPr>
                  <w:b/>
                  <w:sz w:val="18"/>
                </w:rPr>
                <w:t xml:space="preserve">burned </w:t>
              </w:r>
            </w:ins>
            <w:r>
              <w:rPr>
                <w:b/>
                <w:sz w:val="18"/>
              </w:rPr>
              <w:t xml:space="preserve">area (%)</w:t>
            </w:r>
          </w:p>
        </w:tc>
        <w:tc>
          <w:tcPr>
            <w:tcW w:w="1559" w:type="dxa"/>
          </w:tcPr>
          <w:p w14:paraId="1DA0853C" w14:textId="77777777" w:rsidR="00FF0CB1" w:rsidRDefault="00DB0B75">
            <w:pPr>
              <w:keepNext/>
              <w:spacing w:line="220" w:lineRule="auto"/>
              <w:jc w:val="center"/>
            </w:pPr>
            <w:r>
              <w:rPr>
                <w:b/>
                <w:sz w:val="18"/>
              </w:rPr>
              <w:t>Δ total cost (%)</w:t>
            </w:r>
          </w:p>
        </w:tc>
      </w:tr>
      <w:tr w:rsidR="00FF0CB1" w14:paraId="109935CD" w14:textId="77777777" w:rsidTr="00660615">
        <w:tc>
          <w:tcPr>
            <w:tcW w:w="5103" w:type="dxa"/>
            <w:gridSpan w:val="3"/>
          </w:tcPr>
          <w:p w14:paraId="2DC24336" w14:textId="77777777" w:rsidR="00FF0CB1" w:rsidRDefault="00DB0B75">
            <w:pPr>
              <w:keepNext/>
              <w:spacing w:line="220" w:lineRule="auto"/>
            </w:pPr>
            <w:r>
              <w:rPr>
                <w:b/>
                <w:sz w:val="18"/>
              </w:rPr>
              <w:t>Candidate source and search</w:t>
            </w:r>
          </w:p>
        </w:tc>
      </w:tr>
      <w:tr w:rsidR="00FF0CB1" w14:paraId="284E0E57" w14:textId="77777777" w:rsidTr="002E57AA">
        <w:tc>
          <w:tcPr>
            <w:tcW w:w="2127" w:type="dxa"/>
          </w:tcPr>
          <w:p w14:paraId="60B1C260" w14:textId="77777777" w:rsidR="00FF0CB1" w:rsidRDefault="00DB0B75">
            <w:pPr>
              <w:keepNext/>
              <w:spacing w:line="220" w:lineRule="auto"/>
            </w:pPr>
            <w:r>
              <w:rPr>
                <w:sz w:val="18"/>
              </w:rPr>
              <w:t>Random, one</w:t>
            </w:r>
          </w:p>
        </w:tc>
        <w:tc>
          <w:tcPr>
            <w:tcW w:w="1417" w:type="dxa"/>
          </w:tcPr>
          <w:p w14:paraId="1E7AD2F7" w14:textId="77777777" w:rsidR="00FF0CB1" w:rsidRDefault="00DB0B75">
            <w:pPr>
              <w:keepNext/>
              <w:spacing w:line="220" w:lineRule="auto"/>
              <w:jc w:val="center"/>
            </w:pPr>
            <w:r>
              <w:rPr>
                <w:sz w:val="18"/>
              </w:rPr>
              <w:t>−9 ± 8</w:t>
            </w:r>
          </w:p>
        </w:tc>
        <w:tc>
          <w:tcPr>
            <w:tcW w:w="1559" w:type="dxa"/>
          </w:tcPr>
          <w:p w14:paraId="68FC0B65" w14:textId="77777777" w:rsidR="00FF0CB1" w:rsidRDefault="00DB0B75">
            <w:pPr>
              <w:keepNext/>
              <w:spacing w:line="220" w:lineRule="auto"/>
              <w:jc w:val="center"/>
            </w:pPr>
            <w:r>
              <w:rPr>
                <w:sz w:val="18"/>
              </w:rPr>
              <w:t>−4 ± 6</w:t>
            </w:r>
          </w:p>
        </w:tc>
      </w:tr>
      <w:tr w:rsidR="00FF0CB1" w14:paraId="5CE58A6C" w14:textId="77777777" w:rsidTr="002E57AA">
        <w:tc>
          <w:tcPr>
            <w:tcW w:w="2127" w:type="dxa"/>
          </w:tcPr>
          <w:p w14:paraId="5588E19E" w14:textId="77777777" w:rsidR="00FF0CB1" w:rsidRDefault="00DB0B75">
            <w:pPr>
              <w:keepNext/>
              <w:spacing w:line="220" w:lineRule="auto"/>
            </w:pPr>
            <w:r>
              <w:rPr>
                <w:sz w:val="18"/>
              </w:rPr>
              <w:t>LLM, one</w:t>
            </w:r>
          </w:p>
        </w:tc>
        <w:tc>
          <w:tcPr>
            <w:tcW w:w="1417" w:type="dxa"/>
          </w:tcPr>
          <w:p w14:paraId="7F444535" w14:textId="77777777" w:rsidR="00FF0CB1" w:rsidRDefault="00DB0B75">
            <w:pPr>
              <w:keepNext/>
              <w:spacing w:line="220" w:lineRule="auto"/>
              <w:jc w:val="center"/>
            </w:pPr>
            <w:r>
              <w:rPr>
                <w:sz w:val="18"/>
              </w:rPr>
              <w:t>−28 ± 9</w:t>
            </w:r>
          </w:p>
        </w:tc>
        <w:tc>
          <w:tcPr>
            <w:tcW w:w="1559" w:type="dxa"/>
          </w:tcPr>
          <w:p w14:paraId="79200826" w14:textId="77777777" w:rsidR="00FF0CB1" w:rsidRDefault="00DB0B75">
            <w:pPr>
              <w:keepNext/>
              <w:spacing w:line="220" w:lineRule="auto"/>
              <w:jc w:val="center"/>
            </w:pPr>
            <w:r>
              <w:rPr>
                <w:sz w:val="18"/>
              </w:rPr>
              <w:t>−22 ± 6</w:t>
            </w:r>
          </w:p>
        </w:tc>
      </w:tr>
      <w:tr w:rsidR="00FF0CB1" w14:paraId="6AA0EB85" w14:textId="77777777" w:rsidTr="002E57AA">
        <w:tc>
          <w:tcPr>
            <w:tcW w:w="2127" w:type="dxa"/>
          </w:tcPr>
          <w:p w14:paraId="6CFC2B5F" w14:textId="77777777" w:rsidR="00FF0CB1" w:rsidRDefault="00DB0B75">
            <w:pPr>
              <w:keepNext/>
              <w:spacing w:line="220" w:lineRule="auto"/>
            </w:pPr>
            <w:r>
              <w:rPr>
                <w:sz w:val="18"/>
              </w:rPr>
              <w:t>Random, small</w:t>
            </w:r>
          </w:p>
        </w:tc>
        <w:tc>
          <w:tcPr>
            <w:tcW w:w="1417" w:type="dxa"/>
          </w:tcPr>
          <w:p w14:paraId="2118C90F" w14:textId="77777777" w:rsidR="00FF0CB1" w:rsidRDefault="00DB0B75">
            <w:pPr>
              <w:keepNext/>
              <w:spacing w:line="220" w:lineRule="auto"/>
              <w:jc w:val="center"/>
            </w:pPr>
            <w:r>
              <w:rPr>
                <w:sz w:val="18"/>
              </w:rPr>
              <w:t>−32 ± 11</w:t>
            </w:r>
          </w:p>
        </w:tc>
        <w:tc>
          <w:tcPr>
            <w:tcW w:w="1559" w:type="dxa"/>
          </w:tcPr>
          <w:p w14:paraId="4EE60D81" w14:textId="77777777" w:rsidR="00FF0CB1" w:rsidRDefault="00DB0B75">
            <w:pPr>
              <w:keepNext/>
              <w:spacing w:line="220" w:lineRule="auto"/>
              <w:jc w:val="center"/>
            </w:pPr>
            <w:r>
              <w:rPr>
                <w:sz w:val="18"/>
              </w:rPr>
              <w:t>−24 ± 8</w:t>
            </w:r>
          </w:p>
        </w:tc>
      </w:tr>
      <w:tr w:rsidR="00FF0CB1" w14:paraId="6D75CC78" w14:textId="77777777" w:rsidTr="002E57AA">
        <w:tc>
          <w:tcPr>
            <w:tcW w:w="2127" w:type="dxa"/>
          </w:tcPr>
          <w:p w14:paraId="3A784F78" w14:textId="77777777" w:rsidR="00FF0CB1" w:rsidRDefault="00DB0B75">
            <w:pPr>
              <w:keepNext/>
              <w:spacing w:line="220" w:lineRule="auto"/>
            </w:pPr>
            <w:r>
              <w:rPr>
                <w:sz w:val="18"/>
              </w:rPr>
              <w:t>LLM, candidates only</w:t>
            </w:r>
          </w:p>
        </w:tc>
        <w:tc>
          <w:tcPr>
            <w:tcW w:w="1417" w:type="dxa"/>
          </w:tcPr>
          <w:p w14:paraId="348D75A0" w14:textId="77777777" w:rsidR="00FF0CB1" w:rsidRDefault="00DB0B75">
            <w:pPr>
              <w:keepNext/>
              <w:spacing w:line="220" w:lineRule="auto"/>
              <w:jc w:val="center"/>
            </w:pPr>
            <w:r>
              <w:rPr>
                <w:sz w:val="18"/>
              </w:rPr>
              <w:t>−45 ± 11</w:t>
            </w:r>
          </w:p>
        </w:tc>
        <w:tc>
          <w:tcPr>
            <w:tcW w:w="1559" w:type="dxa"/>
          </w:tcPr>
          <w:p w14:paraId="31E65C75" w14:textId="77777777" w:rsidR="00FF0CB1" w:rsidRDefault="00DB0B75">
            <w:pPr>
              <w:keepNext/>
              <w:spacing w:line="220" w:lineRule="auto"/>
              <w:jc w:val="center"/>
            </w:pPr>
            <w:r>
              <w:rPr>
                <w:sz w:val="18"/>
              </w:rPr>
              <w:t>−36 ± 8</w:t>
            </w:r>
          </w:p>
        </w:tc>
      </w:tr>
      <w:tr w:rsidR="00FF0CB1" w14:paraId="63188E35" w14:textId="77777777" w:rsidTr="002E57AA">
        <w:tc>
          <w:tcPr>
            <w:tcW w:w="2127" w:type="dxa"/>
          </w:tcPr>
          <w:p w14:paraId="5B31FADF" w14:textId="77777777" w:rsidR="00FF0CB1" w:rsidRDefault="00DB0B75">
            <w:pPr>
              <w:keepNext/>
              <w:spacing w:line="220" w:lineRule="auto"/>
            </w:pPr>
            <w:r>
              <w:rPr>
                <w:sz w:val="18"/>
              </w:rPr>
              <w:t>Random, full</w:t>
            </w:r>
          </w:p>
        </w:tc>
        <w:tc>
          <w:tcPr>
            <w:tcW w:w="1417" w:type="dxa"/>
          </w:tcPr>
          <w:p w14:paraId="277230C7" w14:textId="77777777" w:rsidR="00FF0CB1" w:rsidRDefault="00DB0B75">
            <w:pPr>
              <w:keepNext/>
              <w:spacing w:line="220" w:lineRule="auto"/>
              <w:jc w:val="center"/>
            </w:pPr>
            <w:r>
              <w:rPr>
                <w:sz w:val="18"/>
              </w:rPr>
              <w:t>−46 ± 11</w:t>
            </w:r>
          </w:p>
        </w:tc>
        <w:tc>
          <w:tcPr>
            <w:tcW w:w="1559" w:type="dxa"/>
          </w:tcPr>
          <w:p w14:paraId="62C60E1E" w14:textId="77777777" w:rsidR="00FF0CB1" w:rsidRDefault="00DB0B75">
            <w:pPr>
              <w:keepNext/>
              <w:spacing w:line="220" w:lineRule="auto"/>
              <w:jc w:val="center"/>
            </w:pPr>
            <w:r>
              <w:rPr>
                <w:sz w:val="18"/>
              </w:rPr>
              <w:t>−37 ± 8</w:t>
            </w:r>
          </w:p>
        </w:tc>
      </w:tr>
      <w:tr w:rsidR="00FF0CB1" w14:paraId="29D618FA" w14:textId="77777777" w:rsidTr="002E57AA">
        <w:tc>
          <w:tcPr>
            <w:tcW w:w="2127" w:type="dxa"/>
          </w:tcPr>
          <w:p w14:paraId="40146404" w14:textId="77777777" w:rsidR="00FF0CB1" w:rsidRDefault="00DB0B75">
            <w:pPr>
              <w:keepNext/>
              <w:spacing w:line="220" w:lineRule="auto"/>
            </w:pPr>
            <w:r>
              <w:rPr>
                <w:sz w:val="18"/>
              </w:rPr>
              <w:t>VODA</w:t>
            </w:r>
          </w:p>
        </w:tc>
        <w:tc>
          <w:tcPr>
            <w:tcW w:w="1417" w:type="dxa"/>
          </w:tcPr>
          <w:p w14:paraId="694DC258" w14:textId="77777777" w:rsidR="00FF0CB1" w:rsidRDefault="00DB0B75">
            <w:pPr>
              <w:keepNext/>
              <w:spacing w:line="220" w:lineRule="auto"/>
              <w:jc w:val="center"/>
            </w:pPr>
            <w:r>
              <w:rPr>
                <w:sz w:val="18"/>
              </w:rPr>
              <w:t>−61 ± 14</w:t>
            </w:r>
          </w:p>
        </w:tc>
        <w:tc>
          <w:tcPr>
            <w:tcW w:w="1559" w:type="dxa"/>
          </w:tcPr>
          <w:p w14:paraId="6725A274" w14:textId="77777777" w:rsidR="00FF0CB1" w:rsidRDefault="00DB0B75">
            <w:pPr>
              <w:keepNext/>
              <w:spacing w:line="220" w:lineRule="auto"/>
              <w:jc w:val="center"/>
            </w:pPr>
            <w:r>
              <w:rPr>
                <w:sz w:val="18"/>
              </w:rPr>
              <w:t>−48 ± 9</w:t>
            </w:r>
          </w:p>
        </w:tc>
      </w:tr>
      <w:tr w:rsidR="00FF0CB1" w14:paraId="38F5E460" w14:textId="77777777" w:rsidTr="002E57AA">
        <w:tc>
          <w:tcPr>
            <w:tcW w:w="2127" w:type="dxa"/>
          </w:tcPr>
          <w:p w14:paraId="15890AAF" w14:textId="77777777" w:rsidR="00FF0CB1" w:rsidRDefault="00DB0B75">
            <w:pPr>
              <w:keepNext/>
              <w:spacing w:line="220" w:lineRule="auto"/>
            </w:pPr>
            <w:r>
              <w:rPr>
                <w:sz w:val="18"/>
              </w:rPr>
              <w:t>VODA repeat</w:t>
            </w:r>
          </w:p>
        </w:tc>
        <w:tc>
          <w:tcPr>
            <w:tcW w:w="1417" w:type="dxa"/>
          </w:tcPr>
          <w:p w14:paraId="456BA993" w14:textId="77777777" w:rsidR="00FF0CB1" w:rsidRDefault="00DB0B75">
            <w:pPr>
              <w:keepNext/>
              <w:spacing w:line="220" w:lineRule="auto"/>
              <w:jc w:val="center"/>
            </w:pPr>
            <w:r>
              <w:rPr>
                <w:sz w:val="18"/>
              </w:rPr>
              <w:t>−57 ± 13</w:t>
            </w:r>
          </w:p>
        </w:tc>
        <w:tc>
          <w:tcPr>
            <w:tcW w:w="1559" w:type="dxa"/>
          </w:tcPr>
          <w:p w14:paraId="4E55499D" w14:textId="77777777" w:rsidR="00FF0CB1" w:rsidRDefault="00DB0B75">
            <w:pPr>
              <w:keepNext/>
              <w:spacing w:line="220" w:lineRule="auto"/>
              <w:jc w:val="center"/>
            </w:pPr>
            <w:r>
              <w:rPr>
                <w:sz w:val="18"/>
              </w:rPr>
              <w:t>−46 ± 9</w:t>
            </w:r>
          </w:p>
        </w:tc>
      </w:tr>
      <w:tr w:rsidR="00FF0CB1" w14:paraId="38014732" w14:textId="77777777" w:rsidTr="002E57AA">
        <w:tc>
          <w:tcPr>
            <w:tcW w:w="2127" w:type="dxa"/>
          </w:tcPr>
          <w:p w14:paraId="4C4716A2" w14:textId="77777777" w:rsidR="00FF0CB1" w:rsidRDefault="00DB0B75">
            <w:pPr>
              <w:keepNext/>
              <w:spacing w:line="220" w:lineRule="auto"/>
            </w:pPr>
            <w:r>
              <w:rPr>
                <w:sz w:val="18"/>
              </w:rPr>
              <w:t>Independent gates</w:t>
            </w:r>
          </w:p>
        </w:tc>
        <w:tc>
          <w:tcPr>
            <w:tcW w:w="1417" w:type="dxa"/>
          </w:tcPr>
          <w:p w14:paraId="5E3C23EF" w14:textId="77777777" w:rsidR="00FF0CB1" w:rsidRDefault="00DB0B75">
            <w:pPr>
              <w:keepNext/>
              <w:spacing w:line="220" w:lineRule="auto"/>
              <w:jc w:val="center"/>
            </w:pPr>
            <w:r>
              <w:rPr>
                <w:sz w:val="18"/>
              </w:rPr>
              <w:t>−54 ± 12</w:t>
            </w:r>
          </w:p>
        </w:tc>
        <w:tc>
          <w:tcPr>
            <w:tcW w:w="1559" w:type="dxa"/>
          </w:tcPr>
          <w:p w14:paraId="443B74EB" w14:textId="77777777" w:rsidR="00FF0CB1" w:rsidRDefault="00DB0B75">
            <w:pPr>
              <w:keepNext/>
              <w:spacing w:line="220" w:lineRule="auto"/>
              <w:jc w:val="center"/>
            </w:pPr>
            <w:r>
              <w:rPr>
                <w:sz w:val="18"/>
              </w:rPr>
              <w:t>−42 ± 9</w:t>
            </w:r>
          </w:p>
        </w:tc>
      </w:tr>
      <w:tr w:rsidR="00FF0CB1" w14:paraId="565D7808" w14:textId="77777777" w:rsidTr="00660615">
        <w:tc>
          <w:tcPr>
            <w:tcW w:w="5103" w:type="dxa"/>
            <w:gridSpan w:val="3"/>
          </w:tcPr>
          <w:p w14:paraId="24150B41" w14:textId="77777777" w:rsidR="00FF0CB1" w:rsidRDefault="00DB0B75">
            <w:pPr>
              <w:keepNext/>
              <w:spacing w:line="220" w:lineRule="auto"/>
            </w:pPr>
            <w:r>
              <w:rPr>
                <w:b/>
                <w:sz w:val="18"/>
              </w:rPr>
              <w:t>Model errors and operating limits</w:t>
            </w:r>
          </w:p>
        </w:tc>
      </w:tr>
      <w:tr w:rsidR="00FF0CB1" w14:paraId="2FAF3F97" w14:textId="77777777" w:rsidTr="002E57AA">
        <w:tc>
          <w:tcPr>
            <w:tcW w:w="2127" w:type="dxa"/>
          </w:tcPr>
          <w:p w14:paraId="5AD2A651" w14:textId="77777777" w:rsidR="00FF0CB1" w:rsidRDefault="00DB0B75">
            <w:pPr>
              <w:keepNext/>
              <w:spacing w:line="220" w:lineRule="auto"/>
            </w:pPr>
            <w:r>
              <w:rPr>
                <w:sz w:val="18"/>
              </w:rPr>
              <w:t>Suppression intensity error</w:t>
            </w:r>
          </w:p>
        </w:tc>
        <w:tc>
          <w:tcPr>
            <w:tcW w:w="1417" w:type="dxa"/>
          </w:tcPr>
          <w:p w14:paraId="5E436257" w14:textId="77777777" w:rsidR="00FF0CB1" w:rsidRDefault="00DB0B75">
            <w:pPr>
              <w:keepNext/>
              <w:spacing w:line="220" w:lineRule="auto"/>
              <w:jc w:val="center"/>
            </w:pPr>
            <w:r>
              <w:rPr>
                <w:sz w:val="18"/>
              </w:rPr>
              <w:t>−56 ± 13</w:t>
            </w:r>
          </w:p>
        </w:tc>
        <w:tc>
          <w:tcPr>
            <w:tcW w:w="1559" w:type="dxa"/>
          </w:tcPr>
          <w:p w14:paraId="5A20998B" w14:textId="77777777" w:rsidR="00FF0CB1" w:rsidRDefault="00DB0B75">
            <w:pPr>
              <w:keepNext/>
              <w:spacing w:line="220" w:lineRule="auto"/>
              <w:jc w:val="center"/>
            </w:pPr>
            <w:r>
              <w:rPr>
                <w:sz w:val="18"/>
              </w:rPr>
              <w:t>−45 ± 9</w:t>
            </w:r>
          </w:p>
        </w:tc>
      </w:tr>
      <w:tr w:rsidR="00FF0CB1" w14:paraId="6CDAB154" w14:textId="77777777" w:rsidTr="002E57AA">
        <w:tc>
          <w:tcPr>
            <w:tcW w:w="2127" w:type="dxa"/>
          </w:tcPr>
          <w:p w14:paraId="71275261" w14:textId="77777777" w:rsidR="00FF0CB1" w:rsidRDefault="00DB0B75">
            <w:pPr>
              <w:keepNext/>
              <w:spacing w:line="220" w:lineRule="auto"/>
            </w:pPr>
            <w:r>
              <w:rPr>
                <w:sz w:val="18"/>
              </w:rPr>
              <w:t>Travel-effect decay error</w:t>
            </w:r>
          </w:p>
        </w:tc>
        <w:tc>
          <w:tcPr>
            <w:tcW w:w="1417" w:type="dxa"/>
          </w:tcPr>
          <w:p w14:paraId="0C903ADE" w14:textId="77777777" w:rsidR="00FF0CB1" w:rsidRDefault="00DB0B75">
            <w:pPr>
              <w:keepNext/>
              <w:spacing w:line="220" w:lineRule="auto"/>
              <w:jc w:val="center"/>
            </w:pPr>
            <w:r>
              <w:rPr>
                <w:sz w:val="18"/>
              </w:rPr>
              <w:t>−54 ± 12</w:t>
            </w:r>
          </w:p>
        </w:tc>
        <w:tc>
          <w:tcPr>
            <w:tcW w:w="1559" w:type="dxa"/>
          </w:tcPr>
          <w:p w14:paraId="142F1238" w14:textId="77777777" w:rsidR="00FF0CB1" w:rsidRDefault="00DB0B75">
            <w:pPr>
              <w:keepNext/>
              <w:spacing w:line="220" w:lineRule="auto"/>
              <w:jc w:val="center"/>
            </w:pPr>
            <w:r>
              <w:rPr>
                <w:sz w:val="18"/>
              </w:rPr>
              <w:t>−45 ± 8</w:t>
            </w:r>
          </w:p>
        </w:tc>
      </w:tr>
      <w:tr w:rsidR="00FF0CB1" w14:paraId="1382786B" w14:textId="77777777" w:rsidTr="002E57AA">
        <w:tc>
          <w:tcPr>
            <w:tcW w:w="2127" w:type="dxa"/>
          </w:tcPr>
          <w:p w14:paraId="1CD1CC31" w14:textId="77777777" w:rsidR="00FF0CB1" w:rsidRDefault="00DB0B75">
            <w:pPr>
              <w:keepNext/>
              <w:spacing w:line="220" w:lineRule="auto"/>
            </w:pPr>
            <w:r>
              <w:rPr>
                <w:sz w:val="18"/>
              </w:rPr>
              <w:t>Knockdown threshold error</w:t>
            </w:r>
          </w:p>
        </w:tc>
        <w:tc>
          <w:tcPr>
            <w:tcW w:w="1417" w:type="dxa"/>
          </w:tcPr>
          <w:p w14:paraId="37934433" w14:textId="77777777" w:rsidR="00FF0CB1" w:rsidRDefault="00DB0B75">
            <w:pPr>
              <w:keepNext/>
              <w:spacing w:line="220" w:lineRule="auto"/>
              <w:jc w:val="center"/>
            </w:pPr>
            <w:r>
              <w:rPr>
                <w:sz w:val="18"/>
              </w:rPr>
              <w:t>−57 ± 12</w:t>
            </w:r>
          </w:p>
        </w:tc>
        <w:tc>
          <w:tcPr>
            <w:tcW w:w="1559" w:type="dxa"/>
          </w:tcPr>
          <w:p w14:paraId="27AC2E8C" w14:textId="77777777" w:rsidR="00FF0CB1" w:rsidRDefault="00DB0B75">
            <w:pPr>
              <w:keepNext/>
              <w:spacing w:line="220" w:lineRule="auto"/>
              <w:jc w:val="center"/>
            </w:pPr>
            <w:r>
              <w:rPr>
                <w:sz w:val="18"/>
              </w:rPr>
              <w:t>−49 ± 9</w:t>
            </w:r>
          </w:p>
        </w:tc>
      </w:tr>
      <w:tr w:rsidR="00FF0CB1" w14:paraId="3A4849CD" w14:textId="77777777" w:rsidTr="002E57AA">
        <w:tc>
          <w:tcPr>
            <w:tcW w:w="2127" w:type="dxa"/>
          </w:tcPr>
          <w:p w14:paraId="0F526642" w14:textId="77777777" w:rsidR="00FF0CB1" w:rsidRDefault="00DB0B75">
            <w:pPr>
              <w:keepNext/>
              <w:spacing w:line="220" w:lineRule="auto"/>
            </w:pPr>
            <w:r>
              <w:rPr>
                <w:sz w:val="18"/>
              </w:rPr>
              <w:t>Weakened coating</w:t>
            </w:r>
          </w:p>
        </w:tc>
        <w:tc>
          <w:tcPr>
            <w:tcW w:w="1417" w:type="dxa"/>
          </w:tcPr>
          <w:p w14:paraId="6729AD18" w14:textId="77777777" w:rsidR="00FF0CB1" w:rsidRDefault="00DB0B75">
            <w:pPr>
              <w:keepNext/>
              <w:spacing w:line="220" w:lineRule="auto"/>
              <w:jc w:val="center"/>
            </w:pPr>
            <w:r>
              <w:rPr>
                <w:sz w:val="18"/>
              </w:rPr>
              <w:t>−54 ± 12</w:t>
            </w:r>
          </w:p>
        </w:tc>
        <w:tc>
          <w:tcPr>
            <w:tcW w:w="1559" w:type="dxa"/>
          </w:tcPr>
          <w:p w14:paraId="44E2579F" w14:textId="77777777" w:rsidR="00FF0CB1" w:rsidRDefault="00DB0B75">
            <w:pPr>
              <w:keepNext/>
              <w:spacing w:line="220" w:lineRule="auto"/>
              <w:jc w:val="center"/>
            </w:pPr>
            <w:r>
              <w:rPr>
                <w:sz w:val="18"/>
              </w:rPr>
              <w:t>−41 ± 8</w:t>
            </w:r>
          </w:p>
        </w:tc>
      </w:tr>
      <w:tr w:rsidR="00FF0CB1" w14:paraId="04DB1753" w14:textId="77777777" w:rsidTr="002E57AA">
        <w:tc>
          <w:tcPr>
            <w:tcW w:w="2127" w:type="dxa"/>
          </w:tcPr>
          <w:p w14:paraId="02440B8D" w14:textId="77777777" w:rsidR="00FF0CB1" w:rsidRDefault="00DB0B75">
            <w:pPr>
              <w:keepNext/>
              <w:spacing w:line="220" w:lineRule="auto"/>
            </w:pPr>
            <w:r>
              <w:rPr>
                <w:sz w:val="18"/>
              </w:rPr>
              <w:t>Ineffective coating</w:t>
            </w:r>
          </w:p>
        </w:tc>
        <w:tc>
          <w:tcPr>
            <w:tcW w:w="1417" w:type="dxa"/>
          </w:tcPr>
          <w:p w14:paraId="077BDE0B" w14:textId="77777777" w:rsidR="00FF0CB1" w:rsidRDefault="00DB0B75">
            <w:pPr>
              <w:keepNext/>
              <w:spacing w:line="220" w:lineRule="auto"/>
              <w:jc w:val="center"/>
            </w:pPr>
            <w:r>
              <w:rPr>
                <w:sz w:val="18"/>
              </w:rPr>
              <w:t>−33 ± 9</w:t>
            </w:r>
          </w:p>
        </w:tc>
        <w:tc>
          <w:tcPr>
            <w:tcW w:w="1559" w:type="dxa"/>
          </w:tcPr>
          <w:p w14:paraId="3601F9DB" w14:textId="77777777" w:rsidR="00FF0CB1" w:rsidRDefault="00DB0B75">
            <w:pPr>
              <w:keepNext/>
              <w:spacing w:line="220" w:lineRule="auto"/>
              <w:jc w:val="center"/>
            </w:pPr>
            <w:r>
              <w:rPr>
                <w:sz w:val="18"/>
              </w:rPr>
              <w:t>−24 ± 7</w:t>
            </w:r>
          </w:p>
        </w:tc>
      </w:tr>
      <w:tr w:rsidR="00FF0CB1" w14:paraId="1CEC4754" w14:textId="77777777" w:rsidTr="002E57AA">
        <w:tc>
          <w:tcPr>
            <w:tcW w:w="2127" w:type="dxa"/>
          </w:tcPr>
          <w:p w14:paraId="641A8E5C" w14:textId="77777777" w:rsidR="00FF0CB1" w:rsidRDefault="00DB0B75">
            <w:pPr>
              <w:keepNext/>
              <w:spacing w:line="220" w:lineRule="auto"/>
            </w:pPr>
            <w:r>
              <w:rPr>
                <w:sz w:val="18"/>
              </w:rPr>
              <w:t>Coating price ×2</w:t>
            </w:r>
          </w:p>
        </w:tc>
        <w:tc>
          <w:tcPr>
            <w:tcW w:w="1417" w:type="dxa"/>
          </w:tcPr>
          <w:p w14:paraId="69D45D00" w14:textId="77777777" w:rsidR="00FF0CB1" w:rsidRDefault="00DB0B75">
            <w:pPr>
              <w:keepNext/>
              <w:spacing w:line="220" w:lineRule="auto"/>
              <w:jc w:val="center"/>
            </w:pPr>
            <w:r>
              <w:rPr>
                <w:sz w:val="18"/>
              </w:rPr>
              <w:t>−60 ± 13</w:t>
            </w:r>
          </w:p>
        </w:tc>
        <w:tc>
          <w:tcPr>
            <w:tcW w:w="1559" w:type="dxa"/>
          </w:tcPr>
          <w:p w14:paraId="1300B354" w14:textId="77777777" w:rsidR="00FF0CB1" w:rsidRDefault="00DB0B75">
            <w:pPr>
              <w:keepNext/>
              <w:spacing w:line="220" w:lineRule="auto"/>
              <w:jc w:val="center"/>
            </w:pPr>
            <w:r>
              <w:rPr>
                <w:sz w:val="18"/>
              </w:rPr>
              <w:t>−46 ± 9</w:t>
            </w:r>
          </w:p>
        </w:tc>
      </w:tr>
      <w:tr w:rsidR="00FF0CB1" w14:paraId="698C1976" w14:textId="77777777" w:rsidTr="002E57AA">
        <w:tc>
          <w:tcPr>
            <w:tcW w:w="2127" w:type="dxa"/>
          </w:tcPr>
          <w:p w14:paraId="2F7922A1" w14:textId="77777777" w:rsidR="00FF0CB1" w:rsidRDefault="00DB0B75">
            <w:pPr>
              <w:keepNext/>
              <w:spacing w:line="220" w:lineRule="auto"/>
            </w:pPr>
            <w:r>
              <w:rPr>
                <w:sz w:val="18"/>
              </w:rPr>
              <w:t>Coating stock 20 ha</w:t>
            </w:r>
          </w:p>
        </w:tc>
        <w:tc>
          <w:tcPr>
            <w:tcW w:w="1417" w:type="dxa"/>
          </w:tcPr>
          <w:p w14:paraId="55324E68" w14:textId="77777777" w:rsidR="00FF0CB1" w:rsidRDefault="00DB0B75">
            <w:pPr>
              <w:keepNext/>
              <w:spacing w:line="220" w:lineRule="auto"/>
              <w:jc w:val="center"/>
            </w:pPr>
            <w:r>
              <w:rPr>
                <w:sz w:val="18"/>
              </w:rPr>
              <w:t>−53 ± 13</w:t>
            </w:r>
          </w:p>
        </w:tc>
        <w:tc>
          <w:tcPr>
            <w:tcW w:w="1559" w:type="dxa"/>
          </w:tcPr>
          <w:p w14:paraId="05F6D668" w14:textId="77777777" w:rsidR="00FF0CB1" w:rsidRDefault="00DB0B75">
            <w:pPr>
              <w:keepNext/>
              <w:spacing w:line="220" w:lineRule="auto"/>
              <w:jc w:val="center"/>
            </w:pPr>
            <w:r>
              <w:rPr>
                <w:sz w:val="18"/>
              </w:rPr>
              <w:t>−42 ± 9</w:t>
            </w:r>
          </w:p>
        </w:tc>
      </w:tr>
      <w:tr w:rsidR="00FF0CB1" w14:paraId="267E3853" w14:textId="77777777" w:rsidTr="002E57AA">
        <w:tc>
          <w:tcPr>
            <w:tcW w:w="2127" w:type="dxa"/>
          </w:tcPr>
          <w:p w14:paraId="3EB9C139" w14:textId="77777777" w:rsidR="00FF0CB1" w:rsidRDefault="00DB0B75">
            <w:pPr>
              <w:keepNext/>
              <w:spacing w:line="220" w:lineRule="auto"/>
            </w:pPr>
            <w:r>
              <w:rPr>
                <w:sz w:val="18"/>
              </w:rPr>
              <w:t>Coating delay 12 min</w:t>
            </w:r>
          </w:p>
        </w:tc>
        <w:tc>
          <w:tcPr>
            <w:tcW w:w="1417" w:type="dxa"/>
          </w:tcPr>
          <w:p w14:paraId="77367D1F" w14:textId="77777777" w:rsidR="00FF0CB1" w:rsidRDefault="00DB0B75">
            <w:pPr>
              <w:keepNext/>
              <w:spacing w:line="220" w:lineRule="auto"/>
              <w:jc w:val="center"/>
            </w:pPr>
            <w:r>
              <w:rPr>
                <w:sz w:val="18"/>
              </w:rPr>
              <w:t>−50 ± 12</w:t>
            </w:r>
          </w:p>
        </w:tc>
        <w:tc>
          <w:tcPr>
            <w:tcW w:w="1559" w:type="dxa"/>
          </w:tcPr>
          <w:p w14:paraId="006B112A" w14:textId="77777777" w:rsidR="00FF0CB1" w:rsidRDefault="00DB0B75">
            <w:pPr>
              <w:keepNext/>
              <w:spacing w:line="220" w:lineRule="auto"/>
              <w:jc w:val="center"/>
            </w:pPr>
            <w:r>
              <w:rPr>
                <w:sz w:val="18"/>
              </w:rPr>
              <w:t>−39 ± 8</w:t>
            </w:r>
          </w:p>
        </w:tc>
      </w:tr>
      <w:tr w:rsidR="00FF0CB1" w14:paraId="3F35EB53" w14:textId="77777777" w:rsidTr="002E57AA">
        <w:tc>
          <w:tcPr>
            <w:tcW w:w="2127" w:type="dxa"/>
          </w:tcPr>
          <w:p w14:paraId="5343873E" w14:textId="77777777" w:rsidR="00FF0CB1" w:rsidRDefault="00DB0B75">
            <w:pPr>
              <w:keepNext/>
              <w:spacing w:line="220" w:lineRule="auto"/>
            </w:pPr>
            <w:r>
              <w:rPr>
                <w:sz w:val="18"/>
              </w:rPr>
              <w:t>Wind speed ×1.5</w:t>
            </w:r>
          </w:p>
        </w:tc>
        <w:tc>
          <w:tcPr>
            <w:tcW w:w="1417" w:type="dxa"/>
          </w:tcPr>
          <w:p w14:paraId="60A8389D" w14:textId="77777777" w:rsidR="00FF0CB1" w:rsidRDefault="00DB0B75">
            <w:pPr>
              <w:keepNext/>
              <w:spacing w:line="220" w:lineRule="auto"/>
              <w:jc w:val="center"/>
            </w:pPr>
            <w:r>
              <w:rPr>
                <w:sz w:val="18"/>
              </w:rPr>
              <w:t>−44 ± 12</w:t>
            </w:r>
          </w:p>
        </w:tc>
        <w:tc>
          <w:tcPr>
            <w:tcW w:w="1559" w:type="dxa"/>
          </w:tcPr>
          <w:p w14:paraId="3090D486" w14:textId="77777777" w:rsidR="00FF0CB1" w:rsidRDefault="00DB0B75">
            <w:pPr>
              <w:keepNext/>
              <w:spacing w:line="220" w:lineRule="auto"/>
              <w:jc w:val="center"/>
            </w:pPr>
            <w:r>
              <w:rPr>
                <w:sz w:val="18"/>
              </w:rPr>
              <w:t>−35 ± 9</w:t>
            </w:r>
          </w:p>
        </w:tc>
      </w:tr>
      <w:tr w:rsidR="00FF0CB1" w14:paraId="7EC20CDA" w14:textId="77777777" w:rsidTr="002E57AA">
        <w:tc>
          <w:tcPr>
            <w:tcW w:w="2127" w:type="dxa"/>
          </w:tcPr>
          <w:p w14:paraId="1291B668" w14:textId="77777777" w:rsidR="00FF0CB1" w:rsidRDefault="00DB0B75">
            <w:pPr>
              <w:keepNext/>
              <w:spacing w:line="220" w:lineRule="auto"/>
            </w:pPr>
            <w:r>
              <w:rPr>
                <w:sz w:val="18"/>
              </w:rPr>
              <w:t>Wind direction +30°</w:t>
            </w:r>
          </w:p>
        </w:tc>
        <w:tc>
          <w:tcPr>
            <w:tcW w:w="1417" w:type="dxa"/>
          </w:tcPr>
          <w:p w14:paraId="7B0F72CB" w14:textId="77777777" w:rsidR="00FF0CB1" w:rsidRDefault="00DB0B75">
            <w:pPr>
              <w:keepNext/>
              <w:spacing w:line="220" w:lineRule="auto"/>
              <w:jc w:val="center"/>
            </w:pPr>
            <w:r>
              <w:rPr>
                <w:sz w:val="18"/>
              </w:rPr>
              <w:t>−58 ± 13</w:t>
            </w:r>
          </w:p>
        </w:tc>
        <w:tc>
          <w:tcPr>
            <w:tcW w:w="1559" w:type="dxa"/>
          </w:tcPr>
          <w:p w14:paraId="1AB3CCBC" w14:textId="77777777" w:rsidR="00FF0CB1" w:rsidRDefault="00DB0B75">
            <w:pPr>
              <w:keepNext/>
              <w:spacing w:line="220" w:lineRule="auto"/>
              <w:jc w:val="center"/>
            </w:pPr>
            <w:r>
              <w:rPr>
                <w:sz w:val="18"/>
              </w:rPr>
              <w:t>−47 ± 9</w:t>
            </w:r>
          </w:p>
        </w:tc>
      </w:tr>
      <w:tr w:rsidR="00FF0CB1" w14:paraId="588F0921" w14:textId="77777777" w:rsidTr="002E57AA">
        <w:tc>
          <w:tcPr>
            <w:tcW w:w="2127" w:type="dxa"/>
          </w:tcPr>
          <w:p w14:paraId="75740F1D" w14:textId="77777777" w:rsidR="00FF0CB1" w:rsidRDefault="00DB0B75">
            <w:pPr>
              <w:spacing w:line="220" w:lineRule="auto"/>
            </w:pPr>
            <w:r>
              <w:rPr>
                <w:sz w:val="18"/>
              </w:rPr>
              <w:t>Wind direction −30°</w:t>
            </w:r>
          </w:p>
        </w:tc>
        <w:tc>
          <w:tcPr>
            <w:tcW w:w="1417" w:type="dxa"/>
          </w:tcPr>
          <w:p w14:paraId="0074B88F" w14:textId="77777777" w:rsidR="00FF0CB1" w:rsidRDefault="00DB0B75">
            <w:pPr>
              <w:spacing w:line="220" w:lineRule="auto"/>
              <w:jc w:val="center"/>
            </w:pPr>
            <w:r>
              <w:rPr>
                <w:sz w:val="18"/>
              </w:rPr>
              <w:t>−63 ± 14</w:t>
            </w:r>
          </w:p>
        </w:tc>
        <w:tc>
          <w:tcPr>
            <w:tcW w:w="1559" w:type="dxa"/>
          </w:tcPr>
          <w:p w14:paraId="18D90484" w14:textId="77777777" w:rsidR="00FF0CB1" w:rsidRDefault="00DB0B75">
            <w:pPr>
              <w:spacing w:line="220" w:lineRule="auto"/>
              <w:jc w:val="center"/>
            </w:pPr>
            <w:r>
              <w:rPr>
                <w:sz w:val="18"/>
              </w:rPr>
              <w:t>−49 ± 10</w:t>
            </w:r>
          </w:p>
        </w:tc>
      </w:tr>
    </w:tbl>
    <w:p w14:paraId="025E1FC8" w14:textId="77777777" w:rsidR="00FF0CB1" w:rsidRDefault="00DB0B75">
      <w:pPr>
        <w:pStyle w:val="Text"/>
        <w:spacing w:before="120" w:line="240" w:lineRule="auto"/>
        <w:rPr>
          <w:noProof/>
        </w:rPr>
      </w:pPr>
      <w:r>
        <w:t xml:space="preserve">The three suppression errors retain area reductions of 54–57%. Weakening coating leaves 54 ± 12%, and removing its effect leaves 33 ± 9%, so the advantage extends beyond the nominal coating assumption. Known price, stock and delay limits retain 60%, 53% and 50%, respectively. Under the </w:t>
      </w:r>
      <w:proofErr w:type="gramStart"/>
      <w:r>
        <w:t>20 ha</w:t>
      </w:r>
      <w:proofErr w:type="gramEnd"/>
      <w:r>
        <w:t xml:space="preserve"> stock, mean coated area is 11.2 ha. With price doubled, response cost is 0.277 versus 0.231 nominally and 0.428 for Closed. These outcomes identify coating effectiveness and availability as determinants of the attainable gain.</w:t>
      </w:r>
    </w:p>
    <w:p w14:paraId="6FF5DCEC" w14:textId="77777777" w:rsidR="00FF0CB1" w:rsidRDefault="00DB0B75">
      <w:pPr>
        <w:pStyle w:val="Text"/>
        <w:spacing w:line="240" w:lineRule="auto"/>
        <w:rPr>
          <w:noProof/>
        </w:rPr>
      </w:pPr>
      <w:r>
        <w:t>Wind direction errors retain 58% and 63% area reductions. A 50% speed error leaves 44 ± 12%, with 73% of incidents extinguished. Most of the additional burned area relative to nominal VODA occurs in S2.</w:t>
      </w:r>
    </w:p>
    <w:p w14:paraId="46293C74" w14:textId="77777777" w:rsidR="00FF0CB1" w:rsidRDefault="00DB0B75">
      <w:pPr>
        <w:pStyle w:val="Heading2"/>
      </w:pPr>
      <w:bookmarkStart w:id="63" w:name="_RefTab_err"/>
      <w:bookmarkStart w:id="64" w:name="_RefTab_prop"/>
      <w:bookmarkStart w:id="65" w:name="_RefSecNum_V_D"/>
      <w:bookmarkStart w:id="66" w:name="_RefSec_V_D"/>
      <w:bookmarkEnd w:id="63"/>
      <w:bookmarkEnd w:id="64"/>
      <w:r>
        <w:t>D</w:t>
      </w:r>
      <w:bookmarkEnd w:id="65"/>
      <w:r>
        <w:t>. Doctrine Transfer and Adaptation</w:t>
      </w:r>
      <w:bookmarkEnd w:id="66"/>
    </w:p>
    <w:p w14:paraId="3700FC24" w14:textId="77777777" w:rsidR="00FF0CB1" w:rsidRDefault="00DB0B75">
      <w:pPr>
        <w:pStyle w:val="Text"/>
        <w:spacing w:line="240" w:lineRule="auto"/>
        <w:rPr>
          <w:noProof/>
        </w:rPr>
      </w:pPr>
      <w:r>
        <w:t xml:space="preserve">The nominal open layer admits 359 objects: 233 composed interventions, 88 macros and 38 rules. Of these, 99 originate from the model and 260 from search variations. Pre-selection screens out 514 of 878 attempts before the gates. </w:t>
      </w:r>
      <w:r>
        <w:fldChar w:fldCharType="begin"/>
      </w:r>
      <w:r>
        <w:instrText>REF _RefFig7 \h</w:instrText>
      </w:r>
      <w:r>
        <w:fldChar w:fldCharType="separate"/>
      </w:r>
      <w:r w:rsidR="002221CD">
        <w:rPr>
          <w:sz w:val="18"/>
        </w:rPr>
        <w:t xml:space="preserve">Fig. </w:t>
      </w:r>
      <w:r w:rsidR="002221CD">
        <w:rPr>
          <w:noProof/>
          <w:sz w:val="18"/>
        </w:rPr>
        <w:t>6</w:t>
      </w:r>
      <w:r>
        <w:fldChar w:fldCharType="end"/>
      </w:r>
      <w:r>
        <w:t xml:space="preserve"> summarizes object types and clause effects. For example, rear holding soak wets the rear within two cells and coats it from one to three cells, carried by a rule requiring at least medium suppression feasibility. The four recurring tactics used as recorded doctrine in the transfer tests are line and attack, interface hardening, asset collar, and head coating.</w:t>
      </w:r>
    </w:p>
    <w:p w14:paraId="3BD5CE4A" w14:textId="77777777" w:rsidR="00FF0CB1" w:rsidRDefault="00D97CE1">
      <w:pPr>
        <w:pStyle w:val="Text"/>
        <w:spacing w:line="240" w:lineRule="auto"/>
        <w:rPr>
          <w:noProof/>
        </w:rPr>
      </w:pPr>
      <w:r>
        <w:rPr>
          <w:noProof/>
        </w:rPr>
        <mc:AlternateContent>
          <mc:Choice Requires="wpg">
            <w:drawing>
              <wp:anchor distT="76200" distB="76200" distL="0" distR="0" simplePos="0" relativeHeight="251654144" behindDoc="0" locked="0" layoutInCell="1" allowOverlap="0" wp14:anchorId="67C65147" wp14:editId="5E4E6746">
                <wp:simplePos x="0" y="0"/>
                <wp:positionH relativeFrom="margin">
                  <wp:posOffset>1063</wp:posOffset>
                </wp:positionH>
                <wp:positionV relativeFrom="margin">
                  <wp:posOffset>-89</wp:posOffset>
                </wp:positionV>
                <wp:extent cx="6583680" cy="2146935"/>
                <wp:effectExtent l="0" t="0" r="7620" b="5715"/>
                <wp:wrapSquare wrapText="bothSides"/>
                <wp:docPr id="2101030060" name="Figure 6 and caption" descr="Admitted object counts by model or search origin, and clause counts by effect and sector. Labels and counts are 9 pt at full text width."/>
                <wp:cNvGraphicFramePr/>
                <a:graphic xmlns:a="http://schemas.openxmlformats.org/drawingml/2006/main">
                  <a:graphicData uri="http://schemas.microsoft.com/office/word/2010/wordprocessingGroup">
                    <wpg:wgp>
                      <wpg:cNvGrpSpPr/>
                      <wpg:grpSpPr>
                        <a:xfrm>
                          <a:off x="0" y="0"/>
                          <a:ext cx="6583680" cy="2146935"/>
                          <a:chOff x="0" y="0"/>
                          <a:chExt cx="6583680" cy="2147273"/>
                        </a:xfrm>
                      </wpg:grpSpPr>
                      <pic:pic xmlns:pic="http://schemas.openxmlformats.org/drawingml/2006/picture">
                        <pic:nvPicPr>
                          <pic:cNvPr id="2101030061" name="Picture Fig6"/>
                          <pic:cNvPicPr>
                            <a:picLocks noChangeAspect="1"/>
                          </pic:cNvPicPr>
                        </pic:nvPicPr>
                        <pic:blipFill rotWithShape="1">
                          <a:blip r:embed="rId20"/>
                          <a:srcRect b="5499"/>
                          <a:stretch>
                            <a:fillRect/>
                          </a:stretch>
                        </pic:blipFill>
                        <pic:spPr bwMode="auto">
                          <a:xfrm>
                            <a:off x="0" y="0"/>
                            <a:ext cx="6583680" cy="2030681"/>
                          </a:xfrm>
                          <a:prstGeom prst="rect">
                            <a:avLst/>
                          </a:prstGeom>
                          <a:noFill/>
                        </pic:spPr>
                      </pic:pic>
                      <wps:wsp>
                        <wps:cNvPr id="2101030062" name="Caption Fig6"/>
                        <wps:cNvSpPr txBox="1"/>
                        <wps:spPr>
                          <a:xfrm>
                            <a:off x="0" y="2026623"/>
                            <a:ext cx="6583680" cy="120650"/>
                          </a:xfrm>
                          <a:prstGeom prst="rect">
                            <a:avLst/>
                          </a:prstGeom>
                          <a:solidFill>
                            <a:prstClr val="white"/>
                          </a:solidFill>
                          <a:ln>
                            <a:noFill/>
                          </a:ln>
                        </wps:spPr>
                        <wps:txbx>
                          <w:txbxContent>
                            <w:p w14:paraId="66A85A2B" w14:textId="77777777" w:rsidR="00467EFC" w:rsidRDefault="00DE0BE3">
                              <w:pPr>
                                <w:pStyle w:val="Caption"/>
                                <w:spacing w:after="0" w:line="220" w:lineRule="auto"/>
                                <w:jc w:val="left"/>
                                <w:rPr>
                                  <w:noProof/>
                                </w:rPr>
                              </w:pPr>
                              <w:bookmarkStart w:id="67"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7"/>
                              <w:r>
                                <w:rPr>
                                  <w:sz w:val="18"/>
                                </w:rPr>
                                <w:t>. Admitted objects (a) by kind and origin, (b)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7C65147" id="Figure 6 and caption" o:spid="_x0000_s1041" alt="Admitted object counts by model or search origin, and clause counts by effect and sector. Labels and counts are 9 pt at full text width." style="position:absolute;left:0;text-align:left;margin-left:.1pt;margin-top:0;width:518.4pt;height:169.05pt;z-index:251654144;mso-wrap-distance-left:0;mso-wrap-distance-top:6pt;mso-wrap-distance-right:0;mso-wrap-distance-bottom:6pt;mso-position-horizontal-relative:margin;mso-position-vertical-relative:margin;mso-height-relative:margin" coordsize="65836,21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" o:allowoverlap="f">
                <v:shape id="Picture Fig6" o:spid="_x0000_s1042" type="#_x0000_t75" style="position:absolute;width:65836;height:20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">
                  <v:imagedata r:id="rId21" o:title="" cropbottom="3604f"/>
                </v:shape>
                <v:shape id="Caption Fig6" o:spid="_x0000_s1043" type="#_x0000_t202" style="position:absolute;top:20266;width:65836;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" stroked="f">
                  <v:textbox style="mso-fit-shape-to-text:t" inset="0,0,0,0">
                    <w:txbxContent>
                      <w:p w14:paraId="66A85A2B" w14:textId="77777777" w:rsidR="00467EFC" w:rsidRDefault="00DE0BE3">
                        <w:pPr>
                          <w:pStyle w:val="Caption"/>
                          <w:spacing w:after="0" w:line="220" w:lineRule="auto"/>
                          <w:jc w:val="left"/>
                          <w:rPr>
                            <w:noProof/>
                          </w:rPr>
                        </w:pPr>
                        <w:bookmarkStart w:id="68"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8"/>
                        <w:r>
                          <w:rPr>
                            <w:sz w:val="18"/>
                          </w:rPr>
                          <w:t>. Admitted objects (a) by kind and origin, (b) clauses by effect and sector.</w:t>
                        </w:r>
                      </w:p>
                    </w:txbxContent>
                  </v:textbox>
                </v:shape>
                <w10:wrap type="square" anchorx="margin" anchory="margin"/>
              </v:group>
            </w:pict>
          </mc:Fallback>
        </mc:AlternateContent>
      </w:r>
      <w:r w:rsidR="00DB0B75">
        <w:fldChar w:fldCharType="begin"/>
      </w:r>
      <w:r w:rsidR="00DB0B75">
        <w:instrText>REF _RefTab_with \h</w:instrText>
      </w:r>
      <w:r w:rsidR="00DB0B75">
        <w:fldChar w:fldCharType="separate"/>
      </w:r>
      <w:r w:rsidR="002221CD">
        <w:t xml:space="preserve">Table </w:t>
      </w:r>
      <w:r w:rsidR="002221CD">
        <w:rPr>
          <w:noProof/>
        </w:rPr>
        <w:t>VII</w:t>
      </w:r>
      <w:r w:rsidR="00DB0B75">
        <w:fldChar w:fldCharType="end"/>
      </w:r>
      <w:r w:rsidR="00DB0B75">
        <w:t xml:space="preserve"> compares richer initial doctrine with generation during the incident. Seeds and Recorded denote the five seed rules and that base plus four transferred tactics, respectively. Open activates both decision layers; Closed uses only the closed layer. The 40-rule Closed control reduces area by 11% relative to the five-rule reference, while VODA remains 56 ± 14% below that stronger control. Four tactics derived from 75 worlds and installed before 75 unseen worlds reduce area by 50 ± 15%. With resource deployment withheld, Closed increases area by 40%, whereas VODA remains 42% below the complete Closed reference and restores the family in 62 of 150 worlds, at median minute 14. Withholding containment line changes Closed by 2 ± 6%, so resource deployment supplies the more informative recovery comparison. These comparisons distinguish extending the rule count, reusing discovered interventions and recovering an absent response family.</w:t>
      </w:r>
    </w:p>
    <w:p w14:paraId="1457C53A" w14:textId="77777777" w:rsidR="00FF0CB1" w:rsidRDefault="003E5FD5">
      <w:pPr>
        <w:pStyle w:val="Text"/>
        <w:spacing w:line="240" w:lineRule="auto"/>
        <w:rPr>
          <w:noProof/>
        </w:rPr>
      </w:pPr>
      <w:r>
        <w:rPr>
          <w:noProof/>
        </w:rPr>
        <mc:AlternateContent>
          <mc:Choice Requires="wpg">
            <w:drawing>
              <wp:anchor distT="76200" distB="76200" distL="0" distR="0" simplePos="0" relativeHeight="251660288" behindDoc="0" locked="0" layoutInCell="1" allowOverlap="0" wp14:anchorId="43F48C8E" wp14:editId="068F931F">
                <wp:simplePos x="0" y="0"/>
                <wp:positionH relativeFrom="margin">
                  <wp:align>left</wp:align>
                </wp:positionH>
                <wp:positionV relativeFrom="margin">
                  <wp:align>bottom</wp:align>
                </wp:positionV>
                <wp:extent cx="3200400" cy="1290955"/>
                <wp:effectExtent l="0" t="0" r="0" b="4445"/>
                <wp:wrapSquare wrapText="bothSides"/>
                <wp:docPr id="2101030070" name="Figure 7 and caption"/>
                <wp:cNvGraphicFramePr/>
                <a:graphic xmlns:a="http://schemas.openxmlformats.org/drawingml/2006/main">
                  <a:graphicData uri="http://schemas.microsoft.com/office/word/2010/wordprocessingGroup">
                    <wpg:wgp>
                      <wpg:cNvGrpSpPr/>
                      <wpg:grpSpPr>
                        <a:xfrm>
                          <a:off x="0" y="0"/>
                          <a:ext cx="3200400" cy="1290955"/>
                          <a:chOff x="0" y="-165494"/>
                          <a:chExt cx="3200400" cy="1291365"/>
                        </a:xfrm>
                      </wpg:grpSpPr>
                      <pic:pic xmlns:pic="http://schemas.openxmlformats.org/drawingml/2006/picture">
                        <pic:nvPicPr>
                          <pic:cNvPr id="2101030071" name="Picture Fig7"/>
                          <pic:cNvPicPr>
                            <a:picLocks noChangeAspect="1"/>
                          </pic:cNvPicPr>
                        </pic:nvPicPr>
                        <pic:blipFill rotWithShape="1">
                          <a:blip r:embed="rId22"/>
                          <a:stretch>
                            <a:fillRect/>
                          </a:stretch>
                        </pic:blipFill>
                        <pic:spPr bwMode="auto">
                          <a:xfrm>
                            <a:off x="277467" y="-165494"/>
                            <a:ext cx="2551809" cy="1178030"/>
                          </a:xfrm>
                          <a:prstGeom prst="rect">
                            <a:avLst/>
                          </a:prstGeom>
                          <a:noFill/>
                        </pic:spPr>
                      </pic:pic>
                      <wps:wsp>
                        <wps:cNvPr id="2101030072" name="Caption Fig7"/>
                        <wps:cNvSpPr txBox="1"/>
                        <wps:spPr>
                          <a:xfrm>
                            <a:off x="0" y="1005221"/>
                            <a:ext cx="3200400" cy="120650"/>
                          </a:xfrm>
                          <a:prstGeom prst="rect">
                            <a:avLst/>
                          </a:prstGeom>
                          <a:solidFill>
                            <a:prstClr val="white"/>
                          </a:solidFill>
                          <a:ln>
                            <a:noFill/>
                          </a:ln>
                        </wps:spPr>
                        <wps:txbx>
                          <w:txbxContent>
                            <w:p w14:paraId="5AD4B32A" w14:textId="77777777" w:rsidR="00467EFC" w:rsidRDefault="00DE0BE3">
                              <w:pPr>
                                <w:pStyle w:val="Caption"/>
                                <w:spacing w:after="0" w:line="220" w:lineRule="auto"/>
                                <w:jc w:val="left"/>
                                <w:rPr>
                                  <w:noProof/>
                                </w:rPr>
                              </w:pPr>
                              <w:bookmarkStart w:id="69"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69"/>
                              <w:r>
                                <w:rPr>
                                  <w:sz w:val="18"/>
                                </w:rPr>
                                <w:t>. Decision time by agents and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3F48C8E" id="Figure 7 and caption" o:spid="_x0000_s1044" style="position:absolute;left:0;text-align:left;margin-left:0;margin-top:0;width:252pt;height:101.65pt;z-index:251660288;mso-wrap-distance-left:0;mso-wrap-distance-top:6pt;mso-wrap-distance-right:0;mso-wrap-distance-bottom:6pt;mso-position-horizontal:left;mso-position-horizontal-relative:margin;mso-position-vertical:bottom;mso-position-vertical-relative:margin;mso-height-relative:margin" coordorigin=",-1654" coordsize="32004,12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" o:allowoverlap="f">
                <v:shape id="Picture Fig7" o:spid="_x0000_s1045" type="#_x0000_t75" style="position:absolute;left:2774;top:-1654;width:25518;height:1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">
                  <v:imagedata r:id="rId23" o:title=""/>
                </v:shape>
                <v:shape id="Caption Fig7" o:spid="_x0000_s1046" type="#_x0000_t202" style="position:absolute;top:10052;width:32004;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pOCzAAAAOMAAAAPAAAAZHJzL2Rvd25yZXYueG1sRI9BSwMx&#10;FITvgv8hPMGL2GS3pcr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IHKTgswA&#10;AADjAAAADwAAAAAAAAAAAAAAAAAHAgAAZHJzL2Rvd25yZXYueG1sUEsFBgAAAAADAAMAtwAAAAAD&#10;AAAAAA==&#10;" stroked="f">
                  <v:textbox style="mso-fit-shape-to-text:t" inset="0,0,0,0">
                    <w:txbxContent>
                      <w:p w14:paraId="5AD4B32A" w14:textId="77777777" w:rsidR="00467EFC" w:rsidRDefault="00DE0BE3">
                        <w:pPr>
                          <w:pStyle w:val="Caption"/>
                          <w:spacing w:after="0" w:line="220" w:lineRule="auto"/>
                          <w:jc w:val="left"/>
                          <w:rPr>
                            <w:noProof/>
                          </w:rPr>
                        </w:pPr>
                        <w:bookmarkStart w:id="70"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70"/>
                        <w:r>
                          <w:rPr>
                            <w:sz w:val="18"/>
                          </w:rPr>
                          <w:t>. Decision time by agents and grid size.</w:t>
                        </w:r>
                      </w:p>
                    </w:txbxContent>
                  </v:textbox>
                </v:shape>
                <w10:wrap type="square" anchorx="margin" anchory="margin"/>
              </v:group>
            </w:pict>
          </mc:Fallback>
        </mc:AlternateContent>
      </w:r>
      <w:r>
        <w:t xml:space="preserve">On the 90 S6–S8 worlds, recorded tactics with the closed layer reduce area by 43 ± 11% relative to the seed rules alone. Starting from seed rules with the open layer active shows no clear area difference from recorded tactics with the closed layer alone (−1 ± 18%). Keeping the open layer active with the same recorded tactics lowers area by a further 28 ± 10% and raises extinguished incidents from 51% to 72%. The S1–S5 control set gives a 35 ± 21% area reduction. With generation active in both configurations, starting from recorded tactics instead of the seed rules reduces area by 27 ± 16%. </w:t>
      </w:r>
      <w:proofErr w:type="gramStart"/>
      <w:r>
        <w:t>Thus</w:t>
      </w:r>
      <w:proofErr w:type="gramEnd"/>
      <w:r>
        <w:t xml:space="preserve"> recorded doctrine and continued generation contribute jointly </w:t>
      </w:r>
      <w:r w:rsidR="00DB0B75">
        <w:t>on both the additional conditions and the control set.</w:t>
      </w:r>
    </w:p>
    <w:p w14:paraId="0635FB78" w14:textId="77777777" w:rsidR="00FF0CB1" w:rsidRDefault="00DB0B75">
      <w:pPr>
        <w:pStyle w:val="Text"/>
        <w:spacing w:line="240" w:lineRule="auto"/>
        <w:rPr>
          <w:noProof/>
        </w:rPr>
      </w:pPr>
      <w:r>
        <w:lastRenderedPageBreak/>
        <w:t>Object-removal replay provides a complementary attribution test. Installing the admitted objects at their recorded times under the Closed controller yields a joint saving of about 45 ha per world; removing all objects returns the Closed outcome. The summed individual effects, about 32 ha, are smaller than the joint effect, showing interaction between interventions. Replay attributes the contribution of recorded objects while allowing trajectories to differ from an adaptively changing rule base. Doctrine is transferred as fixed initial rules and extended online within each incident.</w:t>
      </w:r>
    </w:p>
    <w:p w14:paraId="5FFCE350" w14:textId="77777777" w:rsidR="00AA18C8" w:rsidRDefault="00AA18C8" w:rsidP="00AA18C8">
      <w:pPr>
        <w:pStyle w:val="TableTitle"/>
        <w:keepNext/>
        <w:spacing w:before="120"/>
      </w:pPr>
      <w:bookmarkStart w:id="71" w:name="_RefTab_with_old"/>
      <w:bookmarkStart w:id="72" w:name="_RefTab_with"/>
      <w:bookmarkEnd w:id="71"/>
      <w:r>
        <w:t xml:space="preserve">Table </w:t>
      </w:r>
      <w:r>
        <w:rPr>
          <w:noProof/>
        </w:rPr>
        <w:fldChar w:fldCharType="begin"/>
      </w:r>
      <w:r>
        <w:rPr>
          <w:noProof/>
        </w:rPr>
        <w:instrText xml:space="preserve"> SEQ Table \* ROMAN </w:instrText>
      </w:r>
      <w:r>
        <w:rPr>
          <w:noProof/>
        </w:rPr>
        <w:fldChar w:fldCharType="separate"/>
      </w:r>
      <w:r w:rsidR="002221CD">
        <w:rPr>
          <w:noProof/>
        </w:rPr>
        <w:t>VII</w:t>
      </w:r>
      <w:r>
        <w:rPr>
          <w:noProof/>
        </w:rPr>
        <w:fldChar w:fldCharType="end"/>
      </w:r>
      <w:bookmarkEnd w:id="72"/>
    </w:p>
    <w:p w14:paraId="03A96129" w14:textId="77777777" w:rsidR="00FF0CB1" w:rsidRDefault="00DB0B75">
      <w:pPr>
        <w:pStyle w:val="TableTitle"/>
        <w:keepNext/>
        <w:spacing w:after="60"/>
      </w:pPr>
      <w:r>
        <w:t>Doctrine and continued generation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2977"/>
        <w:gridCol w:w="425"/>
        <w:gridCol w:w="851"/>
        <w:gridCol w:w="787"/>
      </w:tblGrid>
      <w:tr w:rsidR="00FF0CB1" w14:paraId="5EF9E2D0" w14:textId="77777777" w:rsidTr="00BE6A21">
        <w:tc>
          <w:tcPr>
            <w:tcW w:w="2977" w:type="dxa"/>
            <w:vAlign w:val="center"/>
          </w:tcPr>
          <w:p w14:paraId="1401275B" w14:textId="77777777" w:rsidR="00FF0CB1" w:rsidRDefault="00DB0B75">
            <w:pPr>
              <w:keepNext/>
              <w:spacing w:line="220" w:lineRule="auto"/>
            </w:pPr>
            <w:r>
              <w:rPr>
                <w:b/>
                <w:sz w:val="18"/>
              </w:rPr>
              <w:t>Configuration / reference</w:t>
            </w:r>
          </w:p>
        </w:tc>
        <w:tc>
          <w:tcPr>
            <w:tcW w:w="425" w:type="dxa"/>
            <w:tcMar>
              <w:left w:w="20" w:type="dxa"/>
              <w:right w:w="20" w:type="dxa"/>
            </w:tcMar>
            <w:vAlign w:val="center"/>
          </w:tcPr>
          <w:p w14:paraId="0B4F9026" w14:textId="77777777" w:rsidR="00FF0CB1" w:rsidRDefault="00DB0B75">
            <w:pPr>
              <w:keepNext/>
              <w:spacing w:line="220" w:lineRule="auto"/>
              <w:jc w:val="center"/>
            </w:pPr>
            <w:r>
              <w:rPr>
                <w:b/>
                <w:sz w:val="18"/>
              </w:rPr>
              <w:t>n</w:t>
            </w:r>
          </w:p>
        </w:tc>
        <w:tc>
          <w:tcPr>
            <w:tcW w:w="851" w:type="dxa"/>
            <w:vAlign w:val="center"/>
          </w:tcPr>
          <w:p w14:paraId="0659BD3A" w14:textId="77777777" w:rsidR="00FF0CB1" w:rsidRDefault="00DB0B75">
            <w:pPr>
              <w:keepNext/>
              <w:spacing w:line="220" w:lineRule="auto"/>
              <w:jc w:val="center"/>
            </w:pPr>
            <w:r>
              <w:rPr>
                <w:b/>
                <w:sz w:val="18"/>
              </w:rPr>
              <w:t xml:space="preserve">Δ </w:t>
            </w:r>
            <w:ins w:id="91016" w:author="Claude" w:date="2026-10-29T12:31:36Z">
              <w:r>
                <w:rPr>
                  <w:b/>
                  <w:sz w:val="18"/>
                </w:rPr>
                <w:t xml:space="preserve">burned </w:t>
              </w:r>
            </w:ins>
            <w:r>
              <w:rPr>
                <w:b/>
                <w:sz w:val="18"/>
              </w:rPr>
              <w:t xml:space="preserve">area (%)</w:t>
            </w:r>
          </w:p>
        </w:tc>
        <w:tc>
          <w:tcPr>
            <w:tcW w:w="787" w:type="dxa"/>
            <w:vAlign w:val="center"/>
          </w:tcPr>
          <w:p w14:paraId="3BBD0F1F" w14:textId="77777777" w:rsidR="00FF0CB1" w:rsidRDefault="00DB0B75">
            <w:pPr>
              <w:keepNext/>
              <w:spacing w:line="220" w:lineRule="auto"/>
              <w:jc w:val="center"/>
            </w:pPr>
            <w:r>
              <w:rPr>
                <w:b/>
                <w:sz w:val="18"/>
              </w:rPr>
              <w:t>Δ total cost (%)</w:t>
            </w:r>
          </w:p>
        </w:tc>
      </w:tr>
      <w:tr w:rsidR="00FF0CB1" w14:paraId="4EBADE29" w14:textId="77777777" w:rsidTr="00BE6A21">
        <w:tc>
          <w:tcPr>
            <w:tcW w:w="2977" w:type="dxa"/>
            <w:vAlign w:val="center"/>
          </w:tcPr>
          <w:p w14:paraId="337F3B80" w14:textId="77777777" w:rsidR="00FF0CB1" w:rsidRDefault="00DB0B75">
            <w:pPr>
              <w:keepNext/>
              <w:spacing w:line="220" w:lineRule="auto"/>
            </w:pPr>
            <w:r>
              <w:rPr>
                <w:sz w:val="18"/>
              </w:rPr>
              <w:t>40 rules + Closed /</w:t>
            </w:r>
            <w:r w:rsidR="00BE6A21">
              <w:rPr>
                <w:sz w:val="18"/>
              </w:rPr>
              <w:t xml:space="preserve"> </w:t>
            </w:r>
            <w:r>
              <w:rPr>
                <w:sz w:val="18"/>
              </w:rPr>
              <w:t>Seeds + Closed</w:t>
            </w:r>
          </w:p>
        </w:tc>
        <w:tc>
          <w:tcPr>
            <w:tcW w:w="425" w:type="dxa"/>
            <w:tcMar>
              <w:left w:w="20" w:type="dxa"/>
              <w:right w:w="20" w:type="dxa"/>
            </w:tcMar>
            <w:vAlign w:val="center"/>
          </w:tcPr>
          <w:p w14:paraId="331A7398" w14:textId="77777777" w:rsidR="00FF0CB1" w:rsidRDefault="00DB0B75">
            <w:pPr>
              <w:keepNext/>
              <w:spacing w:line="220" w:lineRule="auto"/>
              <w:jc w:val="center"/>
            </w:pPr>
            <w:r>
              <w:rPr>
                <w:sz w:val="18"/>
              </w:rPr>
              <w:t>150</w:t>
            </w:r>
          </w:p>
        </w:tc>
        <w:tc>
          <w:tcPr>
            <w:tcW w:w="851" w:type="dxa"/>
            <w:vAlign w:val="center"/>
          </w:tcPr>
          <w:p w14:paraId="18D15CBF" w14:textId="77777777" w:rsidR="00FF0CB1" w:rsidRDefault="00DB0B75">
            <w:pPr>
              <w:keepNext/>
              <w:spacing w:line="220" w:lineRule="auto"/>
              <w:jc w:val="center"/>
            </w:pPr>
            <w:r>
              <w:rPr>
                <w:sz w:val="18"/>
              </w:rPr>
              <w:t>−11 ± 8</w:t>
            </w:r>
          </w:p>
        </w:tc>
        <w:tc>
          <w:tcPr>
            <w:tcW w:w="787" w:type="dxa"/>
            <w:vAlign w:val="center"/>
          </w:tcPr>
          <w:p w14:paraId="32DFCCA7" w14:textId="77777777" w:rsidR="00FF0CB1" w:rsidRDefault="00DB0B75">
            <w:pPr>
              <w:keepNext/>
              <w:spacing w:line="220" w:lineRule="auto"/>
              <w:jc w:val="center"/>
            </w:pPr>
            <w:r>
              <w:rPr>
                <w:sz w:val="18"/>
              </w:rPr>
              <w:t>+1 ± 6</w:t>
            </w:r>
          </w:p>
        </w:tc>
      </w:tr>
      <w:tr w:rsidR="00FF0CB1" w14:paraId="2A7B5866" w14:textId="77777777" w:rsidTr="00BE6A21">
        <w:tc>
          <w:tcPr>
            <w:tcW w:w="2977" w:type="dxa"/>
            <w:vAlign w:val="center"/>
          </w:tcPr>
          <w:p w14:paraId="71E9AD46" w14:textId="77777777" w:rsidR="00FF0CB1" w:rsidRDefault="00DB0B75">
            <w:pPr>
              <w:keepNext/>
              <w:spacing w:line="220" w:lineRule="auto"/>
            </w:pPr>
            <w:r>
              <w:rPr>
                <w:sz w:val="18"/>
              </w:rPr>
              <w:t>Recorded + Closed /</w:t>
            </w:r>
            <w:r w:rsidR="00BE6A21">
              <w:rPr>
                <w:sz w:val="18"/>
              </w:rPr>
              <w:t xml:space="preserve"> </w:t>
            </w:r>
            <w:r>
              <w:rPr>
                <w:sz w:val="18"/>
              </w:rPr>
              <w:t>Seeds + Closed</w:t>
            </w:r>
          </w:p>
        </w:tc>
        <w:tc>
          <w:tcPr>
            <w:tcW w:w="425" w:type="dxa"/>
            <w:tcMar>
              <w:left w:w="20" w:type="dxa"/>
              <w:right w:w="20" w:type="dxa"/>
            </w:tcMar>
            <w:vAlign w:val="center"/>
          </w:tcPr>
          <w:p w14:paraId="2CA9433A" w14:textId="77777777" w:rsidR="00FF0CB1" w:rsidRDefault="00DB0B75">
            <w:pPr>
              <w:keepNext/>
              <w:spacing w:line="220" w:lineRule="auto"/>
              <w:jc w:val="center"/>
            </w:pPr>
            <w:r>
              <w:rPr>
                <w:sz w:val="18"/>
              </w:rPr>
              <w:t>75</w:t>
            </w:r>
          </w:p>
        </w:tc>
        <w:tc>
          <w:tcPr>
            <w:tcW w:w="851" w:type="dxa"/>
            <w:vAlign w:val="center"/>
          </w:tcPr>
          <w:p w14:paraId="7484D804" w14:textId="77777777" w:rsidR="00FF0CB1" w:rsidRDefault="00DB0B75">
            <w:pPr>
              <w:keepNext/>
              <w:spacing w:line="220" w:lineRule="auto"/>
              <w:jc w:val="center"/>
            </w:pPr>
            <w:r>
              <w:rPr>
                <w:sz w:val="18"/>
              </w:rPr>
              <w:t>−50 ± 15</w:t>
            </w:r>
          </w:p>
        </w:tc>
        <w:tc>
          <w:tcPr>
            <w:tcW w:w="787" w:type="dxa"/>
            <w:vAlign w:val="center"/>
          </w:tcPr>
          <w:p w14:paraId="27600A64" w14:textId="77777777" w:rsidR="00FF0CB1" w:rsidRDefault="00DB0B75">
            <w:pPr>
              <w:keepNext/>
              <w:spacing w:line="220" w:lineRule="auto"/>
              <w:jc w:val="center"/>
            </w:pPr>
            <w:r>
              <w:rPr>
                <w:sz w:val="18"/>
              </w:rPr>
              <w:t>−40 ± 11</w:t>
            </w:r>
          </w:p>
        </w:tc>
      </w:tr>
      <w:tr w:rsidR="00FF0CB1" w14:paraId="0CC4F87C" w14:textId="77777777" w:rsidTr="00BE6A21">
        <w:tc>
          <w:tcPr>
            <w:tcW w:w="2977" w:type="dxa"/>
            <w:vAlign w:val="center"/>
          </w:tcPr>
          <w:p w14:paraId="58FB1220" w14:textId="77777777" w:rsidR="00FF0CB1" w:rsidRDefault="00DB0B75">
            <w:pPr>
              <w:keepNext/>
              <w:spacing w:line="220" w:lineRule="auto"/>
            </w:pPr>
            <w:r>
              <w:rPr>
                <w:sz w:val="18"/>
              </w:rPr>
              <w:t>Seeds (no deployment) + Closed /</w:t>
            </w:r>
            <w:r>
              <w:rPr>
                <w:sz w:val="18"/>
              </w:rPr>
              <w:br/>
            </w:r>
            <w:r>
              <w:rPr>
                <w:sz w:val="18"/>
              </w:rPr>
              <w:t>Seeds + Closed</w:t>
            </w:r>
          </w:p>
        </w:tc>
        <w:tc>
          <w:tcPr>
            <w:tcW w:w="425" w:type="dxa"/>
            <w:tcMar>
              <w:left w:w="20" w:type="dxa"/>
              <w:right w:w="20" w:type="dxa"/>
            </w:tcMar>
            <w:vAlign w:val="center"/>
          </w:tcPr>
          <w:p w14:paraId="32F343FF" w14:textId="77777777" w:rsidR="00FF0CB1" w:rsidRDefault="00DB0B75">
            <w:pPr>
              <w:keepNext/>
              <w:spacing w:line="220" w:lineRule="auto"/>
              <w:jc w:val="center"/>
            </w:pPr>
            <w:r>
              <w:rPr>
                <w:sz w:val="18"/>
              </w:rPr>
              <w:t>150</w:t>
            </w:r>
          </w:p>
        </w:tc>
        <w:tc>
          <w:tcPr>
            <w:tcW w:w="851" w:type="dxa"/>
            <w:vAlign w:val="center"/>
          </w:tcPr>
          <w:p w14:paraId="39845678" w14:textId="77777777" w:rsidR="00FF0CB1" w:rsidRDefault="00DB0B75">
            <w:pPr>
              <w:keepNext/>
              <w:spacing w:line="220" w:lineRule="auto"/>
              <w:jc w:val="center"/>
            </w:pPr>
            <w:r>
              <w:rPr>
                <w:sz w:val="18"/>
              </w:rPr>
              <w:t>+40 ± 12</w:t>
            </w:r>
          </w:p>
        </w:tc>
        <w:tc>
          <w:tcPr>
            <w:tcW w:w="787" w:type="dxa"/>
            <w:vAlign w:val="center"/>
          </w:tcPr>
          <w:p w14:paraId="24F6025A" w14:textId="77777777" w:rsidR="00FF0CB1" w:rsidRDefault="00DB0B75">
            <w:pPr>
              <w:keepNext/>
              <w:spacing w:line="220" w:lineRule="auto"/>
              <w:jc w:val="center"/>
            </w:pPr>
            <w:r>
              <w:rPr>
                <w:sz w:val="18"/>
              </w:rPr>
              <w:t>+35 ± 9</w:t>
            </w:r>
          </w:p>
        </w:tc>
      </w:tr>
      <w:tr w:rsidR="00FF0CB1" w14:paraId="25D4FB05" w14:textId="77777777" w:rsidTr="00BE6A21">
        <w:tc>
          <w:tcPr>
            <w:tcW w:w="2977" w:type="dxa"/>
            <w:vAlign w:val="center"/>
          </w:tcPr>
          <w:p w14:paraId="7B7D72F4" w14:textId="77777777" w:rsidR="00FF0CB1" w:rsidRDefault="00DB0B75">
            <w:pPr>
              <w:keepNext/>
              <w:spacing w:line="220" w:lineRule="auto"/>
            </w:pPr>
            <w:r>
              <w:rPr>
                <w:sz w:val="18"/>
              </w:rPr>
              <w:t>Seeds (no deployment) + Open /</w:t>
            </w:r>
            <w:r>
              <w:rPr>
                <w:sz w:val="18"/>
              </w:rPr>
              <w:br/>
            </w:r>
            <w:r>
              <w:rPr>
                <w:sz w:val="18"/>
              </w:rPr>
              <w:t>Seeds + Closed</w:t>
            </w:r>
          </w:p>
        </w:tc>
        <w:tc>
          <w:tcPr>
            <w:tcW w:w="425" w:type="dxa"/>
            <w:tcMar>
              <w:left w:w="20" w:type="dxa"/>
              <w:right w:w="20" w:type="dxa"/>
            </w:tcMar>
            <w:vAlign w:val="center"/>
          </w:tcPr>
          <w:p w14:paraId="16AFE68A" w14:textId="77777777" w:rsidR="00FF0CB1" w:rsidRDefault="00DB0B75">
            <w:pPr>
              <w:keepNext/>
              <w:spacing w:line="220" w:lineRule="auto"/>
              <w:jc w:val="center"/>
            </w:pPr>
            <w:r>
              <w:rPr>
                <w:sz w:val="18"/>
              </w:rPr>
              <w:t>150</w:t>
            </w:r>
          </w:p>
        </w:tc>
        <w:tc>
          <w:tcPr>
            <w:tcW w:w="851" w:type="dxa"/>
            <w:vAlign w:val="center"/>
          </w:tcPr>
          <w:p w14:paraId="752C052F" w14:textId="77777777" w:rsidR="00FF0CB1" w:rsidRDefault="00DB0B75">
            <w:pPr>
              <w:keepNext/>
              <w:spacing w:line="220" w:lineRule="auto"/>
              <w:jc w:val="center"/>
            </w:pPr>
            <w:r>
              <w:rPr>
                <w:sz w:val="18"/>
              </w:rPr>
              <w:t>−42 ± 13</w:t>
            </w:r>
          </w:p>
        </w:tc>
        <w:tc>
          <w:tcPr>
            <w:tcW w:w="787" w:type="dxa"/>
            <w:vAlign w:val="center"/>
          </w:tcPr>
          <w:p w14:paraId="34CFE019" w14:textId="77777777" w:rsidR="00FF0CB1" w:rsidRDefault="00DB0B75">
            <w:pPr>
              <w:keepNext/>
              <w:spacing w:line="220" w:lineRule="auto"/>
              <w:jc w:val="center"/>
            </w:pPr>
            <w:r>
              <w:rPr>
                <w:sz w:val="18"/>
              </w:rPr>
              <w:t>−30 ± 9</w:t>
            </w:r>
          </w:p>
        </w:tc>
      </w:tr>
      <w:tr w:rsidR="00FF0CB1" w14:paraId="403172C3" w14:textId="77777777" w:rsidTr="00BE6A21">
        <w:tc>
          <w:tcPr>
            <w:tcW w:w="2977" w:type="dxa"/>
            <w:vAlign w:val="center"/>
          </w:tcPr>
          <w:p w14:paraId="76AEC3C8" w14:textId="77777777" w:rsidR="00FF0CB1" w:rsidRDefault="00DB0B75">
            <w:pPr>
              <w:keepNext/>
              <w:spacing w:line="220" w:lineRule="auto"/>
            </w:pPr>
            <w:r>
              <w:rPr>
                <w:sz w:val="18"/>
              </w:rPr>
              <w:t>S6–S8</w:t>
            </w:r>
            <w:r>
              <w:rPr>
                <w:sz w:val="18"/>
              </w:rPr>
              <w:br/>
            </w:r>
            <w:r>
              <w:rPr>
                <w:sz w:val="18"/>
              </w:rPr>
              <w:t>Recorded + Closed /</w:t>
            </w:r>
            <w:r w:rsidR="00BE6A21">
              <w:rPr>
                <w:sz w:val="18"/>
              </w:rPr>
              <w:t xml:space="preserve"> </w:t>
            </w:r>
            <w:r>
              <w:rPr>
                <w:sz w:val="18"/>
              </w:rPr>
              <w:t>Seeds + Closed</w:t>
            </w:r>
          </w:p>
        </w:tc>
        <w:tc>
          <w:tcPr>
            <w:tcW w:w="425" w:type="dxa"/>
            <w:tcMar>
              <w:left w:w="20" w:type="dxa"/>
              <w:right w:w="20" w:type="dxa"/>
            </w:tcMar>
            <w:vAlign w:val="center"/>
          </w:tcPr>
          <w:p w14:paraId="2999CF1C" w14:textId="77777777" w:rsidR="00FF0CB1" w:rsidRDefault="00DB0B75">
            <w:pPr>
              <w:keepNext/>
              <w:spacing w:line="220" w:lineRule="auto"/>
              <w:jc w:val="center"/>
            </w:pPr>
            <w:r>
              <w:rPr>
                <w:sz w:val="18"/>
              </w:rPr>
              <w:t>90</w:t>
            </w:r>
          </w:p>
        </w:tc>
        <w:tc>
          <w:tcPr>
            <w:tcW w:w="851" w:type="dxa"/>
            <w:vAlign w:val="center"/>
          </w:tcPr>
          <w:p w14:paraId="0CAB3DF7" w14:textId="77777777" w:rsidR="00FF0CB1" w:rsidRDefault="00DB0B75">
            <w:pPr>
              <w:keepNext/>
              <w:spacing w:line="220" w:lineRule="auto"/>
              <w:jc w:val="center"/>
            </w:pPr>
            <w:r>
              <w:rPr>
                <w:sz w:val="18"/>
              </w:rPr>
              <w:t>−43 ± 11</w:t>
            </w:r>
          </w:p>
        </w:tc>
        <w:tc>
          <w:tcPr>
            <w:tcW w:w="787" w:type="dxa"/>
            <w:vAlign w:val="center"/>
          </w:tcPr>
          <w:p w14:paraId="2074E993" w14:textId="77777777" w:rsidR="00FF0CB1" w:rsidRDefault="00DB0B75">
            <w:pPr>
              <w:keepNext/>
              <w:spacing w:line="220" w:lineRule="auto"/>
              <w:jc w:val="center"/>
            </w:pPr>
            <w:r>
              <w:rPr>
                <w:sz w:val="18"/>
              </w:rPr>
              <w:t>−34 ± 8</w:t>
            </w:r>
          </w:p>
        </w:tc>
      </w:tr>
      <w:tr w:rsidR="00FF0CB1" w14:paraId="1E12D0CE" w14:textId="77777777" w:rsidTr="00BE6A21">
        <w:tc>
          <w:tcPr>
            <w:tcW w:w="2977" w:type="dxa"/>
            <w:vAlign w:val="center"/>
          </w:tcPr>
          <w:p w14:paraId="440C6BD2" w14:textId="77777777" w:rsidR="00FF0CB1" w:rsidRDefault="00DB0B75">
            <w:pPr>
              <w:keepNext/>
              <w:spacing w:line="220" w:lineRule="auto"/>
            </w:pPr>
            <w:r>
              <w:rPr>
                <w:sz w:val="18"/>
              </w:rPr>
              <w:t>S6–S8</w:t>
            </w:r>
            <w:r>
              <w:rPr>
                <w:sz w:val="18"/>
              </w:rPr>
              <w:br/>
            </w:r>
            <w:r>
              <w:rPr>
                <w:sz w:val="18"/>
              </w:rPr>
              <w:t>Seeds + Open /</w:t>
            </w:r>
            <w:r w:rsidR="00BE6A21">
              <w:rPr>
                <w:sz w:val="18"/>
              </w:rPr>
              <w:t xml:space="preserve"> </w:t>
            </w:r>
            <w:r>
              <w:rPr>
                <w:sz w:val="18"/>
              </w:rPr>
              <w:t>Recorded + Closed</w:t>
            </w:r>
          </w:p>
        </w:tc>
        <w:tc>
          <w:tcPr>
            <w:tcW w:w="425" w:type="dxa"/>
            <w:tcMar>
              <w:left w:w="20" w:type="dxa"/>
              <w:right w:w="20" w:type="dxa"/>
            </w:tcMar>
            <w:vAlign w:val="center"/>
          </w:tcPr>
          <w:p w14:paraId="2B912DFC" w14:textId="77777777" w:rsidR="00FF0CB1" w:rsidRDefault="00DB0B75">
            <w:pPr>
              <w:keepNext/>
              <w:spacing w:line="220" w:lineRule="auto"/>
              <w:jc w:val="center"/>
            </w:pPr>
            <w:r>
              <w:rPr>
                <w:sz w:val="18"/>
              </w:rPr>
              <w:t>90</w:t>
            </w:r>
          </w:p>
        </w:tc>
        <w:tc>
          <w:tcPr>
            <w:tcW w:w="851" w:type="dxa"/>
            <w:vAlign w:val="center"/>
          </w:tcPr>
          <w:p w14:paraId="7B9DD617" w14:textId="77777777" w:rsidR="00FF0CB1" w:rsidRDefault="00DB0B75">
            <w:pPr>
              <w:keepNext/>
              <w:spacing w:line="220" w:lineRule="auto"/>
              <w:jc w:val="center"/>
            </w:pPr>
            <w:r>
              <w:rPr>
                <w:sz w:val="18"/>
              </w:rPr>
              <w:t>−1 ± 18</w:t>
            </w:r>
          </w:p>
        </w:tc>
        <w:tc>
          <w:tcPr>
            <w:tcW w:w="787" w:type="dxa"/>
            <w:vAlign w:val="center"/>
          </w:tcPr>
          <w:p w14:paraId="712B1D60" w14:textId="77777777" w:rsidR="00FF0CB1" w:rsidRDefault="00DB0B75">
            <w:pPr>
              <w:keepNext/>
              <w:spacing w:line="220" w:lineRule="auto"/>
              <w:jc w:val="center"/>
            </w:pPr>
            <w:r>
              <w:rPr>
                <w:sz w:val="18"/>
              </w:rPr>
              <w:t>−4 ± 11</w:t>
            </w:r>
          </w:p>
        </w:tc>
      </w:tr>
      <w:tr w:rsidR="00FF0CB1" w14:paraId="3910E8F2" w14:textId="77777777" w:rsidTr="00BE6A21">
        <w:tc>
          <w:tcPr>
            <w:tcW w:w="2977" w:type="dxa"/>
            <w:vAlign w:val="center"/>
          </w:tcPr>
          <w:p w14:paraId="52E13C16" w14:textId="77777777" w:rsidR="00FF0CB1" w:rsidRDefault="00DB0B75">
            <w:pPr>
              <w:keepNext/>
              <w:spacing w:line="220" w:lineRule="auto"/>
            </w:pPr>
            <w:r>
              <w:rPr>
                <w:sz w:val="18"/>
              </w:rPr>
              <w:t>S6–S8</w:t>
            </w:r>
            <w:r>
              <w:rPr>
                <w:sz w:val="18"/>
              </w:rPr>
              <w:br/>
            </w:r>
            <w:r>
              <w:rPr>
                <w:sz w:val="18"/>
              </w:rPr>
              <w:t>Recorded + Open /</w:t>
            </w:r>
            <w:r w:rsidR="00BE6A21">
              <w:rPr>
                <w:sz w:val="18"/>
              </w:rPr>
              <w:t xml:space="preserve"> </w:t>
            </w:r>
            <w:r>
              <w:rPr>
                <w:sz w:val="18"/>
              </w:rPr>
              <w:t>Recorded + Closed</w:t>
            </w:r>
          </w:p>
        </w:tc>
        <w:tc>
          <w:tcPr>
            <w:tcW w:w="425" w:type="dxa"/>
            <w:tcMar>
              <w:left w:w="20" w:type="dxa"/>
              <w:right w:w="20" w:type="dxa"/>
            </w:tcMar>
            <w:vAlign w:val="center"/>
          </w:tcPr>
          <w:p w14:paraId="25CAFC40" w14:textId="77777777" w:rsidR="00FF0CB1" w:rsidRDefault="00DB0B75">
            <w:pPr>
              <w:keepNext/>
              <w:spacing w:line="220" w:lineRule="auto"/>
              <w:jc w:val="center"/>
            </w:pPr>
            <w:r>
              <w:rPr>
                <w:sz w:val="18"/>
              </w:rPr>
              <w:t>90</w:t>
            </w:r>
          </w:p>
        </w:tc>
        <w:tc>
          <w:tcPr>
            <w:tcW w:w="851" w:type="dxa"/>
            <w:vAlign w:val="center"/>
          </w:tcPr>
          <w:p w14:paraId="773BD812" w14:textId="77777777" w:rsidR="00FF0CB1" w:rsidRDefault="00DB0B75">
            <w:pPr>
              <w:keepNext/>
              <w:spacing w:line="220" w:lineRule="auto"/>
              <w:jc w:val="center"/>
            </w:pPr>
            <w:r>
              <w:rPr>
                <w:sz w:val="18"/>
              </w:rPr>
              <w:t>−28 ± 10</w:t>
            </w:r>
          </w:p>
        </w:tc>
        <w:tc>
          <w:tcPr>
            <w:tcW w:w="787" w:type="dxa"/>
            <w:vAlign w:val="center"/>
          </w:tcPr>
          <w:p w14:paraId="4DDD2CEA" w14:textId="77777777" w:rsidR="00FF0CB1" w:rsidRDefault="00DB0B75">
            <w:pPr>
              <w:keepNext/>
              <w:spacing w:line="220" w:lineRule="auto"/>
              <w:jc w:val="center"/>
            </w:pPr>
            <w:r>
              <w:rPr>
                <w:sz w:val="18"/>
              </w:rPr>
              <w:t>−22 ± 6</w:t>
            </w:r>
          </w:p>
        </w:tc>
      </w:tr>
      <w:tr w:rsidR="00FF0CB1" w14:paraId="0736595C" w14:textId="77777777" w:rsidTr="00BE6A21">
        <w:tc>
          <w:tcPr>
            <w:tcW w:w="2977" w:type="dxa"/>
            <w:vAlign w:val="center"/>
          </w:tcPr>
          <w:p w14:paraId="58C560E2" w14:textId="77777777" w:rsidR="00FF0CB1" w:rsidRDefault="00DB0B75">
            <w:pPr>
              <w:keepNext/>
              <w:spacing w:line="220" w:lineRule="auto"/>
            </w:pPr>
            <w:r>
              <w:rPr>
                <w:sz w:val="18"/>
              </w:rPr>
              <w:t xml:space="preserve">S1</w:t>
            </w:r>
            <w:del w:id="91040" w:author="Claude" w:date="2026-10-29T12:31:36Z">
              <w:r>
                <w:rPr>
                  <w:sz w:val="18"/>
                </w:rPr>
                <w:delText xml:space="preserve">-</w:delText>
              </w:r>
            </w:del>
            <w:ins w:id="91041" w:author="Claude" w:date="2026-10-29T12:31:36Z">
              <w:r>
                <w:rPr>
                  <w:sz w:val="18"/>
                </w:rPr>
                <w:t xml:space="preserve">–</w:t>
              </w:r>
            </w:ins>
            <w:r>
              <w:rPr>
                <w:sz w:val="18"/>
              </w:rPr>
              <w:t xml:space="preserve">S5 control</w:t>
            </w:r>
            <w:r>
              <w:rPr>
                <w:sz w:val="18"/>
              </w:rPr>
              <w:br/>
            </w:r>
            <w:r>
              <w:rPr>
                <w:sz w:val="18"/>
              </w:rPr>
              <w:t>Recorded + Open /</w:t>
            </w:r>
            <w:r w:rsidR="00BE6A21">
              <w:rPr>
                <w:sz w:val="18"/>
              </w:rPr>
              <w:t xml:space="preserve"> </w:t>
            </w:r>
            <w:r>
              <w:rPr>
                <w:sz w:val="18"/>
              </w:rPr>
              <w:t>Recorded + Closed</w:t>
            </w:r>
          </w:p>
        </w:tc>
        <w:tc>
          <w:tcPr>
            <w:tcW w:w="425" w:type="dxa"/>
            <w:tcMar>
              <w:left w:w="20" w:type="dxa"/>
              <w:right w:w="20" w:type="dxa"/>
            </w:tcMar>
            <w:vAlign w:val="center"/>
          </w:tcPr>
          <w:p w14:paraId="27229731" w14:textId="77777777" w:rsidR="00FF0CB1" w:rsidRDefault="00DB0B75">
            <w:pPr>
              <w:keepNext/>
              <w:spacing w:line="220" w:lineRule="auto"/>
              <w:jc w:val="center"/>
            </w:pPr>
            <w:r>
              <w:rPr>
                <w:sz w:val="18"/>
              </w:rPr>
              <w:t>75</w:t>
            </w:r>
          </w:p>
        </w:tc>
        <w:tc>
          <w:tcPr>
            <w:tcW w:w="851" w:type="dxa"/>
            <w:vAlign w:val="center"/>
          </w:tcPr>
          <w:p w14:paraId="750F0B83" w14:textId="77777777" w:rsidR="00FF0CB1" w:rsidRDefault="00DB0B75">
            <w:pPr>
              <w:keepNext/>
              <w:spacing w:line="220" w:lineRule="auto"/>
              <w:jc w:val="center"/>
            </w:pPr>
            <w:r>
              <w:rPr>
                <w:sz w:val="18"/>
              </w:rPr>
              <w:t>−35 ± 21</w:t>
            </w:r>
          </w:p>
        </w:tc>
        <w:tc>
          <w:tcPr>
            <w:tcW w:w="787" w:type="dxa"/>
            <w:vAlign w:val="center"/>
          </w:tcPr>
          <w:p w14:paraId="5D39A330" w14:textId="77777777" w:rsidR="00FF0CB1" w:rsidRDefault="00DB0B75">
            <w:pPr>
              <w:keepNext/>
              <w:spacing w:line="220" w:lineRule="auto"/>
              <w:jc w:val="center"/>
            </w:pPr>
            <w:r>
              <w:rPr>
                <w:sz w:val="18"/>
              </w:rPr>
              <w:t>−22 ± 11</w:t>
            </w:r>
          </w:p>
        </w:tc>
      </w:tr>
      <w:tr w:rsidR="00FF0CB1" w14:paraId="118DF3EC" w14:textId="77777777" w:rsidTr="00BE6A21">
        <w:tc>
          <w:tcPr>
            <w:tcW w:w="2977" w:type="dxa"/>
            <w:vAlign w:val="center"/>
          </w:tcPr>
          <w:p w14:paraId="4B0EC7A2" w14:textId="77777777" w:rsidR="00FF0CB1" w:rsidRDefault="00DB0B75">
            <w:pPr>
              <w:spacing w:line="220" w:lineRule="auto"/>
            </w:pPr>
            <w:r>
              <w:rPr>
                <w:sz w:val="18"/>
              </w:rPr>
              <w:t>S6–S8</w:t>
            </w:r>
            <w:r>
              <w:rPr>
                <w:sz w:val="18"/>
              </w:rPr>
              <w:br/>
            </w:r>
            <w:r>
              <w:rPr>
                <w:sz w:val="18"/>
              </w:rPr>
              <w:t>Recorded + Open /</w:t>
            </w:r>
            <w:r w:rsidR="00BE6A21">
              <w:rPr>
                <w:sz w:val="18"/>
              </w:rPr>
              <w:t xml:space="preserve"> </w:t>
            </w:r>
            <w:r>
              <w:rPr>
                <w:sz w:val="18"/>
              </w:rPr>
              <w:t>Seeds + Open</w:t>
            </w:r>
          </w:p>
        </w:tc>
        <w:tc>
          <w:tcPr>
            <w:tcW w:w="425" w:type="dxa"/>
            <w:tcMar>
              <w:left w:w="20" w:type="dxa"/>
              <w:right w:w="20" w:type="dxa"/>
            </w:tcMar>
            <w:vAlign w:val="center"/>
          </w:tcPr>
          <w:p w14:paraId="110D67F3" w14:textId="77777777" w:rsidR="00FF0CB1" w:rsidRDefault="00DB0B75">
            <w:pPr>
              <w:spacing w:line="220" w:lineRule="auto"/>
              <w:jc w:val="center"/>
            </w:pPr>
            <w:r>
              <w:rPr>
                <w:sz w:val="18"/>
              </w:rPr>
              <w:t>90</w:t>
            </w:r>
          </w:p>
        </w:tc>
        <w:tc>
          <w:tcPr>
            <w:tcW w:w="851" w:type="dxa"/>
            <w:vAlign w:val="center"/>
          </w:tcPr>
          <w:p w14:paraId="4A597D70" w14:textId="77777777" w:rsidR="00FF0CB1" w:rsidRDefault="00DB0B75">
            <w:pPr>
              <w:spacing w:line="220" w:lineRule="auto"/>
              <w:jc w:val="center"/>
            </w:pPr>
            <w:r>
              <w:rPr>
                <w:sz w:val="18"/>
              </w:rPr>
              <w:t>−27 ± 16</w:t>
            </w:r>
          </w:p>
        </w:tc>
        <w:tc>
          <w:tcPr>
            <w:tcW w:w="787" w:type="dxa"/>
            <w:vAlign w:val="center"/>
          </w:tcPr>
          <w:p w14:paraId="662E1950" w14:textId="77777777" w:rsidR="00FF0CB1" w:rsidRDefault="00DB0B75">
            <w:pPr>
              <w:spacing w:line="220" w:lineRule="auto"/>
              <w:jc w:val="center"/>
            </w:pPr>
            <w:r>
              <w:rPr>
                <w:sz w:val="18"/>
              </w:rPr>
              <w:t>−18 ± 11</w:t>
            </w:r>
          </w:p>
        </w:tc>
      </w:tr>
    </w:tbl>
    <w:p w14:paraId="0DD360C1" w14:textId="77777777" w:rsidR="00FF0CB1" w:rsidRDefault="00DB0B75" w:rsidP="00F71466">
      <w:pPr>
        <w:pStyle w:val="Heading2"/>
      </w:pPr>
      <w:bookmarkStart w:id="73" w:name="_RefSec_V_E"/>
      <w:r>
        <w:t>E. Timeliness and Scalability</w:t>
      </w:r>
      <w:bookmarkEnd w:id="73"/>
    </w:p>
    <w:p w14:paraId="0133928D" w14:textId="77777777" w:rsidR="00FF0CB1" w:rsidRDefault="00DB0B75">
      <w:pPr>
        <w:pStyle w:val="Text"/>
        <w:spacing w:line="240" w:lineRule="auto"/>
        <w:rPr>
          <w:noProof/>
        </w:rPr>
      </w:pPr>
      <w:r>
        <w:t xml:space="preserve">Decision computation takes a median 173 ms, a 526 ms ninetieth percentile and a 942 ms maximum in the isolated harness. The first offensive order is issued two simulated minutes after ignition. Actual LLM-call cycles, including pre-selection, have a 16 s ninetieth percentile and 55 s maximum, below the 12 min decision interval. </w:t>
      </w:r>
      <w:r>
        <w:fldChar w:fldCharType="begin"/>
      </w:r>
      <w:r>
        <w:instrText>REF _RefFig9 \h</w:instrText>
      </w:r>
      <w:r>
        <w:fldChar w:fldCharType="separate"/>
      </w:r>
      <w:r w:rsidR="002221CD">
        <w:rPr>
          <w:sz w:val="18"/>
        </w:rPr>
        <w:t xml:space="preserve">Fig. </w:t>
      </w:r>
      <w:r w:rsidR="002221CD">
        <w:rPr>
          <w:noProof/>
          <w:sz w:val="18"/>
        </w:rPr>
        <w:t>7</w:t>
      </w:r>
      <w:r>
        <w:fldChar w:fldCharType="end"/>
      </w:r>
      <w:r>
        <w:t xml:space="preserve"> separates the scaling axes. Increasing agents from one to sixteen multiplies decision time by 1.2, whereas quadrupling the grid multiplies it by 2.9. Grid size therefore dominates computational growth. Agent partitioning changes burned area by less than 3% in the tested comparisons, with no clear paired difference; the coordinator bounds regional allocations against the shared pool.</w:t>
      </w:r>
    </w:p>
    <w:bookmarkStart w:id="74" w:name="_RefSec_VI"/>
    <w:p w14:paraId="3289D4CF" w14:textId="77777777" w:rsidR="00926552" w:rsidRDefault="00926552" w:rsidP="00926552">
      <w:pPr>
        <w:pStyle w:val="Heading1"/>
      </w:pPr>
      <w:r w:rsidR="002221CD">
        <w:rPr>
          <w:noProof/>
        </w:rPr>
        <w:t>VI</w:t>
      </w:r>
      <w:bookmarkEnd w:id="74"/>
      <w:r>
        <w:t>. Discussion and Conclusion</w:t>
      </w:r>
    </w:p>
    <w:p w14:paraId="6CB5DBC5" w14:textId="43407F31" w:rsidR="00FF0CB1" w:rsidRDefault="00DB0B75">
      <w:pPr>
        <w:pStyle w:val="Text"/>
        <w:spacing w:line="240" w:lineRule="auto"/>
      </w:pPr>
      <w:r>
        <w:t xml:space="preserve">VODA extends the decision space of a wildfire DSS through verified composition of executable physical effects. On 150 paired worlds, it reduces burned area by 61%, </w:t>
      </w:r>
      <w:del w:id="91009" w:author="Claude" w:date="2026-10-29T12:31:36Z">
        <w:r>
          <w:delText xml:space="preserve">initial population in burned cells</w:delText>
        </w:r>
      </w:del>
      <w:ins w:id="91010" w:author="Claude" w:date="2026-10-29T12:31:36Z">
        <w:r>
          <w:t xml:space="preserve">affected population</w:t>
        </w:r>
      </w:ins>
      <w:r>
        <w:t xml:space="preserve"> by 80% and priced response by 46%, while increasing extinguished incidents from 52% to 91%. Random forecast-guided search reaches three quarters of the area gain. The full-system difference reflects proposer and search-policy effects jointly. Increasing hand-written doctrine to 40 rules closes part of the gap; recorded interventions transfer most of the gain to unseen worlds. The resulting contribution is a decision architecture that discovers, checks and reuses interventions over a fixed executable basis.</w:t>
      </w:r>
    </w:p>
    <w:p w14:paraId="17BD005B" w14:textId="242D932F" w:rsidR="00FF0CB1" w:rsidRDefault="00DB0B75">
      <w:pPr>
        <w:pStyle w:val="Text"/>
        <w:spacing w:line="240" w:lineRule="auto"/>
      </w:pPr>
      <w:r>
        <w:t xml:space="preserve">The gain persists under the tested model errors and operating limits, including ineffective coating and faster-than-planned wind. Independent gate futures also retain an </w:t>
      </w:r>
      <w:r>
        <w:t>advantage, reducing dependence on the futures used for pre-selection. Admission nevertheless remains conditional on the hazard model. The no-harm property concerns forecast physical cost over the guard horizon; it does not guarantee improvement on every realized trajectory. The blind hindcast assesses spatial agreement for free spread and does not validate the modeled intervention effects. Degraded-observation results concern inference and targeting, while planning retains the core snapshot.</w:t>
      </w:r>
    </w:p>
    <w:p w14:paraId="48C34E97" w14:textId="77777777" w:rsidR="00FF0CB1" w:rsidRDefault="00DB0B75">
      <w:pPr>
        <w:pStyle w:val="Text"/>
        <w:spacing w:line="240" w:lineRule="auto"/>
      </w:pPr>
      <w:r>
        <w:t>Recorded doctrine and continued generation provide complementary benefits. With the same recorded tactics available, keeping the open layer active reduces burned area by a further 28 ± 10% on S6–S8. The benefit also appears in the S1–S5 control set, so it cannot be attributed solely to unfamiliar conditions. Transfer supplies a useful initial doctrine while generation retains value within the incident. These tests freeze tactics before transfer and do not establish continuous learning across incidents.</w:t>
      </w:r>
    </w:p>
    <w:p w14:paraId="07AAE527" w14:textId="77777777" w:rsidR="00FF0CB1" w:rsidRDefault="00DB0B75">
      <w:pPr>
        <w:pStyle w:val="Text"/>
        <w:spacing w:line="240" w:lineRule="auto"/>
      </w:pPr>
      <w:r>
        <w:t>Logical regional partitioning adds little decision overhead within the shared resource pool. Decision computation stays below one second in the isolated harness; measured full cycles, including model calls, stay below the decision interval. These measurements concern a single process on the reported workstation. Future work will evaluate generated interventions with fire officers, calibrate effect operators against observed operations and test another hazard through its model and intervention vocabulary.</w:t>
      </w:r>
    </w:p>
    <w:sdt>
      <w:sdtPr>
        <w:rPr>
          <w:smallCaps w:val="0"/>
          <w:kern w:val="0"/>
        </w:rPr>
        <w:id w:val="369651183"/>
        <w:docPartObj>
          <w:docPartGallery w:val="Bibliographies"/>
          <w:docPartUnique/>
        </w:docPartObj>
      </w:sdtPr>
      <w:sdtEndPr/>
      <w:sdtContent>
        <w:p w14:paraId="4225CB08" w14:textId="77777777" w:rsidR="009823E2" w:rsidRDefault="009823E2">
          <w:pPr>
            <w:pStyle w:val="Heading1"/>
          </w:pPr>
          <w:r>
            <w:t>References</w:t>
          </w:r>
        </w:p>
        <w:sdt>
          <w:sdtPr>
            <w:id w:val="-573587230"/>
            <w:bibliography/>
          </w:sdtPr>
          <w:sdtEndPr/>
          <w:sdtContent>
            <w:p w14:paraId="3EEABEC8" w14:textId="77777777" w:rsidR="002221CD"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2221CD" w14:paraId="27CB3B41" w14:textId="77777777">
                <w:trPr>
                  <w:divId w:val="2025355522"/>
                  <w:tblCellSpacing w:w="15" w:type="dxa"/>
                </w:trPr>
                <w:tc>
                  <w:tcPr>
                    <w:tcW w:w="50" w:type="pct"/>
                    <w:hideMark/>
                  </w:tcPr>
                  <w:p w14:paraId="4EA5E66E" w14:textId="77777777" w:rsidR="002221CD" w:rsidRDefault="002221CD">
                    <w:pPr>
                      <w:pStyle w:val="Bibliography"/>
                      <w:rPr>
                        <w:noProof/>
                        <w:sz w:val="24"/>
                        <w:szCs w:val="24"/>
                      </w:rPr>
                    </w:pPr>
                    <w:r>
                      <w:rPr>
                        <w:noProof/>
                      </w:rPr>
                      <w:t xml:space="preserve">[1] </w:t>
                    </w:r>
                  </w:p>
                </w:tc>
                <w:tc>
                  <w:tcPr>
                    <w:tcW w:w="0" w:type="auto"/>
                    <w:hideMark/>
                  </w:tcPr>
                  <w:p w14:paraId="4D85F9C1" w14:textId="77777777" w:rsidR="002221CD" w:rsidRDefault="002221CD">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2221CD" w14:paraId="7781432C" w14:textId="77777777">
                <w:trPr>
                  <w:divId w:val="2025355522"/>
                  <w:tblCellSpacing w:w="15" w:type="dxa"/>
                </w:trPr>
                <w:tc>
                  <w:tcPr>
                    <w:tcW w:w="50" w:type="pct"/>
                    <w:hideMark/>
                  </w:tcPr>
                  <w:p w14:paraId="3AACF3CC" w14:textId="77777777" w:rsidR="002221CD" w:rsidRDefault="002221CD">
                    <w:pPr>
                      <w:pStyle w:val="Bibliography"/>
                      <w:rPr>
                        <w:noProof/>
                      </w:rPr>
                    </w:pPr>
                    <w:r>
                      <w:rPr>
                        <w:noProof/>
                      </w:rPr>
                      <w:t xml:space="preserve">[2] </w:t>
                    </w:r>
                  </w:p>
                </w:tc>
                <w:tc>
                  <w:tcPr>
                    <w:tcW w:w="0" w:type="auto"/>
                    <w:hideMark/>
                  </w:tcPr>
                  <w:p w14:paraId="1811A204" w14:textId="77777777" w:rsidR="002221CD" w:rsidRDefault="002221CD">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2221CD" w14:paraId="2BABEA90" w14:textId="77777777">
                <w:trPr>
                  <w:divId w:val="2025355522"/>
                  <w:tblCellSpacing w:w="15" w:type="dxa"/>
                </w:trPr>
                <w:tc>
                  <w:tcPr>
                    <w:tcW w:w="50" w:type="pct"/>
                    <w:hideMark/>
                  </w:tcPr>
                  <w:p w14:paraId="34FAF961" w14:textId="77777777" w:rsidR="002221CD" w:rsidRDefault="002221CD">
                    <w:pPr>
                      <w:pStyle w:val="Bibliography"/>
                      <w:rPr>
                        <w:noProof/>
                      </w:rPr>
                    </w:pPr>
                    <w:r>
                      <w:rPr>
                        <w:noProof/>
                      </w:rPr>
                      <w:t xml:space="preserve">[3] </w:t>
                    </w:r>
                  </w:p>
                </w:tc>
                <w:tc>
                  <w:tcPr>
                    <w:tcW w:w="0" w:type="auto"/>
                    <w:hideMark/>
                  </w:tcPr>
                  <w:p w14:paraId="1B3DC499" w14:textId="77777777" w:rsidR="002221CD" w:rsidRDefault="002221CD">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no. 8, pp. 1895-1909, 2011. </w:t>
                    </w:r>
                  </w:p>
                </w:tc>
              </w:tr>
              <w:tr w:rsidR="002221CD" w14:paraId="70E70716" w14:textId="77777777">
                <w:trPr>
                  <w:divId w:val="2025355522"/>
                  <w:tblCellSpacing w:w="15" w:type="dxa"/>
                </w:trPr>
                <w:tc>
                  <w:tcPr>
                    <w:tcW w:w="50" w:type="pct"/>
                    <w:hideMark/>
                  </w:tcPr>
                  <w:p w14:paraId="7D526D00" w14:textId="77777777" w:rsidR="002221CD" w:rsidRDefault="002221CD">
                    <w:pPr>
                      <w:pStyle w:val="Bibliography"/>
                      <w:rPr>
                        <w:noProof/>
                      </w:rPr>
                    </w:pPr>
                    <w:r>
                      <w:rPr>
                        <w:noProof/>
                      </w:rPr>
                      <w:t xml:space="preserve">[4] </w:t>
                    </w:r>
                  </w:p>
                </w:tc>
                <w:tc>
                  <w:tcPr>
                    <w:tcW w:w="0" w:type="auto"/>
                    <w:hideMark/>
                  </w:tcPr>
                  <w:p w14:paraId="5E2C9F45" w14:textId="77777777" w:rsidR="002221CD" w:rsidRDefault="002221CD">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2221CD" w14:paraId="2DCB32C8" w14:textId="77777777">
                <w:trPr>
                  <w:divId w:val="2025355522"/>
                  <w:tblCellSpacing w:w="15" w:type="dxa"/>
                </w:trPr>
                <w:tc>
                  <w:tcPr>
                    <w:tcW w:w="50" w:type="pct"/>
                    <w:hideMark/>
                  </w:tcPr>
                  <w:p w14:paraId="6A07BBD8" w14:textId="77777777" w:rsidR="002221CD" w:rsidRDefault="002221CD">
                    <w:pPr>
                      <w:pStyle w:val="Bibliography"/>
                      <w:rPr>
                        <w:noProof/>
                      </w:rPr>
                    </w:pPr>
                    <w:r>
                      <w:rPr>
                        <w:noProof/>
                      </w:rPr>
                      <w:t xml:space="preserve">[5] </w:t>
                    </w:r>
                  </w:p>
                </w:tc>
                <w:tc>
                  <w:tcPr>
                    <w:tcW w:w="0" w:type="auto"/>
                    <w:hideMark/>
                  </w:tcPr>
                  <w:p w14:paraId="45BE3A31" w14:textId="77777777" w:rsidR="002221CD" w:rsidRDefault="002221CD">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2221CD" w14:paraId="1217302F" w14:textId="77777777">
                <w:trPr>
                  <w:divId w:val="2025355522"/>
                  <w:tblCellSpacing w:w="15" w:type="dxa"/>
                </w:trPr>
                <w:tc>
                  <w:tcPr>
                    <w:tcW w:w="50" w:type="pct"/>
                    <w:hideMark/>
                  </w:tcPr>
                  <w:p w14:paraId="6767F959" w14:textId="77777777" w:rsidR="002221CD" w:rsidRDefault="002221CD">
                    <w:pPr>
                      <w:pStyle w:val="Bibliography"/>
                      <w:rPr>
                        <w:noProof/>
                      </w:rPr>
                    </w:pPr>
                    <w:r>
                      <w:rPr>
                        <w:noProof/>
                      </w:rPr>
                      <w:t xml:space="preserve">[6] </w:t>
                    </w:r>
                  </w:p>
                </w:tc>
                <w:tc>
                  <w:tcPr>
                    <w:tcW w:w="0" w:type="auto"/>
                    <w:hideMark/>
                  </w:tcPr>
                  <w:p w14:paraId="1AD5AB3E" w14:textId="77777777" w:rsidR="002221CD" w:rsidRDefault="002221CD">
                    <w:pPr>
                      <w:pStyle w:val="Bibliography"/>
                      <w:rPr>
                        <w:noProof/>
                      </w:rPr>
                    </w:pPr>
                    <w:r>
                      <w:rPr>
                        <w:noProof/>
                      </w:rPr>
                      <w:t>R. C. Rothermel, "A mathematical model for predicting fire spread in wildland fuels," Res. Pap. INT-115, 1972.</w:t>
                    </w:r>
                  </w:p>
                </w:tc>
              </w:tr>
              <w:tr w:rsidR="002221CD" w14:paraId="72990081" w14:textId="77777777">
                <w:trPr>
                  <w:divId w:val="2025355522"/>
                  <w:tblCellSpacing w:w="15" w:type="dxa"/>
                </w:trPr>
                <w:tc>
                  <w:tcPr>
                    <w:tcW w:w="50" w:type="pct"/>
                    <w:hideMark/>
                  </w:tcPr>
                  <w:p w14:paraId="1EA03991" w14:textId="77777777" w:rsidR="002221CD" w:rsidRDefault="002221CD">
                    <w:pPr>
                      <w:pStyle w:val="Bibliography"/>
                      <w:rPr>
                        <w:noProof/>
                      </w:rPr>
                    </w:pPr>
                    <w:r>
                      <w:rPr>
                        <w:noProof/>
                      </w:rPr>
                      <w:t xml:space="preserve">[7] </w:t>
                    </w:r>
                  </w:p>
                </w:tc>
                <w:tc>
                  <w:tcPr>
                    <w:tcW w:w="0" w:type="auto"/>
                    <w:hideMark/>
                  </w:tcPr>
                  <w:p w14:paraId="03CD35E3" w14:textId="77777777" w:rsidR="002221CD" w:rsidRDefault="002221CD">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2221CD" w14:paraId="5D67E4BB" w14:textId="77777777">
                <w:trPr>
                  <w:divId w:val="2025355522"/>
                  <w:tblCellSpacing w:w="15" w:type="dxa"/>
                </w:trPr>
                <w:tc>
                  <w:tcPr>
                    <w:tcW w:w="50" w:type="pct"/>
                    <w:hideMark/>
                  </w:tcPr>
                  <w:p w14:paraId="72B55A28" w14:textId="77777777" w:rsidR="002221CD" w:rsidRDefault="002221CD">
                    <w:pPr>
                      <w:pStyle w:val="Bibliography"/>
                      <w:rPr>
                        <w:noProof/>
                      </w:rPr>
                    </w:pPr>
                    <w:r>
                      <w:rPr>
                        <w:noProof/>
                      </w:rPr>
                      <w:t xml:space="preserve">[8] </w:t>
                    </w:r>
                  </w:p>
                </w:tc>
                <w:tc>
                  <w:tcPr>
                    <w:tcW w:w="0" w:type="auto"/>
                    <w:hideMark/>
                  </w:tcPr>
                  <w:p w14:paraId="3250B621" w14:textId="77777777" w:rsidR="002221CD" w:rsidRDefault="002221CD">
                    <w:pPr>
                      <w:pStyle w:val="Bibliography"/>
                      <w:rPr>
                        <w:noProof/>
                      </w:rPr>
                    </w:pPr>
                    <w:r>
                      <w:rPr>
                        <w:noProof/>
                      </w:rPr>
                      <w:t xml:space="preserve">C. Pais, J. Carrasco, P. E. Moudio and Z.-J. M. Shen, "Downstream protection value: Detecting critical zones for effective fuel-treatment under wildfire risk," </w:t>
                    </w:r>
                    <w:r>
                      <w:rPr>
                        <w:i/>
                        <w:iCs/>
                        <w:noProof/>
                      </w:rPr>
                      <w:t xml:space="preserve">Comput. Oper. Res., </w:t>
                    </w:r>
                    <w:r>
                      <w:rPr>
                        <w:noProof/>
                      </w:rPr>
                      <w:t xml:space="preserve">vol. 131, p. 105252, 2021. </w:t>
                    </w:r>
                  </w:p>
                </w:tc>
              </w:tr>
              <w:tr w:rsidR="002221CD" w14:paraId="21591F08" w14:textId="77777777">
                <w:trPr>
                  <w:divId w:val="2025355522"/>
                  <w:tblCellSpacing w:w="15" w:type="dxa"/>
                </w:trPr>
                <w:tc>
                  <w:tcPr>
                    <w:tcW w:w="50" w:type="pct"/>
                    <w:hideMark/>
                  </w:tcPr>
                  <w:p w14:paraId="75BEC47B" w14:textId="77777777" w:rsidR="002221CD" w:rsidRDefault="002221CD">
                    <w:pPr>
                      <w:pStyle w:val="Bibliography"/>
                      <w:rPr>
                        <w:noProof/>
                      </w:rPr>
                    </w:pPr>
                    <w:r>
                      <w:rPr>
                        <w:noProof/>
                      </w:rPr>
                      <w:t xml:space="preserve">[9] </w:t>
                    </w:r>
                  </w:p>
                </w:tc>
                <w:tc>
                  <w:tcPr>
                    <w:tcW w:w="0" w:type="auto"/>
                    <w:hideMark/>
                  </w:tcPr>
                  <w:p w14:paraId="328487C3" w14:textId="77777777" w:rsidR="002221CD" w:rsidRDefault="002221CD">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2221CD" w14:paraId="75E263B8" w14:textId="77777777">
                <w:trPr>
                  <w:divId w:val="2025355522"/>
                  <w:tblCellSpacing w:w="15" w:type="dxa"/>
                </w:trPr>
                <w:tc>
                  <w:tcPr>
                    <w:tcW w:w="50" w:type="pct"/>
                    <w:hideMark/>
                  </w:tcPr>
                  <w:p w14:paraId="73082B8D" w14:textId="77777777" w:rsidR="002221CD" w:rsidRDefault="002221CD">
                    <w:pPr>
                      <w:pStyle w:val="Bibliography"/>
                      <w:rPr>
                        <w:noProof/>
                      </w:rPr>
                    </w:pPr>
                    <w:r>
                      <w:rPr>
                        <w:noProof/>
                      </w:rPr>
                      <w:t xml:space="preserve">[10] </w:t>
                    </w:r>
                  </w:p>
                </w:tc>
                <w:tc>
                  <w:tcPr>
                    <w:tcW w:w="0" w:type="auto"/>
                    <w:hideMark/>
                  </w:tcPr>
                  <w:p w14:paraId="1B7BC287" w14:textId="77777777" w:rsidR="002221CD" w:rsidRDefault="002221CD">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2221CD" w14:paraId="13D1E0F7" w14:textId="77777777">
                <w:trPr>
                  <w:divId w:val="2025355522"/>
                  <w:tblCellSpacing w:w="15" w:type="dxa"/>
                </w:trPr>
                <w:tc>
                  <w:tcPr>
                    <w:tcW w:w="50" w:type="pct"/>
                    <w:hideMark/>
                  </w:tcPr>
                  <w:p w14:paraId="09189045" w14:textId="77777777" w:rsidR="002221CD" w:rsidRDefault="002221CD">
                    <w:pPr>
                      <w:pStyle w:val="Bibliography"/>
                      <w:rPr>
                        <w:noProof/>
                      </w:rPr>
                    </w:pPr>
                    <w:r>
                      <w:rPr>
                        <w:noProof/>
                      </w:rPr>
                      <w:t xml:space="preserve">[11] </w:t>
                    </w:r>
                  </w:p>
                </w:tc>
                <w:tc>
                  <w:tcPr>
                    <w:tcW w:w="0" w:type="auto"/>
                    <w:hideMark/>
                  </w:tcPr>
                  <w:p w14:paraId="0E635573" w14:textId="77777777" w:rsidR="002221CD" w:rsidRDefault="002221CD">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2221CD" w14:paraId="3505F216" w14:textId="77777777">
                <w:trPr>
                  <w:divId w:val="2025355522"/>
                  <w:tblCellSpacing w:w="15" w:type="dxa"/>
                </w:trPr>
                <w:tc>
                  <w:tcPr>
                    <w:tcW w:w="50" w:type="pct"/>
                    <w:hideMark/>
                  </w:tcPr>
                  <w:p w14:paraId="75B02271" w14:textId="77777777" w:rsidR="002221CD" w:rsidRDefault="002221CD">
                    <w:pPr>
                      <w:pStyle w:val="Bibliography"/>
                      <w:rPr>
                        <w:noProof/>
                      </w:rPr>
                    </w:pPr>
                    <w:r>
                      <w:rPr>
                        <w:noProof/>
                      </w:rPr>
                      <w:t xml:space="preserve">[12] </w:t>
                    </w:r>
                  </w:p>
                </w:tc>
                <w:tc>
                  <w:tcPr>
                    <w:tcW w:w="0" w:type="auto"/>
                    <w:hideMark/>
                  </w:tcPr>
                  <w:p w14:paraId="01264A88" w14:textId="77777777" w:rsidR="002221CD" w:rsidRDefault="002221CD">
                    <w:pPr>
                      <w:pStyle w:val="Bibliography"/>
                      <w:rPr>
                        <w:noProof/>
                      </w:rPr>
                    </w:pPr>
                    <w:r>
                      <w:rPr>
                        <w:noProof/>
                      </w:rPr>
                      <w:t xml:space="preserve">C. Rapp, K. L. Courtney, S. T. Franz, M. M. Colavito, T. Aldworth and A. S. Cheng, "Wildfire decision support tools: barriers, </w:t>
                    </w:r>
                    <w:r>
                      <w:rPr>
                        <w:noProof/>
                      </w:rPr>
                      <w:lastRenderedPageBreak/>
                      <w:t xml:space="preserve">facilitators, and future directions for effectiveness," </w:t>
                    </w:r>
                    <w:r>
                      <w:rPr>
                        <w:i/>
                        <w:iCs/>
                        <w:noProof/>
                      </w:rPr>
                      <w:t xml:space="preserve">Fire Ecol., </w:t>
                    </w:r>
                    <w:r>
                      <w:rPr>
                        <w:noProof/>
                      </w:rPr>
                      <w:t xml:space="preserve">vol. 22, p. 71, 2026. </w:t>
                    </w:r>
                  </w:p>
                </w:tc>
              </w:tr>
              <w:tr w:rsidR="002221CD" w14:paraId="4B16CD39" w14:textId="77777777">
                <w:trPr>
                  <w:divId w:val="2025355522"/>
                  <w:tblCellSpacing w:w="15" w:type="dxa"/>
                </w:trPr>
                <w:tc>
                  <w:tcPr>
                    <w:tcW w:w="50" w:type="pct"/>
                    <w:hideMark/>
                  </w:tcPr>
                  <w:p w14:paraId="4025160D" w14:textId="77777777" w:rsidR="002221CD" w:rsidRDefault="002221CD">
                    <w:pPr>
                      <w:pStyle w:val="Bibliography"/>
                      <w:rPr>
                        <w:noProof/>
                      </w:rPr>
                    </w:pPr>
                    <w:r>
                      <w:rPr>
                        <w:noProof/>
                      </w:rPr>
                      <w:lastRenderedPageBreak/>
                      <w:t xml:space="preserve">[13] </w:t>
                    </w:r>
                  </w:p>
                </w:tc>
                <w:tc>
                  <w:tcPr>
                    <w:tcW w:w="0" w:type="auto"/>
                    <w:hideMark/>
                  </w:tcPr>
                  <w:p w14:paraId="69CBD0D1" w14:textId="77777777" w:rsidR="002221CD" w:rsidRDefault="002221CD">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2221CD" w14:paraId="035105AD" w14:textId="77777777">
                <w:trPr>
                  <w:divId w:val="2025355522"/>
                  <w:tblCellSpacing w:w="15" w:type="dxa"/>
                </w:trPr>
                <w:tc>
                  <w:tcPr>
                    <w:tcW w:w="50" w:type="pct"/>
                    <w:hideMark/>
                  </w:tcPr>
                  <w:p w14:paraId="44CBE1BE" w14:textId="77777777" w:rsidR="002221CD" w:rsidRDefault="002221CD">
                    <w:pPr>
                      <w:pStyle w:val="Bibliography"/>
                      <w:rPr>
                        <w:noProof/>
                      </w:rPr>
                    </w:pPr>
                    <w:r>
                      <w:rPr>
                        <w:noProof/>
                      </w:rPr>
                      <w:t xml:space="preserve">[14] </w:t>
                    </w:r>
                  </w:p>
                </w:tc>
                <w:tc>
                  <w:tcPr>
                    <w:tcW w:w="0" w:type="auto"/>
                    <w:hideMark/>
                  </w:tcPr>
                  <w:p w14:paraId="5CA00E4A" w14:textId="77777777" w:rsidR="002221CD" w:rsidRDefault="002221CD">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no. 4, pp. 377-387, 1982. </w:t>
                    </w:r>
                  </w:p>
                </w:tc>
              </w:tr>
              <w:tr w:rsidR="002221CD" w14:paraId="3C519961" w14:textId="77777777">
                <w:trPr>
                  <w:divId w:val="2025355522"/>
                  <w:tblCellSpacing w:w="15" w:type="dxa"/>
                </w:trPr>
                <w:tc>
                  <w:tcPr>
                    <w:tcW w:w="50" w:type="pct"/>
                    <w:hideMark/>
                  </w:tcPr>
                  <w:p w14:paraId="56537AB0" w14:textId="77777777" w:rsidR="002221CD" w:rsidRDefault="002221CD">
                    <w:pPr>
                      <w:pStyle w:val="Bibliography"/>
                      <w:rPr>
                        <w:noProof/>
                      </w:rPr>
                    </w:pPr>
                    <w:r>
                      <w:rPr>
                        <w:noProof/>
                      </w:rPr>
                      <w:t xml:space="preserve">[15] </w:t>
                    </w:r>
                  </w:p>
                </w:tc>
                <w:tc>
                  <w:tcPr>
                    <w:tcW w:w="0" w:type="auto"/>
                    <w:hideMark/>
                  </w:tcPr>
                  <w:p w14:paraId="5B969EA9" w14:textId="77777777" w:rsidR="002221CD" w:rsidRDefault="002221CD">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2221CD" w14:paraId="77B1AC65" w14:textId="77777777">
                <w:trPr>
                  <w:divId w:val="2025355522"/>
                  <w:tblCellSpacing w:w="15" w:type="dxa"/>
                </w:trPr>
                <w:tc>
                  <w:tcPr>
                    <w:tcW w:w="50" w:type="pct"/>
                    <w:hideMark/>
                  </w:tcPr>
                  <w:p w14:paraId="2175EBDE" w14:textId="77777777" w:rsidR="002221CD" w:rsidRDefault="002221CD">
                    <w:pPr>
                      <w:pStyle w:val="Bibliography"/>
                      <w:rPr>
                        <w:noProof/>
                      </w:rPr>
                    </w:pPr>
                    <w:r>
                      <w:rPr>
                        <w:noProof/>
                      </w:rPr>
                      <w:t xml:space="preserve">[16] </w:t>
                    </w:r>
                  </w:p>
                </w:tc>
                <w:tc>
                  <w:tcPr>
                    <w:tcW w:w="0" w:type="auto"/>
                    <w:hideMark/>
                  </w:tcPr>
                  <w:p w14:paraId="43E65E05" w14:textId="77777777" w:rsidR="002221CD" w:rsidRDefault="002221CD">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2221CD" w14:paraId="123F95B8" w14:textId="77777777">
                <w:trPr>
                  <w:divId w:val="2025355522"/>
                  <w:tblCellSpacing w:w="15" w:type="dxa"/>
                </w:trPr>
                <w:tc>
                  <w:tcPr>
                    <w:tcW w:w="50" w:type="pct"/>
                    <w:hideMark/>
                  </w:tcPr>
                  <w:p w14:paraId="762FA2F0" w14:textId="77777777" w:rsidR="002221CD" w:rsidRDefault="002221CD">
                    <w:pPr>
                      <w:pStyle w:val="Bibliography"/>
                      <w:rPr>
                        <w:noProof/>
                      </w:rPr>
                    </w:pPr>
                    <w:r>
                      <w:rPr>
                        <w:noProof/>
                      </w:rPr>
                      <w:t xml:space="preserve">[17] </w:t>
                    </w:r>
                  </w:p>
                </w:tc>
                <w:tc>
                  <w:tcPr>
                    <w:tcW w:w="0" w:type="auto"/>
                    <w:hideMark/>
                  </w:tcPr>
                  <w:p w14:paraId="1C8AC1F5" w14:textId="77777777" w:rsidR="002221CD" w:rsidRDefault="002221CD">
                    <w:pPr>
                      <w:pStyle w:val="Bibliography"/>
                      <w:rPr>
                        <w:noProof/>
                      </w:rPr>
                    </w:pPr>
                    <w:r>
                      <w:rPr>
                        <w:noProof/>
                      </w:rPr>
                      <w:t xml:space="preserve">E. D. Brill, J. M. Flach, L. D. Hopkins and S. Ranjithan, "MGA: A decision support system for complex, incompletely defined problems," </w:t>
                    </w:r>
                    <w:r>
                      <w:rPr>
                        <w:i/>
                        <w:iCs/>
                        <w:noProof/>
                      </w:rPr>
                      <w:t xml:space="preserve">IEEE Syst., Man, Cybern., </w:t>
                    </w:r>
                    <w:r>
                      <w:rPr>
                        <w:noProof/>
                      </w:rPr>
                      <w:t xml:space="preserve">vol. 20, pp. 745-757, 1990. </w:t>
                    </w:r>
                  </w:p>
                </w:tc>
              </w:tr>
              <w:tr w:rsidR="002221CD" w14:paraId="34477F87" w14:textId="77777777">
                <w:trPr>
                  <w:divId w:val="2025355522"/>
                  <w:tblCellSpacing w:w="15" w:type="dxa"/>
                </w:trPr>
                <w:tc>
                  <w:tcPr>
                    <w:tcW w:w="50" w:type="pct"/>
                    <w:hideMark/>
                  </w:tcPr>
                  <w:p w14:paraId="2C5F72C9" w14:textId="77777777" w:rsidR="002221CD" w:rsidRDefault="002221CD">
                    <w:pPr>
                      <w:pStyle w:val="Bibliography"/>
                      <w:rPr>
                        <w:noProof/>
                      </w:rPr>
                    </w:pPr>
                    <w:r>
                      <w:rPr>
                        <w:noProof/>
                      </w:rPr>
                      <w:t xml:space="preserve">[18] </w:t>
                    </w:r>
                  </w:p>
                </w:tc>
                <w:tc>
                  <w:tcPr>
                    <w:tcW w:w="0" w:type="auto"/>
                    <w:hideMark/>
                  </w:tcPr>
                  <w:p w14:paraId="64C352AC" w14:textId="77777777" w:rsidR="002221CD" w:rsidRDefault="002221CD">
                    <w:pPr>
                      <w:pStyle w:val="Bibliography"/>
                      <w:rPr>
                        <w:noProof/>
                      </w:rPr>
                    </w:pPr>
                    <w:r>
                      <w:rPr>
                        <w:noProof/>
                      </w:rPr>
                      <w:t xml:space="preserve">G. A. Klein, Sources of Power: How People Make Decisions, 2017. </w:t>
                    </w:r>
                  </w:p>
                </w:tc>
              </w:tr>
              <w:tr w:rsidR="002221CD" w14:paraId="5268D09A" w14:textId="77777777">
                <w:trPr>
                  <w:divId w:val="2025355522"/>
                  <w:tblCellSpacing w:w="15" w:type="dxa"/>
                </w:trPr>
                <w:tc>
                  <w:tcPr>
                    <w:tcW w:w="50" w:type="pct"/>
                    <w:hideMark/>
                  </w:tcPr>
                  <w:p w14:paraId="35F43F3A" w14:textId="77777777" w:rsidR="002221CD" w:rsidRDefault="002221CD">
                    <w:pPr>
                      <w:pStyle w:val="Bibliography"/>
                      <w:rPr>
                        <w:noProof/>
                      </w:rPr>
                    </w:pPr>
                    <w:r>
                      <w:rPr>
                        <w:noProof/>
                      </w:rPr>
                      <w:t xml:space="preserve">[19] </w:t>
                    </w:r>
                  </w:p>
                </w:tc>
                <w:tc>
                  <w:tcPr>
                    <w:tcW w:w="0" w:type="auto"/>
                    <w:hideMark/>
                  </w:tcPr>
                  <w:p w14:paraId="762A5E19" w14:textId="77777777" w:rsidR="002221CD" w:rsidRDefault="002221CD">
                    <w:pPr>
                      <w:pStyle w:val="Bibliography"/>
                      <w:rPr>
                        <w:noProof/>
                      </w:rPr>
                    </w:pPr>
                    <w:r>
                      <w:rPr>
                        <w:noProof/>
                      </w:rPr>
                      <w:t xml:space="preserve">M. G. Morgan and M. Henrion, Uncertainty: A Guide to Dealing with Uncertainty in Quantitative Risk and Policy Analysis, 1990. </w:t>
                    </w:r>
                  </w:p>
                </w:tc>
              </w:tr>
              <w:tr w:rsidR="002221CD" w14:paraId="2C85AFF4" w14:textId="77777777">
                <w:trPr>
                  <w:divId w:val="2025355522"/>
                  <w:tblCellSpacing w:w="15" w:type="dxa"/>
                </w:trPr>
                <w:tc>
                  <w:tcPr>
                    <w:tcW w:w="50" w:type="pct"/>
                    <w:hideMark/>
                  </w:tcPr>
                  <w:p w14:paraId="1A1796F6" w14:textId="77777777" w:rsidR="002221CD" w:rsidRDefault="002221CD">
                    <w:pPr>
                      <w:pStyle w:val="Bibliography"/>
                      <w:rPr>
                        <w:noProof/>
                      </w:rPr>
                    </w:pPr>
                    <w:r>
                      <w:rPr>
                        <w:noProof/>
                      </w:rPr>
                      <w:t xml:space="preserve">[20] </w:t>
                    </w:r>
                  </w:p>
                </w:tc>
                <w:tc>
                  <w:tcPr>
                    <w:tcW w:w="0" w:type="auto"/>
                    <w:hideMark/>
                  </w:tcPr>
                  <w:p w14:paraId="16072E3E" w14:textId="77777777" w:rsidR="002221CD" w:rsidRDefault="002221CD">
                    <w:pPr>
                      <w:pStyle w:val="Bibliography"/>
                      <w:rPr>
                        <w:noProof/>
                      </w:rPr>
                    </w:pPr>
                    <w:r>
                      <w:rPr>
                        <w:noProof/>
                      </w:rPr>
                      <w:t xml:space="preserve">G. Shafer, A Mathematical Theory of Evidence, 1976. </w:t>
                    </w:r>
                  </w:p>
                </w:tc>
              </w:tr>
              <w:tr w:rsidR="002221CD" w14:paraId="5350D4A6" w14:textId="77777777">
                <w:trPr>
                  <w:divId w:val="2025355522"/>
                  <w:tblCellSpacing w:w="15" w:type="dxa"/>
                </w:trPr>
                <w:tc>
                  <w:tcPr>
                    <w:tcW w:w="50" w:type="pct"/>
                    <w:hideMark/>
                  </w:tcPr>
                  <w:p w14:paraId="1FBBFCA8" w14:textId="77777777" w:rsidR="002221CD" w:rsidRDefault="002221CD">
                    <w:pPr>
                      <w:pStyle w:val="Bibliography"/>
                      <w:rPr>
                        <w:noProof/>
                      </w:rPr>
                    </w:pPr>
                    <w:r>
                      <w:rPr>
                        <w:noProof/>
                      </w:rPr>
                      <w:t xml:space="preserve">[21] </w:t>
                    </w:r>
                  </w:p>
                </w:tc>
                <w:tc>
                  <w:tcPr>
                    <w:tcW w:w="0" w:type="auto"/>
                    <w:hideMark/>
                  </w:tcPr>
                  <w:p w14:paraId="09D88AC8" w14:textId="77777777" w:rsidR="002221CD" w:rsidRDefault="002221CD">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2221CD" w14:paraId="34C113E8" w14:textId="77777777">
                <w:trPr>
                  <w:divId w:val="2025355522"/>
                  <w:tblCellSpacing w:w="15" w:type="dxa"/>
                </w:trPr>
                <w:tc>
                  <w:tcPr>
                    <w:tcW w:w="50" w:type="pct"/>
                    <w:hideMark/>
                  </w:tcPr>
                  <w:p w14:paraId="5EFAD4C5" w14:textId="77777777" w:rsidR="002221CD" w:rsidRDefault="002221CD">
                    <w:pPr>
                      <w:pStyle w:val="Bibliography"/>
                      <w:rPr>
                        <w:noProof/>
                      </w:rPr>
                    </w:pPr>
                    <w:r>
                      <w:rPr>
                        <w:noProof/>
                      </w:rPr>
                      <w:t xml:space="preserve">[22] </w:t>
                    </w:r>
                  </w:p>
                </w:tc>
                <w:tc>
                  <w:tcPr>
                    <w:tcW w:w="0" w:type="auto"/>
                    <w:hideMark/>
                  </w:tcPr>
                  <w:p w14:paraId="57C17C0E" w14:textId="77777777" w:rsidR="002221CD" w:rsidRDefault="002221CD">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2021. </w:t>
                    </w:r>
                  </w:p>
                </w:tc>
              </w:tr>
              <w:tr w:rsidR="002221CD" w14:paraId="79EA1713" w14:textId="77777777">
                <w:trPr>
                  <w:divId w:val="2025355522"/>
                  <w:tblCellSpacing w:w="15" w:type="dxa"/>
                </w:trPr>
                <w:tc>
                  <w:tcPr>
                    <w:tcW w:w="50" w:type="pct"/>
                    <w:hideMark/>
                  </w:tcPr>
                  <w:p w14:paraId="6E25778E" w14:textId="77777777" w:rsidR="002221CD" w:rsidRDefault="002221CD">
                    <w:pPr>
                      <w:pStyle w:val="Bibliography"/>
                      <w:rPr>
                        <w:noProof/>
                      </w:rPr>
                    </w:pPr>
                    <w:r>
                      <w:rPr>
                        <w:noProof/>
                      </w:rPr>
                      <w:t xml:space="preserve">[23] </w:t>
                    </w:r>
                  </w:p>
                </w:tc>
                <w:tc>
                  <w:tcPr>
                    <w:tcW w:w="0" w:type="auto"/>
                    <w:hideMark/>
                  </w:tcPr>
                  <w:p w14:paraId="2E687F58" w14:textId="77777777" w:rsidR="002221CD" w:rsidRDefault="002221CD">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2221CD" w14:paraId="10EBF8D8" w14:textId="77777777">
                <w:trPr>
                  <w:divId w:val="2025355522"/>
                  <w:tblCellSpacing w:w="15" w:type="dxa"/>
                </w:trPr>
                <w:tc>
                  <w:tcPr>
                    <w:tcW w:w="50" w:type="pct"/>
                    <w:hideMark/>
                  </w:tcPr>
                  <w:p w14:paraId="24843861" w14:textId="77777777" w:rsidR="002221CD" w:rsidRDefault="002221CD">
                    <w:pPr>
                      <w:pStyle w:val="Bibliography"/>
                      <w:rPr>
                        <w:noProof/>
                      </w:rPr>
                    </w:pPr>
                    <w:r>
                      <w:rPr>
                        <w:noProof/>
                      </w:rPr>
                      <w:t xml:space="preserve">[24] </w:t>
                    </w:r>
                  </w:p>
                </w:tc>
                <w:tc>
                  <w:tcPr>
                    <w:tcW w:w="0" w:type="auto"/>
                    <w:hideMark/>
                  </w:tcPr>
                  <w:p w14:paraId="7F739A1B" w14:textId="77777777" w:rsidR="002221CD" w:rsidRDefault="002221CD">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2221CD" w14:paraId="02AFBF74" w14:textId="77777777">
                <w:trPr>
                  <w:divId w:val="2025355522"/>
                  <w:tblCellSpacing w:w="15" w:type="dxa"/>
                </w:trPr>
                <w:tc>
                  <w:tcPr>
                    <w:tcW w:w="50" w:type="pct"/>
                    <w:hideMark/>
                  </w:tcPr>
                  <w:p w14:paraId="47B633D6" w14:textId="77777777" w:rsidR="002221CD" w:rsidRDefault="002221CD">
                    <w:pPr>
                      <w:pStyle w:val="Bibliography"/>
                      <w:rPr>
                        <w:noProof/>
                      </w:rPr>
                    </w:pPr>
                    <w:r>
                      <w:rPr>
                        <w:noProof/>
                      </w:rPr>
                      <w:t xml:space="preserve">[25] </w:t>
                    </w:r>
                  </w:p>
                </w:tc>
                <w:tc>
                  <w:tcPr>
                    <w:tcW w:w="0" w:type="auto"/>
                    <w:hideMark/>
                  </w:tcPr>
                  <w:p w14:paraId="33EF6984" w14:textId="77777777" w:rsidR="002221CD" w:rsidRDefault="002221CD">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2221CD" w14:paraId="510518B2" w14:textId="77777777">
                <w:trPr>
                  <w:divId w:val="2025355522"/>
                  <w:tblCellSpacing w:w="15" w:type="dxa"/>
                </w:trPr>
                <w:tc>
                  <w:tcPr>
                    <w:tcW w:w="50" w:type="pct"/>
                    <w:hideMark/>
                  </w:tcPr>
                  <w:p w14:paraId="2B507818" w14:textId="77777777" w:rsidR="002221CD" w:rsidRDefault="002221CD">
                    <w:pPr>
                      <w:pStyle w:val="Bibliography"/>
                      <w:rPr>
                        <w:noProof/>
                      </w:rPr>
                    </w:pPr>
                    <w:r>
                      <w:rPr>
                        <w:noProof/>
                      </w:rPr>
                      <w:t xml:space="preserve">[26] </w:t>
                    </w:r>
                  </w:p>
                </w:tc>
                <w:tc>
                  <w:tcPr>
                    <w:tcW w:w="0" w:type="auto"/>
                    <w:hideMark/>
                  </w:tcPr>
                  <w:p w14:paraId="491BF7FA" w14:textId="77777777" w:rsidR="002221CD" w:rsidRDefault="002221CD">
                    <w:pPr>
                      <w:pStyle w:val="Bibliography"/>
                      <w:rPr>
                        <w:noProof/>
                      </w:rPr>
                    </w:pPr>
                    <w:r>
                      <w:rPr>
                        <w:noProof/>
                      </w:rPr>
                      <w:t xml:space="preserve">S. French, J. Maule and N. Papamichail, Decision Behaviour, Analysis and Support, 2019. </w:t>
                    </w:r>
                  </w:p>
                </w:tc>
              </w:tr>
              <w:tr w:rsidR="002221CD" w14:paraId="228C012F" w14:textId="77777777">
                <w:trPr>
                  <w:divId w:val="2025355522"/>
                  <w:tblCellSpacing w:w="15" w:type="dxa"/>
                </w:trPr>
                <w:tc>
                  <w:tcPr>
                    <w:tcW w:w="50" w:type="pct"/>
                    <w:hideMark/>
                  </w:tcPr>
                  <w:p w14:paraId="4B914D90" w14:textId="77777777" w:rsidR="002221CD" w:rsidRDefault="002221CD">
                    <w:pPr>
                      <w:pStyle w:val="Bibliography"/>
                      <w:rPr>
                        <w:noProof/>
                      </w:rPr>
                    </w:pPr>
                    <w:r>
                      <w:rPr>
                        <w:noProof/>
                      </w:rPr>
                      <w:t xml:space="preserve">[27] </w:t>
                    </w:r>
                  </w:p>
                </w:tc>
                <w:tc>
                  <w:tcPr>
                    <w:tcW w:w="0" w:type="auto"/>
                    <w:hideMark/>
                  </w:tcPr>
                  <w:p w14:paraId="2059728B" w14:textId="77777777" w:rsidR="002221CD" w:rsidRDefault="002221CD">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2221CD" w14:paraId="11B216A1" w14:textId="77777777">
                <w:trPr>
                  <w:divId w:val="2025355522"/>
                  <w:tblCellSpacing w:w="15" w:type="dxa"/>
                </w:trPr>
                <w:tc>
                  <w:tcPr>
                    <w:tcW w:w="50" w:type="pct"/>
                    <w:hideMark/>
                  </w:tcPr>
                  <w:p w14:paraId="701634E0" w14:textId="77777777" w:rsidR="002221CD" w:rsidRDefault="002221CD">
                    <w:pPr>
                      <w:pStyle w:val="Bibliography"/>
                      <w:rPr>
                        <w:noProof/>
                      </w:rPr>
                    </w:pPr>
                    <w:r>
                      <w:rPr>
                        <w:noProof/>
                      </w:rPr>
                      <w:t xml:space="preserve">[28] </w:t>
                    </w:r>
                  </w:p>
                </w:tc>
                <w:tc>
                  <w:tcPr>
                    <w:tcW w:w="0" w:type="auto"/>
                    <w:hideMark/>
                  </w:tcPr>
                  <w:p w14:paraId="1EF7562F" w14:textId="77777777" w:rsidR="002221CD" w:rsidRDefault="002221CD">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Macao, China, 2019. </w:t>
                    </w:r>
                  </w:p>
                </w:tc>
              </w:tr>
              <w:tr w:rsidR="002221CD" w14:paraId="7BE958FD" w14:textId="77777777">
                <w:trPr>
                  <w:divId w:val="2025355522"/>
                  <w:tblCellSpacing w:w="15" w:type="dxa"/>
                </w:trPr>
                <w:tc>
                  <w:tcPr>
                    <w:tcW w:w="50" w:type="pct"/>
                    <w:hideMark/>
                  </w:tcPr>
                  <w:p w14:paraId="781AD1E3" w14:textId="77777777" w:rsidR="002221CD" w:rsidRDefault="002221CD">
                    <w:pPr>
                      <w:pStyle w:val="Bibliography"/>
                      <w:rPr>
                        <w:noProof/>
                      </w:rPr>
                    </w:pPr>
                    <w:r>
                      <w:rPr>
                        <w:noProof/>
                      </w:rPr>
                      <w:t xml:space="preserve">[29] </w:t>
                    </w:r>
                  </w:p>
                </w:tc>
                <w:tc>
                  <w:tcPr>
                    <w:tcW w:w="0" w:type="auto"/>
                    <w:hideMark/>
                  </w:tcPr>
                  <w:p w14:paraId="37F2E288" w14:textId="77777777" w:rsidR="002221CD" w:rsidRDefault="002221CD">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2221CD" w14:paraId="6829C7F8" w14:textId="77777777">
                <w:trPr>
                  <w:divId w:val="2025355522"/>
                  <w:tblCellSpacing w:w="15" w:type="dxa"/>
                </w:trPr>
                <w:tc>
                  <w:tcPr>
                    <w:tcW w:w="50" w:type="pct"/>
                    <w:hideMark/>
                  </w:tcPr>
                  <w:p w14:paraId="4207DD18" w14:textId="77777777" w:rsidR="002221CD" w:rsidRDefault="002221CD">
                    <w:pPr>
                      <w:pStyle w:val="Bibliography"/>
                      <w:rPr>
                        <w:noProof/>
                      </w:rPr>
                    </w:pPr>
                    <w:r>
                      <w:rPr>
                        <w:noProof/>
                      </w:rPr>
                      <w:t xml:space="preserve">[30] </w:t>
                    </w:r>
                  </w:p>
                </w:tc>
                <w:tc>
                  <w:tcPr>
                    <w:tcW w:w="0" w:type="auto"/>
                    <w:hideMark/>
                  </w:tcPr>
                  <w:p w14:paraId="42B9ACDF" w14:textId="77777777" w:rsidR="002221CD" w:rsidRDefault="002221CD">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2221CD" w14:paraId="62A8131E" w14:textId="77777777">
                <w:trPr>
                  <w:divId w:val="2025355522"/>
                  <w:tblCellSpacing w:w="15" w:type="dxa"/>
                </w:trPr>
                <w:tc>
                  <w:tcPr>
                    <w:tcW w:w="50" w:type="pct"/>
                    <w:hideMark/>
                  </w:tcPr>
                  <w:p w14:paraId="25E95095" w14:textId="77777777" w:rsidR="002221CD" w:rsidRDefault="002221CD">
                    <w:pPr>
                      <w:pStyle w:val="Bibliography"/>
                      <w:rPr>
                        <w:noProof/>
                      </w:rPr>
                    </w:pPr>
                    <w:r>
                      <w:rPr>
                        <w:noProof/>
                      </w:rPr>
                      <w:t xml:space="preserve">[31] </w:t>
                    </w:r>
                  </w:p>
                </w:tc>
                <w:tc>
                  <w:tcPr>
                    <w:tcW w:w="0" w:type="auto"/>
                    <w:hideMark/>
                  </w:tcPr>
                  <w:p w14:paraId="02C535A8" w14:textId="77777777" w:rsidR="002221CD" w:rsidRDefault="002221CD">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2221CD" w14:paraId="5DFFC481" w14:textId="77777777">
                <w:trPr>
                  <w:divId w:val="2025355522"/>
                  <w:tblCellSpacing w:w="15" w:type="dxa"/>
                </w:trPr>
                <w:tc>
                  <w:tcPr>
                    <w:tcW w:w="50" w:type="pct"/>
                    <w:hideMark/>
                  </w:tcPr>
                  <w:p w14:paraId="64F262BB" w14:textId="77777777" w:rsidR="002221CD" w:rsidRDefault="002221CD">
                    <w:pPr>
                      <w:pStyle w:val="Bibliography"/>
                      <w:rPr>
                        <w:noProof/>
                      </w:rPr>
                    </w:pPr>
                    <w:r>
                      <w:rPr>
                        <w:noProof/>
                      </w:rPr>
                      <w:t xml:space="preserve">[32] </w:t>
                    </w:r>
                  </w:p>
                </w:tc>
                <w:tc>
                  <w:tcPr>
                    <w:tcW w:w="0" w:type="auto"/>
                    <w:hideMark/>
                  </w:tcPr>
                  <w:p w14:paraId="41C281F1" w14:textId="77777777" w:rsidR="002221CD" w:rsidRDefault="002221CD">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2221CD" w14:paraId="0D541692" w14:textId="77777777">
                <w:trPr>
                  <w:divId w:val="2025355522"/>
                  <w:tblCellSpacing w:w="15" w:type="dxa"/>
                </w:trPr>
                <w:tc>
                  <w:tcPr>
                    <w:tcW w:w="50" w:type="pct"/>
                    <w:hideMark/>
                  </w:tcPr>
                  <w:p w14:paraId="38226D6B" w14:textId="77777777" w:rsidR="002221CD" w:rsidRDefault="002221CD">
                    <w:pPr>
                      <w:pStyle w:val="Bibliography"/>
                      <w:rPr>
                        <w:noProof/>
                      </w:rPr>
                    </w:pPr>
                    <w:r>
                      <w:rPr>
                        <w:noProof/>
                      </w:rPr>
                      <w:t xml:space="preserve">[33] </w:t>
                    </w:r>
                  </w:p>
                </w:tc>
                <w:tc>
                  <w:tcPr>
                    <w:tcW w:w="0" w:type="auto"/>
                    <w:hideMark/>
                  </w:tcPr>
                  <w:p w14:paraId="1BCC7292" w14:textId="77777777" w:rsidR="002221CD" w:rsidRDefault="002221CD">
                    <w:pPr>
                      <w:pStyle w:val="Bibliography"/>
                      <w:rPr>
                        <w:noProof/>
                      </w:rPr>
                    </w:pPr>
                    <w:r>
                      <w:rPr>
                        <w:noProof/>
                      </w:rPr>
                      <w:t xml:space="preserve">P. Dubey and P. Dubey, "Bridging spatiotemporal wildfire prediction and decision modeling using transformer networks and fuzzy inference systems," </w:t>
                    </w:r>
                    <w:r>
                      <w:rPr>
                        <w:i/>
                        <w:iCs/>
                        <w:noProof/>
                      </w:rPr>
                      <w:t xml:space="preserve">MethodsX, </w:t>
                    </w:r>
                    <w:r>
                      <w:rPr>
                        <w:noProof/>
                      </w:rPr>
                      <w:t xml:space="preserve">vol. 15, p. 103498, 2025. </w:t>
                    </w:r>
                  </w:p>
                </w:tc>
              </w:tr>
              <w:tr w:rsidR="002221CD" w14:paraId="5124E56A" w14:textId="77777777">
                <w:trPr>
                  <w:divId w:val="2025355522"/>
                  <w:tblCellSpacing w:w="15" w:type="dxa"/>
                </w:trPr>
                <w:tc>
                  <w:tcPr>
                    <w:tcW w:w="50" w:type="pct"/>
                    <w:hideMark/>
                  </w:tcPr>
                  <w:p w14:paraId="6DF2961C" w14:textId="77777777" w:rsidR="002221CD" w:rsidRDefault="002221CD">
                    <w:pPr>
                      <w:pStyle w:val="Bibliography"/>
                      <w:rPr>
                        <w:noProof/>
                      </w:rPr>
                    </w:pPr>
                    <w:r>
                      <w:rPr>
                        <w:noProof/>
                      </w:rPr>
                      <w:t xml:space="preserve">[34] </w:t>
                    </w:r>
                  </w:p>
                </w:tc>
                <w:tc>
                  <w:tcPr>
                    <w:tcW w:w="0" w:type="auto"/>
                    <w:hideMark/>
                  </w:tcPr>
                  <w:p w14:paraId="0E759D6C" w14:textId="77777777" w:rsidR="002221CD" w:rsidRDefault="002221CD">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2221CD" w14:paraId="7E03B51E" w14:textId="77777777">
                <w:trPr>
                  <w:divId w:val="2025355522"/>
                  <w:tblCellSpacing w:w="15" w:type="dxa"/>
                </w:trPr>
                <w:tc>
                  <w:tcPr>
                    <w:tcW w:w="50" w:type="pct"/>
                    <w:hideMark/>
                  </w:tcPr>
                  <w:p w14:paraId="0F8201A8" w14:textId="77777777" w:rsidR="002221CD" w:rsidRDefault="002221CD">
                    <w:pPr>
                      <w:pStyle w:val="Bibliography"/>
                      <w:rPr>
                        <w:noProof/>
                      </w:rPr>
                    </w:pPr>
                    <w:r>
                      <w:rPr>
                        <w:noProof/>
                      </w:rPr>
                      <w:t xml:space="preserve">[35] </w:t>
                    </w:r>
                  </w:p>
                </w:tc>
                <w:tc>
                  <w:tcPr>
                    <w:tcW w:w="0" w:type="auto"/>
                    <w:hideMark/>
                  </w:tcPr>
                  <w:p w14:paraId="09863DF6" w14:textId="77777777" w:rsidR="002221CD" w:rsidRDefault="002221CD">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2221CD" w14:paraId="32B3BFFE" w14:textId="77777777">
                <w:trPr>
                  <w:divId w:val="2025355522"/>
                  <w:tblCellSpacing w:w="15" w:type="dxa"/>
                </w:trPr>
                <w:tc>
                  <w:tcPr>
                    <w:tcW w:w="50" w:type="pct"/>
                    <w:hideMark/>
                  </w:tcPr>
                  <w:p w14:paraId="6F484D49" w14:textId="77777777" w:rsidR="002221CD" w:rsidRDefault="002221CD">
                    <w:pPr>
                      <w:pStyle w:val="Bibliography"/>
                      <w:rPr>
                        <w:noProof/>
                      </w:rPr>
                    </w:pPr>
                    <w:r>
                      <w:rPr>
                        <w:noProof/>
                      </w:rPr>
                      <w:t xml:space="preserve">[36] </w:t>
                    </w:r>
                  </w:p>
                </w:tc>
                <w:tc>
                  <w:tcPr>
                    <w:tcW w:w="0" w:type="auto"/>
                    <w:hideMark/>
                  </w:tcPr>
                  <w:p w14:paraId="43C9E06E" w14:textId="77777777" w:rsidR="002221CD" w:rsidRDefault="002221CD">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2025. </w:t>
                    </w:r>
                  </w:p>
                </w:tc>
              </w:tr>
              <w:tr w:rsidR="002221CD" w14:paraId="6E398C2E" w14:textId="77777777">
                <w:trPr>
                  <w:divId w:val="2025355522"/>
                  <w:tblCellSpacing w:w="15" w:type="dxa"/>
                </w:trPr>
                <w:tc>
                  <w:tcPr>
                    <w:tcW w:w="50" w:type="pct"/>
                    <w:hideMark/>
                  </w:tcPr>
                  <w:p w14:paraId="34D9398F" w14:textId="77777777" w:rsidR="002221CD" w:rsidRDefault="002221CD">
                    <w:pPr>
                      <w:pStyle w:val="Bibliography"/>
                      <w:rPr>
                        <w:noProof/>
                      </w:rPr>
                    </w:pPr>
                    <w:r>
                      <w:rPr>
                        <w:noProof/>
                      </w:rPr>
                      <w:t xml:space="preserve">[37] </w:t>
                    </w:r>
                  </w:p>
                </w:tc>
                <w:tc>
                  <w:tcPr>
                    <w:tcW w:w="0" w:type="auto"/>
                    <w:hideMark/>
                  </w:tcPr>
                  <w:p w14:paraId="0C81E4F7" w14:textId="77777777" w:rsidR="002221CD" w:rsidRDefault="002221CD">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2221CD" w14:paraId="55A04E24" w14:textId="77777777">
                <w:trPr>
                  <w:divId w:val="2025355522"/>
                  <w:tblCellSpacing w:w="15" w:type="dxa"/>
                </w:trPr>
                <w:tc>
                  <w:tcPr>
                    <w:tcW w:w="50" w:type="pct"/>
                    <w:hideMark/>
                  </w:tcPr>
                  <w:p w14:paraId="30C3A03F" w14:textId="77777777" w:rsidR="002221CD" w:rsidRDefault="002221CD">
                    <w:pPr>
                      <w:pStyle w:val="Bibliography"/>
                      <w:rPr>
                        <w:noProof/>
                      </w:rPr>
                    </w:pPr>
                    <w:r>
                      <w:rPr>
                        <w:noProof/>
                      </w:rPr>
                      <w:t xml:space="preserve">[38] </w:t>
                    </w:r>
                  </w:p>
                </w:tc>
                <w:tc>
                  <w:tcPr>
                    <w:tcW w:w="0" w:type="auto"/>
                    <w:hideMark/>
                  </w:tcPr>
                  <w:p w14:paraId="5BE75B24" w14:textId="77777777" w:rsidR="002221CD" w:rsidRDefault="002221CD">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272, p. 112497, 2026. </w:t>
                    </w:r>
                  </w:p>
                </w:tc>
              </w:tr>
              <w:tr w:rsidR="002221CD" w14:paraId="05C449CE" w14:textId="77777777">
                <w:trPr>
                  <w:divId w:val="2025355522"/>
                  <w:tblCellSpacing w:w="15" w:type="dxa"/>
                </w:trPr>
                <w:tc>
                  <w:tcPr>
                    <w:tcW w:w="50" w:type="pct"/>
                    <w:hideMark/>
                  </w:tcPr>
                  <w:p w14:paraId="01E2A1A9" w14:textId="77777777" w:rsidR="002221CD" w:rsidRDefault="002221CD">
                    <w:pPr>
                      <w:pStyle w:val="Bibliography"/>
                      <w:rPr>
                        <w:noProof/>
                      </w:rPr>
                    </w:pPr>
                    <w:r>
                      <w:rPr>
                        <w:noProof/>
                      </w:rPr>
                      <w:t xml:space="preserve">[39] </w:t>
                    </w:r>
                  </w:p>
                </w:tc>
                <w:tc>
                  <w:tcPr>
                    <w:tcW w:w="0" w:type="auto"/>
                    <w:hideMark/>
                  </w:tcPr>
                  <w:p w14:paraId="6E60770E" w14:textId="77777777" w:rsidR="002221CD" w:rsidRDefault="002221CD">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2221CD" w14:paraId="368FD118" w14:textId="77777777">
                <w:trPr>
                  <w:divId w:val="2025355522"/>
                  <w:tblCellSpacing w:w="15" w:type="dxa"/>
                </w:trPr>
                <w:tc>
                  <w:tcPr>
                    <w:tcW w:w="50" w:type="pct"/>
                    <w:hideMark/>
                  </w:tcPr>
                  <w:p w14:paraId="565015AA" w14:textId="77777777" w:rsidR="002221CD" w:rsidRDefault="002221CD">
                    <w:pPr>
                      <w:pStyle w:val="Bibliography"/>
                      <w:rPr>
                        <w:noProof/>
                      </w:rPr>
                    </w:pPr>
                    <w:r>
                      <w:rPr>
                        <w:noProof/>
                      </w:rPr>
                      <w:t xml:space="preserve">[40] </w:t>
                    </w:r>
                  </w:p>
                </w:tc>
                <w:tc>
                  <w:tcPr>
                    <w:tcW w:w="0" w:type="auto"/>
                    <w:hideMark/>
                  </w:tcPr>
                  <w:p w14:paraId="595BEC94" w14:textId="77777777" w:rsidR="002221CD" w:rsidRDefault="002221CD">
                    <w:pPr>
                      <w:pStyle w:val="Bibliography"/>
                      <w:rPr>
                        <w:noProof/>
                      </w:rPr>
                    </w:pPr>
                    <w:r>
                      <w:rPr>
                        <w:noProof/>
                      </w:rPr>
                      <w:t xml:space="preserve">B. Romera-Paredes, M. Barekatain, A. Novikov, M. Balog, M. P. Kumar, E. Dupont, F. J. R. Ruiz, J. S. Ellenberg, P. Wang, O. Fawzi, P. Kohli and A. Fawzi, "Mathematical discoveries from program search with large language models," </w:t>
                    </w:r>
                    <w:r>
                      <w:rPr>
                        <w:i/>
                        <w:iCs/>
                        <w:noProof/>
                      </w:rPr>
                      <w:t xml:space="preserve">Nature, </w:t>
                    </w:r>
                    <w:r>
                      <w:rPr>
                        <w:noProof/>
                      </w:rPr>
                      <w:t xml:space="preserve">vol. 625, pp. 468-475, 2024. </w:t>
                    </w:r>
                  </w:p>
                </w:tc>
              </w:tr>
              <w:tr w:rsidR="002221CD" w14:paraId="06368A21" w14:textId="77777777">
                <w:trPr>
                  <w:divId w:val="2025355522"/>
                  <w:tblCellSpacing w:w="15" w:type="dxa"/>
                </w:trPr>
                <w:tc>
                  <w:tcPr>
                    <w:tcW w:w="50" w:type="pct"/>
                    <w:hideMark/>
                  </w:tcPr>
                  <w:p w14:paraId="46554BB4" w14:textId="77777777" w:rsidR="002221CD" w:rsidRDefault="002221CD">
                    <w:pPr>
                      <w:pStyle w:val="Bibliography"/>
                      <w:rPr>
                        <w:noProof/>
                      </w:rPr>
                    </w:pPr>
                    <w:r>
                      <w:rPr>
                        <w:noProof/>
                      </w:rPr>
                      <w:t xml:space="preserve">[41] </w:t>
                    </w:r>
                  </w:p>
                </w:tc>
                <w:tc>
                  <w:tcPr>
                    <w:tcW w:w="0" w:type="auto"/>
                    <w:hideMark/>
                  </w:tcPr>
                  <w:p w14:paraId="514604E4" w14:textId="77777777" w:rsidR="002221CD" w:rsidRDefault="002221CD">
                    <w:pPr>
                      <w:pStyle w:val="Bibliography"/>
                      <w:rPr>
                        <w:noProof/>
                      </w:rPr>
                    </w:pPr>
                    <w:r>
                      <w:rPr>
                        <w:noProof/>
                      </w:rPr>
                      <w:t xml:space="preserve">Y. J. Ma, W. Liang, G. Wang, D.-A. Huang, O. Bastani, D. Jayaraman, Y. Zhu, L. Fan and A. Anandkumar, "Eureka: Human-level reward design via coding large language models," in </w:t>
                    </w:r>
                    <w:r>
                      <w:rPr>
                        <w:i/>
                        <w:iCs/>
                        <w:noProof/>
                      </w:rPr>
                      <w:t>Proc. Int. Conf. Learn. Represent. (ICLR)</w:t>
                    </w:r>
                    <w:r>
                      <w:rPr>
                        <w:noProof/>
                      </w:rPr>
                      <w:t xml:space="preserve">, 2024. </w:t>
                    </w:r>
                  </w:p>
                </w:tc>
              </w:tr>
              <w:tr w:rsidR="002221CD" w14:paraId="7CE92E55" w14:textId="77777777">
                <w:trPr>
                  <w:divId w:val="2025355522"/>
                  <w:tblCellSpacing w:w="15" w:type="dxa"/>
                </w:trPr>
                <w:tc>
                  <w:tcPr>
                    <w:tcW w:w="50" w:type="pct"/>
                    <w:hideMark/>
                  </w:tcPr>
                  <w:p w14:paraId="755DCBA8" w14:textId="77777777" w:rsidR="002221CD" w:rsidRDefault="002221CD">
                    <w:pPr>
                      <w:pStyle w:val="Bibliography"/>
                      <w:rPr>
                        <w:noProof/>
                      </w:rPr>
                    </w:pPr>
                    <w:r>
                      <w:rPr>
                        <w:noProof/>
                      </w:rPr>
                      <w:t xml:space="preserve">[42] </w:t>
                    </w:r>
                  </w:p>
                </w:tc>
                <w:tc>
                  <w:tcPr>
                    <w:tcW w:w="0" w:type="auto"/>
                    <w:hideMark/>
                  </w:tcPr>
                  <w:p w14:paraId="2A5AEAA9" w14:textId="77777777" w:rsidR="002221CD" w:rsidRDefault="002221CD">
                    <w:pPr>
                      <w:pStyle w:val="Bibliography"/>
                      <w:rPr>
                        <w:noProof/>
                      </w:rPr>
                    </w:pPr>
                    <w:r>
                      <w:rPr>
                        <w:noProof/>
                      </w:rPr>
                      <w:t xml:space="preserve">M. Ahn, A. Brohan, N. Brown, Y. Chebotar, O. Cortes, B. David, C. Finn, C. Fu, K. Gopalakrishnan and K. Hausman, "Do as I can, not as I say: Grounding language in robotic affordances," in </w:t>
                    </w:r>
                    <w:r>
                      <w:rPr>
                        <w:i/>
                        <w:iCs/>
                        <w:noProof/>
                      </w:rPr>
                      <w:t>Proc. Conf. Robot Learn. (CoRL)</w:t>
                    </w:r>
                    <w:r>
                      <w:rPr>
                        <w:noProof/>
                      </w:rPr>
                      <w:t xml:space="preserve">, 2022. </w:t>
                    </w:r>
                  </w:p>
                </w:tc>
              </w:tr>
              <w:tr w:rsidR="002221CD" w14:paraId="0A880515" w14:textId="77777777">
                <w:trPr>
                  <w:divId w:val="2025355522"/>
                  <w:tblCellSpacing w:w="15" w:type="dxa"/>
                </w:trPr>
                <w:tc>
                  <w:tcPr>
                    <w:tcW w:w="50" w:type="pct"/>
                    <w:hideMark/>
                  </w:tcPr>
                  <w:p w14:paraId="18A36406" w14:textId="77777777" w:rsidR="002221CD" w:rsidRDefault="002221CD">
                    <w:pPr>
                      <w:pStyle w:val="Bibliography"/>
                      <w:rPr>
                        <w:noProof/>
                      </w:rPr>
                    </w:pPr>
                    <w:r>
                      <w:rPr>
                        <w:noProof/>
                      </w:rPr>
                      <w:t xml:space="preserve">[43] </w:t>
                    </w:r>
                  </w:p>
                </w:tc>
                <w:tc>
                  <w:tcPr>
                    <w:tcW w:w="0" w:type="auto"/>
                    <w:hideMark/>
                  </w:tcPr>
                  <w:p w14:paraId="4F40F872" w14:textId="77777777" w:rsidR="002221CD" w:rsidRDefault="002221CD">
                    <w:pPr>
                      <w:pStyle w:val="Bibliography"/>
                      <w:rPr>
                        <w:noProof/>
                      </w:rPr>
                    </w:pPr>
                    <w:r>
                      <w:rPr>
                        <w:noProof/>
                      </w:rPr>
                      <w:t xml:space="preserve">G. Wang, Y. Xie, Y. Jiang, A. Mandlekar, C. Xiao, Y. Zhu, L. Fan and A. Anandkumar, "Voyager: An Open-Ended Embodied Agent with Large Language Models," </w:t>
                    </w:r>
                    <w:r>
                      <w:rPr>
                        <w:i/>
                        <w:iCs/>
                        <w:noProof/>
                      </w:rPr>
                      <w:t xml:space="preserve">arXiv:2305.16291, </w:t>
                    </w:r>
                    <w:r>
                      <w:rPr>
                        <w:noProof/>
                      </w:rPr>
                      <w:t xml:space="preserve">2023. </w:t>
                    </w:r>
                  </w:p>
                </w:tc>
              </w:tr>
              <w:tr w:rsidR="002221CD" w14:paraId="776E11FD" w14:textId="77777777">
                <w:trPr>
                  <w:divId w:val="2025355522"/>
                  <w:tblCellSpacing w:w="15" w:type="dxa"/>
                </w:trPr>
                <w:tc>
                  <w:tcPr>
                    <w:tcW w:w="50" w:type="pct"/>
                    <w:hideMark/>
                  </w:tcPr>
                  <w:p w14:paraId="1F37BE0A" w14:textId="77777777" w:rsidR="002221CD" w:rsidRDefault="002221CD">
                    <w:pPr>
                      <w:pStyle w:val="Bibliography"/>
                      <w:rPr>
                        <w:noProof/>
                      </w:rPr>
                    </w:pPr>
                    <w:r>
                      <w:rPr>
                        <w:noProof/>
                      </w:rPr>
                      <w:t xml:space="preserve">[44] </w:t>
                    </w:r>
                  </w:p>
                </w:tc>
                <w:tc>
                  <w:tcPr>
                    <w:tcW w:w="0" w:type="auto"/>
                    <w:hideMark/>
                  </w:tcPr>
                  <w:p w14:paraId="38823D15" w14:textId="77777777" w:rsidR="002221CD" w:rsidRDefault="002221CD">
                    <w:pPr>
                      <w:pStyle w:val="Bibliography"/>
                      <w:rPr>
                        <w:noProof/>
                      </w:rPr>
                    </w:pPr>
                    <w:r>
                      <w:rPr>
                        <w:noProof/>
                      </w:rPr>
                      <w:t>J. H. Scott and R. E. Burgan, "Standard fire behavior fuel models: A comprehensive set for use with Rothermel's surface fire spread model," Gen. Tech. Rep. RMRS-GTR-153, 2005.</w:t>
                    </w:r>
                  </w:p>
                </w:tc>
              </w:tr>
              <w:tr w:rsidR="002221CD" w14:paraId="587188DB" w14:textId="77777777">
                <w:trPr>
                  <w:divId w:val="2025355522"/>
                  <w:tblCellSpacing w:w="15" w:type="dxa"/>
                </w:trPr>
                <w:tc>
                  <w:tcPr>
                    <w:tcW w:w="50" w:type="pct"/>
                    <w:hideMark/>
                  </w:tcPr>
                  <w:p w14:paraId="54B4FC10" w14:textId="77777777" w:rsidR="002221CD" w:rsidRDefault="002221CD">
                    <w:pPr>
                      <w:pStyle w:val="Bibliography"/>
                      <w:rPr>
                        <w:noProof/>
                      </w:rPr>
                    </w:pPr>
                    <w:r>
                      <w:rPr>
                        <w:noProof/>
                      </w:rPr>
                      <w:t xml:space="preserve">[45] </w:t>
                    </w:r>
                  </w:p>
                </w:tc>
                <w:tc>
                  <w:tcPr>
                    <w:tcW w:w="0" w:type="auto"/>
                    <w:hideMark/>
                  </w:tcPr>
                  <w:p w14:paraId="3E36D40B" w14:textId="77777777" w:rsidR="002221CD" w:rsidRDefault="002221CD">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2221CD" w14:paraId="4DBEFC5D" w14:textId="77777777">
                <w:trPr>
                  <w:divId w:val="2025355522"/>
                  <w:tblCellSpacing w:w="15" w:type="dxa"/>
                </w:trPr>
                <w:tc>
                  <w:tcPr>
                    <w:tcW w:w="50" w:type="pct"/>
                    <w:hideMark/>
                  </w:tcPr>
                  <w:p w14:paraId="169C11C1" w14:textId="77777777" w:rsidR="002221CD" w:rsidRDefault="002221CD">
                    <w:pPr>
                      <w:pStyle w:val="Bibliography"/>
                      <w:rPr>
                        <w:noProof/>
                      </w:rPr>
                    </w:pPr>
                    <w:r>
                      <w:rPr>
                        <w:noProof/>
                      </w:rPr>
                      <w:t xml:space="preserve">[46] </w:t>
                    </w:r>
                  </w:p>
                </w:tc>
                <w:tc>
                  <w:tcPr>
                    <w:tcW w:w="0" w:type="auto"/>
                    <w:hideMark/>
                  </w:tcPr>
                  <w:p w14:paraId="7C61C491" w14:textId="77777777" w:rsidR="002221CD" w:rsidRDefault="002221CD">
                    <w:pPr>
                      <w:pStyle w:val="Bibliography"/>
                      <w:rPr>
                        <w:noProof/>
                      </w:rPr>
                    </w:pPr>
                    <w:r>
                      <w:rPr>
                        <w:noProof/>
                      </w:rPr>
                      <w:t xml:space="preserve">M. P. Plucinski, "Fighting flames and forging firelines: Wildfire suppression effectiveness at the fire edge," </w:t>
                    </w:r>
                    <w:r>
                      <w:rPr>
                        <w:i/>
                        <w:iCs/>
                        <w:noProof/>
                      </w:rPr>
                      <w:t xml:space="preserve">Curr. Forestry Rep., </w:t>
                    </w:r>
                    <w:r>
                      <w:rPr>
                        <w:noProof/>
                      </w:rPr>
                      <w:t xml:space="preserve">vol. 5, pp. 1-19, 2019. </w:t>
                    </w:r>
                  </w:p>
                </w:tc>
              </w:tr>
              <w:tr w:rsidR="002221CD" w14:paraId="34E97C62" w14:textId="77777777">
                <w:trPr>
                  <w:divId w:val="2025355522"/>
                  <w:tblCellSpacing w:w="15" w:type="dxa"/>
                </w:trPr>
                <w:tc>
                  <w:tcPr>
                    <w:tcW w:w="50" w:type="pct"/>
                    <w:hideMark/>
                  </w:tcPr>
                  <w:p w14:paraId="32E46835" w14:textId="77777777" w:rsidR="002221CD" w:rsidRDefault="002221CD">
                    <w:pPr>
                      <w:pStyle w:val="Bibliography"/>
                      <w:rPr>
                        <w:noProof/>
                      </w:rPr>
                    </w:pPr>
                    <w:r>
                      <w:rPr>
                        <w:noProof/>
                      </w:rPr>
                      <w:t xml:space="preserve">[47] </w:t>
                    </w:r>
                  </w:p>
                </w:tc>
                <w:tc>
                  <w:tcPr>
                    <w:tcW w:w="0" w:type="auto"/>
                    <w:hideMark/>
                  </w:tcPr>
                  <w:p w14:paraId="7F7E8CB8" w14:textId="77777777" w:rsidR="002221CD" w:rsidRDefault="002221CD">
                    <w:pPr>
                      <w:pStyle w:val="Bibliography"/>
                      <w:rPr>
                        <w:noProof/>
                      </w:rPr>
                    </w:pPr>
                    <w:r>
                      <w:rPr>
                        <w:noProof/>
                      </w:rPr>
                      <w:t xml:space="preserve">G. M. Byram, "Combustion of forest fuels," in </w:t>
                    </w:r>
                    <w:r>
                      <w:rPr>
                        <w:i/>
                        <w:iCs/>
                        <w:noProof/>
                      </w:rPr>
                      <w:t>Forest Fire: Control and Use</w:t>
                    </w:r>
                    <w:r>
                      <w:rPr>
                        <w:noProof/>
                      </w:rPr>
                      <w:t>, 1959, pp. 61-89.</w:t>
                    </w:r>
                  </w:p>
                </w:tc>
              </w:tr>
              <w:tr w:rsidR="002221CD" w14:paraId="0DB7F4D2" w14:textId="77777777">
                <w:trPr>
                  <w:divId w:val="2025355522"/>
                  <w:tblCellSpacing w:w="15" w:type="dxa"/>
                </w:trPr>
                <w:tc>
                  <w:tcPr>
                    <w:tcW w:w="50" w:type="pct"/>
                    <w:hideMark/>
                  </w:tcPr>
                  <w:p w14:paraId="7C559A15" w14:textId="77777777" w:rsidR="002221CD" w:rsidRDefault="002221CD">
                    <w:pPr>
                      <w:pStyle w:val="Bibliography"/>
                      <w:rPr>
                        <w:noProof/>
                      </w:rPr>
                    </w:pPr>
                    <w:r>
                      <w:rPr>
                        <w:noProof/>
                      </w:rPr>
                      <w:t xml:space="preserve">[48] </w:t>
                    </w:r>
                  </w:p>
                </w:tc>
                <w:tc>
                  <w:tcPr>
                    <w:tcW w:w="0" w:type="auto"/>
                    <w:hideMark/>
                  </w:tcPr>
                  <w:p w14:paraId="7B0519B3" w14:textId="77777777" w:rsidR="002221CD" w:rsidRDefault="002221CD">
                    <w:pPr>
                      <w:pStyle w:val="Bibliography"/>
                      <w:rPr>
                        <w:noProof/>
                      </w:rPr>
                    </w:pPr>
                    <w:r>
                      <w:rPr>
                        <w:noProof/>
                      </w:rPr>
                      <w:t>C. E. Van Wagner, "Development and structure of the Canadian Forest Fire Weather Index System," For. Tech. Rep. 35, 1987.</w:t>
                    </w:r>
                  </w:p>
                </w:tc>
              </w:tr>
              <w:tr w:rsidR="002221CD" w14:paraId="0D2EE8B6" w14:textId="77777777">
                <w:trPr>
                  <w:divId w:val="2025355522"/>
                  <w:tblCellSpacing w:w="15" w:type="dxa"/>
                </w:trPr>
                <w:tc>
                  <w:tcPr>
                    <w:tcW w:w="50" w:type="pct"/>
                    <w:hideMark/>
                  </w:tcPr>
                  <w:p w14:paraId="6537DB74" w14:textId="77777777" w:rsidR="002221CD" w:rsidRDefault="002221CD">
                    <w:pPr>
                      <w:pStyle w:val="Bibliography"/>
                      <w:rPr>
                        <w:noProof/>
                      </w:rPr>
                    </w:pPr>
                    <w:r>
                      <w:rPr>
                        <w:noProof/>
                      </w:rPr>
                      <w:t xml:space="preserve">[49] </w:t>
                    </w:r>
                  </w:p>
                </w:tc>
                <w:tc>
                  <w:tcPr>
                    <w:tcW w:w="0" w:type="auto"/>
                    <w:hideMark/>
                  </w:tcPr>
                  <w:p w14:paraId="2AEACFB4" w14:textId="77777777" w:rsidR="002221CD" w:rsidRDefault="002221CD">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5BA24A0F" w14:textId="77777777" w:rsidR="002221CD" w:rsidRDefault="002221CD">
              <w:pPr>
                <w:divId w:val="2025355522"/>
                <w:rPr>
                  <w:noProof/>
                </w:rPr>
              </w:pPr>
            </w:p>
            <w:p w14:paraId="7C000746" w14:textId="77777777" w:rsidR="009823E2" w:rsidRDefault="009823E2">
              <w:r>
                <w:rPr>
                  <w:b/>
                  <w:bCs/>
                  <w:noProof/>
                </w:rPr>
                <w:fldChar w:fldCharType="end"/>
              </w:r>
            </w:p>
          </w:sdtContent>
        </w:sdt>
      </w:sdtContent>
    </w:sdt>
    <w:p w14:paraId="282402DD"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t>
      </w:r>
      <w:del w:id="91042" w:author="Claude" w:date="2026-10-29T12:31:36Z">
        <w:r>
          <w:delText xml:space="preserve">where he is currently pursuing the Ph.D. degree</w:delText>
        </w:r>
      </w:del>
      <w:ins w:id="91043" w:author="Claude" w:date="2026-10-29T12:31:36Z">
        <w:r>
          <w:t xml:space="preserve">and completed his Ph.D. studies there in 2026</w:t>
        </w:r>
      </w:ins>
      <w:r>
        <w:t xml:space="preserv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088EAAA3"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F90F2" w14:textId="77777777" w:rsidR="00DC7715" w:rsidRDefault="00DC7715">
      <w:r>
        <w:separator/>
      </w:r>
    </w:p>
  </w:endnote>
  <w:endnote w:type="continuationSeparator" w:id="0">
    <w:p w14:paraId="3E7979F6" w14:textId="77777777" w:rsidR="00DC7715" w:rsidRDefault="00DC7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E8CC3" w14:textId="77777777" w:rsidR="00DC7715" w:rsidRPr="009A0AA6" w:rsidRDefault="00DC7715" w:rsidP="009A0AA6">
      <w:pPr>
        <w:pStyle w:val="Footer"/>
      </w:pPr>
    </w:p>
  </w:footnote>
  <w:footnote w:type="continuationSeparator" w:id="0">
    <w:p w14:paraId="22A9DD79" w14:textId="77777777" w:rsidR="00DC7715" w:rsidRDefault="00DC7715">
      <w:r>
        <w:continuationSeparator/>
      </w:r>
    </w:p>
  </w:footnote>
  <w:footnote w:id="1">
    <w:p w14:paraId="1E387E1F"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October 24, 2026. (Corresponding author: Çağlar Akman.) </w:t>
      </w:r>
    </w:p>
    <w:p w14:paraId="784B2C12"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D9916" w14:textId="77777777" w:rsidR="00732E46" w:rsidRDefault="000F2C11">
    <w:pPr>
      <w:jc w:val="right"/>
    </w:pPr>
    <w:r>
      <w:fldChar w:fldCharType="begin"/>
    </w:r>
    <w:r>
      <w:instrText>PAGE</w:instrText>
    </w:r>
    <w:r>
      <w:fldChar w:fldCharType="separate"/>
    </w:r>
    <w:r w:rsidR="005A170E">
      <w:rPr>
        <w:noProof/>
      </w:rPr>
      <w:t>3</w:t>
    </w:r>
    <w:r>
      <w:fldChar w:fldCharType="end"/>
    </w:r>
  </w:p>
  <w:p w14:paraId="1F26C88C" w14:textId="77777777" w:rsidR="00732E46" w:rsidRDefault="00732E46">
    <w:pPr>
      <w:ind w:right="360"/>
    </w:pPr>
  </w:p>
  <w:p w14:paraId="2DE85763"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
  </w:num>
  <w:num w:numId="4">
    <w:abstractNumId w:val="9"/>
  </w:num>
  <w:num w:numId="5">
    <w:abstractNumId w:val="6"/>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8"/>
  </w:num>
  <w:num w:numId="11">
    <w:abstractNumId w:val="0"/>
  </w:num>
  <w:num w:numId="12">
    <w:abstractNumId w:val="12"/>
  </w:num>
  <w:num w:numId="13">
    <w:abstractNumId w:val="11"/>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1EA8"/>
    <w:rsid w:val="00002FAF"/>
    <w:rsid w:val="0000343C"/>
    <w:rsid w:val="000042CD"/>
    <w:rsid w:val="00005213"/>
    <w:rsid w:val="00023182"/>
    <w:rsid w:val="0003055C"/>
    <w:rsid w:val="000309E7"/>
    <w:rsid w:val="0003117B"/>
    <w:rsid w:val="00031B79"/>
    <w:rsid w:val="0003218A"/>
    <w:rsid w:val="00032339"/>
    <w:rsid w:val="00032630"/>
    <w:rsid w:val="000334CF"/>
    <w:rsid w:val="0003442C"/>
    <w:rsid w:val="0004007B"/>
    <w:rsid w:val="000403AE"/>
    <w:rsid w:val="00044327"/>
    <w:rsid w:val="00047909"/>
    <w:rsid w:val="00050683"/>
    <w:rsid w:val="000519D5"/>
    <w:rsid w:val="00053B2E"/>
    <w:rsid w:val="00053E2B"/>
    <w:rsid w:val="0005729B"/>
    <w:rsid w:val="00057A0D"/>
    <w:rsid w:val="000650E5"/>
    <w:rsid w:val="000668D5"/>
    <w:rsid w:val="00067023"/>
    <w:rsid w:val="00067BC9"/>
    <w:rsid w:val="00072960"/>
    <w:rsid w:val="00081747"/>
    <w:rsid w:val="00082509"/>
    <w:rsid w:val="000844C8"/>
    <w:rsid w:val="00085D7A"/>
    <w:rsid w:val="00096354"/>
    <w:rsid w:val="000968E1"/>
    <w:rsid w:val="00097EB8"/>
    <w:rsid w:val="000A3F47"/>
    <w:rsid w:val="000A6349"/>
    <w:rsid w:val="000A64F7"/>
    <w:rsid w:val="000C21BE"/>
    <w:rsid w:val="000C24BB"/>
    <w:rsid w:val="000C2B97"/>
    <w:rsid w:val="000C414B"/>
    <w:rsid w:val="000C4153"/>
    <w:rsid w:val="000D0440"/>
    <w:rsid w:val="000D13CF"/>
    <w:rsid w:val="000D1426"/>
    <w:rsid w:val="000D2610"/>
    <w:rsid w:val="000D4F4C"/>
    <w:rsid w:val="000D6C68"/>
    <w:rsid w:val="000E6594"/>
    <w:rsid w:val="000E6640"/>
    <w:rsid w:val="000F2C11"/>
    <w:rsid w:val="000F400B"/>
    <w:rsid w:val="000F4CB5"/>
    <w:rsid w:val="000F59FA"/>
    <w:rsid w:val="00101890"/>
    <w:rsid w:val="001023CA"/>
    <w:rsid w:val="00106579"/>
    <w:rsid w:val="0010774A"/>
    <w:rsid w:val="00114406"/>
    <w:rsid w:val="00114BBC"/>
    <w:rsid w:val="00116384"/>
    <w:rsid w:val="001209EB"/>
    <w:rsid w:val="001214B8"/>
    <w:rsid w:val="00124A09"/>
    <w:rsid w:val="00133B94"/>
    <w:rsid w:val="00135511"/>
    <w:rsid w:val="00137C4F"/>
    <w:rsid w:val="001426E9"/>
    <w:rsid w:val="0014692A"/>
    <w:rsid w:val="00146BBA"/>
    <w:rsid w:val="00152AB3"/>
    <w:rsid w:val="00154BE4"/>
    <w:rsid w:val="00170201"/>
    <w:rsid w:val="001709CC"/>
    <w:rsid w:val="00170C54"/>
    <w:rsid w:val="0017143C"/>
    <w:rsid w:val="00171630"/>
    <w:rsid w:val="00173D43"/>
    <w:rsid w:val="001743EC"/>
    <w:rsid w:val="00180047"/>
    <w:rsid w:val="00181971"/>
    <w:rsid w:val="001820CD"/>
    <w:rsid w:val="00187F25"/>
    <w:rsid w:val="001901E4"/>
    <w:rsid w:val="0019206C"/>
    <w:rsid w:val="001953B7"/>
    <w:rsid w:val="001961F5"/>
    <w:rsid w:val="00196C61"/>
    <w:rsid w:val="00197839"/>
    <w:rsid w:val="001B020C"/>
    <w:rsid w:val="001B0334"/>
    <w:rsid w:val="001B2423"/>
    <w:rsid w:val="001B285E"/>
    <w:rsid w:val="001B2B58"/>
    <w:rsid w:val="001B2E51"/>
    <w:rsid w:val="001C3836"/>
    <w:rsid w:val="001C7597"/>
    <w:rsid w:val="001C79F6"/>
    <w:rsid w:val="001D185A"/>
    <w:rsid w:val="001D2476"/>
    <w:rsid w:val="001D30D0"/>
    <w:rsid w:val="001D3B9E"/>
    <w:rsid w:val="001D4002"/>
    <w:rsid w:val="001D6782"/>
    <w:rsid w:val="001E1F94"/>
    <w:rsid w:val="001E2B7F"/>
    <w:rsid w:val="001E7EDB"/>
    <w:rsid w:val="001F1173"/>
    <w:rsid w:val="001F2329"/>
    <w:rsid w:val="001F512A"/>
    <w:rsid w:val="001F5400"/>
    <w:rsid w:val="00201147"/>
    <w:rsid w:val="00204B0D"/>
    <w:rsid w:val="0021084A"/>
    <w:rsid w:val="00216550"/>
    <w:rsid w:val="00217C09"/>
    <w:rsid w:val="002221CD"/>
    <w:rsid w:val="00223FF3"/>
    <w:rsid w:val="002250D6"/>
    <w:rsid w:val="00233A4C"/>
    <w:rsid w:val="00234ABB"/>
    <w:rsid w:val="0023614E"/>
    <w:rsid w:val="002406C6"/>
    <w:rsid w:val="00241912"/>
    <w:rsid w:val="00244B7F"/>
    <w:rsid w:val="00247708"/>
    <w:rsid w:val="00255400"/>
    <w:rsid w:val="0025551B"/>
    <w:rsid w:val="002577ED"/>
    <w:rsid w:val="0026140E"/>
    <w:rsid w:val="00262D2F"/>
    <w:rsid w:val="00265499"/>
    <w:rsid w:val="002666AA"/>
    <w:rsid w:val="00270516"/>
    <w:rsid w:val="00270B3C"/>
    <w:rsid w:val="002713D4"/>
    <w:rsid w:val="00274435"/>
    <w:rsid w:val="002758FA"/>
    <w:rsid w:val="00276F63"/>
    <w:rsid w:val="002775B6"/>
    <w:rsid w:val="00282E76"/>
    <w:rsid w:val="00285E41"/>
    <w:rsid w:val="0028695A"/>
    <w:rsid w:val="00286AF7"/>
    <w:rsid w:val="002877F3"/>
    <w:rsid w:val="002902FB"/>
    <w:rsid w:val="002947C5"/>
    <w:rsid w:val="0029686B"/>
    <w:rsid w:val="002A0227"/>
    <w:rsid w:val="002A170C"/>
    <w:rsid w:val="002A485E"/>
    <w:rsid w:val="002A4CD5"/>
    <w:rsid w:val="002B016F"/>
    <w:rsid w:val="002B0FAA"/>
    <w:rsid w:val="002B1DA6"/>
    <w:rsid w:val="002B330C"/>
    <w:rsid w:val="002B3644"/>
    <w:rsid w:val="002B3823"/>
    <w:rsid w:val="002B4C45"/>
    <w:rsid w:val="002B741E"/>
    <w:rsid w:val="002B778F"/>
    <w:rsid w:val="002C222C"/>
    <w:rsid w:val="002C5684"/>
    <w:rsid w:val="002D005C"/>
    <w:rsid w:val="002D04A6"/>
    <w:rsid w:val="002D296F"/>
    <w:rsid w:val="002D5008"/>
    <w:rsid w:val="002D62AF"/>
    <w:rsid w:val="002D74DA"/>
    <w:rsid w:val="002D7931"/>
    <w:rsid w:val="002D7CC5"/>
    <w:rsid w:val="002E159D"/>
    <w:rsid w:val="002E2421"/>
    <w:rsid w:val="002E341A"/>
    <w:rsid w:val="002E43A4"/>
    <w:rsid w:val="002E57AA"/>
    <w:rsid w:val="002E5B47"/>
    <w:rsid w:val="002F221E"/>
    <w:rsid w:val="002F3E85"/>
    <w:rsid w:val="00302E4A"/>
    <w:rsid w:val="00302FEE"/>
    <w:rsid w:val="00305C29"/>
    <w:rsid w:val="003125E4"/>
    <w:rsid w:val="0031286C"/>
    <w:rsid w:val="00312CE5"/>
    <w:rsid w:val="00313303"/>
    <w:rsid w:val="00316ED1"/>
    <w:rsid w:val="0032118B"/>
    <w:rsid w:val="00323AB0"/>
    <w:rsid w:val="00325A73"/>
    <w:rsid w:val="0032616D"/>
    <w:rsid w:val="00330DF9"/>
    <w:rsid w:val="00334EB0"/>
    <w:rsid w:val="00341CD7"/>
    <w:rsid w:val="00341E76"/>
    <w:rsid w:val="00345D60"/>
    <w:rsid w:val="00357347"/>
    <w:rsid w:val="003578ED"/>
    <w:rsid w:val="0036091A"/>
    <w:rsid w:val="00360DF5"/>
    <w:rsid w:val="003630A0"/>
    <w:rsid w:val="00367A57"/>
    <w:rsid w:val="0037295F"/>
    <w:rsid w:val="00374D63"/>
    <w:rsid w:val="00376272"/>
    <w:rsid w:val="00382D01"/>
    <w:rsid w:val="00383A97"/>
    <w:rsid w:val="0038414F"/>
    <w:rsid w:val="00390AD2"/>
    <w:rsid w:val="00390F43"/>
    <w:rsid w:val="003913E5"/>
    <w:rsid w:val="003949BC"/>
    <w:rsid w:val="00396816"/>
    <w:rsid w:val="003A31A8"/>
    <w:rsid w:val="003A4B4D"/>
    <w:rsid w:val="003A5973"/>
    <w:rsid w:val="003A5CDE"/>
    <w:rsid w:val="003A5EF8"/>
    <w:rsid w:val="003A7ACE"/>
    <w:rsid w:val="003B1CF0"/>
    <w:rsid w:val="003C1AC5"/>
    <w:rsid w:val="003C59DC"/>
    <w:rsid w:val="003C5BDF"/>
    <w:rsid w:val="003C67FA"/>
    <w:rsid w:val="003C7FC7"/>
    <w:rsid w:val="003D18C0"/>
    <w:rsid w:val="003E3FD9"/>
    <w:rsid w:val="003E5FD5"/>
    <w:rsid w:val="003E75C5"/>
    <w:rsid w:val="003F021E"/>
    <w:rsid w:val="003F12AE"/>
    <w:rsid w:val="003F5077"/>
    <w:rsid w:val="003F588B"/>
    <w:rsid w:val="003F6DAD"/>
    <w:rsid w:val="00402320"/>
    <w:rsid w:val="00403C76"/>
    <w:rsid w:val="004059E6"/>
    <w:rsid w:val="004063A4"/>
    <w:rsid w:val="00406D99"/>
    <w:rsid w:val="00415425"/>
    <w:rsid w:val="00416A34"/>
    <w:rsid w:val="00421B34"/>
    <w:rsid w:val="00422536"/>
    <w:rsid w:val="00431406"/>
    <w:rsid w:val="00432671"/>
    <w:rsid w:val="0043376C"/>
    <w:rsid w:val="004371FA"/>
    <w:rsid w:val="00437A80"/>
    <w:rsid w:val="004467B0"/>
    <w:rsid w:val="00454D81"/>
    <w:rsid w:val="0045541C"/>
    <w:rsid w:val="00455B41"/>
    <w:rsid w:val="00457AAD"/>
    <w:rsid w:val="0046072B"/>
    <w:rsid w:val="00460E0C"/>
    <w:rsid w:val="00467EFC"/>
    <w:rsid w:val="00474613"/>
    <w:rsid w:val="00474D3B"/>
    <w:rsid w:val="00481585"/>
    <w:rsid w:val="0048247F"/>
    <w:rsid w:val="004929B2"/>
    <w:rsid w:val="00492C53"/>
    <w:rsid w:val="00493BCB"/>
    <w:rsid w:val="004A4B26"/>
    <w:rsid w:val="004A7B52"/>
    <w:rsid w:val="004B12A7"/>
    <w:rsid w:val="004B29E3"/>
    <w:rsid w:val="004B33A8"/>
    <w:rsid w:val="004C0A1B"/>
    <w:rsid w:val="004C0A56"/>
    <w:rsid w:val="004C165F"/>
    <w:rsid w:val="004C1E98"/>
    <w:rsid w:val="004C2573"/>
    <w:rsid w:val="004C3028"/>
    <w:rsid w:val="004C33C9"/>
    <w:rsid w:val="004C5A55"/>
    <w:rsid w:val="004D265B"/>
    <w:rsid w:val="004D56AF"/>
    <w:rsid w:val="004D5FA4"/>
    <w:rsid w:val="004D6971"/>
    <w:rsid w:val="004D7799"/>
    <w:rsid w:val="004E26D7"/>
    <w:rsid w:val="004E3C5E"/>
    <w:rsid w:val="004E4DC1"/>
    <w:rsid w:val="004E7B04"/>
    <w:rsid w:val="004F0B37"/>
    <w:rsid w:val="004F191F"/>
    <w:rsid w:val="004F2C86"/>
    <w:rsid w:val="004F3172"/>
    <w:rsid w:val="004F798F"/>
    <w:rsid w:val="004F7DCA"/>
    <w:rsid w:val="00503BFA"/>
    <w:rsid w:val="00507581"/>
    <w:rsid w:val="00510E30"/>
    <w:rsid w:val="0051154B"/>
    <w:rsid w:val="005147A3"/>
    <w:rsid w:val="00517F54"/>
    <w:rsid w:val="005225CB"/>
    <w:rsid w:val="00524938"/>
    <w:rsid w:val="0053272E"/>
    <w:rsid w:val="00533E1B"/>
    <w:rsid w:val="00534101"/>
    <w:rsid w:val="00535D85"/>
    <w:rsid w:val="00541B09"/>
    <w:rsid w:val="005446E4"/>
    <w:rsid w:val="00545A33"/>
    <w:rsid w:val="00550D56"/>
    <w:rsid w:val="005511B0"/>
    <w:rsid w:val="0055192D"/>
    <w:rsid w:val="00560230"/>
    <w:rsid w:val="00560B80"/>
    <w:rsid w:val="0056364D"/>
    <w:rsid w:val="00563E02"/>
    <w:rsid w:val="00564A86"/>
    <w:rsid w:val="005674D3"/>
    <w:rsid w:val="00573461"/>
    <w:rsid w:val="00576CF1"/>
    <w:rsid w:val="00577481"/>
    <w:rsid w:val="005801FF"/>
    <w:rsid w:val="00580DC7"/>
    <w:rsid w:val="00581F9D"/>
    <w:rsid w:val="00582FBC"/>
    <w:rsid w:val="00592430"/>
    <w:rsid w:val="0059348A"/>
    <w:rsid w:val="00594869"/>
    <w:rsid w:val="005961D8"/>
    <w:rsid w:val="0059665D"/>
    <w:rsid w:val="005A170E"/>
    <w:rsid w:val="005A2567"/>
    <w:rsid w:val="005A4476"/>
    <w:rsid w:val="005A7DA2"/>
    <w:rsid w:val="005B300A"/>
    <w:rsid w:val="005B3186"/>
    <w:rsid w:val="005B43C2"/>
    <w:rsid w:val="005B4503"/>
    <w:rsid w:val="005B7A13"/>
    <w:rsid w:val="005C18AE"/>
    <w:rsid w:val="005C2E95"/>
    <w:rsid w:val="005C68BC"/>
    <w:rsid w:val="005D29EE"/>
    <w:rsid w:val="005D311A"/>
    <w:rsid w:val="005D6E97"/>
    <w:rsid w:val="005D75EA"/>
    <w:rsid w:val="005E0B21"/>
    <w:rsid w:val="005E2D10"/>
    <w:rsid w:val="005E69DC"/>
    <w:rsid w:val="005F09FD"/>
    <w:rsid w:val="005F0DEA"/>
    <w:rsid w:val="005F12E8"/>
    <w:rsid w:val="005F4497"/>
    <w:rsid w:val="005F4A24"/>
    <w:rsid w:val="005F5E3C"/>
    <w:rsid w:val="00603966"/>
    <w:rsid w:val="00603B86"/>
    <w:rsid w:val="006068E5"/>
    <w:rsid w:val="00610367"/>
    <w:rsid w:val="0061143F"/>
    <w:rsid w:val="006133C3"/>
    <w:rsid w:val="00613800"/>
    <w:rsid w:val="00616038"/>
    <w:rsid w:val="006165FD"/>
    <w:rsid w:val="006209FC"/>
    <w:rsid w:val="00621141"/>
    <w:rsid w:val="006228F3"/>
    <w:rsid w:val="00623659"/>
    <w:rsid w:val="00634F85"/>
    <w:rsid w:val="00636D0A"/>
    <w:rsid w:val="00636D14"/>
    <w:rsid w:val="00640140"/>
    <w:rsid w:val="00642387"/>
    <w:rsid w:val="00645190"/>
    <w:rsid w:val="006466C1"/>
    <w:rsid w:val="00647077"/>
    <w:rsid w:val="00647789"/>
    <w:rsid w:val="00650D05"/>
    <w:rsid w:val="006514FE"/>
    <w:rsid w:val="0065173B"/>
    <w:rsid w:val="00656248"/>
    <w:rsid w:val="00656601"/>
    <w:rsid w:val="00660615"/>
    <w:rsid w:val="00660F88"/>
    <w:rsid w:val="00665AF2"/>
    <w:rsid w:val="006671C0"/>
    <w:rsid w:val="0067216C"/>
    <w:rsid w:val="006722ED"/>
    <w:rsid w:val="006774B8"/>
    <w:rsid w:val="00682ED6"/>
    <w:rsid w:val="00683C77"/>
    <w:rsid w:val="00690E04"/>
    <w:rsid w:val="00694E0B"/>
    <w:rsid w:val="0069685A"/>
    <w:rsid w:val="006A09E4"/>
    <w:rsid w:val="006A0AAF"/>
    <w:rsid w:val="006A6C98"/>
    <w:rsid w:val="006A7C15"/>
    <w:rsid w:val="006B193B"/>
    <w:rsid w:val="006B68F3"/>
    <w:rsid w:val="006C02BB"/>
    <w:rsid w:val="006C11A5"/>
    <w:rsid w:val="006C2B2E"/>
    <w:rsid w:val="006C32BD"/>
    <w:rsid w:val="006C3CD3"/>
    <w:rsid w:val="006C60F0"/>
    <w:rsid w:val="006C67C8"/>
    <w:rsid w:val="006D042C"/>
    <w:rsid w:val="006D1C29"/>
    <w:rsid w:val="006D243F"/>
    <w:rsid w:val="006D4D09"/>
    <w:rsid w:val="006D555A"/>
    <w:rsid w:val="006D7408"/>
    <w:rsid w:val="006E3A41"/>
    <w:rsid w:val="006E42E3"/>
    <w:rsid w:val="006E4A9D"/>
    <w:rsid w:val="006E5A6A"/>
    <w:rsid w:val="006E5B69"/>
    <w:rsid w:val="006F18B8"/>
    <w:rsid w:val="006F6F5A"/>
    <w:rsid w:val="0070150D"/>
    <w:rsid w:val="00704B7C"/>
    <w:rsid w:val="00704EFD"/>
    <w:rsid w:val="007054D1"/>
    <w:rsid w:val="007101AB"/>
    <w:rsid w:val="00714DD4"/>
    <w:rsid w:val="00717F08"/>
    <w:rsid w:val="00720E67"/>
    <w:rsid w:val="00721DDC"/>
    <w:rsid w:val="00721E77"/>
    <w:rsid w:val="00723796"/>
    <w:rsid w:val="00723F18"/>
    <w:rsid w:val="00725A80"/>
    <w:rsid w:val="00732E46"/>
    <w:rsid w:val="00733166"/>
    <w:rsid w:val="00733504"/>
    <w:rsid w:val="007458AB"/>
    <w:rsid w:val="00747E64"/>
    <w:rsid w:val="00747F6B"/>
    <w:rsid w:val="007504B4"/>
    <w:rsid w:val="0075105E"/>
    <w:rsid w:val="00751E72"/>
    <w:rsid w:val="00753273"/>
    <w:rsid w:val="00756915"/>
    <w:rsid w:val="00757109"/>
    <w:rsid w:val="00757600"/>
    <w:rsid w:val="0076011B"/>
    <w:rsid w:val="007604CC"/>
    <w:rsid w:val="007610C7"/>
    <w:rsid w:val="007625D1"/>
    <w:rsid w:val="007653CA"/>
    <w:rsid w:val="00766986"/>
    <w:rsid w:val="0077027A"/>
    <w:rsid w:val="00771AA2"/>
    <w:rsid w:val="00773EDB"/>
    <w:rsid w:val="00773FCC"/>
    <w:rsid w:val="00782790"/>
    <w:rsid w:val="007829BB"/>
    <w:rsid w:val="00785A7D"/>
    <w:rsid w:val="0078628F"/>
    <w:rsid w:val="007938DE"/>
    <w:rsid w:val="0079437F"/>
    <w:rsid w:val="00795A4B"/>
    <w:rsid w:val="0079692F"/>
    <w:rsid w:val="00796EC8"/>
    <w:rsid w:val="007975EA"/>
    <w:rsid w:val="007A1391"/>
    <w:rsid w:val="007A213E"/>
    <w:rsid w:val="007A2DEB"/>
    <w:rsid w:val="007A5B1D"/>
    <w:rsid w:val="007B07C3"/>
    <w:rsid w:val="007B38DE"/>
    <w:rsid w:val="007B3AFA"/>
    <w:rsid w:val="007B51AD"/>
    <w:rsid w:val="007B62A7"/>
    <w:rsid w:val="007B7A52"/>
    <w:rsid w:val="007C015A"/>
    <w:rsid w:val="007C0903"/>
    <w:rsid w:val="007C39F6"/>
    <w:rsid w:val="007C410D"/>
    <w:rsid w:val="007C5FE2"/>
    <w:rsid w:val="007D0D20"/>
    <w:rsid w:val="007D24BE"/>
    <w:rsid w:val="007D596C"/>
    <w:rsid w:val="007D5CF8"/>
    <w:rsid w:val="007D6312"/>
    <w:rsid w:val="007D7219"/>
    <w:rsid w:val="007E00D7"/>
    <w:rsid w:val="007E5119"/>
    <w:rsid w:val="007E642E"/>
    <w:rsid w:val="007E713A"/>
    <w:rsid w:val="007E72C0"/>
    <w:rsid w:val="007F3FA3"/>
    <w:rsid w:val="007F4FB6"/>
    <w:rsid w:val="008033D2"/>
    <w:rsid w:val="008067F4"/>
    <w:rsid w:val="0080720F"/>
    <w:rsid w:val="00810AA0"/>
    <w:rsid w:val="00810E2F"/>
    <w:rsid w:val="00811EB2"/>
    <w:rsid w:val="00812E11"/>
    <w:rsid w:val="00813371"/>
    <w:rsid w:val="00814E1A"/>
    <w:rsid w:val="00815E9F"/>
    <w:rsid w:val="00816699"/>
    <w:rsid w:val="00820501"/>
    <w:rsid w:val="00827FB8"/>
    <w:rsid w:val="008313C6"/>
    <w:rsid w:val="00831F2B"/>
    <w:rsid w:val="00834F1E"/>
    <w:rsid w:val="0083545B"/>
    <w:rsid w:val="0083617C"/>
    <w:rsid w:val="00842A3B"/>
    <w:rsid w:val="00842F06"/>
    <w:rsid w:val="00843AB8"/>
    <w:rsid w:val="00844A7D"/>
    <w:rsid w:val="00846DC8"/>
    <w:rsid w:val="0084719E"/>
    <w:rsid w:val="0084750E"/>
    <w:rsid w:val="00851770"/>
    <w:rsid w:val="00851B4D"/>
    <w:rsid w:val="0086448E"/>
    <w:rsid w:val="008669BA"/>
    <w:rsid w:val="00874977"/>
    <w:rsid w:val="00875DC1"/>
    <w:rsid w:val="00882A2D"/>
    <w:rsid w:val="00883CBF"/>
    <w:rsid w:val="008854D2"/>
    <w:rsid w:val="008856C3"/>
    <w:rsid w:val="0089298D"/>
    <w:rsid w:val="00896C50"/>
    <w:rsid w:val="008B0B4D"/>
    <w:rsid w:val="008B3E83"/>
    <w:rsid w:val="008B7B83"/>
    <w:rsid w:val="008C2066"/>
    <w:rsid w:val="008C67D9"/>
    <w:rsid w:val="008D2F2D"/>
    <w:rsid w:val="008D2F5E"/>
    <w:rsid w:val="008D43A8"/>
    <w:rsid w:val="008D6C3F"/>
    <w:rsid w:val="008E1FF8"/>
    <w:rsid w:val="008E3A5E"/>
    <w:rsid w:val="008E4F03"/>
    <w:rsid w:val="008F29CC"/>
    <w:rsid w:val="008F3CBB"/>
    <w:rsid w:val="008F5C73"/>
    <w:rsid w:val="00904E7F"/>
    <w:rsid w:val="009063DF"/>
    <w:rsid w:val="009105EE"/>
    <w:rsid w:val="009117E2"/>
    <w:rsid w:val="00923AC5"/>
    <w:rsid w:val="0092569A"/>
    <w:rsid w:val="00926552"/>
    <w:rsid w:val="00932FBA"/>
    <w:rsid w:val="00934441"/>
    <w:rsid w:val="009376F7"/>
    <w:rsid w:val="00937D9C"/>
    <w:rsid w:val="00940DFB"/>
    <w:rsid w:val="0094368E"/>
    <w:rsid w:val="009454A2"/>
    <w:rsid w:val="009467D2"/>
    <w:rsid w:val="0094766D"/>
    <w:rsid w:val="00954BD6"/>
    <w:rsid w:val="00955379"/>
    <w:rsid w:val="00955F5D"/>
    <w:rsid w:val="009611D9"/>
    <w:rsid w:val="0096199E"/>
    <w:rsid w:val="00963755"/>
    <w:rsid w:val="0096650C"/>
    <w:rsid w:val="009669FA"/>
    <w:rsid w:val="00966E93"/>
    <w:rsid w:val="009722D8"/>
    <w:rsid w:val="00973381"/>
    <w:rsid w:val="00975DE2"/>
    <w:rsid w:val="00981F56"/>
    <w:rsid w:val="009823E2"/>
    <w:rsid w:val="00982858"/>
    <w:rsid w:val="00986618"/>
    <w:rsid w:val="00991791"/>
    <w:rsid w:val="009965A2"/>
    <w:rsid w:val="00996F96"/>
    <w:rsid w:val="009A0AA6"/>
    <w:rsid w:val="009A0CAE"/>
    <w:rsid w:val="009A2F46"/>
    <w:rsid w:val="009A39C6"/>
    <w:rsid w:val="009A6ADC"/>
    <w:rsid w:val="009A7DFA"/>
    <w:rsid w:val="009B21BC"/>
    <w:rsid w:val="009B3CAF"/>
    <w:rsid w:val="009B429F"/>
    <w:rsid w:val="009B784F"/>
    <w:rsid w:val="009C3DC3"/>
    <w:rsid w:val="009C6906"/>
    <w:rsid w:val="009C6CBF"/>
    <w:rsid w:val="009D0B85"/>
    <w:rsid w:val="009D30DD"/>
    <w:rsid w:val="009D67A0"/>
    <w:rsid w:val="009E2C51"/>
    <w:rsid w:val="009E71B1"/>
    <w:rsid w:val="009E73E3"/>
    <w:rsid w:val="009F085D"/>
    <w:rsid w:val="009F6928"/>
    <w:rsid w:val="009F7970"/>
    <w:rsid w:val="00A0701B"/>
    <w:rsid w:val="00A07560"/>
    <w:rsid w:val="00A13A12"/>
    <w:rsid w:val="00A21AE3"/>
    <w:rsid w:val="00A26A6A"/>
    <w:rsid w:val="00A27561"/>
    <w:rsid w:val="00A320DF"/>
    <w:rsid w:val="00A3331E"/>
    <w:rsid w:val="00A41540"/>
    <w:rsid w:val="00A42D35"/>
    <w:rsid w:val="00A436DD"/>
    <w:rsid w:val="00A530D2"/>
    <w:rsid w:val="00A57934"/>
    <w:rsid w:val="00A6122B"/>
    <w:rsid w:val="00A65256"/>
    <w:rsid w:val="00A67E12"/>
    <w:rsid w:val="00A762E9"/>
    <w:rsid w:val="00A778A0"/>
    <w:rsid w:val="00A77F45"/>
    <w:rsid w:val="00A800EB"/>
    <w:rsid w:val="00A80BDA"/>
    <w:rsid w:val="00A82F18"/>
    <w:rsid w:val="00A853F3"/>
    <w:rsid w:val="00A85C92"/>
    <w:rsid w:val="00A9035B"/>
    <w:rsid w:val="00A919E8"/>
    <w:rsid w:val="00A92964"/>
    <w:rsid w:val="00AA18C8"/>
    <w:rsid w:val="00AA5225"/>
    <w:rsid w:val="00AA6E71"/>
    <w:rsid w:val="00AB32AC"/>
    <w:rsid w:val="00AB4C22"/>
    <w:rsid w:val="00AB4C67"/>
    <w:rsid w:val="00AC0FD4"/>
    <w:rsid w:val="00AD14D1"/>
    <w:rsid w:val="00AD5871"/>
    <w:rsid w:val="00AD7ACB"/>
    <w:rsid w:val="00AE3188"/>
    <w:rsid w:val="00AE5CB9"/>
    <w:rsid w:val="00AE7F52"/>
    <w:rsid w:val="00AF3089"/>
    <w:rsid w:val="00AF4482"/>
    <w:rsid w:val="00AF5AAE"/>
    <w:rsid w:val="00B01546"/>
    <w:rsid w:val="00B05CCE"/>
    <w:rsid w:val="00B07BB7"/>
    <w:rsid w:val="00B10389"/>
    <w:rsid w:val="00B104CC"/>
    <w:rsid w:val="00B10AF1"/>
    <w:rsid w:val="00B11C99"/>
    <w:rsid w:val="00B13DC9"/>
    <w:rsid w:val="00B17FD1"/>
    <w:rsid w:val="00B20F44"/>
    <w:rsid w:val="00B2142F"/>
    <w:rsid w:val="00B22AED"/>
    <w:rsid w:val="00B23468"/>
    <w:rsid w:val="00B23D61"/>
    <w:rsid w:val="00B24702"/>
    <w:rsid w:val="00B25FDD"/>
    <w:rsid w:val="00B264AF"/>
    <w:rsid w:val="00B26B89"/>
    <w:rsid w:val="00B3099D"/>
    <w:rsid w:val="00B31352"/>
    <w:rsid w:val="00B31799"/>
    <w:rsid w:val="00B44A1B"/>
    <w:rsid w:val="00B44DCF"/>
    <w:rsid w:val="00B463CE"/>
    <w:rsid w:val="00B51AB6"/>
    <w:rsid w:val="00B5292B"/>
    <w:rsid w:val="00B543E5"/>
    <w:rsid w:val="00B54450"/>
    <w:rsid w:val="00B56FCF"/>
    <w:rsid w:val="00B60677"/>
    <w:rsid w:val="00B61580"/>
    <w:rsid w:val="00B62508"/>
    <w:rsid w:val="00B630FA"/>
    <w:rsid w:val="00B63DEC"/>
    <w:rsid w:val="00B65A70"/>
    <w:rsid w:val="00B65DC7"/>
    <w:rsid w:val="00B7176A"/>
    <w:rsid w:val="00B75CB5"/>
    <w:rsid w:val="00B8147E"/>
    <w:rsid w:val="00B83635"/>
    <w:rsid w:val="00B9055F"/>
    <w:rsid w:val="00B922C9"/>
    <w:rsid w:val="00B94C98"/>
    <w:rsid w:val="00B95361"/>
    <w:rsid w:val="00B97668"/>
    <w:rsid w:val="00BA327E"/>
    <w:rsid w:val="00BA351C"/>
    <w:rsid w:val="00BA427F"/>
    <w:rsid w:val="00BB3F96"/>
    <w:rsid w:val="00BB4995"/>
    <w:rsid w:val="00BB672A"/>
    <w:rsid w:val="00BB70FC"/>
    <w:rsid w:val="00BB7EF2"/>
    <w:rsid w:val="00BC0495"/>
    <w:rsid w:val="00BC28DF"/>
    <w:rsid w:val="00BC5EE9"/>
    <w:rsid w:val="00BC6057"/>
    <w:rsid w:val="00BD3763"/>
    <w:rsid w:val="00BD3D63"/>
    <w:rsid w:val="00BD45DF"/>
    <w:rsid w:val="00BD5EA1"/>
    <w:rsid w:val="00BD78CE"/>
    <w:rsid w:val="00BD7A93"/>
    <w:rsid w:val="00BE0BDA"/>
    <w:rsid w:val="00BE4774"/>
    <w:rsid w:val="00BE6A21"/>
    <w:rsid w:val="00BE7F00"/>
    <w:rsid w:val="00BF039A"/>
    <w:rsid w:val="00BF189A"/>
    <w:rsid w:val="00BF222A"/>
    <w:rsid w:val="00BF41E7"/>
    <w:rsid w:val="00BF4A7C"/>
    <w:rsid w:val="00BF5A53"/>
    <w:rsid w:val="00BF605C"/>
    <w:rsid w:val="00C031F5"/>
    <w:rsid w:val="00C04F49"/>
    <w:rsid w:val="00C07766"/>
    <w:rsid w:val="00C11836"/>
    <w:rsid w:val="00C16047"/>
    <w:rsid w:val="00C16925"/>
    <w:rsid w:val="00C20C56"/>
    <w:rsid w:val="00C2340E"/>
    <w:rsid w:val="00C25825"/>
    <w:rsid w:val="00C30A8A"/>
    <w:rsid w:val="00C33B6B"/>
    <w:rsid w:val="00C33BAB"/>
    <w:rsid w:val="00C42BDB"/>
    <w:rsid w:val="00C44915"/>
    <w:rsid w:val="00C4496A"/>
    <w:rsid w:val="00C51EDD"/>
    <w:rsid w:val="00C52F3D"/>
    <w:rsid w:val="00C54165"/>
    <w:rsid w:val="00C541CA"/>
    <w:rsid w:val="00C54B70"/>
    <w:rsid w:val="00C60D07"/>
    <w:rsid w:val="00C61562"/>
    <w:rsid w:val="00C63C9D"/>
    <w:rsid w:val="00C64D24"/>
    <w:rsid w:val="00C72820"/>
    <w:rsid w:val="00C7592D"/>
    <w:rsid w:val="00C821C0"/>
    <w:rsid w:val="00C83219"/>
    <w:rsid w:val="00C83E79"/>
    <w:rsid w:val="00C86984"/>
    <w:rsid w:val="00C9148A"/>
    <w:rsid w:val="00C9162C"/>
    <w:rsid w:val="00C921C0"/>
    <w:rsid w:val="00C931B2"/>
    <w:rsid w:val="00CA0F91"/>
    <w:rsid w:val="00CA3DD6"/>
    <w:rsid w:val="00CB5CB4"/>
    <w:rsid w:val="00CB5F34"/>
    <w:rsid w:val="00CB719F"/>
    <w:rsid w:val="00CC1EEE"/>
    <w:rsid w:val="00CC21A8"/>
    <w:rsid w:val="00CC7B7A"/>
    <w:rsid w:val="00CC7F95"/>
    <w:rsid w:val="00CD0B6D"/>
    <w:rsid w:val="00CD1F6A"/>
    <w:rsid w:val="00CD54DC"/>
    <w:rsid w:val="00CD5AB2"/>
    <w:rsid w:val="00CD5B03"/>
    <w:rsid w:val="00CE106F"/>
    <w:rsid w:val="00CE1A9C"/>
    <w:rsid w:val="00CF390A"/>
    <w:rsid w:val="00CF3DFA"/>
    <w:rsid w:val="00CF48E2"/>
    <w:rsid w:val="00CF568F"/>
    <w:rsid w:val="00CF5D5A"/>
    <w:rsid w:val="00CF7A4B"/>
    <w:rsid w:val="00D01DE1"/>
    <w:rsid w:val="00D0339A"/>
    <w:rsid w:val="00D050EC"/>
    <w:rsid w:val="00D059CA"/>
    <w:rsid w:val="00D05F12"/>
    <w:rsid w:val="00D07146"/>
    <w:rsid w:val="00D071CC"/>
    <w:rsid w:val="00D10AC8"/>
    <w:rsid w:val="00D1102A"/>
    <w:rsid w:val="00D12190"/>
    <w:rsid w:val="00D128EB"/>
    <w:rsid w:val="00D20E00"/>
    <w:rsid w:val="00D22991"/>
    <w:rsid w:val="00D244CF"/>
    <w:rsid w:val="00D3051D"/>
    <w:rsid w:val="00D31CC3"/>
    <w:rsid w:val="00D31F60"/>
    <w:rsid w:val="00D34EA4"/>
    <w:rsid w:val="00D412D0"/>
    <w:rsid w:val="00D41335"/>
    <w:rsid w:val="00D42109"/>
    <w:rsid w:val="00D45941"/>
    <w:rsid w:val="00D501BF"/>
    <w:rsid w:val="00D50906"/>
    <w:rsid w:val="00D52818"/>
    <w:rsid w:val="00D55A2B"/>
    <w:rsid w:val="00D56099"/>
    <w:rsid w:val="00D56FA8"/>
    <w:rsid w:val="00D57655"/>
    <w:rsid w:val="00D602B3"/>
    <w:rsid w:val="00D60CDC"/>
    <w:rsid w:val="00D61DDE"/>
    <w:rsid w:val="00D62FF5"/>
    <w:rsid w:val="00D64352"/>
    <w:rsid w:val="00D661B0"/>
    <w:rsid w:val="00D66528"/>
    <w:rsid w:val="00D665A9"/>
    <w:rsid w:val="00D7160E"/>
    <w:rsid w:val="00D76339"/>
    <w:rsid w:val="00D763B7"/>
    <w:rsid w:val="00D818B6"/>
    <w:rsid w:val="00D83AF6"/>
    <w:rsid w:val="00D83B4A"/>
    <w:rsid w:val="00D859FE"/>
    <w:rsid w:val="00D868B8"/>
    <w:rsid w:val="00D87F8B"/>
    <w:rsid w:val="00D91703"/>
    <w:rsid w:val="00D9174A"/>
    <w:rsid w:val="00D95740"/>
    <w:rsid w:val="00D96297"/>
    <w:rsid w:val="00D96391"/>
    <w:rsid w:val="00D96C7E"/>
    <w:rsid w:val="00D97BD2"/>
    <w:rsid w:val="00D97CE1"/>
    <w:rsid w:val="00DA34C3"/>
    <w:rsid w:val="00DA580B"/>
    <w:rsid w:val="00DA5A9A"/>
    <w:rsid w:val="00DB0B75"/>
    <w:rsid w:val="00DB27C8"/>
    <w:rsid w:val="00DB3364"/>
    <w:rsid w:val="00DB3770"/>
    <w:rsid w:val="00DB4355"/>
    <w:rsid w:val="00DC4AF5"/>
    <w:rsid w:val="00DC5619"/>
    <w:rsid w:val="00DC758F"/>
    <w:rsid w:val="00DC7715"/>
    <w:rsid w:val="00DD306A"/>
    <w:rsid w:val="00DD4DC8"/>
    <w:rsid w:val="00DD545C"/>
    <w:rsid w:val="00DD6364"/>
    <w:rsid w:val="00DD7F24"/>
    <w:rsid w:val="00DE0BE3"/>
    <w:rsid w:val="00DE1B62"/>
    <w:rsid w:val="00DE59FF"/>
    <w:rsid w:val="00DF1438"/>
    <w:rsid w:val="00DF1D05"/>
    <w:rsid w:val="00DF661D"/>
    <w:rsid w:val="00DF6629"/>
    <w:rsid w:val="00DF7EE8"/>
    <w:rsid w:val="00E031BA"/>
    <w:rsid w:val="00E05735"/>
    <w:rsid w:val="00E06DC3"/>
    <w:rsid w:val="00E107C1"/>
    <w:rsid w:val="00E15AEF"/>
    <w:rsid w:val="00E2077B"/>
    <w:rsid w:val="00E20832"/>
    <w:rsid w:val="00E247D3"/>
    <w:rsid w:val="00E24C5A"/>
    <w:rsid w:val="00E25565"/>
    <w:rsid w:val="00E30D60"/>
    <w:rsid w:val="00E33249"/>
    <w:rsid w:val="00E45781"/>
    <w:rsid w:val="00E52818"/>
    <w:rsid w:val="00E57D3D"/>
    <w:rsid w:val="00E60169"/>
    <w:rsid w:val="00E625A7"/>
    <w:rsid w:val="00E653B5"/>
    <w:rsid w:val="00E65DF7"/>
    <w:rsid w:val="00E662B8"/>
    <w:rsid w:val="00E74721"/>
    <w:rsid w:val="00E83CA2"/>
    <w:rsid w:val="00E848F5"/>
    <w:rsid w:val="00E84E4D"/>
    <w:rsid w:val="00E867E0"/>
    <w:rsid w:val="00E90136"/>
    <w:rsid w:val="00E95B17"/>
    <w:rsid w:val="00E964AC"/>
    <w:rsid w:val="00E96A9F"/>
    <w:rsid w:val="00E97823"/>
    <w:rsid w:val="00E97AC2"/>
    <w:rsid w:val="00EA0124"/>
    <w:rsid w:val="00EA352F"/>
    <w:rsid w:val="00EA3ED8"/>
    <w:rsid w:val="00EA6012"/>
    <w:rsid w:val="00EB0F32"/>
    <w:rsid w:val="00EB1822"/>
    <w:rsid w:val="00EC10A8"/>
    <w:rsid w:val="00EC338C"/>
    <w:rsid w:val="00EC35CE"/>
    <w:rsid w:val="00EC4FE6"/>
    <w:rsid w:val="00EC513F"/>
    <w:rsid w:val="00ED0FF9"/>
    <w:rsid w:val="00ED6FA9"/>
    <w:rsid w:val="00EE01DE"/>
    <w:rsid w:val="00EE01E7"/>
    <w:rsid w:val="00EE02E8"/>
    <w:rsid w:val="00EE0992"/>
    <w:rsid w:val="00EE12A5"/>
    <w:rsid w:val="00EE33FE"/>
    <w:rsid w:val="00EE3761"/>
    <w:rsid w:val="00EE384A"/>
    <w:rsid w:val="00EE6E6F"/>
    <w:rsid w:val="00EF082C"/>
    <w:rsid w:val="00EF0B0D"/>
    <w:rsid w:val="00EF3860"/>
    <w:rsid w:val="00EF6430"/>
    <w:rsid w:val="00F0015E"/>
    <w:rsid w:val="00F02841"/>
    <w:rsid w:val="00F036EB"/>
    <w:rsid w:val="00F03BFB"/>
    <w:rsid w:val="00F05EC7"/>
    <w:rsid w:val="00F05F93"/>
    <w:rsid w:val="00F06468"/>
    <w:rsid w:val="00F13B08"/>
    <w:rsid w:val="00F16F79"/>
    <w:rsid w:val="00F22A05"/>
    <w:rsid w:val="00F30F81"/>
    <w:rsid w:val="00F312F0"/>
    <w:rsid w:val="00F32BCF"/>
    <w:rsid w:val="00F33F99"/>
    <w:rsid w:val="00F36EE4"/>
    <w:rsid w:val="00F37C7B"/>
    <w:rsid w:val="00F43C64"/>
    <w:rsid w:val="00F44118"/>
    <w:rsid w:val="00F53408"/>
    <w:rsid w:val="00F57A20"/>
    <w:rsid w:val="00F616EA"/>
    <w:rsid w:val="00F63565"/>
    <w:rsid w:val="00F66297"/>
    <w:rsid w:val="00F66D81"/>
    <w:rsid w:val="00F67007"/>
    <w:rsid w:val="00F71466"/>
    <w:rsid w:val="00F76AC5"/>
    <w:rsid w:val="00F77F2B"/>
    <w:rsid w:val="00F863CA"/>
    <w:rsid w:val="00F90AD0"/>
    <w:rsid w:val="00F90CF2"/>
    <w:rsid w:val="00F91423"/>
    <w:rsid w:val="00F93EFB"/>
    <w:rsid w:val="00F943AF"/>
    <w:rsid w:val="00F95EA8"/>
    <w:rsid w:val="00FA09D7"/>
    <w:rsid w:val="00FA4736"/>
    <w:rsid w:val="00FA4AE0"/>
    <w:rsid w:val="00FA6C74"/>
    <w:rsid w:val="00FB30FA"/>
    <w:rsid w:val="00FB41DF"/>
    <w:rsid w:val="00FB4D54"/>
    <w:rsid w:val="00FB6915"/>
    <w:rsid w:val="00FB6C00"/>
    <w:rsid w:val="00FC4284"/>
    <w:rsid w:val="00FC465A"/>
    <w:rsid w:val="00FC4FCB"/>
    <w:rsid w:val="00FC5131"/>
    <w:rsid w:val="00FD29AB"/>
    <w:rsid w:val="00FD2F16"/>
    <w:rsid w:val="00FD69D2"/>
    <w:rsid w:val="00FE1EBD"/>
    <w:rsid w:val="00FE32C9"/>
    <w:rsid w:val="00FE42E4"/>
    <w:rsid w:val="00FE759A"/>
    <w:rsid w:val="00FF0CB1"/>
    <w:rsid w:val="00FF26BC"/>
    <w:rsid w:val="00FF32AF"/>
    <w:rsid w:val="00FF4CDD"/>
    <w:rsid w:val="00FF52D1"/>
    <w:rsid w:val="00FF5890"/>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BEE558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23796"/>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723796"/>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rsid w:val="00BC28DF"/>
    <w:pPr>
      <w:tabs>
        <w:tab w:val="left" w:pos="270"/>
      </w:tabs>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 w:type="table" w:styleId="TableGrid">
    <w:name w:val="Table Grid"/>
    <w:basedOn w:val="TableNormal"/>
    <w:uiPriority w:val="39"/>
    <w:rsid w:val="00946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331">
      <w:bodyDiv w:val="1"/>
      <w:marLeft w:val="0"/>
      <w:marRight w:val="0"/>
      <w:marTop w:val="0"/>
      <w:marBottom w:val="0"/>
      <w:divBdr>
        <w:top w:val="none" w:sz="0" w:space="0" w:color="auto"/>
        <w:left w:val="none" w:sz="0" w:space="0" w:color="auto"/>
        <w:bottom w:val="none" w:sz="0" w:space="0" w:color="auto"/>
        <w:right w:val="none" w:sz="0" w:space="0" w:color="auto"/>
      </w:divBdr>
    </w:div>
    <w:div w:id="1442153">
      <w:bodyDiv w:val="1"/>
      <w:marLeft w:val="0"/>
      <w:marRight w:val="0"/>
      <w:marTop w:val="0"/>
      <w:marBottom w:val="0"/>
      <w:divBdr>
        <w:top w:val="none" w:sz="0" w:space="0" w:color="auto"/>
        <w:left w:val="none" w:sz="0" w:space="0" w:color="auto"/>
        <w:bottom w:val="none" w:sz="0" w:space="0" w:color="auto"/>
        <w:right w:val="none" w:sz="0" w:space="0" w:color="auto"/>
      </w:divBdr>
    </w:div>
    <w:div w:id="4479505">
      <w:bodyDiv w:val="1"/>
      <w:marLeft w:val="0"/>
      <w:marRight w:val="0"/>
      <w:marTop w:val="0"/>
      <w:marBottom w:val="0"/>
      <w:divBdr>
        <w:top w:val="none" w:sz="0" w:space="0" w:color="auto"/>
        <w:left w:val="none" w:sz="0" w:space="0" w:color="auto"/>
        <w:bottom w:val="none" w:sz="0" w:space="0" w:color="auto"/>
        <w:right w:val="none" w:sz="0" w:space="0" w:color="auto"/>
      </w:divBdr>
    </w:div>
    <w:div w:id="6257481">
      <w:bodyDiv w:val="1"/>
      <w:marLeft w:val="0"/>
      <w:marRight w:val="0"/>
      <w:marTop w:val="0"/>
      <w:marBottom w:val="0"/>
      <w:divBdr>
        <w:top w:val="none" w:sz="0" w:space="0" w:color="auto"/>
        <w:left w:val="none" w:sz="0" w:space="0" w:color="auto"/>
        <w:bottom w:val="none" w:sz="0" w:space="0" w:color="auto"/>
        <w:right w:val="none" w:sz="0" w:space="0" w:color="auto"/>
      </w:divBdr>
    </w:div>
    <w:div w:id="7369496">
      <w:bodyDiv w:val="1"/>
      <w:marLeft w:val="0"/>
      <w:marRight w:val="0"/>
      <w:marTop w:val="0"/>
      <w:marBottom w:val="0"/>
      <w:divBdr>
        <w:top w:val="none" w:sz="0" w:space="0" w:color="auto"/>
        <w:left w:val="none" w:sz="0" w:space="0" w:color="auto"/>
        <w:bottom w:val="none" w:sz="0" w:space="0" w:color="auto"/>
        <w:right w:val="none" w:sz="0" w:space="0" w:color="auto"/>
      </w:divBdr>
    </w:div>
    <w:div w:id="10763594">
      <w:bodyDiv w:val="1"/>
      <w:marLeft w:val="0"/>
      <w:marRight w:val="0"/>
      <w:marTop w:val="0"/>
      <w:marBottom w:val="0"/>
      <w:divBdr>
        <w:top w:val="none" w:sz="0" w:space="0" w:color="auto"/>
        <w:left w:val="none" w:sz="0" w:space="0" w:color="auto"/>
        <w:bottom w:val="none" w:sz="0" w:space="0" w:color="auto"/>
        <w:right w:val="none" w:sz="0" w:space="0" w:color="auto"/>
      </w:divBdr>
    </w:div>
    <w:div w:id="16077634">
      <w:bodyDiv w:val="1"/>
      <w:marLeft w:val="0"/>
      <w:marRight w:val="0"/>
      <w:marTop w:val="0"/>
      <w:marBottom w:val="0"/>
      <w:divBdr>
        <w:top w:val="none" w:sz="0" w:space="0" w:color="auto"/>
        <w:left w:val="none" w:sz="0" w:space="0" w:color="auto"/>
        <w:bottom w:val="none" w:sz="0" w:space="0" w:color="auto"/>
        <w:right w:val="none" w:sz="0" w:space="0" w:color="auto"/>
      </w:divBdr>
    </w:div>
    <w:div w:id="19088294">
      <w:bodyDiv w:val="1"/>
      <w:marLeft w:val="0"/>
      <w:marRight w:val="0"/>
      <w:marTop w:val="0"/>
      <w:marBottom w:val="0"/>
      <w:divBdr>
        <w:top w:val="none" w:sz="0" w:space="0" w:color="auto"/>
        <w:left w:val="none" w:sz="0" w:space="0" w:color="auto"/>
        <w:bottom w:val="none" w:sz="0" w:space="0" w:color="auto"/>
        <w:right w:val="none" w:sz="0" w:space="0" w:color="auto"/>
      </w:divBdr>
    </w:div>
    <w:div w:id="21329270">
      <w:bodyDiv w:val="1"/>
      <w:marLeft w:val="0"/>
      <w:marRight w:val="0"/>
      <w:marTop w:val="0"/>
      <w:marBottom w:val="0"/>
      <w:divBdr>
        <w:top w:val="none" w:sz="0" w:space="0" w:color="auto"/>
        <w:left w:val="none" w:sz="0" w:space="0" w:color="auto"/>
        <w:bottom w:val="none" w:sz="0" w:space="0" w:color="auto"/>
        <w:right w:val="none" w:sz="0" w:space="0" w:color="auto"/>
      </w:divBdr>
    </w:div>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37125146">
      <w:bodyDiv w:val="1"/>
      <w:marLeft w:val="0"/>
      <w:marRight w:val="0"/>
      <w:marTop w:val="0"/>
      <w:marBottom w:val="0"/>
      <w:divBdr>
        <w:top w:val="none" w:sz="0" w:space="0" w:color="auto"/>
        <w:left w:val="none" w:sz="0" w:space="0" w:color="auto"/>
        <w:bottom w:val="none" w:sz="0" w:space="0" w:color="auto"/>
        <w:right w:val="none" w:sz="0" w:space="0" w:color="auto"/>
      </w:divBdr>
    </w:div>
    <w:div w:id="37438200">
      <w:bodyDiv w:val="1"/>
      <w:marLeft w:val="0"/>
      <w:marRight w:val="0"/>
      <w:marTop w:val="0"/>
      <w:marBottom w:val="0"/>
      <w:divBdr>
        <w:top w:val="none" w:sz="0" w:space="0" w:color="auto"/>
        <w:left w:val="none" w:sz="0" w:space="0" w:color="auto"/>
        <w:bottom w:val="none" w:sz="0" w:space="0" w:color="auto"/>
        <w:right w:val="none" w:sz="0" w:space="0" w:color="auto"/>
      </w:divBdr>
    </w:div>
    <w:div w:id="46299064">
      <w:bodyDiv w:val="1"/>
      <w:marLeft w:val="0"/>
      <w:marRight w:val="0"/>
      <w:marTop w:val="0"/>
      <w:marBottom w:val="0"/>
      <w:divBdr>
        <w:top w:val="none" w:sz="0" w:space="0" w:color="auto"/>
        <w:left w:val="none" w:sz="0" w:space="0" w:color="auto"/>
        <w:bottom w:val="none" w:sz="0" w:space="0" w:color="auto"/>
        <w:right w:val="none" w:sz="0" w:space="0" w:color="auto"/>
      </w:divBdr>
    </w:div>
    <w:div w:id="48725796">
      <w:bodyDiv w:val="1"/>
      <w:marLeft w:val="0"/>
      <w:marRight w:val="0"/>
      <w:marTop w:val="0"/>
      <w:marBottom w:val="0"/>
      <w:divBdr>
        <w:top w:val="none" w:sz="0" w:space="0" w:color="auto"/>
        <w:left w:val="none" w:sz="0" w:space="0" w:color="auto"/>
        <w:bottom w:val="none" w:sz="0" w:space="0" w:color="auto"/>
        <w:right w:val="none" w:sz="0" w:space="0" w:color="auto"/>
      </w:divBdr>
    </w:div>
    <w:div w:id="49426060">
      <w:bodyDiv w:val="1"/>
      <w:marLeft w:val="0"/>
      <w:marRight w:val="0"/>
      <w:marTop w:val="0"/>
      <w:marBottom w:val="0"/>
      <w:divBdr>
        <w:top w:val="none" w:sz="0" w:space="0" w:color="auto"/>
        <w:left w:val="none" w:sz="0" w:space="0" w:color="auto"/>
        <w:bottom w:val="none" w:sz="0" w:space="0" w:color="auto"/>
        <w:right w:val="none" w:sz="0" w:space="0" w:color="auto"/>
      </w:divBdr>
    </w:div>
    <w:div w:id="50271757">
      <w:bodyDiv w:val="1"/>
      <w:marLeft w:val="0"/>
      <w:marRight w:val="0"/>
      <w:marTop w:val="0"/>
      <w:marBottom w:val="0"/>
      <w:divBdr>
        <w:top w:val="none" w:sz="0" w:space="0" w:color="auto"/>
        <w:left w:val="none" w:sz="0" w:space="0" w:color="auto"/>
        <w:bottom w:val="none" w:sz="0" w:space="0" w:color="auto"/>
        <w:right w:val="none" w:sz="0" w:space="0" w:color="auto"/>
      </w:divBdr>
    </w:div>
    <w:div w:id="52510003">
      <w:bodyDiv w:val="1"/>
      <w:marLeft w:val="0"/>
      <w:marRight w:val="0"/>
      <w:marTop w:val="0"/>
      <w:marBottom w:val="0"/>
      <w:divBdr>
        <w:top w:val="none" w:sz="0" w:space="0" w:color="auto"/>
        <w:left w:val="none" w:sz="0" w:space="0" w:color="auto"/>
        <w:bottom w:val="none" w:sz="0" w:space="0" w:color="auto"/>
        <w:right w:val="none" w:sz="0" w:space="0" w:color="auto"/>
      </w:divBdr>
    </w:div>
    <w:div w:id="52894862">
      <w:bodyDiv w:val="1"/>
      <w:marLeft w:val="0"/>
      <w:marRight w:val="0"/>
      <w:marTop w:val="0"/>
      <w:marBottom w:val="0"/>
      <w:divBdr>
        <w:top w:val="none" w:sz="0" w:space="0" w:color="auto"/>
        <w:left w:val="none" w:sz="0" w:space="0" w:color="auto"/>
        <w:bottom w:val="none" w:sz="0" w:space="0" w:color="auto"/>
        <w:right w:val="none" w:sz="0" w:space="0" w:color="auto"/>
      </w:divBdr>
    </w:div>
    <w:div w:id="53893677">
      <w:bodyDiv w:val="1"/>
      <w:marLeft w:val="0"/>
      <w:marRight w:val="0"/>
      <w:marTop w:val="0"/>
      <w:marBottom w:val="0"/>
      <w:divBdr>
        <w:top w:val="none" w:sz="0" w:space="0" w:color="auto"/>
        <w:left w:val="none" w:sz="0" w:space="0" w:color="auto"/>
        <w:bottom w:val="none" w:sz="0" w:space="0" w:color="auto"/>
        <w:right w:val="none" w:sz="0" w:space="0" w:color="auto"/>
      </w:divBdr>
    </w:div>
    <w:div w:id="60104436">
      <w:bodyDiv w:val="1"/>
      <w:marLeft w:val="0"/>
      <w:marRight w:val="0"/>
      <w:marTop w:val="0"/>
      <w:marBottom w:val="0"/>
      <w:divBdr>
        <w:top w:val="none" w:sz="0" w:space="0" w:color="auto"/>
        <w:left w:val="none" w:sz="0" w:space="0" w:color="auto"/>
        <w:bottom w:val="none" w:sz="0" w:space="0" w:color="auto"/>
        <w:right w:val="none" w:sz="0" w:space="0" w:color="auto"/>
      </w:divBdr>
    </w:div>
    <w:div w:id="61680482">
      <w:bodyDiv w:val="1"/>
      <w:marLeft w:val="0"/>
      <w:marRight w:val="0"/>
      <w:marTop w:val="0"/>
      <w:marBottom w:val="0"/>
      <w:divBdr>
        <w:top w:val="none" w:sz="0" w:space="0" w:color="auto"/>
        <w:left w:val="none" w:sz="0" w:space="0" w:color="auto"/>
        <w:bottom w:val="none" w:sz="0" w:space="0" w:color="auto"/>
        <w:right w:val="none" w:sz="0" w:space="0" w:color="auto"/>
      </w:divBdr>
    </w:div>
    <w:div w:id="67923002">
      <w:bodyDiv w:val="1"/>
      <w:marLeft w:val="0"/>
      <w:marRight w:val="0"/>
      <w:marTop w:val="0"/>
      <w:marBottom w:val="0"/>
      <w:divBdr>
        <w:top w:val="none" w:sz="0" w:space="0" w:color="auto"/>
        <w:left w:val="none" w:sz="0" w:space="0" w:color="auto"/>
        <w:bottom w:val="none" w:sz="0" w:space="0" w:color="auto"/>
        <w:right w:val="none" w:sz="0" w:space="0" w:color="auto"/>
      </w:divBdr>
    </w:div>
    <w:div w:id="76638710">
      <w:bodyDiv w:val="1"/>
      <w:marLeft w:val="0"/>
      <w:marRight w:val="0"/>
      <w:marTop w:val="0"/>
      <w:marBottom w:val="0"/>
      <w:divBdr>
        <w:top w:val="none" w:sz="0" w:space="0" w:color="auto"/>
        <w:left w:val="none" w:sz="0" w:space="0" w:color="auto"/>
        <w:bottom w:val="none" w:sz="0" w:space="0" w:color="auto"/>
        <w:right w:val="none" w:sz="0" w:space="0" w:color="auto"/>
      </w:divBdr>
    </w:div>
    <w:div w:id="77026569">
      <w:bodyDiv w:val="1"/>
      <w:marLeft w:val="0"/>
      <w:marRight w:val="0"/>
      <w:marTop w:val="0"/>
      <w:marBottom w:val="0"/>
      <w:divBdr>
        <w:top w:val="none" w:sz="0" w:space="0" w:color="auto"/>
        <w:left w:val="none" w:sz="0" w:space="0" w:color="auto"/>
        <w:bottom w:val="none" w:sz="0" w:space="0" w:color="auto"/>
        <w:right w:val="none" w:sz="0" w:space="0" w:color="auto"/>
      </w:divBdr>
    </w:div>
    <w:div w:id="80831101">
      <w:bodyDiv w:val="1"/>
      <w:marLeft w:val="0"/>
      <w:marRight w:val="0"/>
      <w:marTop w:val="0"/>
      <w:marBottom w:val="0"/>
      <w:divBdr>
        <w:top w:val="none" w:sz="0" w:space="0" w:color="auto"/>
        <w:left w:val="none" w:sz="0" w:space="0" w:color="auto"/>
        <w:bottom w:val="none" w:sz="0" w:space="0" w:color="auto"/>
        <w:right w:val="none" w:sz="0" w:space="0" w:color="auto"/>
      </w:divBdr>
    </w:div>
    <w:div w:id="83428465">
      <w:bodyDiv w:val="1"/>
      <w:marLeft w:val="0"/>
      <w:marRight w:val="0"/>
      <w:marTop w:val="0"/>
      <w:marBottom w:val="0"/>
      <w:divBdr>
        <w:top w:val="none" w:sz="0" w:space="0" w:color="auto"/>
        <w:left w:val="none" w:sz="0" w:space="0" w:color="auto"/>
        <w:bottom w:val="none" w:sz="0" w:space="0" w:color="auto"/>
        <w:right w:val="none" w:sz="0" w:space="0" w:color="auto"/>
      </w:divBdr>
    </w:div>
    <w:div w:id="85275584">
      <w:bodyDiv w:val="1"/>
      <w:marLeft w:val="0"/>
      <w:marRight w:val="0"/>
      <w:marTop w:val="0"/>
      <w:marBottom w:val="0"/>
      <w:divBdr>
        <w:top w:val="none" w:sz="0" w:space="0" w:color="auto"/>
        <w:left w:val="none" w:sz="0" w:space="0" w:color="auto"/>
        <w:bottom w:val="none" w:sz="0" w:space="0" w:color="auto"/>
        <w:right w:val="none" w:sz="0" w:space="0" w:color="auto"/>
      </w:divBdr>
    </w:div>
    <w:div w:id="89008747">
      <w:bodyDiv w:val="1"/>
      <w:marLeft w:val="0"/>
      <w:marRight w:val="0"/>
      <w:marTop w:val="0"/>
      <w:marBottom w:val="0"/>
      <w:divBdr>
        <w:top w:val="none" w:sz="0" w:space="0" w:color="auto"/>
        <w:left w:val="none" w:sz="0" w:space="0" w:color="auto"/>
        <w:bottom w:val="none" w:sz="0" w:space="0" w:color="auto"/>
        <w:right w:val="none" w:sz="0" w:space="0" w:color="auto"/>
      </w:divBdr>
    </w:div>
    <w:div w:id="90513892">
      <w:bodyDiv w:val="1"/>
      <w:marLeft w:val="0"/>
      <w:marRight w:val="0"/>
      <w:marTop w:val="0"/>
      <w:marBottom w:val="0"/>
      <w:divBdr>
        <w:top w:val="none" w:sz="0" w:space="0" w:color="auto"/>
        <w:left w:val="none" w:sz="0" w:space="0" w:color="auto"/>
        <w:bottom w:val="none" w:sz="0" w:space="0" w:color="auto"/>
        <w:right w:val="none" w:sz="0" w:space="0" w:color="auto"/>
      </w:divBdr>
    </w:div>
    <w:div w:id="90855369">
      <w:bodyDiv w:val="1"/>
      <w:marLeft w:val="0"/>
      <w:marRight w:val="0"/>
      <w:marTop w:val="0"/>
      <w:marBottom w:val="0"/>
      <w:divBdr>
        <w:top w:val="none" w:sz="0" w:space="0" w:color="auto"/>
        <w:left w:val="none" w:sz="0" w:space="0" w:color="auto"/>
        <w:bottom w:val="none" w:sz="0" w:space="0" w:color="auto"/>
        <w:right w:val="none" w:sz="0" w:space="0" w:color="auto"/>
      </w:divBdr>
    </w:div>
    <w:div w:id="95831266">
      <w:bodyDiv w:val="1"/>
      <w:marLeft w:val="0"/>
      <w:marRight w:val="0"/>
      <w:marTop w:val="0"/>
      <w:marBottom w:val="0"/>
      <w:divBdr>
        <w:top w:val="none" w:sz="0" w:space="0" w:color="auto"/>
        <w:left w:val="none" w:sz="0" w:space="0" w:color="auto"/>
        <w:bottom w:val="none" w:sz="0" w:space="0" w:color="auto"/>
        <w:right w:val="none" w:sz="0" w:space="0" w:color="auto"/>
      </w:divBdr>
    </w:div>
    <w:div w:id="95948166">
      <w:bodyDiv w:val="1"/>
      <w:marLeft w:val="0"/>
      <w:marRight w:val="0"/>
      <w:marTop w:val="0"/>
      <w:marBottom w:val="0"/>
      <w:divBdr>
        <w:top w:val="none" w:sz="0" w:space="0" w:color="auto"/>
        <w:left w:val="none" w:sz="0" w:space="0" w:color="auto"/>
        <w:bottom w:val="none" w:sz="0" w:space="0" w:color="auto"/>
        <w:right w:val="none" w:sz="0" w:space="0" w:color="auto"/>
      </w:divBdr>
    </w:div>
    <w:div w:id="95953630">
      <w:bodyDiv w:val="1"/>
      <w:marLeft w:val="0"/>
      <w:marRight w:val="0"/>
      <w:marTop w:val="0"/>
      <w:marBottom w:val="0"/>
      <w:divBdr>
        <w:top w:val="none" w:sz="0" w:space="0" w:color="auto"/>
        <w:left w:val="none" w:sz="0" w:space="0" w:color="auto"/>
        <w:bottom w:val="none" w:sz="0" w:space="0" w:color="auto"/>
        <w:right w:val="none" w:sz="0" w:space="0" w:color="auto"/>
      </w:divBdr>
    </w:div>
    <w:div w:id="108399029">
      <w:bodyDiv w:val="1"/>
      <w:marLeft w:val="0"/>
      <w:marRight w:val="0"/>
      <w:marTop w:val="0"/>
      <w:marBottom w:val="0"/>
      <w:divBdr>
        <w:top w:val="none" w:sz="0" w:space="0" w:color="auto"/>
        <w:left w:val="none" w:sz="0" w:space="0" w:color="auto"/>
        <w:bottom w:val="none" w:sz="0" w:space="0" w:color="auto"/>
        <w:right w:val="none" w:sz="0" w:space="0" w:color="auto"/>
      </w:divBdr>
    </w:div>
    <w:div w:id="109470171">
      <w:bodyDiv w:val="1"/>
      <w:marLeft w:val="0"/>
      <w:marRight w:val="0"/>
      <w:marTop w:val="0"/>
      <w:marBottom w:val="0"/>
      <w:divBdr>
        <w:top w:val="none" w:sz="0" w:space="0" w:color="auto"/>
        <w:left w:val="none" w:sz="0" w:space="0" w:color="auto"/>
        <w:bottom w:val="none" w:sz="0" w:space="0" w:color="auto"/>
        <w:right w:val="none" w:sz="0" w:space="0" w:color="auto"/>
      </w:divBdr>
    </w:div>
    <w:div w:id="113525618">
      <w:bodyDiv w:val="1"/>
      <w:marLeft w:val="0"/>
      <w:marRight w:val="0"/>
      <w:marTop w:val="0"/>
      <w:marBottom w:val="0"/>
      <w:divBdr>
        <w:top w:val="none" w:sz="0" w:space="0" w:color="auto"/>
        <w:left w:val="none" w:sz="0" w:space="0" w:color="auto"/>
        <w:bottom w:val="none" w:sz="0" w:space="0" w:color="auto"/>
        <w:right w:val="none" w:sz="0" w:space="0" w:color="auto"/>
      </w:divBdr>
    </w:div>
    <w:div w:id="115300449">
      <w:bodyDiv w:val="1"/>
      <w:marLeft w:val="0"/>
      <w:marRight w:val="0"/>
      <w:marTop w:val="0"/>
      <w:marBottom w:val="0"/>
      <w:divBdr>
        <w:top w:val="none" w:sz="0" w:space="0" w:color="auto"/>
        <w:left w:val="none" w:sz="0" w:space="0" w:color="auto"/>
        <w:bottom w:val="none" w:sz="0" w:space="0" w:color="auto"/>
        <w:right w:val="none" w:sz="0" w:space="0" w:color="auto"/>
      </w:divBdr>
    </w:div>
    <w:div w:id="118233393">
      <w:bodyDiv w:val="1"/>
      <w:marLeft w:val="0"/>
      <w:marRight w:val="0"/>
      <w:marTop w:val="0"/>
      <w:marBottom w:val="0"/>
      <w:divBdr>
        <w:top w:val="none" w:sz="0" w:space="0" w:color="auto"/>
        <w:left w:val="none" w:sz="0" w:space="0" w:color="auto"/>
        <w:bottom w:val="none" w:sz="0" w:space="0" w:color="auto"/>
        <w:right w:val="none" w:sz="0" w:space="0" w:color="auto"/>
      </w:divBdr>
    </w:div>
    <w:div w:id="124854251">
      <w:bodyDiv w:val="1"/>
      <w:marLeft w:val="0"/>
      <w:marRight w:val="0"/>
      <w:marTop w:val="0"/>
      <w:marBottom w:val="0"/>
      <w:divBdr>
        <w:top w:val="none" w:sz="0" w:space="0" w:color="auto"/>
        <w:left w:val="none" w:sz="0" w:space="0" w:color="auto"/>
        <w:bottom w:val="none" w:sz="0" w:space="0" w:color="auto"/>
        <w:right w:val="none" w:sz="0" w:space="0" w:color="auto"/>
      </w:divBdr>
    </w:div>
    <w:div w:id="127819778">
      <w:bodyDiv w:val="1"/>
      <w:marLeft w:val="0"/>
      <w:marRight w:val="0"/>
      <w:marTop w:val="0"/>
      <w:marBottom w:val="0"/>
      <w:divBdr>
        <w:top w:val="none" w:sz="0" w:space="0" w:color="auto"/>
        <w:left w:val="none" w:sz="0" w:space="0" w:color="auto"/>
        <w:bottom w:val="none" w:sz="0" w:space="0" w:color="auto"/>
        <w:right w:val="none" w:sz="0" w:space="0" w:color="auto"/>
      </w:divBdr>
    </w:div>
    <w:div w:id="131757464">
      <w:bodyDiv w:val="1"/>
      <w:marLeft w:val="0"/>
      <w:marRight w:val="0"/>
      <w:marTop w:val="0"/>
      <w:marBottom w:val="0"/>
      <w:divBdr>
        <w:top w:val="none" w:sz="0" w:space="0" w:color="auto"/>
        <w:left w:val="none" w:sz="0" w:space="0" w:color="auto"/>
        <w:bottom w:val="none" w:sz="0" w:space="0" w:color="auto"/>
        <w:right w:val="none" w:sz="0" w:space="0" w:color="auto"/>
      </w:divBdr>
    </w:div>
    <w:div w:id="133300809">
      <w:bodyDiv w:val="1"/>
      <w:marLeft w:val="0"/>
      <w:marRight w:val="0"/>
      <w:marTop w:val="0"/>
      <w:marBottom w:val="0"/>
      <w:divBdr>
        <w:top w:val="none" w:sz="0" w:space="0" w:color="auto"/>
        <w:left w:val="none" w:sz="0" w:space="0" w:color="auto"/>
        <w:bottom w:val="none" w:sz="0" w:space="0" w:color="auto"/>
        <w:right w:val="none" w:sz="0" w:space="0" w:color="auto"/>
      </w:divBdr>
    </w:div>
    <w:div w:id="133716141">
      <w:bodyDiv w:val="1"/>
      <w:marLeft w:val="0"/>
      <w:marRight w:val="0"/>
      <w:marTop w:val="0"/>
      <w:marBottom w:val="0"/>
      <w:divBdr>
        <w:top w:val="none" w:sz="0" w:space="0" w:color="auto"/>
        <w:left w:val="none" w:sz="0" w:space="0" w:color="auto"/>
        <w:bottom w:val="none" w:sz="0" w:space="0" w:color="auto"/>
        <w:right w:val="none" w:sz="0" w:space="0" w:color="auto"/>
      </w:divBdr>
    </w:div>
    <w:div w:id="134684913">
      <w:bodyDiv w:val="1"/>
      <w:marLeft w:val="0"/>
      <w:marRight w:val="0"/>
      <w:marTop w:val="0"/>
      <w:marBottom w:val="0"/>
      <w:divBdr>
        <w:top w:val="none" w:sz="0" w:space="0" w:color="auto"/>
        <w:left w:val="none" w:sz="0" w:space="0" w:color="auto"/>
        <w:bottom w:val="none" w:sz="0" w:space="0" w:color="auto"/>
        <w:right w:val="none" w:sz="0" w:space="0" w:color="auto"/>
      </w:divBdr>
    </w:div>
    <w:div w:id="136650630">
      <w:bodyDiv w:val="1"/>
      <w:marLeft w:val="0"/>
      <w:marRight w:val="0"/>
      <w:marTop w:val="0"/>
      <w:marBottom w:val="0"/>
      <w:divBdr>
        <w:top w:val="none" w:sz="0" w:space="0" w:color="auto"/>
        <w:left w:val="none" w:sz="0" w:space="0" w:color="auto"/>
        <w:bottom w:val="none" w:sz="0" w:space="0" w:color="auto"/>
        <w:right w:val="none" w:sz="0" w:space="0" w:color="auto"/>
      </w:divBdr>
    </w:div>
    <w:div w:id="139736802">
      <w:bodyDiv w:val="1"/>
      <w:marLeft w:val="0"/>
      <w:marRight w:val="0"/>
      <w:marTop w:val="0"/>
      <w:marBottom w:val="0"/>
      <w:divBdr>
        <w:top w:val="none" w:sz="0" w:space="0" w:color="auto"/>
        <w:left w:val="none" w:sz="0" w:space="0" w:color="auto"/>
        <w:bottom w:val="none" w:sz="0" w:space="0" w:color="auto"/>
        <w:right w:val="none" w:sz="0" w:space="0" w:color="auto"/>
      </w:divBdr>
    </w:div>
    <w:div w:id="145055233">
      <w:bodyDiv w:val="1"/>
      <w:marLeft w:val="0"/>
      <w:marRight w:val="0"/>
      <w:marTop w:val="0"/>
      <w:marBottom w:val="0"/>
      <w:divBdr>
        <w:top w:val="none" w:sz="0" w:space="0" w:color="auto"/>
        <w:left w:val="none" w:sz="0" w:space="0" w:color="auto"/>
        <w:bottom w:val="none" w:sz="0" w:space="0" w:color="auto"/>
        <w:right w:val="none" w:sz="0" w:space="0" w:color="auto"/>
      </w:divBdr>
    </w:div>
    <w:div w:id="152838863">
      <w:bodyDiv w:val="1"/>
      <w:marLeft w:val="0"/>
      <w:marRight w:val="0"/>
      <w:marTop w:val="0"/>
      <w:marBottom w:val="0"/>
      <w:divBdr>
        <w:top w:val="none" w:sz="0" w:space="0" w:color="auto"/>
        <w:left w:val="none" w:sz="0" w:space="0" w:color="auto"/>
        <w:bottom w:val="none" w:sz="0" w:space="0" w:color="auto"/>
        <w:right w:val="none" w:sz="0" w:space="0" w:color="auto"/>
      </w:divBdr>
    </w:div>
    <w:div w:id="153886403">
      <w:bodyDiv w:val="1"/>
      <w:marLeft w:val="0"/>
      <w:marRight w:val="0"/>
      <w:marTop w:val="0"/>
      <w:marBottom w:val="0"/>
      <w:divBdr>
        <w:top w:val="none" w:sz="0" w:space="0" w:color="auto"/>
        <w:left w:val="none" w:sz="0" w:space="0" w:color="auto"/>
        <w:bottom w:val="none" w:sz="0" w:space="0" w:color="auto"/>
        <w:right w:val="none" w:sz="0" w:space="0" w:color="auto"/>
      </w:divBdr>
    </w:div>
    <w:div w:id="157310424">
      <w:bodyDiv w:val="1"/>
      <w:marLeft w:val="0"/>
      <w:marRight w:val="0"/>
      <w:marTop w:val="0"/>
      <w:marBottom w:val="0"/>
      <w:divBdr>
        <w:top w:val="none" w:sz="0" w:space="0" w:color="auto"/>
        <w:left w:val="none" w:sz="0" w:space="0" w:color="auto"/>
        <w:bottom w:val="none" w:sz="0" w:space="0" w:color="auto"/>
        <w:right w:val="none" w:sz="0" w:space="0" w:color="auto"/>
      </w:divBdr>
    </w:div>
    <w:div w:id="159783356">
      <w:bodyDiv w:val="1"/>
      <w:marLeft w:val="0"/>
      <w:marRight w:val="0"/>
      <w:marTop w:val="0"/>
      <w:marBottom w:val="0"/>
      <w:divBdr>
        <w:top w:val="none" w:sz="0" w:space="0" w:color="auto"/>
        <w:left w:val="none" w:sz="0" w:space="0" w:color="auto"/>
        <w:bottom w:val="none" w:sz="0" w:space="0" w:color="auto"/>
        <w:right w:val="none" w:sz="0" w:space="0" w:color="auto"/>
      </w:divBdr>
    </w:div>
    <w:div w:id="160588169">
      <w:bodyDiv w:val="1"/>
      <w:marLeft w:val="0"/>
      <w:marRight w:val="0"/>
      <w:marTop w:val="0"/>
      <w:marBottom w:val="0"/>
      <w:divBdr>
        <w:top w:val="none" w:sz="0" w:space="0" w:color="auto"/>
        <w:left w:val="none" w:sz="0" w:space="0" w:color="auto"/>
        <w:bottom w:val="none" w:sz="0" w:space="0" w:color="auto"/>
        <w:right w:val="none" w:sz="0" w:space="0" w:color="auto"/>
      </w:divBdr>
    </w:div>
    <w:div w:id="160704655">
      <w:bodyDiv w:val="1"/>
      <w:marLeft w:val="0"/>
      <w:marRight w:val="0"/>
      <w:marTop w:val="0"/>
      <w:marBottom w:val="0"/>
      <w:divBdr>
        <w:top w:val="none" w:sz="0" w:space="0" w:color="auto"/>
        <w:left w:val="none" w:sz="0" w:space="0" w:color="auto"/>
        <w:bottom w:val="none" w:sz="0" w:space="0" w:color="auto"/>
        <w:right w:val="none" w:sz="0" w:space="0" w:color="auto"/>
      </w:divBdr>
    </w:div>
    <w:div w:id="164057517">
      <w:bodyDiv w:val="1"/>
      <w:marLeft w:val="0"/>
      <w:marRight w:val="0"/>
      <w:marTop w:val="0"/>
      <w:marBottom w:val="0"/>
      <w:divBdr>
        <w:top w:val="none" w:sz="0" w:space="0" w:color="auto"/>
        <w:left w:val="none" w:sz="0" w:space="0" w:color="auto"/>
        <w:bottom w:val="none" w:sz="0" w:space="0" w:color="auto"/>
        <w:right w:val="none" w:sz="0" w:space="0" w:color="auto"/>
      </w:divBdr>
    </w:div>
    <w:div w:id="164900070">
      <w:bodyDiv w:val="1"/>
      <w:marLeft w:val="0"/>
      <w:marRight w:val="0"/>
      <w:marTop w:val="0"/>
      <w:marBottom w:val="0"/>
      <w:divBdr>
        <w:top w:val="none" w:sz="0" w:space="0" w:color="auto"/>
        <w:left w:val="none" w:sz="0" w:space="0" w:color="auto"/>
        <w:bottom w:val="none" w:sz="0" w:space="0" w:color="auto"/>
        <w:right w:val="none" w:sz="0" w:space="0" w:color="auto"/>
      </w:divBdr>
    </w:div>
    <w:div w:id="174081494">
      <w:bodyDiv w:val="1"/>
      <w:marLeft w:val="0"/>
      <w:marRight w:val="0"/>
      <w:marTop w:val="0"/>
      <w:marBottom w:val="0"/>
      <w:divBdr>
        <w:top w:val="none" w:sz="0" w:space="0" w:color="auto"/>
        <w:left w:val="none" w:sz="0" w:space="0" w:color="auto"/>
        <w:bottom w:val="none" w:sz="0" w:space="0" w:color="auto"/>
        <w:right w:val="none" w:sz="0" w:space="0" w:color="auto"/>
      </w:divBdr>
    </w:div>
    <w:div w:id="180439574">
      <w:bodyDiv w:val="1"/>
      <w:marLeft w:val="0"/>
      <w:marRight w:val="0"/>
      <w:marTop w:val="0"/>
      <w:marBottom w:val="0"/>
      <w:divBdr>
        <w:top w:val="none" w:sz="0" w:space="0" w:color="auto"/>
        <w:left w:val="none" w:sz="0" w:space="0" w:color="auto"/>
        <w:bottom w:val="none" w:sz="0" w:space="0" w:color="auto"/>
        <w:right w:val="none" w:sz="0" w:space="0" w:color="auto"/>
      </w:divBdr>
    </w:div>
    <w:div w:id="184486918">
      <w:bodyDiv w:val="1"/>
      <w:marLeft w:val="0"/>
      <w:marRight w:val="0"/>
      <w:marTop w:val="0"/>
      <w:marBottom w:val="0"/>
      <w:divBdr>
        <w:top w:val="none" w:sz="0" w:space="0" w:color="auto"/>
        <w:left w:val="none" w:sz="0" w:space="0" w:color="auto"/>
        <w:bottom w:val="none" w:sz="0" w:space="0" w:color="auto"/>
        <w:right w:val="none" w:sz="0" w:space="0" w:color="auto"/>
      </w:divBdr>
    </w:div>
    <w:div w:id="184708712">
      <w:bodyDiv w:val="1"/>
      <w:marLeft w:val="0"/>
      <w:marRight w:val="0"/>
      <w:marTop w:val="0"/>
      <w:marBottom w:val="0"/>
      <w:divBdr>
        <w:top w:val="none" w:sz="0" w:space="0" w:color="auto"/>
        <w:left w:val="none" w:sz="0" w:space="0" w:color="auto"/>
        <w:bottom w:val="none" w:sz="0" w:space="0" w:color="auto"/>
        <w:right w:val="none" w:sz="0" w:space="0" w:color="auto"/>
      </w:divBdr>
    </w:div>
    <w:div w:id="188490110">
      <w:bodyDiv w:val="1"/>
      <w:marLeft w:val="0"/>
      <w:marRight w:val="0"/>
      <w:marTop w:val="0"/>
      <w:marBottom w:val="0"/>
      <w:divBdr>
        <w:top w:val="none" w:sz="0" w:space="0" w:color="auto"/>
        <w:left w:val="none" w:sz="0" w:space="0" w:color="auto"/>
        <w:bottom w:val="none" w:sz="0" w:space="0" w:color="auto"/>
        <w:right w:val="none" w:sz="0" w:space="0" w:color="auto"/>
      </w:divBdr>
    </w:div>
    <w:div w:id="191043958">
      <w:bodyDiv w:val="1"/>
      <w:marLeft w:val="0"/>
      <w:marRight w:val="0"/>
      <w:marTop w:val="0"/>
      <w:marBottom w:val="0"/>
      <w:divBdr>
        <w:top w:val="none" w:sz="0" w:space="0" w:color="auto"/>
        <w:left w:val="none" w:sz="0" w:space="0" w:color="auto"/>
        <w:bottom w:val="none" w:sz="0" w:space="0" w:color="auto"/>
        <w:right w:val="none" w:sz="0" w:space="0" w:color="auto"/>
      </w:divBdr>
    </w:div>
    <w:div w:id="192235545">
      <w:bodyDiv w:val="1"/>
      <w:marLeft w:val="0"/>
      <w:marRight w:val="0"/>
      <w:marTop w:val="0"/>
      <w:marBottom w:val="0"/>
      <w:divBdr>
        <w:top w:val="none" w:sz="0" w:space="0" w:color="auto"/>
        <w:left w:val="none" w:sz="0" w:space="0" w:color="auto"/>
        <w:bottom w:val="none" w:sz="0" w:space="0" w:color="auto"/>
        <w:right w:val="none" w:sz="0" w:space="0" w:color="auto"/>
      </w:divBdr>
    </w:div>
    <w:div w:id="192422253">
      <w:bodyDiv w:val="1"/>
      <w:marLeft w:val="0"/>
      <w:marRight w:val="0"/>
      <w:marTop w:val="0"/>
      <w:marBottom w:val="0"/>
      <w:divBdr>
        <w:top w:val="none" w:sz="0" w:space="0" w:color="auto"/>
        <w:left w:val="none" w:sz="0" w:space="0" w:color="auto"/>
        <w:bottom w:val="none" w:sz="0" w:space="0" w:color="auto"/>
        <w:right w:val="none" w:sz="0" w:space="0" w:color="auto"/>
      </w:divBdr>
    </w:div>
    <w:div w:id="197547500">
      <w:bodyDiv w:val="1"/>
      <w:marLeft w:val="0"/>
      <w:marRight w:val="0"/>
      <w:marTop w:val="0"/>
      <w:marBottom w:val="0"/>
      <w:divBdr>
        <w:top w:val="none" w:sz="0" w:space="0" w:color="auto"/>
        <w:left w:val="none" w:sz="0" w:space="0" w:color="auto"/>
        <w:bottom w:val="none" w:sz="0" w:space="0" w:color="auto"/>
        <w:right w:val="none" w:sz="0" w:space="0" w:color="auto"/>
      </w:divBdr>
    </w:div>
    <w:div w:id="198402471">
      <w:bodyDiv w:val="1"/>
      <w:marLeft w:val="0"/>
      <w:marRight w:val="0"/>
      <w:marTop w:val="0"/>
      <w:marBottom w:val="0"/>
      <w:divBdr>
        <w:top w:val="none" w:sz="0" w:space="0" w:color="auto"/>
        <w:left w:val="none" w:sz="0" w:space="0" w:color="auto"/>
        <w:bottom w:val="none" w:sz="0" w:space="0" w:color="auto"/>
        <w:right w:val="none" w:sz="0" w:space="0" w:color="auto"/>
      </w:divBdr>
    </w:div>
    <w:div w:id="203106440">
      <w:bodyDiv w:val="1"/>
      <w:marLeft w:val="0"/>
      <w:marRight w:val="0"/>
      <w:marTop w:val="0"/>
      <w:marBottom w:val="0"/>
      <w:divBdr>
        <w:top w:val="none" w:sz="0" w:space="0" w:color="auto"/>
        <w:left w:val="none" w:sz="0" w:space="0" w:color="auto"/>
        <w:bottom w:val="none" w:sz="0" w:space="0" w:color="auto"/>
        <w:right w:val="none" w:sz="0" w:space="0" w:color="auto"/>
      </w:divBdr>
    </w:div>
    <w:div w:id="203256072">
      <w:bodyDiv w:val="1"/>
      <w:marLeft w:val="0"/>
      <w:marRight w:val="0"/>
      <w:marTop w:val="0"/>
      <w:marBottom w:val="0"/>
      <w:divBdr>
        <w:top w:val="none" w:sz="0" w:space="0" w:color="auto"/>
        <w:left w:val="none" w:sz="0" w:space="0" w:color="auto"/>
        <w:bottom w:val="none" w:sz="0" w:space="0" w:color="auto"/>
        <w:right w:val="none" w:sz="0" w:space="0" w:color="auto"/>
      </w:divBdr>
    </w:div>
    <w:div w:id="205063784">
      <w:bodyDiv w:val="1"/>
      <w:marLeft w:val="0"/>
      <w:marRight w:val="0"/>
      <w:marTop w:val="0"/>
      <w:marBottom w:val="0"/>
      <w:divBdr>
        <w:top w:val="none" w:sz="0" w:space="0" w:color="auto"/>
        <w:left w:val="none" w:sz="0" w:space="0" w:color="auto"/>
        <w:bottom w:val="none" w:sz="0" w:space="0" w:color="auto"/>
        <w:right w:val="none" w:sz="0" w:space="0" w:color="auto"/>
      </w:divBdr>
    </w:div>
    <w:div w:id="216474111">
      <w:bodyDiv w:val="1"/>
      <w:marLeft w:val="0"/>
      <w:marRight w:val="0"/>
      <w:marTop w:val="0"/>
      <w:marBottom w:val="0"/>
      <w:divBdr>
        <w:top w:val="none" w:sz="0" w:space="0" w:color="auto"/>
        <w:left w:val="none" w:sz="0" w:space="0" w:color="auto"/>
        <w:bottom w:val="none" w:sz="0" w:space="0" w:color="auto"/>
        <w:right w:val="none" w:sz="0" w:space="0" w:color="auto"/>
      </w:divBdr>
    </w:div>
    <w:div w:id="216478389">
      <w:bodyDiv w:val="1"/>
      <w:marLeft w:val="0"/>
      <w:marRight w:val="0"/>
      <w:marTop w:val="0"/>
      <w:marBottom w:val="0"/>
      <w:divBdr>
        <w:top w:val="none" w:sz="0" w:space="0" w:color="auto"/>
        <w:left w:val="none" w:sz="0" w:space="0" w:color="auto"/>
        <w:bottom w:val="none" w:sz="0" w:space="0" w:color="auto"/>
        <w:right w:val="none" w:sz="0" w:space="0" w:color="auto"/>
      </w:divBdr>
    </w:div>
    <w:div w:id="224150123">
      <w:bodyDiv w:val="1"/>
      <w:marLeft w:val="0"/>
      <w:marRight w:val="0"/>
      <w:marTop w:val="0"/>
      <w:marBottom w:val="0"/>
      <w:divBdr>
        <w:top w:val="none" w:sz="0" w:space="0" w:color="auto"/>
        <w:left w:val="none" w:sz="0" w:space="0" w:color="auto"/>
        <w:bottom w:val="none" w:sz="0" w:space="0" w:color="auto"/>
        <w:right w:val="none" w:sz="0" w:space="0" w:color="auto"/>
      </w:divBdr>
    </w:div>
    <w:div w:id="225071417">
      <w:bodyDiv w:val="1"/>
      <w:marLeft w:val="0"/>
      <w:marRight w:val="0"/>
      <w:marTop w:val="0"/>
      <w:marBottom w:val="0"/>
      <w:divBdr>
        <w:top w:val="none" w:sz="0" w:space="0" w:color="auto"/>
        <w:left w:val="none" w:sz="0" w:space="0" w:color="auto"/>
        <w:bottom w:val="none" w:sz="0" w:space="0" w:color="auto"/>
        <w:right w:val="none" w:sz="0" w:space="0" w:color="auto"/>
      </w:divBdr>
    </w:div>
    <w:div w:id="228422186">
      <w:bodyDiv w:val="1"/>
      <w:marLeft w:val="0"/>
      <w:marRight w:val="0"/>
      <w:marTop w:val="0"/>
      <w:marBottom w:val="0"/>
      <w:divBdr>
        <w:top w:val="none" w:sz="0" w:space="0" w:color="auto"/>
        <w:left w:val="none" w:sz="0" w:space="0" w:color="auto"/>
        <w:bottom w:val="none" w:sz="0" w:space="0" w:color="auto"/>
        <w:right w:val="none" w:sz="0" w:space="0" w:color="auto"/>
      </w:divBdr>
    </w:div>
    <w:div w:id="230585099">
      <w:bodyDiv w:val="1"/>
      <w:marLeft w:val="0"/>
      <w:marRight w:val="0"/>
      <w:marTop w:val="0"/>
      <w:marBottom w:val="0"/>
      <w:divBdr>
        <w:top w:val="none" w:sz="0" w:space="0" w:color="auto"/>
        <w:left w:val="none" w:sz="0" w:space="0" w:color="auto"/>
        <w:bottom w:val="none" w:sz="0" w:space="0" w:color="auto"/>
        <w:right w:val="none" w:sz="0" w:space="0" w:color="auto"/>
      </w:divBdr>
    </w:div>
    <w:div w:id="230652165">
      <w:bodyDiv w:val="1"/>
      <w:marLeft w:val="0"/>
      <w:marRight w:val="0"/>
      <w:marTop w:val="0"/>
      <w:marBottom w:val="0"/>
      <w:divBdr>
        <w:top w:val="none" w:sz="0" w:space="0" w:color="auto"/>
        <w:left w:val="none" w:sz="0" w:space="0" w:color="auto"/>
        <w:bottom w:val="none" w:sz="0" w:space="0" w:color="auto"/>
        <w:right w:val="none" w:sz="0" w:space="0" w:color="auto"/>
      </w:divBdr>
    </w:div>
    <w:div w:id="231475661">
      <w:bodyDiv w:val="1"/>
      <w:marLeft w:val="0"/>
      <w:marRight w:val="0"/>
      <w:marTop w:val="0"/>
      <w:marBottom w:val="0"/>
      <w:divBdr>
        <w:top w:val="none" w:sz="0" w:space="0" w:color="auto"/>
        <w:left w:val="none" w:sz="0" w:space="0" w:color="auto"/>
        <w:bottom w:val="none" w:sz="0" w:space="0" w:color="auto"/>
        <w:right w:val="none" w:sz="0" w:space="0" w:color="auto"/>
      </w:divBdr>
    </w:div>
    <w:div w:id="234631674">
      <w:bodyDiv w:val="1"/>
      <w:marLeft w:val="0"/>
      <w:marRight w:val="0"/>
      <w:marTop w:val="0"/>
      <w:marBottom w:val="0"/>
      <w:divBdr>
        <w:top w:val="none" w:sz="0" w:space="0" w:color="auto"/>
        <w:left w:val="none" w:sz="0" w:space="0" w:color="auto"/>
        <w:bottom w:val="none" w:sz="0" w:space="0" w:color="auto"/>
        <w:right w:val="none" w:sz="0" w:space="0" w:color="auto"/>
      </w:divBdr>
    </w:div>
    <w:div w:id="241642040">
      <w:bodyDiv w:val="1"/>
      <w:marLeft w:val="0"/>
      <w:marRight w:val="0"/>
      <w:marTop w:val="0"/>
      <w:marBottom w:val="0"/>
      <w:divBdr>
        <w:top w:val="none" w:sz="0" w:space="0" w:color="auto"/>
        <w:left w:val="none" w:sz="0" w:space="0" w:color="auto"/>
        <w:bottom w:val="none" w:sz="0" w:space="0" w:color="auto"/>
        <w:right w:val="none" w:sz="0" w:space="0" w:color="auto"/>
      </w:divBdr>
    </w:div>
    <w:div w:id="242446974">
      <w:bodyDiv w:val="1"/>
      <w:marLeft w:val="0"/>
      <w:marRight w:val="0"/>
      <w:marTop w:val="0"/>
      <w:marBottom w:val="0"/>
      <w:divBdr>
        <w:top w:val="none" w:sz="0" w:space="0" w:color="auto"/>
        <w:left w:val="none" w:sz="0" w:space="0" w:color="auto"/>
        <w:bottom w:val="none" w:sz="0" w:space="0" w:color="auto"/>
        <w:right w:val="none" w:sz="0" w:space="0" w:color="auto"/>
      </w:divBdr>
    </w:div>
    <w:div w:id="246691462">
      <w:bodyDiv w:val="1"/>
      <w:marLeft w:val="0"/>
      <w:marRight w:val="0"/>
      <w:marTop w:val="0"/>
      <w:marBottom w:val="0"/>
      <w:divBdr>
        <w:top w:val="none" w:sz="0" w:space="0" w:color="auto"/>
        <w:left w:val="none" w:sz="0" w:space="0" w:color="auto"/>
        <w:bottom w:val="none" w:sz="0" w:space="0" w:color="auto"/>
        <w:right w:val="none" w:sz="0" w:space="0" w:color="auto"/>
      </w:divBdr>
    </w:div>
    <w:div w:id="246958289">
      <w:bodyDiv w:val="1"/>
      <w:marLeft w:val="0"/>
      <w:marRight w:val="0"/>
      <w:marTop w:val="0"/>
      <w:marBottom w:val="0"/>
      <w:divBdr>
        <w:top w:val="none" w:sz="0" w:space="0" w:color="auto"/>
        <w:left w:val="none" w:sz="0" w:space="0" w:color="auto"/>
        <w:bottom w:val="none" w:sz="0" w:space="0" w:color="auto"/>
        <w:right w:val="none" w:sz="0" w:space="0" w:color="auto"/>
      </w:divBdr>
    </w:div>
    <w:div w:id="249386827">
      <w:bodyDiv w:val="1"/>
      <w:marLeft w:val="0"/>
      <w:marRight w:val="0"/>
      <w:marTop w:val="0"/>
      <w:marBottom w:val="0"/>
      <w:divBdr>
        <w:top w:val="none" w:sz="0" w:space="0" w:color="auto"/>
        <w:left w:val="none" w:sz="0" w:space="0" w:color="auto"/>
        <w:bottom w:val="none" w:sz="0" w:space="0" w:color="auto"/>
        <w:right w:val="none" w:sz="0" w:space="0" w:color="auto"/>
      </w:divBdr>
    </w:div>
    <w:div w:id="254169466">
      <w:bodyDiv w:val="1"/>
      <w:marLeft w:val="0"/>
      <w:marRight w:val="0"/>
      <w:marTop w:val="0"/>
      <w:marBottom w:val="0"/>
      <w:divBdr>
        <w:top w:val="none" w:sz="0" w:space="0" w:color="auto"/>
        <w:left w:val="none" w:sz="0" w:space="0" w:color="auto"/>
        <w:bottom w:val="none" w:sz="0" w:space="0" w:color="auto"/>
        <w:right w:val="none" w:sz="0" w:space="0" w:color="auto"/>
      </w:divBdr>
    </w:div>
    <w:div w:id="254675027">
      <w:bodyDiv w:val="1"/>
      <w:marLeft w:val="0"/>
      <w:marRight w:val="0"/>
      <w:marTop w:val="0"/>
      <w:marBottom w:val="0"/>
      <w:divBdr>
        <w:top w:val="none" w:sz="0" w:space="0" w:color="auto"/>
        <w:left w:val="none" w:sz="0" w:space="0" w:color="auto"/>
        <w:bottom w:val="none" w:sz="0" w:space="0" w:color="auto"/>
        <w:right w:val="none" w:sz="0" w:space="0" w:color="auto"/>
      </w:divBdr>
    </w:div>
    <w:div w:id="254748940">
      <w:bodyDiv w:val="1"/>
      <w:marLeft w:val="0"/>
      <w:marRight w:val="0"/>
      <w:marTop w:val="0"/>
      <w:marBottom w:val="0"/>
      <w:divBdr>
        <w:top w:val="none" w:sz="0" w:space="0" w:color="auto"/>
        <w:left w:val="none" w:sz="0" w:space="0" w:color="auto"/>
        <w:bottom w:val="none" w:sz="0" w:space="0" w:color="auto"/>
        <w:right w:val="none" w:sz="0" w:space="0" w:color="auto"/>
      </w:divBdr>
    </w:div>
    <w:div w:id="256061662">
      <w:bodyDiv w:val="1"/>
      <w:marLeft w:val="0"/>
      <w:marRight w:val="0"/>
      <w:marTop w:val="0"/>
      <w:marBottom w:val="0"/>
      <w:divBdr>
        <w:top w:val="none" w:sz="0" w:space="0" w:color="auto"/>
        <w:left w:val="none" w:sz="0" w:space="0" w:color="auto"/>
        <w:bottom w:val="none" w:sz="0" w:space="0" w:color="auto"/>
        <w:right w:val="none" w:sz="0" w:space="0" w:color="auto"/>
      </w:divBdr>
    </w:div>
    <w:div w:id="257564014">
      <w:bodyDiv w:val="1"/>
      <w:marLeft w:val="0"/>
      <w:marRight w:val="0"/>
      <w:marTop w:val="0"/>
      <w:marBottom w:val="0"/>
      <w:divBdr>
        <w:top w:val="none" w:sz="0" w:space="0" w:color="auto"/>
        <w:left w:val="none" w:sz="0" w:space="0" w:color="auto"/>
        <w:bottom w:val="none" w:sz="0" w:space="0" w:color="auto"/>
        <w:right w:val="none" w:sz="0" w:space="0" w:color="auto"/>
      </w:divBdr>
    </w:div>
    <w:div w:id="260459822">
      <w:bodyDiv w:val="1"/>
      <w:marLeft w:val="0"/>
      <w:marRight w:val="0"/>
      <w:marTop w:val="0"/>
      <w:marBottom w:val="0"/>
      <w:divBdr>
        <w:top w:val="none" w:sz="0" w:space="0" w:color="auto"/>
        <w:left w:val="none" w:sz="0" w:space="0" w:color="auto"/>
        <w:bottom w:val="none" w:sz="0" w:space="0" w:color="auto"/>
        <w:right w:val="none" w:sz="0" w:space="0" w:color="auto"/>
      </w:divBdr>
    </w:div>
    <w:div w:id="262301646">
      <w:bodyDiv w:val="1"/>
      <w:marLeft w:val="0"/>
      <w:marRight w:val="0"/>
      <w:marTop w:val="0"/>
      <w:marBottom w:val="0"/>
      <w:divBdr>
        <w:top w:val="none" w:sz="0" w:space="0" w:color="auto"/>
        <w:left w:val="none" w:sz="0" w:space="0" w:color="auto"/>
        <w:bottom w:val="none" w:sz="0" w:space="0" w:color="auto"/>
        <w:right w:val="none" w:sz="0" w:space="0" w:color="auto"/>
      </w:divBdr>
    </w:div>
    <w:div w:id="264581968">
      <w:bodyDiv w:val="1"/>
      <w:marLeft w:val="0"/>
      <w:marRight w:val="0"/>
      <w:marTop w:val="0"/>
      <w:marBottom w:val="0"/>
      <w:divBdr>
        <w:top w:val="none" w:sz="0" w:space="0" w:color="auto"/>
        <w:left w:val="none" w:sz="0" w:space="0" w:color="auto"/>
        <w:bottom w:val="none" w:sz="0" w:space="0" w:color="auto"/>
        <w:right w:val="none" w:sz="0" w:space="0" w:color="auto"/>
      </w:divBdr>
    </w:div>
    <w:div w:id="264963641">
      <w:bodyDiv w:val="1"/>
      <w:marLeft w:val="0"/>
      <w:marRight w:val="0"/>
      <w:marTop w:val="0"/>
      <w:marBottom w:val="0"/>
      <w:divBdr>
        <w:top w:val="none" w:sz="0" w:space="0" w:color="auto"/>
        <w:left w:val="none" w:sz="0" w:space="0" w:color="auto"/>
        <w:bottom w:val="none" w:sz="0" w:space="0" w:color="auto"/>
        <w:right w:val="none" w:sz="0" w:space="0" w:color="auto"/>
      </w:divBdr>
    </w:div>
    <w:div w:id="266616597">
      <w:bodyDiv w:val="1"/>
      <w:marLeft w:val="0"/>
      <w:marRight w:val="0"/>
      <w:marTop w:val="0"/>
      <w:marBottom w:val="0"/>
      <w:divBdr>
        <w:top w:val="none" w:sz="0" w:space="0" w:color="auto"/>
        <w:left w:val="none" w:sz="0" w:space="0" w:color="auto"/>
        <w:bottom w:val="none" w:sz="0" w:space="0" w:color="auto"/>
        <w:right w:val="none" w:sz="0" w:space="0" w:color="auto"/>
      </w:divBdr>
    </w:div>
    <w:div w:id="279189746">
      <w:bodyDiv w:val="1"/>
      <w:marLeft w:val="0"/>
      <w:marRight w:val="0"/>
      <w:marTop w:val="0"/>
      <w:marBottom w:val="0"/>
      <w:divBdr>
        <w:top w:val="none" w:sz="0" w:space="0" w:color="auto"/>
        <w:left w:val="none" w:sz="0" w:space="0" w:color="auto"/>
        <w:bottom w:val="none" w:sz="0" w:space="0" w:color="auto"/>
        <w:right w:val="none" w:sz="0" w:space="0" w:color="auto"/>
      </w:divBdr>
    </w:div>
    <w:div w:id="288168986">
      <w:bodyDiv w:val="1"/>
      <w:marLeft w:val="0"/>
      <w:marRight w:val="0"/>
      <w:marTop w:val="0"/>
      <w:marBottom w:val="0"/>
      <w:divBdr>
        <w:top w:val="none" w:sz="0" w:space="0" w:color="auto"/>
        <w:left w:val="none" w:sz="0" w:space="0" w:color="auto"/>
        <w:bottom w:val="none" w:sz="0" w:space="0" w:color="auto"/>
        <w:right w:val="none" w:sz="0" w:space="0" w:color="auto"/>
      </w:divBdr>
    </w:div>
    <w:div w:id="288434812">
      <w:bodyDiv w:val="1"/>
      <w:marLeft w:val="0"/>
      <w:marRight w:val="0"/>
      <w:marTop w:val="0"/>
      <w:marBottom w:val="0"/>
      <w:divBdr>
        <w:top w:val="none" w:sz="0" w:space="0" w:color="auto"/>
        <w:left w:val="none" w:sz="0" w:space="0" w:color="auto"/>
        <w:bottom w:val="none" w:sz="0" w:space="0" w:color="auto"/>
        <w:right w:val="none" w:sz="0" w:space="0" w:color="auto"/>
      </w:divBdr>
    </w:div>
    <w:div w:id="297880267">
      <w:bodyDiv w:val="1"/>
      <w:marLeft w:val="0"/>
      <w:marRight w:val="0"/>
      <w:marTop w:val="0"/>
      <w:marBottom w:val="0"/>
      <w:divBdr>
        <w:top w:val="none" w:sz="0" w:space="0" w:color="auto"/>
        <w:left w:val="none" w:sz="0" w:space="0" w:color="auto"/>
        <w:bottom w:val="none" w:sz="0" w:space="0" w:color="auto"/>
        <w:right w:val="none" w:sz="0" w:space="0" w:color="auto"/>
      </w:divBdr>
    </w:div>
    <w:div w:id="301618013">
      <w:bodyDiv w:val="1"/>
      <w:marLeft w:val="0"/>
      <w:marRight w:val="0"/>
      <w:marTop w:val="0"/>
      <w:marBottom w:val="0"/>
      <w:divBdr>
        <w:top w:val="none" w:sz="0" w:space="0" w:color="auto"/>
        <w:left w:val="none" w:sz="0" w:space="0" w:color="auto"/>
        <w:bottom w:val="none" w:sz="0" w:space="0" w:color="auto"/>
        <w:right w:val="none" w:sz="0" w:space="0" w:color="auto"/>
      </w:divBdr>
    </w:div>
    <w:div w:id="302664327">
      <w:bodyDiv w:val="1"/>
      <w:marLeft w:val="0"/>
      <w:marRight w:val="0"/>
      <w:marTop w:val="0"/>
      <w:marBottom w:val="0"/>
      <w:divBdr>
        <w:top w:val="none" w:sz="0" w:space="0" w:color="auto"/>
        <w:left w:val="none" w:sz="0" w:space="0" w:color="auto"/>
        <w:bottom w:val="none" w:sz="0" w:space="0" w:color="auto"/>
        <w:right w:val="none" w:sz="0" w:space="0" w:color="auto"/>
      </w:divBdr>
    </w:div>
    <w:div w:id="308634295">
      <w:bodyDiv w:val="1"/>
      <w:marLeft w:val="0"/>
      <w:marRight w:val="0"/>
      <w:marTop w:val="0"/>
      <w:marBottom w:val="0"/>
      <w:divBdr>
        <w:top w:val="none" w:sz="0" w:space="0" w:color="auto"/>
        <w:left w:val="none" w:sz="0" w:space="0" w:color="auto"/>
        <w:bottom w:val="none" w:sz="0" w:space="0" w:color="auto"/>
        <w:right w:val="none" w:sz="0" w:space="0" w:color="auto"/>
      </w:divBdr>
    </w:div>
    <w:div w:id="310795314">
      <w:bodyDiv w:val="1"/>
      <w:marLeft w:val="0"/>
      <w:marRight w:val="0"/>
      <w:marTop w:val="0"/>
      <w:marBottom w:val="0"/>
      <w:divBdr>
        <w:top w:val="none" w:sz="0" w:space="0" w:color="auto"/>
        <w:left w:val="none" w:sz="0" w:space="0" w:color="auto"/>
        <w:bottom w:val="none" w:sz="0" w:space="0" w:color="auto"/>
        <w:right w:val="none" w:sz="0" w:space="0" w:color="auto"/>
      </w:divBdr>
    </w:div>
    <w:div w:id="311564061">
      <w:bodyDiv w:val="1"/>
      <w:marLeft w:val="0"/>
      <w:marRight w:val="0"/>
      <w:marTop w:val="0"/>
      <w:marBottom w:val="0"/>
      <w:divBdr>
        <w:top w:val="none" w:sz="0" w:space="0" w:color="auto"/>
        <w:left w:val="none" w:sz="0" w:space="0" w:color="auto"/>
        <w:bottom w:val="none" w:sz="0" w:space="0" w:color="auto"/>
        <w:right w:val="none" w:sz="0" w:space="0" w:color="auto"/>
      </w:divBdr>
    </w:div>
    <w:div w:id="313991873">
      <w:bodyDiv w:val="1"/>
      <w:marLeft w:val="0"/>
      <w:marRight w:val="0"/>
      <w:marTop w:val="0"/>
      <w:marBottom w:val="0"/>
      <w:divBdr>
        <w:top w:val="none" w:sz="0" w:space="0" w:color="auto"/>
        <w:left w:val="none" w:sz="0" w:space="0" w:color="auto"/>
        <w:bottom w:val="none" w:sz="0" w:space="0" w:color="auto"/>
        <w:right w:val="none" w:sz="0" w:space="0" w:color="auto"/>
      </w:divBdr>
    </w:div>
    <w:div w:id="316687265">
      <w:bodyDiv w:val="1"/>
      <w:marLeft w:val="0"/>
      <w:marRight w:val="0"/>
      <w:marTop w:val="0"/>
      <w:marBottom w:val="0"/>
      <w:divBdr>
        <w:top w:val="none" w:sz="0" w:space="0" w:color="auto"/>
        <w:left w:val="none" w:sz="0" w:space="0" w:color="auto"/>
        <w:bottom w:val="none" w:sz="0" w:space="0" w:color="auto"/>
        <w:right w:val="none" w:sz="0" w:space="0" w:color="auto"/>
      </w:divBdr>
    </w:div>
    <w:div w:id="317461388">
      <w:bodyDiv w:val="1"/>
      <w:marLeft w:val="0"/>
      <w:marRight w:val="0"/>
      <w:marTop w:val="0"/>
      <w:marBottom w:val="0"/>
      <w:divBdr>
        <w:top w:val="none" w:sz="0" w:space="0" w:color="auto"/>
        <w:left w:val="none" w:sz="0" w:space="0" w:color="auto"/>
        <w:bottom w:val="none" w:sz="0" w:space="0" w:color="auto"/>
        <w:right w:val="none" w:sz="0" w:space="0" w:color="auto"/>
      </w:divBdr>
    </w:div>
    <w:div w:id="318506733">
      <w:bodyDiv w:val="1"/>
      <w:marLeft w:val="0"/>
      <w:marRight w:val="0"/>
      <w:marTop w:val="0"/>
      <w:marBottom w:val="0"/>
      <w:divBdr>
        <w:top w:val="none" w:sz="0" w:space="0" w:color="auto"/>
        <w:left w:val="none" w:sz="0" w:space="0" w:color="auto"/>
        <w:bottom w:val="none" w:sz="0" w:space="0" w:color="auto"/>
        <w:right w:val="none" w:sz="0" w:space="0" w:color="auto"/>
      </w:divBdr>
    </w:div>
    <w:div w:id="325714192">
      <w:bodyDiv w:val="1"/>
      <w:marLeft w:val="0"/>
      <w:marRight w:val="0"/>
      <w:marTop w:val="0"/>
      <w:marBottom w:val="0"/>
      <w:divBdr>
        <w:top w:val="none" w:sz="0" w:space="0" w:color="auto"/>
        <w:left w:val="none" w:sz="0" w:space="0" w:color="auto"/>
        <w:bottom w:val="none" w:sz="0" w:space="0" w:color="auto"/>
        <w:right w:val="none" w:sz="0" w:space="0" w:color="auto"/>
      </w:divBdr>
    </w:div>
    <w:div w:id="326325735">
      <w:bodyDiv w:val="1"/>
      <w:marLeft w:val="0"/>
      <w:marRight w:val="0"/>
      <w:marTop w:val="0"/>
      <w:marBottom w:val="0"/>
      <w:divBdr>
        <w:top w:val="none" w:sz="0" w:space="0" w:color="auto"/>
        <w:left w:val="none" w:sz="0" w:space="0" w:color="auto"/>
        <w:bottom w:val="none" w:sz="0" w:space="0" w:color="auto"/>
        <w:right w:val="none" w:sz="0" w:space="0" w:color="auto"/>
      </w:divBdr>
    </w:div>
    <w:div w:id="332492886">
      <w:bodyDiv w:val="1"/>
      <w:marLeft w:val="0"/>
      <w:marRight w:val="0"/>
      <w:marTop w:val="0"/>
      <w:marBottom w:val="0"/>
      <w:divBdr>
        <w:top w:val="none" w:sz="0" w:space="0" w:color="auto"/>
        <w:left w:val="none" w:sz="0" w:space="0" w:color="auto"/>
        <w:bottom w:val="none" w:sz="0" w:space="0" w:color="auto"/>
        <w:right w:val="none" w:sz="0" w:space="0" w:color="auto"/>
      </w:divBdr>
    </w:div>
    <w:div w:id="339509183">
      <w:bodyDiv w:val="1"/>
      <w:marLeft w:val="0"/>
      <w:marRight w:val="0"/>
      <w:marTop w:val="0"/>
      <w:marBottom w:val="0"/>
      <w:divBdr>
        <w:top w:val="none" w:sz="0" w:space="0" w:color="auto"/>
        <w:left w:val="none" w:sz="0" w:space="0" w:color="auto"/>
        <w:bottom w:val="none" w:sz="0" w:space="0" w:color="auto"/>
        <w:right w:val="none" w:sz="0" w:space="0" w:color="auto"/>
      </w:divBdr>
    </w:div>
    <w:div w:id="341324555">
      <w:bodyDiv w:val="1"/>
      <w:marLeft w:val="0"/>
      <w:marRight w:val="0"/>
      <w:marTop w:val="0"/>
      <w:marBottom w:val="0"/>
      <w:divBdr>
        <w:top w:val="none" w:sz="0" w:space="0" w:color="auto"/>
        <w:left w:val="none" w:sz="0" w:space="0" w:color="auto"/>
        <w:bottom w:val="none" w:sz="0" w:space="0" w:color="auto"/>
        <w:right w:val="none" w:sz="0" w:space="0" w:color="auto"/>
      </w:divBdr>
    </w:div>
    <w:div w:id="343824579">
      <w:bodyDiv w:val="1"/>
      <w:marLeft w:val="0"/>
      <w:marRight w:val="0"/>
      <w:marTop w:val="0"/>
      <w:marBottom w:val="0"/>
      <w:divBdr>
        <w:top w:val="none" w:sz="0" w:space="0" w:color="auto"/>
        <w:left w:val="none" w:sz="0" w:space="0" w:color="auto"/>
        <w:bottom w:val="none" w:sz="0" w:space="0" w:color="auto"/>
        <w:right w:val="none" w:sz="0" w:space="0" w:color="auto"/>
      </w:divBdr>
    </w:div>
    <w:div w:id="345250093">
      <w:bodyDiv w:val="1"/>
      <w:marLeft w:val="0"/>
      <w:marRight w:val="0"/>
      <w:marTop w:val="0"/>
      <w:marBottom w:val="0"/>
      <w:divBdr>
        <w:top w:val="none" w:sz="0" w:space="0" w:color="auto"/>
        <w:left w:val="none" w:sz="0" w:space="0" w:color="auto"/>
        <w:bottom w:val="none" w:sz="0" w:space="0" w:color="auto"/>
        <w:right w:val="none" w:sz="0" w:space="0" w:color="auto"/>
      </w:divBdr>
    </w:div>
    <w:div w:id="355276814">
      <w:bodyDiv w:val="1"/>
      <w:marLeft w:val="0"/>
      <w:marRight w:val="0"/>
      <w:marTop w:val="0"/>
      <w:marBottom w:val="0"/>
      <w:divBdr>
        <w:top w:val="none" w:sz="0" w:space="0" w:color="auto"/>
        <w:left w:val="none" w:sz="0" w:space="0" w:color="auto"/>
        <w:bottom w:val="none" w:sz="0" w:space="0" w:color="auto"/>
        <w:right w:val="none" w:sz="0" w:space="0" w:color="auto"/>
      </w:divBdr>
    </w:div>
    <w:div w:id="356809748">
      <w:bodyDiv w:val="1"/>
      <w:marLeft w:val="0"/>
      <w:marRight w:val="0"/>
      <w:marTop w:val="0"/>
      <w:marBottom w:val="0"/>
      <w:divBdr>
        <w:top w:val="none" w:sz="0" w:space="0" w:color="auto"/>
        <w:left w:val="none" w:sz="0" w:space="0" w:color="auto"/>
        <w:bottom w:val="none" w:sz="0" w:space="0" w:color="auto"/>
        <w:right w:val="none" w:sz="0" w:space="0" w:color="auto"/>
      </w:divBdr>
    </w:div>
    <w:div w:id="358170056">
      <w:bodyDiv w:val="1"/>
      <w:marLeft w:val="0"/>
      <w:marRight w:val="0"/>
      <w:marTop w:val="0"/>
      <w:marBottom w:val="0"/>
      <w:divBdr>
        <w:top w:val="none" w:sz="0" w:space="0" w:color="auto"/>
        <w:left w:val="none" w:sz="0" w:space="0" w:color="auto"/>
        <w:bottom w:val="none" w:sz="0" w:space="0" w:color="auto"/>
        <w:right w:val="none" w:sz="0" w:space="0" w:color="auto"/>
      </w:divBdr>
    </w:div>
    <w:div w:id="358819360">
      <w:bodyDiv w:val="1"/>
      <w:marLeft w:val="0"/>
      <w:marRight w:val="0"/>
      <w:marTop w:val="0"/>
      <w:marBottom w:val="0"/>
      <w:divBdr>
        <w:top w:val="none" w:sz="0" w:space="0" w:color="auto"/>
        <w:left w:val="none" w:sz="0" w:space="0" w:color="auto"/>
        <w:bottom w:val="none" w:sz="0" w:space="0" w:color="auto"/>
        <w:right w:val="none" w:sz="0" w:space="0" w:color="auto"/>
      </w:divBdr>
    </w:div>
    <w:div w:id="363333661">
      <w:bodyDiv w:val="1"/>
      <w:marLeft w:val="0"/>
      <w:marRight w:val="0"/>
      <w:marTop w:val="0"/>
      <w:marBottom w:val="0"/>
      <w:divBdr>
        <w:top w:val="none" w:sz="0" w:space="0" w:color="auto"/>
        <w:left w:val="none" w:sz="0" w:space="0" w:color="auto"/>
        <w:bottom w:val="none" w:sz="0" w:space="0" w:color="auto"/>
        <w:right w:val="none" w:sz="0" w:space="0" w:color="auto"/>
      </w:divBdr>
    </w:div>
    <w:div w:id="366836255">
      <w:bodyDiv w:val="1"/>
      <w:marLeft w:val="0"/>
      <w:marRight w:val="0"/>
      <w:marTop w:val="0"/>
      <w:marBottom w:val="0"/>
      <w:divBdr>
        <w:top w:val="none" w:sz="0" w:space="0" w:color="auto"/>
        <w:left w:val="none" w:sz="0" w:space="0" w:color="auto"/>
        <w:bottom w:val="none" w:sz="0" w:space="0" w:color="auto"/>
        <w:right w:val="none" w:sz="0" w:space="0" w:color="auto"/>
      </w:divBdr>
    </w:div>
    <w:div w:id="367336189">
      <w:bodyDiv w:val="1"/>
      <w:marLeft w:val="0"/>
      <w:marRight w:val="0"/>
      <w:marTop w:val="0"/>
      <w:marBottom w:val="0"/>
      <w:divBdr>
        <w:top w:val="none" w:sz="0" w:space="0" w:color="auto"/>
        <w:left w:val="none" w:sz="0" w:space="0" w:color="auto"/>
        <w:bottom w:val="none" w:sz="0" w:space="0" w:color="auto"/>
        <w:right w:val="none" w:sz="0" w:space="0" w:color="auto"/>
      </w:divBdr>
    </w:div>
    <w:div w:id="369690217">
      <w:bodyDiv w:val="1"/>
      <w:marLeft w:val="0"/>
      <w:marRight w:val="0"/>
      <w:marTop w:val="0"/>
      <w:marBottom w:val="0"/>
      <w:divBdr>
        <w:top w:val="none" w:sz="0" w:space="0" w:color="auto"/>
        <w:left w:val="none" w:sz="0" w:space="0" w:color="auto"/>
        <w:bottom w:val="none" w:sz="0" w:space="0" w:color="auto"/>
        <w:right w:val="none" w:sz="0" w:space="0" w:color="auto"/>
      </w:divBdr>
    </w:div>
    <w:div w:id="371611746">
      <w:bodyDiv w:val="1"/>
      <w:marLeft w:val="0"/>
      <w:marRight w:val="0"/>
      <w:marTop w:val="0"/>
      <w:marBottom w:val="0"/>
      <w:divBdr>
        <w:top w:val="none" w:sz="0" w:space="0" w:color="auto"/>
        <w:left w:val="none" w:sz="0" w:space="0" w:color="auto"/>
        <w:bottom w:val="none" w:sz="0" w:space="0" w:color="auto"/>
        <w:right w:val="none" w:sz="0" w:space="0" w:color="auto"/>
      </w:divBdr>
    </w:div>
    <w:div w:id="376391716">
      <w:bodyDiv w:val="1"/>
      <w:marLeft w:val="0"/>
      <w:marRight w:val="0"/>
      <w:marTop w:val="0"/>
      <w:marBottom w:val="0"/>
      <w:divBdr>
        <w:top w:val="none" w:sz="0" w:space="0" w:color="auto"/>
        <w:left w:val="none" w:sz="0" w:space="0" w:color="auto"/>
        <w:bottom w:val="none" w:sz="0" w:space="0" w:color="auto"/>
        <w:right w:val="none" w:sz="0" w:space="0" w:color="auto"/>
      </w:divBdr>
    </w:div>
    <w:div w:id="380591842">
      <w:bodyDiv w:val="1"/>
      <w:marLeft w:val="0"/>
      <w:marRight w:val="0"/>
      <w:marTop w:val="0"/>
      <w:marBottom w:val="0"/>
      <w:divBdr>
        <w:top w:val="none" w:sz="0" w:space="0" w:color="auto"/>
        <w:left w:val="none" w:sz="0" w:space="0" w:color="auto"/>
        <w:bottom w:val="none" w:sz="0" w:space="0" w:color="auto"/>
        <w:right w:val="none" w:sz="0" w:space="0" w:color="auto"/>
      </w:divBdr>
    </w:div>
    <w:div w:id="385418541">
      <w:bodyDiv w:val="1"/>
      <w:marLeft w:val="0"/>
      <w:marRight w:val="0"/>
      <w:marTop w:val="0"/>
      <w:marBottom w:val="0"/>
      <w:divBdr>
        <w:top w:val="none" w:sz="0" w:space="0" w:color="auto"/>
        <w:left w:val="none" w:sz="0" w:space="0" w:color="auto"/>
        <w:bottom w:val="none" w:sz="0" w:space="0" w:color="auto"/>
        <w:right w:val="none" w:sz="0" w:space="0" w:color="auto"/>
      </w:divBdr>
    </w:div>
    <w:div w:id="387536667">
      <w:bodyDiv w:val="1"/>
      <w:marLeft w:val="0"/>
      <w:marRight w:val="0"/>
      <w:marTop w:val="0"/>
      <w:marBottom w:val="0"/>
      <w:divBdr>
        <w:top w:val="none" w:sz="0" w:space="0" w:color="auto"/>
        <w:left w:val="none" w:sz="0" w:space="0" w:color="auto"/>
        <w:bottom w:val="none" w:sz="0" w:space="0" w:color="auto"/>
        <w:right w:val="none" w:sz="0" w:space="0" w:color="auto"/>
      </w:divBdr>
    </w:div>
    <w:div w:id="396251342">
      <w:bodyDiv w:val="1"/>
      <w:marLeft w:val="0"/>
      <w:marRight w:val="0"/>
      <w:marTop w:val="0"/>
      <w:marBottom w:val="0"/>
      <w:divBdr>
        <w:top w:val="none" w:sz="0" w:space="0" w:color="auto"/>
        <w:left w:val="none" w:sz="0" w:space="0" w:color="auto"/>
        <w:bottom w:val="none" w:sz="0" w:space="0" w:color="auto"/>
        <w:right w:val="none" w:sz="0" w:space="0" w:color="auto"/>
      </w:divBdr>
    </w:div>
    <w:div w:id="396587954">
      <w:bodyDiv w:val="1"/>
      <w:marLeft w:val="0"/>
      <w:marRight w:val="0"/>
      <w:marTop w:val="0"/>
      <w:marBottom w:val="0"/>
      <w:divBdr>
        <w:top w:val="none" w:sz="0" w:space="0" w:color="auto"/>
        <w:left w:val="none" w:sz="0" w:space="0" w:color="auto"/>
        <w:bottom w:val="none" w:sz="0" w:space="0" w:color="auto"/>
        <w:right w:val="none" w:sz="0" w:space="0" w:color="auto"/>
      </w:divBdr>
    </w:div>
    <w:div w:id="398983307">
      <w:bodyDiv w:val="1"/>
      <w:marLeft w:val="0"/>
      <w:marRight w:val="0"/>
      <w:marTop w:val="0"/>
      <w:marBottom w:val="0"/>
      <w:divBdr>
        <w:top w:val="none" w:sz="0" w:space="0" w:color="auto"/>
        <w:left w:val="none" w:sz="0" w:space="0" w:color="auto"/>
        <w:bottom w:val="none" w:sz="0" w:space="0" w:color="auto"/>
        <w:right w:val="none" w:sz="0" w:space="0" w:color="auto"/>
      </w:divBdr>
    </w:div>
    <w:div w:id="403725796">
      <w:bodyDiv w:val="1"/>
      <w:marLeft w:val="0"/>
      <w:marRight w:val="0"/>
      <w:marTop w:val="0"/>
      <w:marBottom w:val="0"/>
      <w:divBdr>
        <w:top w:val="none" w:sz="0" w:space="0" w:color="auto"/>
        <w:left w:val="none" w:sz="0" w:space="0" w:color="auto"/>
        <w:bottom w:val="none" w:sz="0" w:space="0" w:color="auto"/>
        <w:right w:val="none" w:sz="0" w:space="0" w:color="auto"/>
      </w:divBdr>
    </w:div>
    <w:div w:id="411463951">
      <w:bodyDiv w:val="1"/>
      <w:marLeft w:val="0"/>
      <w:marRight w:val="0"/>
      <w:marTop w:val="0"/>
      <w:marBottom w:val="0"/>
      <w:divBdr>
        <w:top w:val="none" w:sz="0" w:space="0" w:color="auto"/>
        <w:left w:val="none" w:sz="0" w:space="0" w:color="auto"/>
        <w:bottom w:val="none" w:sz="0" w:space="0" w:color="auto"/>
        <w:right w:val="none" w:sz="0" w:space="0" w:color="auto"/>
      </w:divBdr>
    </w:div>
    <w:div w:id="412704726">
      <w:bodyDiv w:val="1"/>
      <w:marLeft w:val="0"/>
      <w:marRight w:val="0"/>
      <w:marTop w:val="0"/>
      <w:marBottom w:val="0"/>
      <w:divBdr>
        <w:top w:val="none" w:sz="0" w:space="0" w:color="auto"/>
        <w:left w:val="none" w:sz="0" w:space="0" w:color="auto"/>
        <w:bottom w:val="none" w:sz="0" w:space="0" w:color="auto"/>
        <w:right w:val="none" w:sz="0" w:space="0" w:color="auto"/>
      </w:divBdr>
    </w:div>
    <w:div w:id="417678294">
      <w:bodyDiv w:val="1"/>
      <w:marLeft w:val="0"/>
      <w:marRight w:val="0"/>
      <w:marTop w:val="0"/>
      <w:marBottom w:val="0"/>
      <w:divBdr>
        <w:top w:val="none" w:sz="0" w:space="0" w:color="auto"/>
        <w:left w:val="none" w:sz="0" w:space="0" w:color="auto"/>
        <w:bottom w:val="none" w:sz="0" w:space="0" w:color="auto"/>
        <w:right w:val="none" w:sz="0" w:space="0" w:color="auto"/>
      </w:divBdr>
    </w:div>
    <w:div w:id="417950018">
      <w:bodyDiv w:val="1"/>
      <w:marLeft w:val="0"/>
      <w:marRight w:val="0"/>
      <w:marTop w:val="0"/>
      <w:marBottom w:val="0"/>
      <w:divBdr>
        <w:top w:val="none" w:sz="0" w:space="0" w:color="auto"/>
        <w:left w:val="none" w:sz="0" w:space="0" w:color="auto"/>
        <w:bottom w:val="none" w:sz="0" w:space="0" w:color="auto"/>
        <w:right w:val="none" w:sz="0" w:space="0" w:color="auto"/>
      </w:divBdr>
    </w:div>
    <w:div w:id="419713781">
      <w:bodyDiv w:val="1"/>
      <w:marLeft w:val="0"/>
      <w:marRight w:val="0"/>
      <w:marTop w:val="0"/>
      <w:marBottom w:val="0"/>
      <w:divBdr>
        <w:top w:val="none" w:sz="0" w:space="0" w:color="auto"/>
        <w:left w:val="none" w:sz="0" w:space="0" w:color="auto"/>
        <w:bottom w:val="none" w:sz="0" w:space="0" w:color="auto"/>
        <w:right w:val="none" w:sz="0" w:space="0" w:color="auto"/>
      </w:divBdr>
    </w:div>
    <w:div w:id="419716511">
      <w:bodyDiv w:val="1"/>
      <w:marLeft w:val="0"/>
      <w:marRight w:val="0"/>
      <w:marTop w:val="0"/>
      <w:marBottom w:val="0"/>
      <w:divBdr>
        <w:top w:val="none" w:sz="0" w:space="0" w:color="auto"/>
        <w:left w:val="none" w:sz="0" w:space="0" w:color="auto"/>
        <w:bottom w:val="none" w:sz="0" w:space="0" w:color="auto"/>
        <w:right w:val="none" w:sz="0" w:space="0" w:color="auto"/>
      </w:divBdr>
    </w:div>
    <w:div w:id="427583388">
      <w:bodyDiv w:val="1"/>
      <w:marLeft w:val="0"/>
      <w:marRight w:val="0"/>
      <w:marTop w:val="0"/>
      <w:marBottom w:val="0"/>
      <w:divBdr>
        <w:top w:val="none" w:sz="0" w:space="0" w:color="auto"/>
        <w:left w:val="none" w:sz="0" w:space="0" w:color="auto"/>
        <w:bottom w:val="none" w:sz="0" w:space="0" w:color="auto"/>
        <w:right w:val="none" w:sz="0" w:space="0" w:color="auto"/>
      </w:divBdr>
    </w:div>
    <w:div w:id="427696994">
      <w:bodyDiv w:val="1"/>
      <w:marLeft w:val="0"/>
      <w:marRight w:val="0"/>
      <w:marTop w:val="0"/>
      <w:marBottom w:val="0"/>
      <w:divBdr>
        <w:top w:val="none" w:sz="0" w:space="0" w:color="auto"/>
        <w:left w:val="none" w:sz="0" w:space="0" w:color="auto"/>
        <w:bottom w:val="none" w:sz="0" w:space="0" w:color="auto"/>
        <w:right w:val="none" w:sz="0" w:space="0" w:color="auto"/>
      </w:divBdr>
    </w:div>
    <w:div w:id="428281260">
      <w:bodyDiv w:val="1"/>
      <w:marLeft w:val="0"/>
      <w:marRight w:val="0"/>
      <w:marTop w:val="0"/>
      <w:marBottom w:val="0"/>
      <w:divBdr>
        <w:top w:val="none" w:sz="0" w:space="0" w:color="auto"/>
        <w:left w:val="none" w:sz="0" w:space="0" w:color="auto"/>
        <w:bottom w:val="none" w:sz="0" w:space="0" w:color="auto"/>
        <w:right w:val="none" w:sz="0" w:space="0" w:color="auto"/>
      </w:divBdr>
    </w:div>
    <w:div w:id="436872185">
      <w:bodyDiv w:val="1"/>
      <w:marLeft w:val="0"/>
      <w:marRight w:val="0"/>
      <w:marTop w:val="0"/>
      <w:marBottom w:val="0"/>
      <w:divBdr>
        <w:top w:val="none" w:sz="0" w:space="0" w:color="auto"/>
        <w:left w:val="none" w:sz="0" w:space="0" w:color="auto"/>
        <w:bottom w:val="none" w:sz="0" w:space="0" w:color="auto"/>
        <w:right w:val="none" w:sz="0" w:space="0" w:color="auto"/>
      </w:divBdr>
    </w:div>
    <w:div w:id="440687034">
      <w:bodyDiv w:val="1"/>
      <w:marLeft w:val="0"/>
      <w:marRight w:val="0"/>
      <w:marTop w:val="0"/>
      <w:marBottom w:val="0"/>
      <w:divBdr>
        <w:top w:val="none" w:sz="0" w:space="0" w:color="auto"/>
        <w:left w:val="none" w:sz="0" w:space="0" w:color="auto"/>
        <w:bottom w:val="none" w:sz="0" w:space="0" w:color="auto"/>
        <w:right w:val="none" w:sz="0" w:space="0" w:color="auto"/>
      </w:divBdr>
    </w:div>
    <w:div w:id="441072663">
      <w:bodyDiv w:val="1"/>
      <w:marLeft w:val="0"/>
      <w:marRight w:val="0"/>
      <w:marTop w:val="0"/>
      <w:marBottom w:val="0"/>
      <w:divBdr>
        <w:top w:val="none" w:sz="0" w:space="0" w:color="auto"/>
        <w:left w:val="none" w:sz="0" w:space="0" w:color="auto"/>
        <w:bottom w:val="none" w:sz="0" w:space="0" w:color="auto"/>
        <w:right w:val="none" w:sz="0" w:space="0" w:color="auto"/>
      </w:divBdr>
    </w:div>
    <w:div w:id="443038849">
      <w:bodyDiv w:val="1"/>
      <w:marLeft w:val="0"/>
      <w:marRight w:val="0"/>
      <w:marTop w:val="0"/>
      <w:marBottom w:val="0"/>
      <w:divBdr>
        <w:top w:val="none" w:sz="0" w:space="0" w:color="auto"/>
        <w:left w:val="none" w:sz="0" w:space="0" w:color="auto"/>
        <w:bottom w:val="none" w:sz="0" w:space="0" w:color="auto"/>
        <w:right w:val="none" w:sz="0" w:space="0" w:color="auto"/>
      </w:divBdr>
    </w:div>
    <w:div w:id="44350158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447897464">
      <w:bodyDiv w:val="1"/>
      <w:marLeft w:val="0"/>
      <w:marRight w:val="0"/>
      <w:marTop w:val="0"/>
      <w:marBottom w:val="0"/>
      <w:divBdr>
        <w:top w:val="none" w:sz="0" w:space="0" w:color="auto"/>
        <w:left w:val="none" w:sz="0" w:space="0" w:color="auto"/>
        <w:bottom w:val="none" w:sz="0" w:space="0" w:color="auto"/>
        <w:right w:val="none" w:sz="0" w:space="0" w:color="auto"/>
      </w:divBdr>
    </w:div>
    <w:div w:id="448748225">
      <w:bodyDiv w:val="1"/>
      <w:marLeft w:val="0"/>
      <w:marRight w:val="0"/>
      <w:marTop w:val="0"/>
      <w:marBottom w:val="0"/>
      <w:divBdr>
        <w:top w:val="none" w:sz="0" w:space="0" w:color="auto"/>
        <w:left w:val="none" w:sz="0" w:space="0" w:color="auto"/>
        <w:bottom w:val="none" w:sz="0" w:space="0" w:color="auto"/>
        <w:right w:val="none" w:sz="0" w:space="0" w:color="auto"/>
      </w:divBdr>
    </w:div>
    <w:div w:id="450520089">
      <w:bodyDiv w:val="1"/>
      <w:marLeft w:val="0"/>
      <w:marRight w:val="0"/>
      <w:marTop w:val="0"/>
      <w:marBottom w:val="0"/>
      <w:divBdr>
        <w:top w:val="none" w:sz="0" w:space="0" w:color="auto"/>
        <w:left w:val="none" w:sz="0" w:space="0" w:color="auto"/>
        <w:bottom w:val="none" w:sz="0" w:space="0" w:color="auto"/>
        <w:right w:val="none" w:sz="0" w:space="0" w:color="auto"/>
      </w:divBdr>
    </w:div>
    <w:div w:id="453332898">
      <w:bodyDiv w:val="1"/>
      <w:marLeft w:val="0"/>
      <w:marRight w:val="0"/>
      <w:marTop w:val="0"/>
      <w:marBottom w:val="0"/>
      <w:divBdr>
        <w:top w:val="none" w:sz="0" w:space="0" w:color="auto"/>
        <w:left w:val="none" w:sz="0" w:space="0" w:color="auto"/>
        <w:bottom w:val="none" w:sz="0" w:space="0" w:color="auto"/>
        <w:right w:val="none" w:sz="0" w:space="0" w:color="auto"/>
      </w:divBdr>
    </w:div>
    <w:div w:id="455949692">
      <w:bodyDiv w:val="1"/>
      <w:marLeft w:val="0"/>
      <w:marRight w:val="0"/>
      <w:marTop w:val="0"/>
      <w:marBottom w:val="0"/>
      <w:divBdr>
        <w:top w:val="none" w:sz="0" w:space="0" w:color="auto"/>
        <w:left w:val="none" w:sz="0" w:space="0" w:color="auto"/>
        <w:bottom w:val="none" w:sz="0" w:space="0" w:color="auto"/>
        <w:right w:val="none" w:sz="0" w:space="0" w:color="auto"/>
      </w:divBdr>
    </w:div>
    <w:div w:id="456416877">
      <w:bodyDiv w:val="1"/>
      <w:marLeft w:val="0"/>
      <w:marRight w:val="0"/>
      <w:marTop w:val="0"/>
      <w:marBottom w:val="0"/>
      <w:divBdr>
        <w:top w:val="none" w:sz="0" w:space="0" w:color="auto"/>
        <w:left w:val="none" w:sz="0" w:space="0" w:color="auto"/>
        <w:bottom w:val="none" w:sz="0" w:space="0" w:color="auto"/>
        <w:right w:val="none" w:sz="0" w:space="0" w:color="auto"/>
      </w:divBdr>
    </w:div>
    <w:div w:id="457576342">
      <w:bodyDiv w:val="1"/>
      <w:marLeft w:val="0"/>
      <w:marRight w:val="0"/>
      <w:marTop w:val="0"/>
      <w:marBottom w:val="0"/>
      <w:divBdr>
        <w:top w:val="none" w:sz="0" w:space="0" w:color="auto"/>
        <w:left w:val="none" w:sz="0" w:space="0" w:color="auto"/>
        <w:bottom w:val="none" w:sz="0" w:space="0" w:color="auto"/>
        <w:right w:val="none" w:sz="0" w:space="0" w:color="auto"/>
      </w:divBdr>
    </w:div>
    <w:div w:id="459500801">
      <w:bodyDiv w:val="1"/>
      <w:marLeft w:val="0"/>
      <w:marRight w:val="0"/>
      <w:marTop w:val="0"/>
      <w:marBottom w:val="0"/>
      <w:divBdr>
        <w:top w:val="none" w:sz="0" w:space="0" w:color="auto"/>
        <w:left w:val="none" w:sz="0" w:space="0" w:color="auto"/>
        <w:bottom w:val="none" w:sz="0" w:space="0" w:color="auto"/>
        <w:right w:val="none" w:sz="0" w:space="0" w:color="auto"/>
      </w:divBdr>
    </w:div>
    <w:div w:id="461074274">
      <w:bodyDiv w:val="1"/>
      <w:marLeft w:val="0"/>
      <w:marRight w:val="0"/>
      <w:marTop w:val="0"/>
      <w:marBottom w:val="0"/>
      <w:divBdr>
        <w:top w:val="none" w:sz="0" w:space="0" w:color="auto"/>
        <w:left w:val="none" w:sz="0" w:space="0" w:color="auto"/>
        <w:bottom w:val="none" w:sz="0" w:space="0" w:color="auto"/>
        <w:right w:val="none" w:sz="0" w:space="0" w:color="auto"/>
      </w:divBdr>
    </w:div>
    <w:div w:id="461465392">
      <w:bodyDiv w:val="1"/>
      <w:marLeft w:val="0"/>
      <w:marRight w:val="0"/>
      <w:marTop w:val="0"/>
      <w:marBottom w:val="0"/>
      <w:divBdr>
        <w:top w:val="none" w:sz="0" w:space="0" w:color="auto"/>
        <w:left w:val="none" w:sz="0" w:space="0" w:color="auto"/>
        <w:bottom w:val="none" w:sz="0" w:space="0" w:color="auto"/>
        <w:right w:val="none" w:sz="0" w:space="0" w:color="auto"/>
      </w:divBdr>
    </w:div>
    <w:div w:id="464278846">
      <w:bodyDiv w:val="1"/>
      <w:marLeft w:val="0"/>
      <w:marRight w:val="0"/>
      <w:marTop w:val="0"/>
      <w:marBottom w:val="0"/>
      <w:divBdr>
        <w:top w:val="none" w:sz="0" w:space="0" w:color="auto"/>
        <w:left w:val="none" w:sz="0" w:space="0" w:color="auto"/>
        <w:bottom w:val="none" w:sz="0" w:space="0" w:color="auto"/>
        <w:right w:val="none" w:sz="0" w:space="0" w:color="auto"/>
      </w:divBdr>
    </w:div>
    <w:div w:id="478696567">
      <w:bodyDiv w:val="1"/>
      <w:marLeft w:val="0"/>
      <w:marRight w:val="0"/>
      <w:marTop w:val="0"/>
      <w:marBottom w:val="0"/>
      <w:divBdr>
        <w:top w:val="none" w:sz="0" w:space="0" w:color="auto"/>
        <w:left w:val="none" w:sz="0" w:space="0" w:color="auto"/>
        <w:bottom w:val="none" w:sz="0" w:space="0" w:color="auto"/>
        <w:right w:val="none" w:sz="0" w:space="0" w:color="auto"/>
      </w:divBdr>
    </w:div>
    <w:div w:id="482477179">
      <w:bodyDiv w:val="1"/>
      <w:marLeft w:val="0"/>
      <w:marRight w:val="0"/>
      <w:marTop w:val="0"/>
      <w:marBottom w:val="0"/>
      <w:divBdr>
        <w:top w:val="none" w:sz="0" w:space="0" w:color="auto"/>
        <w:left w:val="none" w:sz="0" w:space="0" w:color="auto"/>
        <w:bottom w:val="none" w:sz="0" w:space="0" w:color="auto"/>
        <w:right w:val="none" w:sz="0" w:space="0" w:color="auto"/>
      </w:divBdr>
    </w:div>
    <w:div w:id="485324842">
      <w:bodyDiv w:val="1"/>
      <w:marLeft w:val="0"/>
      <w:marRight w:val="0"/>
      <w:marTop w:val="0"/>
      <w:marBottom w:val="0"/>
      <w:divBdr>
        <w:top w:val="none" w:sz="0" w:space="0" w:color="auto"/>
        <w:left w:val="none" w:sz="0" w:space="0" w:color="auto"/>
        <w:bottom w:val="none" w:sz="0" w:space="0" w:color="auto"/>
        <w:right w:val="none" w:sz="0" w:space="0" w:color="auto"/>
      </w:divBdr>
    </w:div>
    <w:div w:id="489906661">
      <w:bodyDiv w:val="1"/>
      <w:marLeft w:val="0"/>
      <w:marRight w:val="0"/>
      <w:marTop w:val="0"/>
      <w:marBottom w:val="0"/>
      <w:divBdr>
        <w:top w:val="none" w:sz="0" w:space="0" w:color="auto"/>
        <w:left w:val="none" w:sz="0" w:space="0" w:color="auto"/>
        <w:bottom w:val="none" w:sz="0" w:space="0" w:color="auto"/>
        <w:right w:val="none" w:sz="0" w:space="0" w:color="auto"/>
      </w:divBdr>
    </w:div>
    <w:div w:id="491794374">
      <w:bodyDiv w:val="1"/>
      <w:marLeft w:val="0"/>
      <w:marRight w:val="0"/>
      <w:marTop w:val="0"/>
      <w:marBottom w:val="0"/>
      <w:divBdr>
        <w:top w:val="none" w:sz="0" w:space="0" w:color="auto"/>
        <w:left w:val="none" w:sz="0" w:space="0" w:color="auto"/>
        <w:bottom w:val="none" w:sz="0" w:space="0" w:color="auto"/>
        <w:right w:val="none" w:sz="0" w:space="0" w:color="auto"/>
      </w:divBdr>
    </w:div>
    <w:div w:id="494758687">
      <w:bodyDiv w:val="1"/>
      <w:marLeft w:val="0"/>
      <w:marRight w:val="0"/>
      <w:marTop w:val="0"/>
      <w:marBottom w:val="0"/>
      <w:divBdr>
        <w:top w:val="none" w:sz="0" w:space="0" w:color="auto"/>
        <w:left w:val="none" w:sz="0" w:space="0" w:color="auto"/>
        <w:bottom w:val="none" w:sz="0" w:space="0" w:color="auto"/>
        <w:right w:val="none" w:sz="0" w:space="0" w:color="auto"/>
      </w:divBdr>
    </w:div>
    <w:div w:id="497119850">
      <w:bodyDiv w:val="1"/>
      <w:marLeft w:val="0"/>
      <w:marRight w:val="0"/>
      <w:marTop w:val="0"/>
      <w:marBottom w:val="0"/>
      <w:divBdr>
        <w:top w:val="none" w:sz="0" w:space="0" w:color="auto"/>
        <w:left w:val="none" w:sz="0" w:space="0" w:color="auto"/>
        <w:bottom w:val="none" w:sz="0" w:space="0" w:color="auto"/>
        <w:right w:val="none" w:sz="0" w:space="0" w:color="auto"/>
      </w:divBdr>
    </w:div>
    <w:div w:id="499540097">
      <w:bodyDiv w:val="1"/>
      <w:marLeft w:val="0"/>
      <w:marRight w:val="0"/>
      <w:marTop w:val="0"/>
      <w:marBottom w:val="0"/>
      <w:divBdr>
        <w:top w:val="none" w:sz="0" w:space="0" w:color="auto"/>
        <w:left w:val="none" w:sz="0" w:space="0" w:color="auto"/>
        <w:bottom w:val="none" w:sz="0" w:space="0" w:color="auto"/>
        <w:right w:val="none" w:sz="0" w:space="0" w:color="auto"/>
      </w:divBdr>
    </w:div>
    <w:div w:id="503907067">
      <w:bodyDiv w:val="1"/>
      <w:marLeft w:val="0"/>
      <w:marRight w:val="0"/>
      <w:marTop w:val="0"/>
      <w:marBottom w:val="0"/>
      <w:divBdr>
        <w:top w:val="none" w:sz="0" w:space="0" w:color="auto"/>
        <w:left w:val="none" w:sz="0" w:space="0" w:color="auto"/>
        <w:bottom w:val="none" w:sz="0" w:space="0" w:color="auto"/>
        <w:right w:val="none" w:sz="0" w:space="0" w:color="auto"/>
      </w:divBdr>
    </w:div>
    <w:div w:id="504714600">
      <w:bodyDiv w:val="1"/>
      <w:marLeft w:val="0"/>
      <w:marRight w:val="0"/>
      <w:marTop w:val="0"/>
      <w:marBottom w:val="0"/>
      <w:divBdr>
        <w:top w:val="none" w:sz="0" w:space="0" w:color="auto"/>
        <w:left w:val="none" w:sz="0" w:space="0" w:color="auto"/>
        <w:bottom w:val="none" w:sz="0" w:space="0" w:color="auto"/>
        <w:right w:val="none" w:sz="0" w:space="0" w:color="auto"/>
      </w:divBdr>
    </w:div>
    <w:div w:id="506402510">
      <w:bodyDiv w:val="1"/>
      <w:marLeft w:val="0"/>
      <w:marRight w:val="0"/>
      <w:marTop w:val="0"/>
      <w:marBottom w:val="0"/>
      <w:divBdr>
        <w:top w:val="none" w:sz="0" w:space="0" w:color="auto"/>
        <w:left w:val="none" w:sz="0" w:space="0" w:color="auto"/>
        <w:bottom w:val="none" w:sz="0" w:space="0" w:color="auto"/>
        <w:right w:val="none" w:sz="0" w:space="0" w:color="auto"/>
      </w:divBdr>
    </w:div>
    <w:div w:id="509679614">
      <w:bodyDiv w:val="1"/>
      <w:marLeft w:val="0"/>
      <w:marRight w:val="0"/>
      <w:marTop w:val="0"/>
      <w:marBottom w:val="0"/>
      <w:divBdr>
        <w:top w:val="none" w:sz="0" w:space="0" w:color="auto"/>
        <w:left w:val="none" w:sz="0" w:space="0" w:color="auto"/>
        <w:bottom w:val="none" w:sz="0" w:space="0" w:color="auto"/>
        <w:right w:val="none" w:sz="0" w:space="0" w:color="auto"/>
      </w:divBdr>
    </w:div>
    <w:div w:id="510686085">
      <w:bodyDiv w:val="1"/>
      <w:marLeft w:val="0"/>
      <w:marRight w:val="0"/>
      <w:marTop w:val="0"/>
      <w:marBottom w:val="0"/>
      <w:divBdr>
        <w:top w:val="none" w:sz="0" w:space="0" w:color="auto"/>
        <w:left w:val="none" w:sz="0" w:space="0" w:color="auto"/>
        <w:bottom w:val="none" w:sz="0" w:space="0" w:color="auto"/>
        <w:right w:val="none" w:sz="0" w:space="0" w:color="auto"/>
      </w:divBdr>
    </w:div>
    <w:div w:id="511647084">
      <w:bodyDiv w:val="1"/>
      <w:marLeft w:val="0"/>
      <w:marRight w:val="0"/>
      <w:marTop w:val="0"/>
      <w:marBottom w:val="0"/>
      <w:divBdr>
        <w:top w:val="none" w:sz="0" w:space="0" w:color="auto"/>
        <w:left w:val="none" w:sz="0" w:space="0" w:color="auto"/>
        <w:bottom w:val="none" w:sz="0" w:space="0" w:color="auto"/>
        <w:right w:val="none" w:sz="0" w:space="0" w:color="auto"/>
      </w:divBdr>
    </w:div>
    <w:div w:id="513233210">
      <w:bodyDiv w:val="1"/>
      <w:marLeft w:val="0"/>
      <w:marRight w:val="0"/>
      <w:marTop w:val="0"/>
      <w:marBottom w:val="0"/>
      <w:divBdr>
        <w:top w:val="none" w:sz="0" w:space="0" w:color="auto"/>
        <w:left w:val="none" w:sz="0" w:space="0" w:color="auto"/>
        <w:bottom w:val="none" w:sz="0" w:space="0" w:color="auto"/>
        <w:right w:val="none" w:sz="0" w:space="0" w:color="auto"/>
      </w:divBdr>
    </w:div>
    <w:div w:id="518013380">
      <w:bodyDiv w:val="1"/>
      <w:marLeft w:val="0"/>
      <w:marRight w:val="0"/>
      <w:marTop w:val="0"/>
      <w:marBottom w:val="0"/>
      <w:divBdr>
        <w:top w:val="none" w:sz="0" w:space="0" w:color="auto"/>
        <w:left w:val="none" w:sz="0" w:space="0" w:color="auto"/>
        <w:bottom w:val="none" w:sz="0" w:space="0" w:color="auto"/>
        <w:right w:val="none" w:sz="0" w:space="0" w:color="auto"/>
      </w:divBdr>
    </w:div>
    <w:div w:id="518088515">
      <w:bodyDiv w:val="1"/>
      <w:marLeft w:val="0"/>
      <w:marRight w:val="0"/>
      <w:marTop w:val="0"/>
      <w:marBottom w:val="0"/>
      <w:divBdr>
        <w:top w:val="none" w:sz="0" w:space="0" w:color="auto"/>
        <w:left w:val="none" w:sz="0" w:space="0" w:color="auto"/>
        <w:bottom w:val="none" w:sz="0" w:space="0" w:color="auto"/>
        <w:right w:val="none" w:sz="0" w:space="0" w:color="auto"/>
      </w:divBdr>
    </w:div>
    <w:div w:id="525143339">
      <w:bodyDiv w:val="1"/>
      <w:marLeft w:val="0"/>
      <w:marRight w:val="0"/>
      <w:marTop w:val="0"/>
      <w:marBottom w:val="0"/>
      <w:divBdr>
        <w:top w:val="none" w:sz="0" w:space="0" w:color="auto"/>
        <w:left w:val="none" w:sz="0" w:space="0" w:color="auto"/>
        <w:bottom w:val="none" w:sz="0" w:space="0" w:color="auto"/>
        <w:right w:val="none" w:sz="0" w:space="0" w:color="auto"/>
      </w:divBdr>
    </w:div>
    <w:div w:id="526408567">
      <w:bodyDiv w:val="1"/>
      <w:marLeft w:val="0"/>
      <w:marRight w:val="0"/>
      <w:marTop w:val="0"/>
      <w:marBottom w:val="0"/>
      <w:divBdr>
        <w:top w:val="none" w:sz="0" w:space="0" w:color="auto"/>
        <w:left w:val="none" w:sz="0" w:space="0" w:color="auto"/>
        <w:bottom w:val="none" w:sz="0" w:space="0" w:color="auto"/>
        <w:right w:val="none" w:sz="0" w:space="0" w:color="auto"/>
      </w:divBdr>
    </w:div>
    <w:div w:id="532037749">
      <w:bodyDiv w:val="1"/>
      <w:marLeft w:val="0"/>
      <w:marRight w:val="0"/>
      <w:marTop w:val="0"/>
      <w:marBottom w:val="0"/>
      <w:divBdr>
        <w:top w:val="none" w:sz="0" w:space="0" w:color="auto"/>
        <w:left w:val="none" w:sz="0" w:space="0" w:color="auto"/>
        <w:bottom w:val="none" w:sz="0" w:space="0" w:color="auto"/>
        <w:right w:val="none" w:sz="0" w:space="0" w:color="auto"/>
      </w:divBdr>
    </w:div>
    <w:div w:id="532883013">
      <w:bodyDiv w:val="1"/>
      <w:marLeft w:val="0"/>
      <w:marRight w:val="0"/>
      <w:marTop w:val="0"/>
      <w:marBottom w:val="0"/>
      <w:divBdr>
        <w:top w:val="none" w:sz="0" w:space="0" w:color="auto"/>
        <w:left w:val="none" w:sz="0" w:space="0" w:color="auto"/>
        <w:bottom w:val="none" w:sz="0" w:space="0" w:color="auto"/>
        <w:right w:val="none" w:sz="0" w:space="0" w:color="auto"/>
      </w:divBdr>
    </w:div>
    <w:div w:id="535434265">
      <w:bodyDiv w:val="1"/>
      <w:marLeft w:val="0"/>
      <w:marRight w:val="0"/>
      <w:marTop w:val="0"/>
      <w:marBottom w:val="0"/>
      <w:divBdr>
        <w:top w:val="none" w:sz="0" w:space="0" w:color="auto"/>
        <w:left w:val="none" w:sz="0" w:space="0" w:color="auto"/>
        <w:bottom w:val="none" w:sz="0" w:space="0" w:color="auto"/>
        <w:right w:val="none" w:sz="0" w:space="0" w:color="auto"/>
      </w:divBdr>
    </w:div>
    <w:div w:id="537087873">
      <w:bodyDiv w:val="1"/>
      <w:marLeft w:val="0"/>
      <w:marRight w:val="0"/>
      <w:marTop w:val="0"/>
      <w:marBottom w:val="0"/>
      <w:divBdr>
        <w:top w:val="none" w:sz="0" w:space="0" w:color="auto"/>
        <w:left w:val="none" w:sz="0" w:space="0" w:color="auto"/>
        <w:bottom w:val="none" w:sz="0" w:space="0" w:color="auto"/>
        <w:right w:val="none" w:sz="0" w:space="0" w:color="auto"/>
      </w:divBdr>
    </w:div>
    <w:div w:id="538904048">
      <w:bodyDiv w:val="1"/>
      <w:marLeft w:val="0"/>
      <w:marRight w:val="0"/>
      <w:marTop w:val="0"/>
      <w:marBottom w:val="0"/>
      <w:divBdr>
        <w:top w:val="none" w:sz="0" w:space="0" w:color="auto"/>
        <w:left w:val="none" w:sz="0" w:space="0" w:color="auto"/>
        <w:bottom w:val="none" w:sz="0" w:space="0" w:color="auto"/>
        <w:right w:val="none" w:sz="0" w:space="0" w:color="auto"/>
      </w:divBdr>
    </w:div>
    <w:div w:id="540825012">
      <w:bodyDiv w:val="1"/>
      <w:marLeft w:val="0"/>
      <w:marRight w:val="0"/>
      <w:marTop w:val="0"/>
      <w:marBottom w:val="0"/>
      <w:divBdr>
        <w:top w:val="none" w:sz="0" w:space="0" w:color="auto"/>
        <w:left w:val="none" w:sz="0" w:space="0" w:color="auto"/>
        <w:bottom w:val="none" w:sz="0" w:space="0" w:color="auto"/>
        <w:right w:val="none" w:sz="0" w:space="0" w:color="auto"/>
      </w:divBdr>
    </w:div>
    <w:div w:id="541089340">
      <w:bodyDiv w:val="1"/>
      <w:marLeft w:val="0"/>
      <w:marRight w:val="0"/>
      <w:marTop w:val="0"/>
      <w:marBottom w:val="0"/>
      <w:divBdr>
        <w:top w:val="none" w:sz="0" w:space="0" w:color="auto"/>
        <w:left w:val="none" w:sz="0" w:space="0" w:color="auto"/>
        <w:bottom w:val="none" w:sz="0" w:space="0" w:color="auto"/>
        <w:right w:val="none" w:sz="0" w:space="0" w:color="auto"/>
      </w:divBdr>
    </w:div>
    <w:div w:id="549388323">
      <w:bodyDiv w:val="1"/>
      <w:marLeft w:val="0"/>
      <w:marRight w:val="0"/>
      <w:marTop w:val="0"/>
      <w:marBottom w:val="0"/>
      <w:divBdr>
        <w:top w:val="none" w:sz="0" w:space="0" w:color="auto"/>
        <w:left w:val="none" w:sz="0" w:space="0" w:color="auto"/>
        <w:bottom w:val="none" w:sz="0" w:space="0" w:color="auto"/>
        <w:right w:val="none" w:sz="0" w:space="0" w:color="auto"/>
      </w:divBdr>
    </w:div>
    <w:div w:id="551621700">
      <w:bodyDiv w:val="1"/>
      <w:marLeft w:val="0"/>
      <w:marRight w:val="0"/>
      <w:marTop w:val="0"/>
      <w:marBottom w:val="0"/>
      <w:divBdr>
        <w:top w:val="none" w:sz="0" w:space="0" w:color="auto"/>
        <w:left w:val="none" w:sz="0" w:space="0" w:color="auto"/>
        <w:bottom w:val="none" w:sz="0" w:space="0" w:color="auto"/>
        <w:right w:val="none" w:sz="0" w:space="0" w:color="auto"/>
      </w:divBdr>
    </w:div>
    <w:div w:id="553584167">
      <w:bodyDiv w:val="1"/>
      <w:marLeft w:val="0"/>
      <w:marRight w:val="0"/>
      <w:marTop w:val="0"/>
      <w:marBottom w:val="0"/>
      <w:divBdr>
        <w:top w:val="none" w:sz="0" w:space="0" w:color="auto"/>
        <w:left w:val="none" w:sz="0" w:space="0" w:color="auto"/>
        <w:bottom w:val="none" w:sz="0" w:space="0" w:color="auto"/>
        <w:right w:val="none" w:sz="0" w:space="0" w:color="auto"/>
      </w:divBdr>
    </w:div>
    <w:div w:id="553810109">
      <w:bodyDiv w:val="1"/>
      <w:marLeft w:val="0"/>
      <w:marRight w:val="0"/>
      <w:marTop w:val="0"/>
      <w:marBottom w:val="0"/>
      <w:divBdr>
        <w:top w:val="none" w:sz="0" w:space="0" w:color="auto"/>
        <w:left w:val="none" w:sz="0" w:space="0" w:color="auto"/>
        <w:bottom w:val="none" w:sz="0" w:space="0" w:color="auto"/>
        <w:right w:val="none" w:sz="0" w:space="0" w:color="auto"/>
      </w:divBdr>
    </w:div>
    <w:div w:id="553859651">
      <w:bodyDiv w:val="1"/>
      <w:marLeft w:val="0"/>
      <w:marRight w:val="0"/>
      <w:marTop w:val="0"/>
      <w:marBottom w:val="0"/>
      <w:divBdr>
        <w:top w:val="none" w:sz="0" w:space="0" w:color="auto"/>
        <w:left w:val="none" w:sz="0" w:space="0" w:color="auto"/>
        <w:bottom w:val="none" w:sz="0" w:space="0" w:color="auto"/>
        <w:right w:val="none" w:sz="0" w:space="0" w:color="auto"/>
      </w:divBdr>
    </w:div>
    <w:div w:id="556625803">
      <w:bodyDiv w:val="1"/>
      <w:marLeft w:val="0"/>
      <w:marRight w:val="0"/>
      <w:marTop w:val="0"/>
      <w:marBottom w:val="0"/>
      <w:divBdr>
        <w:top w:val="none" w:sz="0" w:space="0" w:color="auto"/>
        <w:left w:val="none" w:sz="0" w:space="0" w:color="auto"/>
        <w:bottom w:val="none" w:sz="0" w:space="0" w:color="auto"/>
        <w:right w:val="none" w:sz="0" w:space="0" w:color="auto"/>
      </w:divBdr>
    </w:div>
    <w:div w:id="556744913">
      <w:bodyDiv w:val="1"/>
      <w:marLeft w:val="0"/>
      <w:marRight w:val="0"/>
      <w:marTop w:val="0"/>
      <w:marBottom w:val="0"/>
      <w:divBdr>
        <w:top w:val="none" w:sz="0" w:space="0" w:color="auto"/>
        <w:left w:val="none" w:sz="0" w:space="0" w:color="auto"/>
        <w:bottom w:val="none" w:sz="0" w:space="0" w:color="auto"/>
        <w:right w:val="none" w:sz="0" w:space="0" w:color="auto"/>
      </w:divBdr>
    </w:div>
    <w:div w:id="557781748">
      <w:bodyDiv w:val="1"/>
      <w:marLeft w:val="0"/>
      <w:marRight w:val="0"/>
      <w:marTop w:val="0"/>
      <w:marBottom w:val="0"/>
      <w:divBdr>
        <w:top w:val="none" w:sz="0" w:space="0" w:color="auto"/>
        <w:left w:val="none" w:sz="0" w:space="0" w:color="auto"/>
        <w:bottom w:val="none" w:sz="0" w:space="0" w:color="auto"/>
        <w:right w:val="none" w:sz="0" w:space="0" w:color="auto"/>
      </w:divBdr>
    </w:div>
    <w:div w:id="562328360">
      <w:bodyDiv w:val="1"/>
      <w:marLeft w:val="0"/>
      <w:marRight w:val="0"/>
      <w:marTop w:val="0"/>
      <w:marBottom w:val="0"/>
      <w:divBdr>
        <w:top w:val="none" w:sz="0" w:space="0" w:color="auto"/>
        <w:left w:val="none" w:sz="0" w:space="0" w:color="auto"/>
        <w:bottom w:val="none" w:sz="0" w:space="0" w:color="auto"/>
        <w:right w:val="none" w:sz="0" w:space="0" w:color="auto"/>
      </w:divBdr>
    </w:div>
    <w:div w:id="565410601">
      <w:bodyDiv w:val="1"/>
      <w:marLeft w:val="0"/>
      <w:marRight w:val="0"/>
      <w:marTop w:val="0"/>
      <w:marBottom w:val="0"/>
      <w:divBdr>
        <w:top w:val="none" w:sz="0" w:space="0" w:color="auto"/>
        <w:left w:val="none" w:sz="0" w:space="0" w:color="auto"/>
        <w:bottom w:val="none" w:sz="0" w:space="0" w:color="auto"/>
        <w:right w:val="none" w:sz="0" w:space="0" w:color="auto"/>
      </w:divBdr>
    </w:div>
    <w:div w:id="570580841">
      <w:bodyDiv w:val="1"/>
      <w:marLeft w:val="0"/>
      <w:marRight w:val="0"/>
      <w:marTop w:val="0"/>
      <w:marBottom w:val="0"/>
      <w:divBdr>
        <w:top w:val="none" w:sz="0" w:space="0" w:color="auto"/>
        <w:left w:val="none" w:sz="0" w:space="0" w:color="auto"/>
        <w:bottom w:val="none" w:sz="0" w:space="0" w:color="auto"/>
        <w:right w:val="none" w:sz="0" w:space="0" w:color="auto"/>
      </w:divBdr>
    </w:div>
    <w:div w:id="572160417">
      <w:bodyDiv w:val="1"/>
      <w:marLeft w:val="0"/>
      <w:marRight w:val="0"/>
      <w:marTop w:val="0"/>
      <w:marBottom w:val="0"/>
      <w:divBdr>
        <w:top w:val="none" w:sz="0" w:space="0" w:color="auto"/>
        <w:left w:val="none" w:sz="0" w:space="0" w:color="auto"/>
        <w:bottom w:val="none" w:sz="0" w:space="0" w:color="auto"/>
        <w:right w:val="none" w:sz="0" w:space="0" w:color="auto"/>
      </w:divBdr>
    </w:div>
    <w:div w:id="573467842">
      <w:bodyDiv w:val="1"/>
      <w:marLeft w:val="0"/>
      <w:marRight w:val="0"/>
      <w:marTop w:val="0"/>
      <w:marBottom w:val="0"/>
      <w:divBdr>
        <w:top w:val="none" w:sz="0" w:space="0" w:color="auto"/>
        <w:left w:val="none" w:sz="0" w:space="0" w:color="auto"/>
        <w:bottom w:val="none" w:sz="0" w:space="0" w:color="auto"/>
        <w:right w:val="none" w:sz="0" w:space="0" w:color="auto"/>
      </w:divBdr>
    </w:div>
    <w:div w:id="576012705">
      <w:bodyDiv w:val="1"/>
      <w:marLeft w:val="0"/>
      <w:marRight w:val="0"/>
      <w:marTop w:val="0"/>
      <w:marBottom w:val="0"/>
      <w:divBdr>
        <w:top w:val="none" w:sz="0" w:space="0" w:color="auto"/>
        <w:left w:val="none" w:sz="0" w:space="0" w:color="auto"/>
        <w:bottom w:val="none" w:sz="0" w:space="0" w:color="auto"/>
        <w:right w:val="none" w:sz="0" w:space="0" w:color="auto"/>
      </w:divBdr>
    </w:div>
    <w:div w:id="576861860">
      <w:bodyDiv w:val="1"/>
      <w:marLeft w:val="0"/>
      <w:marRight w:val="0"/>
      <w:marTop w:val="0"/>
      <w:marBottom w:val="0"/>
      <w:divBdr>
        <w:top w:val="none" w:sz="0" w:space="0" w:color="auto"/>
        <w:left w:val="none" w:sz="0" w:space="0" w:color="auto"/>
        <w:bottom w:val="none" w:sz="0" w:space="0" w:color="auto"/>
        <w:right w:val="none" w:sz="0" w:space="0" w:color="auto"/>
      </w:divBdr>
    </w:div>
    <w:div w:id="578060129">
      <w:bodyDiv w:val="1"/>
      <w:marLeft w:val="0"/>
      <w:marRight w:val="0"/>
      <w:marTop w:val="0"/>
      <w:marBottom w:val="0"/>
      <w:divBdr>
        <w:top w:val="none" w:sz="0" w:space="0" w:color="auto"/>
        <w:left w:val="none" w:sz="0" w:space="0" w:color="auto"/>
        <w:bottom w:val="none" w:sz="0" w:space="0" w:color="auto"/>
        <w:right w:val="none" w:sz="0" w:space="0" w:color="auto"/>
      </w:divBdr>
    </w:div>
    <w:div w:id="580138464">
      <w:bodyDiv w:val="1"/>
      <w:marLeft w:val="0"/>
      <w:marRight w:val="0"/>
      <w:marTop w:val="0"/>
      <w:marBottom w:val="0"/>
      <w:divBdr>
        <w:top w:val="none" w:sz="0" w:space="0" w:color="auto"/>
        <w:left w:val="none" w:sz="0" w:space="0" w:color="auto"/>
        <w:bottom w:val="none" w:sz="0" w:space="0" w:color="auto"/>
        <w:right w:val="none" w:sz="0" w:space="0" w:color="auto"/>
      </w:divBdr>
    </w:div>
    <w:div w:id="581181313">
      <w:bodyDiv w:val="1"/>
      <w:marLeft w:val="0"/>
      <w:marRight w:val="0"/>
      <w:marTop w:val="0"/>
      <w:marBottom w:val="0"/>
      <w:divBdr>
        <w:top w:val="none" w:sz="0" w:space="0" w:color="auto"/>
        <w:left w:val="none" w:sz="0" w:space="0" w:color="auto"/>
        <w:bottom w:val="none" w:sz="0" w:space="0" w:color="auto"/>
        <w:right w:val="none" w:sz="0" w:space="0" w:color="auto"/>
      </w:divBdr>
    </w:div>
    <w:div w:id="582420749">
      <w:bodyDiv w:val="1"/>
      <w:marLeft w:val="0"/>
      <w:marRight w:val="0"/>
      <w:marTop w:val="0"/>
      <w:marBottom w:val="0"/>
      <w:divBdr>
        <w:top w:val="none" w:sz="0" w:space="0" w:color="auto"/>
        <w:left w:val="none" w:sz="0" w:space="0" w:color="auto"/>
        <w:bottom w:val="none" w:sz="0" w:space="0" w:color="auto"/>
        <w:right w:val="none" w:sz="0" w:space="0" w:color="auto"/>
      </w:divBdr>
    </w:div>
    <w:div w:id="585504261">
      <w:bodyDiv w:val="1"/>
      <w:marLeft w:val="0"/>
      <w:marRight w:val="0"/>
      <w:marTop w:val="0"/>
      <w:marBottom w:val="0"/>
      <w:divBdr>
        <w:top w:val="none" w:sz="0" w:space="0" w:color="auto"/>
        <w:left w:val="none" w:sz="0" w:space="0" w:color="auto"/>
        <w:bottom w:val="none" w:sz="0" w:space="0" w:color="auto"/>
        <w:right w:val="none" w:sz="0" w:space="0" w:color="auto"/>
      </w:divBdr>
    </w:div>
    <w:div w:id="587424852">
      <w:bodyDiv w:val="1"/>
      <w:marLeft w:val="0"/>
      <w:marRight w:val="0"/>
      <w:marTop w:val="0"/>
      <w:marBottom w:val="0"/>
      <w:divBdr>
        <w:top w:val="none" w:sz="0" w:space="0" w:color="auto"/>
        <w:left w:val="none" w:sz="0" w:space="0" w:color="auto"/>
        <w:bottom w:val="none" w:sz="0" w:space="0" w:color="auto"/>
        <w:right w:val="none" w:sz="0" w:space="0" w:color="auto"/>
      </w:divBdr>
    </w:div>
    <w:div w:id="590696044">
      <w:bodyDiv w:val="1"/>
      <w:marLeft w:val="0"/>
      <w:marRight w:val="0"/>
      <w:marTop w:val="0"/>
      <w:marBottom w:val="0"/>
      <w:divBdr>
        <w:top w:val="none" w:sz="0" w:space="0" w:color="auto"/>
        <w:left w:val="none" w:sz="0" w:space="0" w:color="auto"/>
        <w:bottom w:val="none" w:sz="0" w:space="0" w:color="auto"/>
        <w:right w:val="none" w:sz="0" w:space="0" w:color="auto"/>
      </w:divBdr>
    </w:div>
    <w:div w:id="592394838">
      <w:bodyDiv w:val="1"/>
      <w:marLeft w:val="0"/>
      <w:marRight w:val="0"/>
      <w:marTop w:val="0"/>
      <w:marBottom w:val="0"/>
      <w:divBdr>
        <w:top w:val="none" w:sz="0" w:space="0" w:color="auto"/>
        <w:left w:val="none" w:sz="0" w:space="0" w:color="auto"/>
        <w:bottom w:val="none" w:sz="0" w:space="0" w:color="auto"/>
        <w:right w:val="none" w:sz="0" w:space="0" w:color="auto"/>
      </w:divBdr>
    </w:div>
    <w:div w:id="594480443">
      <w:bodyDiv w:val="1"/>
      <w:marLeft w:val="0"/>
      <w:marRight w:val="0"/>
      <w:marTop w:val="0"/>
      <w:marBottom w:val="0"/>
      <w:divBdr>
        <w:top w:val="none" w:sz="0" w:space="0" w:color="auto"/>
        <w:left w:val="none" w:sz="0" w:space="0" w:color="auto"/>
        <w:bottom w:val="none" w:sz="0" w:space="0" w:color="auto"/>
        <w:right w:val="none" w:sz="0" w:space="0" w:color="auto"/>
      </w:divBdr>
    </w:div>
    <w:div w:id="595793673">
      <w:bodyDiv w:val="1"/>
      <w:marLeft w:val="0"/>
      <w:marRight w:val="0"/>
      <w:marTop w:val="0"/>
      <w:marBottom w:val="0"/>
      <w:divBdr>
        <w:top w:val="none" w:sz="0" w:space="0" w:color="auto"/>
        <w:left w:val="none" w:sz="0" w:space="0" w:color="auto"/>
        <w:bottom w:val="none" w:sz="0" w:space="0" w:color="auto"/>
        <w:right w:val="none" w:sz="0" w:space="0" w:color="auto"/>
      </w:divBdr>
    </w:div>
    <w:div w:id="596064682">
      <w:bodyDiv w:val="1"/>
      <w:marLeft w:val="0"/>
      <w:marRight w:val="0"/>
      <w:marTop w:val="0"/>
      <w:marBottom w:val="0"/>
      <w:divBdr>
        <w:top w:val="none" w:sz="0" w:space="0" w:color="auto"/>
        <w:left w:val="none" w:sz="0" w:space="0" w:color="auto"/>
        <w:bottom w:val="none" w:sz="0" w:space="0" w:color="auto"/>
        <w:right w:val="none" w:sz="0" w:space="0" w:color="auto"/>
      </w:divBdr>
    </w:div>
    <w:div w:id="596864928">
      <w:bodyDiv w:val="1"/>
      <w:marLeft w:val="0"/>
      <w:marRight w:val="0"/>
      <w:marTop w:val="0"/>
      <w:marBottom w:val="0"/>
      <w:divBdr>
        <w:top w:val="none" w:sz="0" w:space="0" w:color="auto"/>
        <w:left w:val="none" w:sz="0" w:space="0" w:color="auto"/>
        <w:bottom w:val="none" w:sz="0" w:space="0" w:color="auto"/>
        <w:right w:val="none" w:sz="0" w:space="0" w:color="auto"/>
      </w:divBdr>
    </w:div>
    <w:div w:id="606888321">
      <w:bodyDiv w:val="1"/>
      <w:marLeft w:val="0"/>
      <w:marRight w:val="0"/>
      <w:marTop w:val="0"/>
      <w:marBottom w:val="0"/>
      <w:divBdr>
        <w:top w:val="none" w:sz="0" w:space="0" w:color="auto"/>
        <w:left w:val="none" w:sz="0" w:space="0" w:color="auto"/>
        <w:bottom w:val="none" w:sz="0" w:space="0" w:color="auto"/>
        <w:right w:val="none" w:sz="0" w:space="0" w:color="auto"/>
      </w:divBdr>
    </w:div>
    <w:div w:id="609439277">
      <w:bodyDiv w:val="1"/>
      <w:marLeft w:val="0"/>
      <w:marRight w:val="0"/>
      <w:marTop w:val="0"/>
      <w:marBottom w:val="0"/>
      <w:divBdr>
        <w:top w:val="none" w:sz="0" w:space="0" w:color="auto"/>
        <w:left w:val="none" w:sz="0" w:space="0" w:color="auto"/>
        <w:bottom w:val="none" w:sz="0" w:space="0" w:color="auto"/>
        <w:right w:val="none" w:sz="0" w:space="0" w:color="auto"/>
      </w:divBdr>
    </w:div>
    <w:div w:id="610286873">
      <w:bodyDiv w:val="1"/>
      <w:marLeft w:val="0"/>
      <w:marRight w:val="0"/>
      <w:marTop w:val="0"/>
      <w:marBottom w:val="0"/>
      <w:divBdr>
        <w:top w:val="none" w:sz="0" w:space="0" w:color="auto"/>
        <w:left w:val="none" w:sz="0" w:space="0" w:color="auto"/>
        <w:bottom w:val="none" w:sz="0" w:space="0" w:color="auto"/>
        <w:right w:val="none" w:sz="0" w:space="0" w:color="auto"/>
      </w:divBdr>
    </w:div>
    <w:div w:id="612785914">
      <w:bodyDiv w:val="1"/>
      <w:marLeft w:val="0"/>
      <w:marRight w:val="0"/>
      <w:marTop w:val="0"/>
      <w:marBottom w:val="0"/>
      <w:divBdr>
        <w:top w:val="none" w:sz="0" w:space="0" w:color="auto"/>
        <w:left w:val="none" w:sz="0" w:space="0" w:color="auto"/>
        <w:bottom w:val="none" w:sz="0" w:space="0" w:color="auto"/>
        <w:right w:val="none" w:sz="0" w:space="0" w:color="auto"/>
      </w:divBdr>
    </w:div>
    <w:div w:id="614675710">
      <w:bodyDiv w:val="1"/>
      <w:marLeft w:val="0"/>
      <w:marRight w:val="0"/>
      <w:marTop w:val="0"/>
      <w:marBottom w:val="0"/>
      <w:divBdr>
        <w:top w:val="none" w:sz="0" w:space="0" w:color="auto"/>
        <w:left w:val="none" w:sz="0" w:space="0" w:color="auto"/>
        <w:bottom w:val="none" w:sz="0" w:space="0" w:color="auto"/>
        <w:right w:val="none" w:sz="0" w:space="0" w:color="auto"/>
      </w:divBdr>
    </w:div>
    <w:div w:id="615528673">
      <w:bodyDiv w:val="1"/>
      <w:marLeft w:val="0"/>
      <w:marRight w:val="0"/>
      <w:marTop w:val="0"/>
      <w:marBottom w:val="0"/>
      <w:divBdr>
        <w:top w:val="none" w:sz="0" w:space="0" w:color="auto"/>
        <w:left w:val="none" w:sz="0" w:space="0" w:color="auto"/>
        <w:bottom w:val="none" w:sz="0" w:space="0" w:color="auto"/>
        <w:right w:val="none" w:sz="0" w:space="0" w:color="auto"/>
      </w:divBdr>
    </w:div>
    <w:div w:id="615599025">
      <w:bodyDiv w:val="1"/>
      <w:marLeft w:val="0"/>
      <w:marRight w:val="0"/>
      <w:marTop w:val="0"/>
      <w:marBottom w:val="0"/>
      <w:divBdr>
        <w:top w:val="none" w:sz="0" w:space="0" w:color="auto"/>
        <w:left w:val="none" w:sz="0" w:space="0" w:color="auto"/>
        <w:bottom w:val="none" w:sz="0" w:space="0" w:color="auto"/>
        <w:right w:val="none" w:sz="0" w:space="0" w:color="auto"/>
      </w:divBdr>
    </w:div>
    <w:div w:id="617613892">
      <w:bodyDiv w:val="1"/>
      <w:marLeft w:val="0"/>
      <w:marRight w:val="0"/>
      <w:marTop w:val="0"/>
      <w:marBottom w:val="0"/>
      <w:divBdr>
        <w:top w:val="none" w:sz="0" w:space="0" w:color="auto"/>
        <w:left w:val="none" w:sz="0" w:space="0" w:color="auto"/>
        <w:bottom w:val="none" w:sz="0" w:space="0" w:color="auto"/>
        <w:right w:val="none" w:sz="0" w:space="0" w:color="auto"/>
      </w:divBdr>
    </w:div>
    <w:div w:id="618876448">
      <w:bodyDiv w:val="1"/>
      <w:marLeft w:val="0"/>
      <w:marRight w:val="0"/>
      <w:marTop w:val="0"/>
      <w:marBottom w:val="0"/>
      <w:divBdr>
        <w:top w:val="none" w:sz="0" w:space="0" w:color="auto"/>
        <w:left w:val="none" w:sz="0" w:space="0" w:color="auto"/>
        <w:bottom w:val="none" w:sz="0" w:space="0" w:color="auto"/>
        <w:right w:val="none" w:sz="0" w:space="0" w:color="auto"/>
      </w:divBdr>
    </w:div>
    <w:div w:id="619264851">
      <w:bodyDiv w:val="1"/>
      <w:marLeft w:val="0"/>
      <w:marRight w:val="0"/>
      <w:marTop w:val="0"/>
      <w:marBottom w:val="0"/>
      <w:divBdr>
        <w:top w:val="none" w:sz="0" w:space="0" w:color="auto"/>
        <w:left w:val="none" w:sz="0" w:space="0" w:color="auto"/>
        <w:bottom w:val="none" w:sz="0" w:space="0" w:color="auto"/>
        <w:right w:val="none" w:sz="0" w:space="0" w:color="auto"/>
      </w:divBdr>
    </w:div>
    <w:div w:id="619801908">
      <w:bodyDiv w:val="1"/>
      <w:marLeft w:val="0"/>
      <w:marRight w:val="0"/>
      <w:marTop w:val="0"/>
      <w:marBottom w:val="0"/>
      <w:divBdr>
        <w:top w:val="none" w:sz="0" w:space="0" w:color="auto"/>
        <w:left w:val="none" w:sz="0" w:space="0" w:color="auto"/>
        <w:bottom w:val="none" w:sz="0" w:space="0" w:color="auto"/>
        <w:right w:val="none" w:sz="0" w:space="0" w:color="auto"/>
      </w:divBdr>
    </w:div>
    <w:div w:id="625737806">
      <w:bodyDiv w:val="1"/>
      <w:marLeft w:val="0"/>
      <w:marRight w:val="0"/>
      <w:marTop w:val="0"/>
      <w:marBottom w:val="0"/>
      <w:divBdr>
        <w:top w:val="none" w:sz="0" w:space="0" w:color="auto"/>
        <w:left w:val="none" w:sz="0" w:space="0" w:color="auto"/>
        <w:bottom w:val="none" w:sz="0" w:space="0" w:color="auto"/>
        <w:right w:val="none" w:sz="0" w:space="0" w:color="auto"/>
      </w:divBdr>
    </w:div>
    <w:div w:id="627779153">
      <w:bodyDiv w:val="1"/>
      <w:marLeft w:val="0"/>
      <w:marRight w:val="0"/>
      <w:marTop w:val="0"/>
      <w:marBottom w:val="0"/>
      <w:divBdr>
        <w:top w:val="none" w:sz="0" w:space="0" w:color="auto"/>
        <w:left w:val="none" w:sz="0" w:space="0" w:color="auto"/>
        <w:bottom w:val="none" w:sz="0" w:space="0" w:color="auto"/>
        <w:right w:val="none" w:sz="0" w:space="0" w:color="auto"/>
      </w:divBdr>
    </w:div>
    <w:div w:id="631323620">
      <w:bodyDiv w:val="1"/>
      <w:marLeft w:val="0"/>
      <w:marRight w:val="0"/>
      <w:marTop w:val="0"/>
      <w:marBottom w:val="0"/>
      <w:divBdr>
        <w:top w:val="none" w:sz="0" w:space="0" w:color="auto"/>
        <w:left w:val="none" w:sz="0" w:space="0" w:color="auto"/>
        <w:bottom w:val="none" w:sz="0" w:space="0" w:color="auto"/>
        <w:right w:val="none" w:sz="0" w:space="0" w:color="auto"/>
      </w:divBdr>
    </w:div>
    <w:div w:id="634216096">
      <w:bodyDiv w:val="1"/>
      <w:marLeft w:val="0"/>
      <w:marRight w:val="0"/>
      <w:marTop w:val="0"/>
      <w:marBottom w:val="0"/>
      <w:divBdr>
        <w:top w:val="none" w:sz="0" w:space="0" w:color="auto"/>
        <w:left w:val="none" w:sz="0" w:space="0" w:color="auto"/>
        <w:bottom w:val="none" w:sz="0" w:space="0" w:color="auto"/>
        <w:right w:val="none" w:sz="0" w:space="0" w:color="auto"/>
      </w:divBdr>
    </w:div>
    <w:div w:id="639765809">
      <w:bodyDiv w:val="1"/>
      <w:marLeft w:val="0"/>
      <w:marRight w:val="0"/>
      <w:marTop w:val="0"/>
      <w:marBottom w:val="0"/>
      <w:divBdr>
        <w:top w:val="none" w:sz="0" w:space="0" w:color="auto"/>
        <w:left w:val="none" w:sz="0" w:space="0" w:color="auto"/>
        <w:bottom w:val="none" w:sz="0" w:space="0" w:color="auto"/>
        <w:right w:val="none" w:sz="0" w:space="0" w:color="auto"/>
      </w:divBdr>
    </w:div>
    <w:div w:id="640892100">
      <w:bodyDiv w:val="1"/>
      <w:marLeft w:val="0"/>
      <w:marRight w:val="0"/>
      <w:marTop w:val="0"/>
      <w:marBottom w:val="0"/>
      <w:divBdr>
        <w:top w:val="none" w:sz="0" w:space="0" w:color="auto"/>
        <w:left w:val="none" w:sz="0" w:space="0" w:color="auto"/>
        <w:bottom w:val="none" w:sz="0" w:space="0" w:color="auto"/>
        <w:right w:val="none" w:sz="0" w:space="0" w:color="auto"/>
      </w:divBdr>
    </w:div>
    <w:div w:id="642394547">
      <w:bodyDiv w:val="1"/>
      <w:marLeft w:val="0"/>
      <w:marRight w:val="0"/>
      <w:marTop w:val="0"/>
      <w:marBottom w:val="0"/>
      <w:divBdr>
        <w:top w:val="none" w:sz="0" w:space="0" w:color="auto"/>
        <w:left w:val="none" w:sz="0" w:space="0" w:color="auto"/>
        <w:bottom w:val="none" w:sz="0" w:space="0" w:color="auto"/>
        <w:right w:val="none" w:sz="0" w:space="0" w:color="auto"/>
      </w:divBdr>
    </w:div>
    <w:div w:id="650256184">
      <w:bodyDiv w:val="1"/>
      <w:marLeft w:val="0"/>
      <w:marRight w:val="0"/>
      <w:marTop w:val="0"/>
      <w:marBottom w:val="0"/>
      <w:divBdr>
        <w:top w:val="none" w:sz="0" w:space="0" w:color="auto"/>
        <w:left w:val="none" w:sz="0" w:space="0" w:color="auto"/>
        <w:bottom w:val="none" w:sz="0" w:space="0" w:color="auto"/>
        <w:right w:val="none" w:sz="0" w:space="0" w:color="auto"/>
      </w:divBdr>
    </w:div>
    <w:div w:id="651325673">
      <w:bodyDiv w:val="1"/>
      <w:marLeft w:val="0"/>
      <w:marRight w:val="0"/>
      <w:marTop w:val="0"/>
      <w:marBottom w:val="0"/>
      <w:divBdr>
        <w:top w:val="none" w:sz="0" w:space="0" w:color="auto"/>
        <w:left w:val="none" w:sz="0" w:space="0" w:color="auto"/>
        <w:bottom w:val="none" w:sz="0" w:space="0" w:color="auto"/>
        <w:right w:val="none" w:sz="0" w:space="0" w:color="auto"/>
      </w:divBdr>
    </w:div>
    <w:div w:id="654916530">
      <w:bodyDiv w:val="1"/>
      <w:marLeft w:val="0"/>
      <w:marRight w:val="0"/>
      <w:marTop w:val="0"/>
      <w:marBottom w:val="0"/>
      <w:divBdr>
        <w:top w:val="none" w:sz="0" w:space="0" w:color="auto"/>
        <w:left w:val="none" w:sz="0" w:space="0" w:color="auto"/>
        <w:bottom w:val="none" w:sz="0" w:space="0" w:color="auto"/>
        <w:right w:val="none" w:sz="0" w:space="0" w:color="auto"/>
      </w:divBdr>
    </w:div>
    <w:div w:id="656033879">
      <w:bodyDiv w:val="1"/>
      <w:marLeft w:val="0"/>
      <w:marRight w:val="0"/>
      <w:marTop w:val="0"/>
      <w:marBottom w:val="0"/>
      <w:divBdr>
        <w:top w:val="none" w:sz="0" w:space="0" w:color="auto"/>
        <w:left w:val="none" w:sz="0" w:space="0" w:color="auto"/>
        <w:bottom w:val="none" w:sz="0" w:space="0" w:color="auto"/>
        <w:right w:val="none" w:sz="0" w:space="0" w:color="auto"/>
      </w:divBdr>
    </w:div>
    <w:div w:id="656737112">
      <w:bodyDiv w:val="1"/>
      <w:marLeft w:val="0"/>
      <w:marRight w:val="0"/>
      <w:marTop w:val="0"/>
      <w:marBottom w:val="0"/>
      <w:divBdr>
        <w:top w:val="none" w:sz="0" w:space="0" w:color="auto"/>
        <w:left w:val="none" w:sz="0" w:space="0" w:color="auto"/>
        <w:bottom w:val="none" w:sz="0" w:space="0" w:color="auto"/>
        <w:right w:val="none" w:sz="0" w:space="0" w:color="auto"/>
      </w:divBdr>
    </w:div>
    <w:div w:id="656768189">
      <w:bodyDiv w:val="1"/>
      <w:marLeft w:val="0"/>
      <w:marRight w:val="0"/>
      <w:marTop w:val="0"/>
      <w:marBottom w:val="0"/>
      <w:divBdr>
        <w:top w:val="none" w:sz="0" w:space="0" w:color="auto"/>
        <w:left w:val="none" w:sz="0" w:space="0" w:color="auto"/>
        <w:bottom w:val="none" w:sz="0" w:space="0" w:color="auto"/>
        <w:right w:val="none" w:sz="0" w:space="0" w:color="auto"/>
      </w:divBdr>
    </w:div>
    <w:div w:id="661205983">
      <w:bodyDiv w:val="1"/>
      <w:marLeft w:val="0"/>
      <w:marRight w:val="0"/>
      <w:marTop w:val="0"/>
      <w:marBottom w:val="0"/>
      <w:divBdr>
        <w:top w:val="none" w:sz="0" w:space="0" w:color="auto"/>
        <w:left w:val="none" w:sz="0" w:space="0" w:color="auto"/>
        <w:bottom w:val="none" w:sz="0" w:space="0" w:color="auto"/>
        <w:right w:val="none" w:sz="0" w:space="0" w:color="auto"/>
      </w:divBdr>
    </w:div>
    <w:div w:id="667829998">
      <w:bodyDiv w:val="1"/>
      <w:marLeft w:val="0"/>
      <w:marRight w:val="0"/>
      <w:marTop w:val="0"/>
      <w:marBottom w:val="0"/>
      <w:divBdr>
        <w:top w:val="none" w:sz="0" w:space="0" w:color="auto"/>
        <w:left w:val="none" w:sz="0" w:space="0" w:color="auto"/>
        <w:bottom w:val="none" w:sz="0" w:space="0" w:color="auto"/>
        <w:right w:val="none" w:sz="0" w:space="0" w:color="auto"/>
      </w:divBdr>
    </w:div>
    <w:div w:id="668682435">
      <w:bodyDiv w:val="1"/>
      <w:marLeft w:val="0"/>
      <w:marRight w:val="0"/>
      <w:marTop w:val="0"/>
      <w:marBottom w:val="0"/>
      <w:divBdr>
        <w:top w:val="none" w:sz="0" w:space="0" w:color="auto"/>
        <w:left w:val="none" w:sz="0" w:space="0" w:color="auto"/>
        <w:bottom w:val="none" w:sz="0" w:space="0" w:color="auto"/>
        <w:right w:val="none" w:sz="0" w:space="0" w:color="auto"/>
      </w:divBdr>
    </w:div>
    <w:div w:id="673263621">
      <w:bodyDiv w:val="1"/>
      <w:marLeft w:val="0"/>
      <w:marRight w:val="0"/>
      <w:marTop w:val="0"/>
      <w:marBottom w:val="0"/>
      <w:divBdr>
        <w:top w:val="none" w:sz="0" w:space="0" w:color="auto"/>
        <w:left w:val="none" w:sz="0" w:space="0" w:color="auto"/>
        <w:bottom w:val="none" w:sz="0" w:space="0" w:color="auto"/>
        <w:right w:val="none" w:sz="0" w:space="0" w:color="auto"/>
      </w:divBdr>
    </w:div>
    <w:div w:id="677659008">
      <w:bodyDiv w:val="1"/>
      <w:marLeft w:val="0"/>
      <w:marRight w:val="0"/>
      <w:marTop w:val="0"/>
      <w:marBottom w:val="0"/>
      <w:divBdr>
        <w:top w:val="none" w:sz="0" w:space="0" w:color="auto"/>
        <w:left w:val="none" w:sz="0" w:space="0" w:color="auto"/>
        <w:bottom w:val="none" w:sz="0" w:space="0" w:color="auto"/>
        <w:right w:val="none" w:sz="0" w:space="0" w:color="auto"/>
      </w:divBdr>
    </w:div>
    <w:div w:id="682248421">
      <w:bodyDiv w:val="1"/>
      <w:marLeft w:val="0"/>
      <w:marRight w:val="0"/>
      <w:marTop w:val="0"/>
      <w:marBottom w:val="0"/>
      <w:divBdr>
        <w:top w:val="none" w:sz="0" w:space="0" w:color="auto"/>
        <w:left w:val="none" w:sz="0" w:space="0" w:color="auto"/>
        <w:bottom w:val="none" w:sz="0" w:space="0" w:color="auto"/>
        <w:right w:val="none" w:sz="0" w:space="0" w:color="auto"/>
      </w:divBdr>
    </w:div>
    <w:div w:id="686100628">
      <w:bodyDiv w:val="1"/>
      <w:marLeft w:val="0"/>
      <w:marRight w:val="0"/>
      <w:marTop w:val="0"/>
      <w:marBottom w:val="0"/>
      <w:divBdr>
        <w:top w:val="none" w:sz="0" w:space="0" w:color="auto"/>
        <w:left w:val="none" w:sz="0" w:space="0" w:color="auto"/>
        <w:bottom w:val="none" w:sz="0" w:space="0" w:color="auto"/>
        <w:right w:val="none" w:sz="0" w:space="0" w:color="auto"/>
      </w:divBdr>
    </w:div>
    <w:div w:id="687290047">
      <w:bodyDiv w:val="1"/>
      <w:marLeft w:val="0"/>
      <w:marRight w:val="0"/>
      <w:marTop w:val="0"/>
      <w:marBottom w:val="0"/>
      <w:divBdr>
        <w:top w:val="none" w:sz="0" w:space="0" w:color="auto"/>
        <w:left w:val="none" w:sz="0" w:space="0" w:color="auto"/>
        <w:bottom w:val="none" w:sz="0" w:space="0" w:color="auto"/>
        <w:right w:val="none" w:sz="0" w:space="0" w:color="auto"/>
      </w:divBdr>
    </w:div>
    <w:div w:id="687409722">
      <w:bodyDiv w:val="1"/>
      <w:marLeft w:val="0"/>
      <w:marRight w:val="0"/>
      <w:marTop w:val="0"/>
      <w:marBottom w:val="0"/>
      <w:divBdr>
        <w:top w:val="none" w:sz="0" w:space="0" w:color="auto"/>
        <w:left w:val="none" w:sz="0" w:space="0" w:color="auto"/>
        <w:bottom w:val="none" w:sz="0" w:space="0" w:color="auto"/>
        <w:right w:val="none" w:sz="0" w:space="0" w:color="auto"/>
      </w:divBdr>
    </w:div>
    <w:div w:id="689531042">
      <w:bodyDiv w:val="1"/>
      <w:marLeft w:val="0"/>
      <w:marRight w:val="0"/>
      <w:marTop w:val="0"/>
      <w:marBottom w:val="0"/>
      <w:divBdr>
        <w:top w:val="none" w:sz="0" w:space="0" w:color="auto"/>
        <w:left w:val="none" w:sz="0" w:space="0" w:color="auto"/>
        <w:bottom w:val="none" w:sz="0" w:space="0" w:color="auto"/>
        <w:right w:val="none" w:sz="0" w:space="0" w:color="auto"/>
      </w:divBdr>
    </w:div>
    <w:div w:id="690256273">
      <w:bodyDiv w:val="1"/>
      <w:marLeft w:val="0"/>
      <w:marRight w:val="0"/>
      <w:marTop w:val="0"/>
      <w:marBottom w:val="0"/>
      <w:divBdr>
        <w:top w:val="none" w:sz="0" w:space="0" w:color="auto"/>
        <w:left w:val="none" w:sz="0" w:space="0" w:color="auto"/>
        <w:bottom w:val="none" w:sz="0" w:space="0" w:color="auto"/>
        <w:right w:val="none" w:sz="0" w:space="0" w:color="auto"/>
      </w:divBdr>
    </w:div>
    <w:div w:id="691103116">
      <w:bodyDiv w:val="1"/>
      <w:marLeft w:val="0"/>
      <w:marRight w:val="0"/>
      <w:marTop w:val="0"/>
      <w:marBottom w:val="0"/>
      <w:divBdr>
        <w:top w:val="none" w:sz="0" w:space="0" w:color="auto"/>
        <w:left w:val="none" w:sz="0" w:space="0" w:color="auto"/>
        <w:bottom w:val="none" w:sz="0" w:space="0" w:color="auto"/>
        <w:right w:val="none" w:sz="0" w:space="0" w:color="auto"/>
      </w:divBdr>
    </w:div>
    <w:div w:id="695935320">
      <w:bodyDiv w:val="1"/>
      <w:marLeft w:val="0"/>
      <w:marRight w:val="0"/>
      <w:marTop w:val="0"/>
      <w:marBottom w:val="0"/>
      <w:divBdr>
        <w:top w:val="none" w:sz="0" w:space="0" w:color="auto"/>
        <w:left w:val="none" w:sz="0" w:space="0" w:color="auto"/>
        <w:bottom w:val="none" w:sz="0" w:space="0" w:color="auto"/>
        <w:right w:val="none" w:sz="0" w:space="0" w:color="auto"/>
      </w:divBdr>
    </w:div>
    <w:div w:id="699739292">
      <w:bodyDiv w:val="1"/>
      <w:marLeft w:val="0"/>
      <w:marRight w:val="0"/>
      <w:marTop w:val="0"/>
      <w:marBottom w:val="0"/>
      <w:divBdr>
        <w:top w:val="none" w:sz="0" w:space="0" w:color="auto"/>
        <w:left w:val="none" w:sz="0" w:space="0" w:color="auto"/>
        <w:bottom w:val="none" w:sz="0" w:space="0" w:color="auto"/>
        <w:right w:val="none" w:sz="0" w:space="0" w:color="auto"/>
      </w:divBdr>
    </w:div>
    <w:div w:id="709231098">
      <w:bodyDiv w:val="1"/>
      <w:marLeft w:val="0"/>
      <w:marRight w:val="0"/>
      <w:marTop w:val="0"/>
      <w:marBottom w:val="0"/>
      <w:divBdr>
        <w:top w:val="none" w:sz="0" w:space="0" w:color="auto"/>
        <w:left w:val="none" w:sz="0" w:space="0" w:color="auto"/>
        <w:bottom w:val="none" w:sz="0" w:space="0" w:color="auto"/>
        <w:right w:val="none" w:sz="0" w:space="0" w:color="auto"/>
      </w:divBdr>
    </w:div>
    <w:div w:id="716130530">
      <w:bodyDiv w:val="1"/>
      <w:marLeft w:val="0"/>
      <w:marRight w:val="0"/>
      <w:marTop w:val="0"/>
      <w:marBottom w:val="0"/>
      <w:divBdr>
        <w:top w:val="none" w:sz="0" w:space="0" w:color="auto"/>
        <w:left w:val="none" w:sz="0" w:space="0" w:color="auto"/>
        <w:bottom w:val="none" w:sz="0" w:space="0" w:color="auto"/>
        <w:right w:val="none" w:sz="0" w:space="0" w:color="auto"/>
      </w:divBdr>
    </w:div>
    <w:div w:id="716204248">
      <w:bodyDiv w:val="1"/>
      <w:marLeft w:val="0"/>
      <w:marRight w:val="0"/>
      <w:marTop w:val="0"/>
      <w:marBottom w:val="0"/>
      <w:divBdr>
        <w:top w:val="none" w:sz="0" w:space="0" w:color="auto"/>
        <w:left w:val="none" w:sz="0" w:space="0" w:color="auto"/>
        <w:bottom w:val="none" w:sz="0" w:space="0" w:color="auto"/>
        <w:right w:val="none" w:sz="0" w:space="0" w:color="auto"/>
      </w:divBdr>
    </w:div>
    <w:div w:id="720010998">
      <w:bodyDiv w:val="1"/>
      <w:marLeft w:val="0"/>
      <w:marRight w:val="0"/>
      <w:marTop w:val="0"/>
      <w:marBottom w:val="0"/>
      <w:divBdr>
        <w:top w:val="none" w:sz="0" w:space="0" w:color="auto"/>
        <w:left w:val="none" w:sz="0" w:space="0" w:color="auto"/>
        <w:bottom w:val="none" w:sz="0" w:space="0" w:color="auto"/>
        <w:right w:val="none" w:sz="0" w:space="0" w:color="auto"/>
      </w:divBdr>
    </w:div>
    <w:div w:id="736824186">
      <w:bodyDiv w:val="1"/>
      <w:marLeft w:val="0"/>
      <w:marRight w:val="0"/>
      <w:marTop w:val="0"/>
      <w:marBottom w:val="0"/>
      <w:divBdr>
        <w:top w:val="none" w:sz="0" w:space="0" w:color="auto"/>
        <w:left w:val="none" w:sz="0" w:space="0" w:color="auto"/>
        <w:bottom w:val="none" w:sz="0" w:space="0" w:color="auto"/>
        <w:right w:val="none" w:sz="0" w:space="0" w:color="auto"/>
      </w:divBdr>
    </w:div>
    <w:div w:id="737098612">
      <w:bodyDiv w:val="1"/>
      <w:marLeft w:val="0"/>
      <w:marRight w:val="0"/>
      <w:marTop w:val="0"/>
      <w:marBottom w:val="0"/>
      <w:divBdr>
        <w:top w:val="none" w:sz="0" w:space="0" w:color="auto"/>
        <w:left w:val="none" w:sz="0" w:space="0" w:color="auto"/>
        <w:bottom w:val="none" w:sz="0" w:space="0" w:color="auto"/>
        <w:right w:val="none" w:sz="0" w:space="0" w:color="auto"/>
      </w:divBdr>
    </w:div>
    <w:div w:id="740492896">
      <w:bodyDiv w:val="1"/>
      <w:marLeft w:val="0"/>
      <w:marRight w:val="0"/>
      <w:marTop w:val="0"/>
      <w:marBottom w:val="0"/>
      <w:divBdr>
        <w:top w:val="none" w:sz="0" w:space="0" w:color="auto"/>
        <w:left w:val="none" w:sz="0" w:space="0" w:color="auto"/>
        <w:bottom w:val="none" w:sz="0" w:space="0" w:color="auto"/>
        <w:right w:val="none" w:sz="0" w:space="0" w:color="auto"/>
      </w:divBdr>
    </w:div>
    <w:div w:id="741635335">
      <w:bodyDiv w:val="1"/>
      <w:marLeft w:val="0"/>
      <w:marRight w:val="0"/>
      <w:marTop w:val="0"/>
      <w:marBottom w:val="0"/>
      <w:divBdr>
        <w:top w:val="none" w:sz="0" w:space="0" w:color="auto"/>
        <w:left w:val="none" w:sz="0" w:space="0" w:color="auto"/>
        <w:bottom w:val="none" w:sz="0" w:space="0" w:color="auto"/>
        <w:right w:val="none" w:sz="0" w:space="0" w:color="auto"/>
      </w:divBdr>
    </w:div>
    <w:div w:id="749816891">
      <w:bodyDiv w:val="1"/>
      <w:marLeft w:val="0"/>
      <w:marRight w:val="0"/>
      <w:marTop w:val="0"/>
      <w:marBottom w:val="0"/>
      <w:divBdr>
        <w:top w:val="none" w:sz="0" w:space="0" w:color="auto"/>
        <w:left w:val="none" w:sz="0" w:space="0" w:color="auto"/>
        <w:bottom w:val="none" w:sz="0" w:space="0" w:color="auto"/>
        <w:right w:val="none" w:sz="0" w:space="0" w:color="auto"/>
      </w:divBdr>
    </w:div>
    <w:div w:id="752354155">
      <w:bodyDiv w:val="1"/>
      <w:marLeft w:val="0"/>
      <w:marRight w:val="0"/>
      <w:marTop w:val="0"/>
      <w:marBottom w:val="0"/>
      <w:divBdr>
        <w:top w:val="none" w:sz="0" w:space="0" w:color="auto"/>
        <w:left w:val="none" w:sz="0" w:space="0" w:color="auto"/>
        <w:bottom w:val="none" w:sz="0" w:space="0" w:color="auto"/>
        <w:right w:val="none" w:sz="0" w:space="0" w:color="auto"/>
      </w:divBdr>
    </w:div>
    <w:div w:id="753867474">
      <w:bodyDiv w:val="1"/>
      <w:marLeft w:val="0"/>
      <w:marRight w:val="0"/>
      <w:marTop w:val="0"/>
      <w:marBottom w:val="0"/>
      <w:divBdr>
        <w:top w:val="none" w:sz="0" w:space="0" w:color="auto"/>
        <w:left w:val="none" w:sz="0" w:space="0" w:color="auto"/>
        <w:bottom w:val="none" w:sz="0" w:space="0" w:color="auto"/>
        <w:right w:val="none" w:sz="0" w:space="0" w:color="auto"/>
      </w:divBdr>
    </w:div>
    <w:div w:id="755515088">
      <w:bodyDiv w:val="1"/>
      <w:marLeft w:val="0"/>
      <w:marRight w:val="0"/>
      <w:marTop w:val="0"/>
      <w:marBottom w:val="0"/>
      <w:divBdr>
        <w:top w:val="none" w:sz="0" w:space="0" w:color="auto"/>
        <w:left w:val="none" w:sz="0" w:space="0" w:color="auto"/>
        <w:bottom w:val="none" w:sz="0" w:space="0" w:color="auto"/>
        <w:right w:val="none" w:sz="0" w:space="0" w:color="auto"/>
      </w:divBdr>
    </w:div>
    <w:div w:id="757752558">
      <w:bodyDiv w:val="1"/>
      <w:marLeft w:val="0"/>
      <w:marRight w:val="0"/>
      <w:marTop w:val="0"/>
      <w:marBottom w:val="0"/>
      <w:divBdr>
        <w:top w:val="none" w:sz="0" w:space="0" w:color="auto"/>
        <w:left w:val="none" w:sz="0" w:space="0" w:color="auto"/>
        <w:bottom w:val="none" w:sz="0" w:space="0" w:color="auto"/>
        <w:right w:val="none" w:sz="0" w:space="0" w:color="auto"/>
      </w:divBdr>
    </w:div>
    <w:div w:id="758598237">
      <w:bodyDiv w:val="1"/>
      <w:marLeft w:val="0"/>
      <w:marRight w:val="0"/>
      <w:marTop w:val="0"/>
      <w:marBottom w:val="0"/>
      <w:divBdr>
        <w:top w:val="none" w:sz="0" w:space="0" w:color="auto"/>
        <w:left w:val="none" w:sz="0" w:space="0" w:color="auto"/>
        <w:bottom w:val="none" w:sz="0" w:space="0" w:color="auto"/>
        <w:right w:val="none" w:sz="0" w:space="0" w:color="auto"/>
      </w:divBdr>
    </w:div>
    <w:div w:id="758796277">
      <w:bodyDiv w:val="1"/>
      <w:marLeft w:val="0"/>
      <w:marRight w:val="0"/>
      <w:marTop w:val="0"/>
      <w:marBottom w:val="0"/>
      <w:divBdr>
        <w:top w:val="none" w:sz="0" w:space="0" w:color="auto"/>
        <w:left w:val="none" w:sz="0" w:space="0" w:color="auto"/>
        <w:bottom w:val="none" w:sz="0" w:space="0" w:color="auto"/>
        <w:right w:val="none" w:sz="0" w:space="0" w:color="auto"/>
      </w:divBdr>
    </w:div>
    <w:div w:id="761492703">
      <w:bodyDiv w:val="1"/>
      <w:marLeft w:val="0"/>
      <w:marRight w:val="0"/>
      <w:marTop w:val="0"/>
      <w:marBottom w:val="0"/>
      <w:divBdr>
        <w:top w:val="none" w:sz="0" w:space="0" w:color="auto"/>
        <w:left w:val="none" w:sz="0" w:space="0" w:color="auto"/>
        <w:bottom w:val="none" w:sz="0" w:space="0" w:color="auto"/>
        <w:right w:val="none" w:sz="0" w:space="0" w:color="auto"/>
      </w:divBdr>
    </w:div>
    <w:div w:id="769547626">
      <w:bodyDiv w:val="1"/>
      <w:marLeft w:val="0"/>
      <w:marRight w:val="0"/>
      <w:marTop w:val="0"/>
      <w:marBottom w:val="0"/>
      <w:divBdr>
        <w:top w:val="none" w:sz="0" w:space="0" w:color="auto"/>
        <w:left w:val="none" w:sz="0" w:space="0" w:color="auto"/>
        <w:bottom w:val="none" w:sz="0" w:space="0" w:color="auto"/>
        <w:right w:val="none" w:sz="0" w:space="0" w:color="auto"/>
      </w:divBdr>
    </w:div>
    <w:div w:id="772479683">
      <w:bodyDiv w:val="1"/>
      <w:marLeft w:val="0"/>
      <w:marRight w:val="0"/>
      <w:marTop w:val="0"/>
      <w:marBottom w:val="0"/>
      <w:divBdr>
        <w:top w:val="none" w:sz="0" w:space="0" w:color="auto"/>
        <w:left w:val="none" w:sz="0" w:space="0" w:color="auto"/>
        <w:bottom w:val="none" w:sz="0" w:space="0" w:color="auto"/>
        <w:right w:val="none" w:sz="0" w:space="0" w:color="auto"/>
      </w:divBdr>
    </w:div>
    <w:div w:id="773356982">
      <w:bodyDiv w:val="1"/>
      <w:marLeft w:val="0"/>
      <w:marRight w:val="0"/>
      <w:marTop w:val="0"/>
      <w:marBottom w:val="0"/>
      <w:divBdr>
        <w:top w:val="none" w:sz="0" w:space="0" w:color="auto"/>
        <w:left w:val="none" w:sz="0" w:space="0" w:color="auto"/>
        <w:bottom w:val="none" w:sz="0" w:space="0" w:color="auto"/>
        <w:right w:val="none" w:sz="0" w:space="0" w:color="auto"/>
      </w:divBdr>
    </w:div>
    <w:div w:id="773676391">
      <w:bodyDiv w:val="1"/>
      <w:marLeft w:val="0"/>
      <w:marRight w:val="0"/>
      <w:marTop w:val="0"/>
      <w:marBottom w:val="0"/>
      <w:divBdr>
        <w:top w:val="none" w:sz="0" w:space="0" w:color="auto"/>
        <w:left w:val="none" w:sz="0" w:space="0" w:color="auto"/>
        <w:bottom w:val="none" w:sz="0" w:space="0" w:color="auto"/>
        <w:right w:val="none" w:sz="0" w:space="0" w:color="auto"/>
      </w:divBdr>
    </w:div>
    <w:div w:id="774405211">
      <w:bodyDiv w:val="1"/>
      <w:marLeft w:val="0"/>
      <w:marRight w:val="0"/>
      <w:marTop w:val="0"/>
      <w:marBottom w:val="0"/>
      <w:divBdr>
        <w:top w:val="none" w:sz="0" w:space="0" w:color="auto"/>
        <w:left w:val="none" w:sz="0" w:space="0" w:color="auto"/>
        <w:bottom w:val="none" w:sz="0" w:space="0" w:color="auto"/>
        <w:right w:val="none" w:sz="0" w:space="0" w:color="auto"/>
      </w:divBdr>
    </w:div>
    <w:div w:id="777530134">
      <w:bodyDiv w:val="1"/>
      <w:marLeft w:val="0"/>
      <w:marRight w:val="0"/>
      <w:marTop w:val="0"/>
      <w:marBottom w:val="0"/>
      <w:divBdr>
        <w:top w:val="none" w:sz="0" w:space="0" w:color="auto"/>
        <w:left w:val="none" w:sz="0" w:space="0" w:color="auto"/>
        <w:bottom w:val="none" w:sz="0" w:space="0" w:color="auto"/>
        <w:right w:val="none" w:sz="0" w:space="0" w:color="auto"/>
      </w:divBdr>
    </w:div>
    <w:div w:id="779027896">
      <w:bodyDiv w:val="1"/>
      <w:marLeft w:val="0"/>
      <w:marRight w:val="0"/>
      <w:marTop w:val="0"/>
      <w:marBottom w:val="0"/>
      <w:divBdr>
        <w:top w:val="none" w:sz="0" w:space="0" w:color="auto"/>
        <w:left w:val="none" w:sz="0" w:space="0" w:color="auto"/>
        <w:bottom w:val="none" w:sz="0" w:space="0" w:color="auto"/>
        <w:right w:val="none" w:sz="0" w:space="0" w:color="auto"/>
      </w:divBdr>
    </w:div>
    <w:div w:id="782653098">
      <w:bodyDiv w:val="1"/>
      <w:marLeft w:val="0"/>
      <w:marRight w:val="0"/>
      <w:marTop w:val="0"/>
      <w:marBottom w:val="0"/>
      <w:divBdr>
        <w:top w:val="none" w:sz="0" w:space="0" w:color="auto"/>
        <w:left w:val="none" w:sz="0" w:space="0" w:color="auto"/>
        <w:bottom w:val="none" w:sz="0" w:space="0" w:color="auto"/>
        <w:right w:val="none" w:sz="0" w:space="0" w:color="auto"/>
      </w:divBdr>
    </w:div>
    <w:div w:id="787894278">
      <w:bodyDiv w:val="1"/>
      <w:marLeft w:val="0"/>
      <w:marRight w:val="0"/>
      <w:marTop w:val="0"/>
      <w:marBottom w:val="0"/>
      <w:divBdr>
        <w:top w:val="none" w:sz="0" w:space="0" w:color="auto"/>
        <w:left w:val="none" w:sz="0" w:space="0" w:color="auto"/>
        <w:bottom w:val="none" w:sz="0" w:space="0" w:color="auto"/>
        <w:right w:val="none" w:sz="0" w:space="0" w:color="auto"/>
      </w:divBdr>
    </w:div>
    <w:div w:id="788013962">
      <w:bodyDiv w:val="1"/>
      <w:marLeft w:val="0"/>
      <w:marRight w:val="0"/>
      <w:marTop w:val="0"/>
      <w:marBottom w:val="0"/>
      <w:divBdr>
        <w:top w:val="none" w:sz="0" w:space="0" w:color="auto"/>
        <w:left w:val="none" w:sz="0" w:space="0" w:color="auto"/>
        <w:bottom w:val="none" w:sz="0" w:space="0" w:color="auto"/>
        <w:right w:val="none" w:sz="0" w:space="0" w:color="auto"/>
      </w:divBdr>
    </w:div>
    <w:div w:id="789252000">
      <w:bodyDiv w:val="1"/>
      <w:marLeft w:val="0"/>
      <w:marRight w:val="0"/>
      <w:marTop w:val="0"/>
      <w:marBottom w:val="0"/>
      <w:divBdr>
        <w:top w:val="none" w:sz="0" w:space="0" w:color="auto"/>
        <w:left w:val="none" w:sz="0" w:space="0" w:color="auto"/>
        <w:bottom w:val="none" w:sz="0" w:space="0" w:color="auto"/>
        <w:right w:val="none" w:sz="0" w:space="0" w:color="auto"/>
      </w:divBdr>
    </w:div>
    <w:div w:id="790517318">
      <w:bodyDiv w:val="1"/>
      <w:marLeft w:val="0"/>
      <w:marRight w:val="0"/>
      <w:marTop w:val="0"/>
      <w:marBottom w:val="0"/>
      <w:divBdr>
        <w:top w:val="none" w:sz="0" w:space="0" w:color="auto"/>
        <w:left w:val="none" w:sz="0" w:space="0" w:color="auto"/>
        <w:bottom w:val="none" w:sz="0" w:space="0" w:color="auto"/>
        <w:right w:val="none" w:sz="0" w:space="0" w:color="auto"/>
      </w:divBdr>
    </w:div>
    <w:div w:id="792017923">
      <w:bodyDiv w:val="1"/>
      <w:marLeft w:val="0"/>
      <w:marRight w:val="0"/>
      <w:marTop w:val="0"/>
      <w:marBottom w:val="0"/>
      <w:divBdr>
        <w:top w:val="none" w:sz="0" w:space="0" w:color="auto"/>
        <w:left w:val="none" w:sz="0" w:space="0" w:color="auto"/>
        <w:bottom w:val="none" w:sz="0" w:space="0" w:color="auto"/>
        <w:right w:val="none" w:sz="0" w:space="0" w:color="auto"/>
      </w:divBdr>
    </w:div>
    <w:div w:id="794643447">
      <w:bodyDiv w:val="1"/>
      <w:marLeft w:val="0"/>
      <w:marRight w:val="0"/>
      <w:marTop w:val="0"/>
      <w:marBottom w:val="0"/>
      <w:divBdr>
        <w:top w:val="none" w:sz="0" w:space="0" w:color="auto"/>
        <w:left w:val="none" w:sz="0" w:space="0" w:color="auto"/>
        <w:bottom w:val="none" w:sz="0" w:space="0" w:color="auto"/>
        <w:right w:val="none" w:sz="0" w:space="0" w:color="auto"/>
      </w:divBdr>
    </w:div>
    <w:div w:id="795106910">
      <w:bodyDiv w:val="1"/>
      <w:marLeft w:val="0"/>
      <w:marRight w:val="0"/>
      <w:marTop w:val="0"/>
      <w:marBottom w:val="0"/>
      <w:divBdr>
        <w:top w:val="none" w:sz="0" w:space="0" w:color="auto"/>
        <w:left w:val="none" w:sz="0" w:space="0" w:color="auto"/>
        <w:bottom w:val="none" w:sz="0" w:space="0" w:color="auto"/>
        <w:right w:val="none" w:sz="0" w:space="0" w:color="auto"/>
      </w:divBdr>
    </w:div>
    <w:div w:id="796409041">
      <w:bodyDiv w:val="1"/>
      <w:marLeft w:val="0"/>
      <w:marRight w:val="0"/>
      <w:marTop w:val="0"/>
      <w:marBottom w:val="0"/>
      <w:divBdr>
        <w:top w:val="none" w:sz="0" w:space="0" w:color="auto"/>
        <w:left w:val="none" w:sz="0" w:space="0" w:color="auto"/>
        <w:bottom w:val="none" w:sz="0" w:space="0" w:color="auto"/>
        <w:right w:val="none" w:sz="0" w:space="0" w:color="auto"/>
      </w:divBdr>
    </w:div>
    <w:div w:id="800614215">
      <w:bodyDiv w:val="1"/>
      <w:marLeft w:val="0"/>
      <w:marRight w:val="0"/>
      <w:marTop w:val="0"/>
      <w:marBottom w:val="0"/>
      <w:divBdr>
        <w:top w:val="none" w:sz="0" w:space="0" w:color="auto"/>
        <w:left w:val="none" w:sz="0" w:space="0" w:color="auto"/>
        <w:bottom w:val="none" w:sz="0" w:space="0" w:color="auto"/>
        <w:right w:val="none" w:sz="0" w:space="0" w:color="auto"/>
      </w:divBdr>
    </w:div>
    <w:div w:id="802505859">
      <w:bodyDiv w:val="1"/>
      <w:marLeft w:val="0"/>
      <w:marRight w:val="0"/>
      <w:marTop w:val="0"/>
      <w:marBottom w:val="0"/>
      <w:divBdr>
        <w:top w:val="none" w:sz="0" w:space="0" w:color="auto"/>
        <w:left w:val="none" w:sz="0" w:space="0" w:color="auto"/>
        <w:bottom w:val="none" w:sz="0" w:space="0" w:color="auto"/>
        <w:right w:val="none" w:sz="0" w:space="0" w:color="auto"/>
      </w:divBdr>
    </w:div>
    <w:div w:id="804617624">
      <w:bodyDiv w:val="1"/>
      <w:marLeft w:val="0"/>
      <w:marRight w:val="0"/>
      <w:marTop w:val="0"/>
      <w:marBottom w:val="0"/>
      <w:divBdr>
        <w:top w:val="none" w:sz="0" w:space="0" w:color="auto"/>
        <w:left w:val="none" w:sz="0" w:space="0" w:color="auto"/>
        <w:bottom w:val="none" w:sz="0" w:space="0" w:color="auto"/>
        <w:right w:val="none" w:sz="0" w:space="0" w:color="auto"/>
      </w:divBdr>
    </w:div>
    <w:div w:id="806123594">
      <w:bodyDiv w:val="1"/>
      <w:marLeft w:val="0"/>
      <w:marRight w:val="0"/>
      <w:marTop w:val="0"/>
      <w:marBottom w:val="0"/>
      <w:divBdr>
        <w:top w:val="none" w:sz="0" w:space="0" w:color="auto"/>
        <w:left w:val="none" w:sz="0" w:space="0" w:color="auto"/>
        <w:bottom w:val="none" w:sz="0" w:space="0" w:color="auto"/>
        <w:right w:val="none" w:sz="0" w:space="0" w:color="auto"/>
      </w:divBdr>
    </w:div>
    <w:div w:id="811099082">
      <w:bodyDiv w:val="1"/>
      <w:marLeft w:val="0"/>
      <w:marRight w:val="0"/>
      <w:marTop w:val="0"/>
      <w:marBottom w:val="0"/>
      <w:divBdr>
        <w:top w:val="none" w:sz="0" w:space="0" w:color="auto"/>
        <w:left w:val="none" w:sz="0" w:space="0" w:color="auto"/>
        <w:bottom w:val="none" w:sz="0" w:space="0" w:color="auto"/>
        <w:right w:val="none" w:sz="0" w:space="0" w:color="auto"/>
      </w:divBdr>
    </w:div>
    <w:div w:id="812794727">
      <w:bodyDiv w:val="1"/>
      <w:marLeft w:val="0"/>
      <w:marRight w:val="0"/>
      <w:marTop w:val="0"/>
      <w:marBottom w:val="0"/>
      <w:divBdr>
        <w:top w:val="none" w:sz="0" w:space="0" w:color="auto"/>
        <w:left w:val="none" w:sz="0" w:space="0" w:color="auto"/>
        <w:bottom w:val="none" w:sz="0" w:space="0" w:color="auto"/>
        <w:right w:val="none" w:sz="0" w:space="0" w:color="auto"/>
      </w:divBdr>
    </w:div>
    <w:div w:id="817185115">
      <w:bodyDiv w:val="1"/>
      <w:marLeft w:val="0"/>
      <w:marRight w:val="0"/>
      <w:marTop w:val="0"/>
      <w:marBottom w:val="0"/>
      <w:divBdr>
        <w:top w:val="none" w:sz="0" w:space="0" w:color="auto"/>
        <w:left w:val="none" w:sz="0" w:space="0" w:color="auto"/>
        <w:bottom w:val="none" w:sz="0" w:space="0" w:color="auto"/>
        <w:right w:val="none" w:sz="0" w:space="0" w:color="auto"/>
      </w:divBdr>
    </w:div>
    <w:div w:id="818612176">
      <w:bodyDiv w:val="1"/>
      <w:marLeft w:val="0"/>
      <w:marRight w:val="0"/>
      <w:marTop w:val="0"/>
      <w:marBottom w:val="0"/>
      <w:divBdr>
        <w:top w:val="none" w:sz="0" w:space="0" w:color="auto"/>
        <w:left w:val="none" w:sz="0" w:space="0" w:color="auto"/>
        <w:bottom w:val="none" w:sz="0" w:space="0" w:color="auto"/>
        <w:right w:val="none" w:sz="0" w:space="0" w:color="auto"/>
      </w:divBdr>
    </w:div>
    <w:div w:id="822159938">
      <w:bodyDiv w:val="1"/>
      <w:marLeft w:val="0"/>
      <w:marRight w:val="0"/>
      <w:marTop w:val="0"/>
      <w:marBottom w:val="0"/>
      <w:divBdr>
        <w:top w:val="none" w:sz="0" w:space="0" w:color="auto"/>
        <w:left w:val="none" w:sz="0" w:space="0" w:color="auto"/>
        <w:bottom w:val="none" w:sz="0" w:space="0" w:color="auto"/>
        <w:right w:val="none" w:sz="0" w:space="0" w:color="auto"/>
      </w:divBdr>
    </w:div>
    <w:div w:id="822937080">
      <w:bodyDiv w:val="1"/>
      <w:marLeft w:val="0"/>
      <w:marRight w:val="0"/>
      <w:marTop w:val="0"/>
      <w:marBottom w:val="0"/>
      <w:divBdr>
        <w:top w:val="none" w:sz="0" w:space="0" w:color="auto"/>
        <w:left w:val="none" w:sz="0" w:space="0" w:color="auto"/>
        <w:bottom w:val="none" w:sz="0" w:space="0" w:color="auto"/>
        <w:right w:val="none" w:sz="0" w:space="0" w:color="auto"/>
      </w:divBdr>
    </w:div>
    <w:div w:id="825441161">
      <w:bodyDiv w:val="1"/>
      <w:marLeft w:val="0"/>
      <w:marRight w:val="0"/>
      <w:marTop w:val="0"/>
      <w:marBottom w:val="0"/>
      <w:divBdr>
        <w:top w:val="none" w:sz="0" w:space="0" w:color="auto"/>
        <w:left w:val="none" w:sz="0" w:space="0" w:color="auto"/>
        <w:bottom w:val="none" w:sz="0" w:space="0" w:color="auto"/>
        <w:right w:val="none" w:sz="0" w:space="0" w:color="auto"/>
      </w:divBdr>
    </w:div>
    <w:div w:id="826629749">
      <w:bodyDiv w:val="1"/>
      <w:marLeft w:val="0"/>
      <w:marRight w:val="0"/>
      <w:marTop w:val="0"/>
      <w:marBottom w:val="0"/>
      <w:divBdr>
        <w:top w:val="none" w:sz="0" w:space="0" w:color="auto"/>
        <w:left w:val="none" w:sz="0" w:space="0" w:color="auto"/>
        <w:bottom w:val="none" w:sz="0" w:space="0" w:color="auto"/>
        <w:right w:val="none" w:sz="0" w:space="0" w:color="auto"/>
      </w:divBdr>
    </w:div>
    <w:div w:id="830021658">
      <w:bodyDiv w:val="1"/>
      <w:marLeft w:val="0"/>
      <w:marRight w:val="0"/>
      <w:marTop w:val="0"/>
      <w:marBottom w:val="0"/>
      <w:divBdr>
        <w:top w:val="none" w:sz="0" w:space="0" w:color="auto"/>
        <w:left w:val="none" w:sz="0" w:space="0" w:color="auto"/>
        <w:bottom w:val="none" w:sz="0" w:space="0" w:color="auto"/>
        <w:right w:val="none" w:sz="0" w:space="0" w:color="auto"/>
      </w:divBdr>
    </w:div>
    <w:div w:id="831917276">
      <w:bodyDiv w:val="1"/>
      <w:marLeft w:val="0"/>
      <w:marRight w:val="0"/>
      <w:marTop w:val="0"/>
      <w:marBottom w:val="0"/>
      <w:divBdr>
        <w:top w:val="none" w:sz="0" w:space="0" w:color="auto"/>
        <w:left w:val="none" w:sz="0" w:space="0" w:color="auto"/>
        <w:bottom w:val="none" w:sz="0" w:space="0" w:color="auto"/>
        <w:right w:val="none" w:sz="0" w:space="0" w:color="auto"/>
      </w:divBdr>
    </w:div>
    <w:div w:id="839544827">
      <w:bodyDiv w:val="1"/>
      <w:marLeft w:val="0"/>
      <w:marRight w:val="0"/>
      <w:marTop w:val="0"/>
      <w:marBottom w:val="0"/>
      <w:divBdr>
        <w:top w:val="none" w:sz="0" w:space="0" w:color="auto"/>
        <w:left w:val="none" w:sz="0" w:space="0" w:color="auto"/>
        <w:bottom w:val="none" w:sz="0" w:space="0" w:color="auto"/>
        <w:right w:val="none" w:sz="0" w:space="0" w:color="auto"/>
      </w:divBdr>
    </w:div>
    <w:div w:id="841773734">
      <w:bodyDiv w:val="1"/>
      <w:marLeft w:val="0"/>
      <w:marRight w:val="0"/>
      <w:marTop w:val="0"/>
      <w:marBottom w:val="0"/>
      <w:divBdr>
        <w:top w:val="none" w:sz="0" w:space="0" w:color="auto"/>
        <w:left w:val="none" w:sz="0" w:space="0" w:color="auto"/>
        <w:bottom w:val="none" w:sz="0" w:space="0" w:color="auto"/>
        <w:right w:val="none" w:sz="0" w:space="0" w:color="auto"/>
      </w:divBdr>
    </w:div>
    <w:div w:id="842743523">
      <w:bodyDiv w:val="1"/>
      <w:marLeft w:val="0"/>
      <w:marRight w:val="0"/>
      <w:marTop w:val="0"/>
      <w:marBottom w:val="0"/>
      <w:divBdr>
        <w:top w:val="none" w:sz="0" w:space="0" w:color="auto"/>
        <w:left w:val="none" w:sz="0" w:space="0" w:color="auto"/>
        <w:bottom w:val="none" w:sz="0" w:space="0" w:color="auto"/>
        <w:right w:val="none" w:sz="0" w:space="0" w:color="auto"/>
      </w:divBdr>
    </w:div>
    <w:div w:id="844587605">
      <w:bodyDiv w:val="1"/>
      <w:marLeft w:val="0"/>
      <w:marRight w:val="0"/>
      <w:marTop w:val="0"/>
      <w:marBottom w:val="0"/>
      <w:divBdr>
        <w:top w:val="none" w:sz="0" w:space="0" w:color="auto"/>
        <w:left w:val="none" w:sz="0" w:space="0" w:color="auto"/>
        <w:bottom w:val="none" w:sz="0" w:space="0" w:color="auto"/>
        <w:right w:val="none" w:sz="0" w:space="0" w:color="auto"/>
      </w:divBdr>
    </w:div>
    <w:div w:id="845898484">
      <w:bodyDiv w:val="1"/>
      <w:marLeft w:val="0"/>
      <w:marRight w:val="0"/>
      <w:marTop w:val="0"/>
      <w:marBottom w:val="0"/>
      <w:divBdr>
        <w:top w:val="none" w:sz="0" w:space="0" w:color="auto"/>
        <w:left w:val="none" w:sz="0" w:space="0" w:color="auto"/>
        <w:bottom w:val="none" w:sz="0" w:space="0" w:color="auto"/>
        <w:right w:val="none" w:sz="0" w:space="0" w:color="auto"/>
      </w:divBdr>
    </w:div>
    <w:div w:id="855852744">
      <w:bodyDiv w:val="1"/>
      <w:marLeft w:val="0"/>
      <w:marRight w:val="0"/>
      <w:marTop w:val="0"/>
      <w:marBottom w:val="0"/>
      <w:divBdr>
        <w:top w:val="none" w:sz="0" w:space="0" w:color="auto"/>
        <w:left w:val="none" w:sz="0" w:space="0" w:color="auto"/>
        <w:bottom w:val="none" w:sz="0" w:space="0" w:color="auto"/>
        <w:right w:val="none" w:sz="0" w:space="0" w:color="auto"/>
      </w:divBdr>
    </w:div>
    <w:div w:id="856388866">
      <w:bodyDiv w:val="1"/>
      <w:marLeft w:val="0"/>
      <w:marRight w:val="0"/>
      <w:marTop w:val="0"/>
      <w:marBottom w:val="0"/>
      <w:divBdr>
        <w:top w:val="none" w:sz="0" w:space="0" w:color="auto"/>
        <w:left w:val="none" w:sz="0" w:space="0" w:color="auto"/>
        <w:bottom w:val="none" w:sz="0" w:space="0" w:color="auto"/>
        <w:right w:val="none" w:sz="0" w:space="0" w:color="auto"/>
      </w:divBdr>
    </w:div>
    <w:div w:id="858396791">
      <w:bodyDiv w:val="1"/>
      <w:marLeft w:val="0"/>
      <w:marRight w:val="0"/>
      <w:marTop w:val="0"/>
      <w:marBottom w:val="0"/>
      <w:divBdr>
        <w:top w:val="none" w:sz="0" w:space="0" w:color="auto"/>
        <w:left w:val="none" w:sz="0" w:space="0" w:color="auto"/>
        <w:bottom w:val="none" w:sz="0" w:space="0" w:color="auto"/>
        <w:right w:val="none" w:sz="0" w:space="0" w:color="auto"/>
      </w:divBdr>
    </w:div>
    <w:div w:id="859516085">
      <w:bodyDiv w:val="1"/>
      <w:marLeft w:val="0"/>
      <w:marRight w:val="0"/>
      <w:marTop w:val="0"/>
      <w:marBottom w:val="0"/>
      <w:divBdr>
        <w:top w:val="none" w:sz="0" w:space="0" w:color="auto"/>
        <w:left w:val="none" w:sz="0" w:space="0" w:color="auto"/>
        <w:bottom w:val="none" w:sz="0" w:space="0" w:color="auto"/>
        <w:right w:val="none" w:sz="0" w:space="0" w:color="auto"/>
      </w:divBdr>
    </w:div>
    <w:div w:id="861012358">
      <w:bodyDiv w:val="1"/>
      <w:marLeft w:val="0"/>
      <w:marRight w:val="0"/>
      <w:marTop w:val="0"/>
      <w:marBottom w:val="0"/>
      <w:divBdr>
        <w:top w:val="none" w:sz="0" w:space="0" w:color="auto"/>
        <w:left w:val="none" w:sz="0" w:space="0" w:color="auto"/>
        <w:bottom w:val="none" w:sz="0" w:space="0" w:color="auto"/>
        <w:right w:val="none" w:sz="0" w:space="0" w:color="auto"/>
      </w:divBdr>
    </w:div>
    <w:div w:id="862936064">
      <w:bodyDiv w:val="1"/>
      <w:marLeft w:val="0"/>
      <w:marRight w:val="0"/>
      <w:marTop w:val="0"/>
      <w:marBottom w:val="0"/>
      <w:divBdr>
        <w:top w:val="none" w:sz="0" w:space="0" w:color="auto"/>
        <w:left w:val="none" w:sz="0" w:space="0" w:color="auto"/>
        <w:bottom w:val="none" w:sz="0" w:space="0" w:color="auto"/>
        <w:right w:val="none" w:sz="0" w:space="0" w:color="auto"/>
      </w:divBdr>
    </w:div>
    <w:div w:id="873081527">
      <w:bodyDiv w:val="1"/>
      <w:marLeft w:val="0"/>
      <w:marRight w:val="0"/>
      <w:marTop w:val="0"/>
      <w:marBottom w:val="0"/>
      <w:divBdr>
        <w:top w:val="none" w:sz="0" w:space="0" w:color="auto"/>
        <w:left w:val="none" w:sz="0" w:space="0" w:color="auto"/>
        <w:bottom w:val="none" w:sz="0" w:space="0" w:color="auto"/>
        <w:right w:val="none" w:sz="0" w:space="0" w:color="auto"/>
      </w:divBdr>
    </w:div>
    <w:div w:id="873880762">
      <w:bodyDiv w:val="1"/>
      <w:marLeft w:val="0"/>
      <w:marRight w:val="0"/>
      <w:marTop w:val="0"/>
      <w:marBottom w:val="0"/>
      <w:divBdr>
        <w:top w:val="none" w:sz="0" w:space="0" w:color="auto"/>
        <w:left w:val="none" w:sz="0" w:space="0" w:color="auto"/>
        <w:bottom w:val="none" w:sz="0" w:space="0" w:color="auto"/>
        <w:right w:val="none" w:sz="0" w:space="0" w:color="auto"/>
      </w:divBdr>
    </w:div>
    <w:div w:id="874734543">
      <w:bodyDiv w:val="1"/>
      <w:marLeft w:val="0"/>
      <w:marRight w:val="0"/>
      <w:marTop w:val="0"/>
      <w:marBottom w:val="0"/>
      <w:divBdr>
        <w:top w:val="none" w:sz="0" w:space="0" w:color="auto"/>
        <w:left w:val="none" w:sz="0" w:space="0" w:color="auto"/>
        <w:bottom w:val="none" w:sz="0" w:space="0" w:color="auto"/>
        <w:right w:val="none" w:sz="0" w:space="0" w:color="auto"/>
      </w:divBdr>
    </w:div>
    <w:div w:id="886186805">
      <w:bodyDiv w:val="1"/>
      <w:marLeft w:val="0"/>
      <w:marRight w:val="0"/>
      <w:marTop w:val="0"/>
      <w:marBottom w:val="0"/>
      <w:divBdr>
        <w:top w:val="none" w:sz="0" w:space="0" w:color="auto"/>
        <w:left w:val="none" w:sz="0" w:space="0" w:color="auto"/>
        <w:bottom w:val="none" w:sz="0" w:space="0" w:color="auto"/>
        <w:right w:val="none" w:sz="0" w:space="0" w:color="auto"/>
      </w:divBdr>
    </w:div>
    <w:div w:id="888995897">
      <w:bodyDiv w:val="1"/>
      <w:marLeft w:val="0"/>
      <w:marRight w:val="0"/>
      <w:marTop w:val="0"/>
      <w:marBottom w:val="0"/>
      <w:divBdr>
        <w:top w:val="none" w:sz="0" w:space="0" w:color="auto"/>
        <w:left w:val="none" w:sz="0" w:space="0" w:color="auto"/>
        <w:bottom w:val="none" w:sz="0" w:space="0" w:color="auto"/>
        <w:right w:val="none" w:sz="0" w:space="0" w:color="auto"/>
      </w:divBdr>
    </w:div>
    <w:div w:id="889079029">
      <w:bodyDiv w:val="1"/>
      <w:marLeft w:val="0"/>
      <w:marRight w:val="0"/>
      <w:marTop w:val="0"/>
      <w:marBottom w:val="0"/>
      <w:divBdr>
        <w:top w:val="none" w:sz="0" w:space="0" w:color="auto"/>
        <w:left w:val="none" w:sz="0" w:space="0" w:color="auto"/>
        <w:bottom w:val="none" w:sz="0" w:space="0" w:color="auto"/>
        <w:right w:val="none" w:sz="0" w:space="0" w:color="auto"/>
      </w:divBdr>
    </w:div>
    <w:div w:id="890650652">
      <w:bodyDiv w:val="1"/>
      <w:marLeft w:val="0"/>
      <w:marRight w:val="0"/>
      <w:marTop w:val="0"/>
      <w:marBottom w:val="0"/>
      <w:divBdr>
        <w:top w:val="none" w:sz="0" w:space="0" w:color="auto"/>
        <w:left w:val="none" w:sz="0" w:space="0" w:color="auto"/>
        <w:bottom w:val="none" w:sz="0" w:space="0" w:color="auto"/>
        <w:right w:val="none" w:sz="0" w:space="0" w:color="auto"/>
      </w:divBdr>
    </w:div>
    <w:div w:id="891964998">
      <w:bodyDiv w:val="1"/>
      <w:marLeft w:val="0"/>
      <w:marRight w:val="0"/>
      <w:marTop w:val="0"/>
      <w:marBottom w:val="0"/>
      <w:divBdr>
        <w:top w:val="none" w:sz="0" w:space="0" w:color="auto"/>
        <w:left w:val="none" w:sz="0" w:space="0" w:color="auto"/>
        <w:bottom w:val="none" w:sz="0" w:space="0" w:color="auto"/>
        <w:right w:val="none" w:sz="0" w:space="0" w:color="auto"/>
      </w:divBdr>
    </w:div>
    <w:div w:id="892161435">
      <w:bodyDiv w:val="1"/>
      <w:marLeft w:val="0"/>
      <w:marRight w:val="0"/>
      <w:marTop w:val="0"/>
      <w:marBottom w:val="0"/>
      <w:divBdr>
        <w:top w:val="none" w:sz="0" w:space="0" w:color="auto"/>
        <w:left w:val="none" w:sz="0" w:space="0" w:color="auto"/>
        <w:bottom w:val="none" w:sz="0" w:space="0" w:color="auto"/>
        <w:right w:val="none" w:sz="0" w:space="0" w:color="auto"/>
      </w:divBdr>
    </w:div>
    <w:div w:id="893659626">
      <w:bodyDiv w:val="1"/>
      <w:marLeft w:val="0"/>
      <w:marRight w:val="0"/>
      <w:marTop w:val="0"/>
      <w:marBottom w:val="0"/>
      <w:divBdr>
        <w:top w:val="none" w:sz="0" w:space="0" w:color="auto"/>
        <w:left w:val="none" w:sz="0" w:space="0" w:color="auto"/>
        <w:bottom w:val="none" w:sz="0" w:space="0" w:color="auto"/>
        <w:right w:val="none" w:sz="0" w:space="0" w:color="auto"/>
      </w:divBdr>
    </w:div>
    <w:div w:id="894242034">
      <w:bodyDiv w:val="1"/>
      <w:marLeft w:val="0"/>
      <w:marRight w:val="0"/>
      <w:marTop w:val="0"/>
      <w:marBottom w:val="0"/>
      <w:divBdr>
        <w:top w:val="none" w:sz="0" w:space="0" w:color="auto"/>
        <w:left w:val="none" w:sz="0" w:space="0" w:color="auto"/>
        <w:bottom w:val="none" w:sz="0" w:space="0" w:color="auto"/>
        <w:right w:val="none" w:sz="0" w:space="0" w:color="auto"/>
      </w:divBdr>
    </w:div>
    <w:div w:id="899828708">
      <w:bodyDiv w:val="1"/>
      <w:marLeft w:val="0"/>
      <w:marRight w:val="0"/>
      <w:marTop w:val="0"/>
      <w:marBottom w:val="0"/>
      <w:divBdr>
        <w:top w:val="none" w:sz="0" w:space="0" w:color="auto"/>
        <w:left w:val="none" w:sz="0" w:space="0" w:color="auto"/>
        <w:bottom w:val="none" w:sz="0" w:space="0" w:color="auto"/>
        <w:right w:val="none" w:sz="0" w:space="0" w:color="auto"/>
      </w:divBdr>
    </w:div>
    <w:div w:id="905608765">
      <w:bodyDiv w:val="1"/>
      <w:marLeft w:val="0"/>
      <w:marRight w:val="0"/>
      <w:marTop w:val="0"/>
      <w:marBottom w:val="0"/>
      <w:divBdr>
        <w:top w:val="none" w:sz="0" w:space="0" w:color="auto"/>
        <w:left w:val="none" w:sz="0" w:space="0" w:color="auto"/>
        <w:bottom w:val="none" w:sz="0" w:space="0" w:color="auto"/>
        <w:right w:val="none" w:sz="0" w:space="0" w:color="auto"/>
      </w:divBdr>
    </w:div>
    <w:div w:id="911163332">
      <w:bodyDiv w:val="1"/>
      <w:marLeft w:val="0"/>
      <w:marRight w:val="0"/>
      <w:marTop w:val="0"/>
      <w:marBottom w:val="0"/>
      <w:divBdr>
        <w:top w:val="none" w:sz="0" w:space="0" w:color="auto"/>
        <w:left w:val="none" w:sz="0" w:space="0" w:color="auto"/>
        <w:bottom w:val="none" w:sz="0" w:space="0" w:color="auto"/>
        <w:right w:val="none" w:sz="0" w:space="0" w:color="auto"/>
      </w:divBdr>
    </w:div>
    <w:div w:id="916329380">
      <w:bodyDiv w:val="1"/>
      <w:marLeft w:val="0"/>
      <w:marRight w:val="0"/>
      <w:marTop w:val="0"/>
      <w:marBottom w:val="0"/>
      <w:divBdr>
        <w:top w:val="none" w:sz="0" w:space="0" w:color="auto"/>
        <w:left w:val="none" w:sz="0" w:space="0" w:color="auto"/>
        <w:bottom w:val="none" w:sz="0" w:space="0" w:color="auto"/>
        <w:right w:val="none" w:sz="0" w:space="0" w:color="auto"/>
      </w:divBdr>
    </w:div>
    <w:div w:id="916863983">
      <w:bodyDiv w:val="1"/>
      <w:marLeft w:val="0"/>
      <w:marRight w:val="0"/>
      <w:marTop w:val="0"/>
      <w:marBottom w:val="0"/>
      <w:divBdr>
        <w:top w:val="none" w:sz="0" w:space="0" w:color="auto"/>
        <w:left w:val="none" w:sz="0" w:space="0" w:color="auto"/>
        <w:bottom w:val="none" w:sz="0" w:space="0" w:color="auto"/>
        <w:right w:val="none" w:sz="0" w:space="0" w:color="auto"/>
      </w:divBdr>
    </w:div>
    <w:div w:id="917404552">
      <w:bodyDiv w:val="1"/>
      <w:marLeft w:val="0"/>
      <w:marRight w:val="0"/>
      <w:marTop w:val="0"/>
      <w:marBottom w:val="0"/>
      <w:divBdr>
        <w:top w:val="none" w:sz="0" w:space="0" w:color="auto"/>
        <w:left w:val="none" w:sz="0" w:space="0" w:color="auto"/>
        <w:bottom w:val="none" w:sz="0" w:space="0" w:color="auto"/>
        <w:right w:val="none" w:sz="0" w:space="0" w:color="auto"/>
      </w:divBdr>
    </w:div>
    <w:div w:id="919412414">
      <w:bodyDiv w:val="1"/>
      <w:marLeft w:val="0"/>
      <w:marRight w:val="0"/>
      <w:marTop w:val="0"/>
      <w:marBottom w:val="0"/>
      <w:divBdr>
        <w:top w:val="none" w:sz="0" w:space="0" w:color="auto"/>
        <w:left w:val="none" w:sz="0" w:space="0" w:color="auto"/>
        <w:bottom w:val="none" w:sz="0" w:space="0" w:color="auto"/>
        <w:right w:val="none" w:sz="0" w:space="0" w:color="auto"/>
      </w:divBdr>
    </w:div>
    <w:div w:id="921253142">
      <w:bodyDiv w:val="1"/>
      <w:marLeft w:val="0"/>
      <w:marRight w:val="0"/>
      <w:marTop w:val="0"/>
      <w:marBottom w:val="0"/>
      <w:divBdr>
        <w:top w:val="none" w:sz="0" w:space="0" w:color="auto"/>
        <w:left w:val="none" w:sz="0" w:space="0" w:color="auto"/>
        <w:bottom w:val="none" w:sz="0" w:space="0" w:color="auto"/>
        <w:right w:val="none" w:sz="0" w:space="0" w:color="auto"/>
      </w:divBdr>
    </w:div>
    <w:div w:id="921909613">
      <w:bodyDiv w:val="1"/>
      <w:marLeft w:val="0"/>
      <w:marRight w:val="0"/>
      <w:marTop w:val="0"/>
      <w:marBottom w:val="0"/>
      <w:divBdr>
        <w:top w:val="none" w:sz="0" w:space="0" w:color="auto"/>
        <w:left w:val="none" w:sz="0" w:space="0" w:color="auto"/>
        <w:bottom w:val="none" w:sz="0" w:space="0" w:color="auto"/>
        <w:right w:val="none" w:sz="0" w:space="0" w:color="auto"/>
      </w:divBdr>
    </w:div>
    <w:div w:id="922563918">
      <w:bodyDiv w:val="1"/>
      <w:marLeft w:val="0"/>
      <w:marRight w:val="0"/>
      <w:marTop w:val="0"/>
      <w:marBottom w:val="0"/>
      <w:divBdr>
        <w:top w:val="none" w:sz="0" w:space="0" w:color="auto"/>
        <w:left w:val="none" w:sz="0" w:space="0" w:color="auto"/>
        <w:bottom w:val="none" w:sz="0" w:space="0" w:color="auto"/>
        <w:right w:val="none" w:sz="0" w:space="0" w:color="auto"/>
      </w:divBdr>
    </w:div>
    <w:div w:id="925306116">
      <w:bodyDiv w:val="1"/>
      <w:marLeft w:val="0"/>
      <w:marRight w:val="0"/>
      <w:marTop w:val="0"/>
      <w:marBottom w:val="0"/>
      <w:divBdr>
        <w:top w:val="none" w:sz="0" w:space="0" w:color="auto"/>
        <w:left w:val="none" w:sz="0" w:space="0" w:color="auto"/>
        <w:bottom w:val="none" w:sz="0" w:space="0" w:color="auto"/>
        <w:right w:val="none" w:sz="0" w:space="0" w:color="auto"/>
      </w:divBdr>
    </w:div>
    <w:div w:id="932906640">
      <w:bodyDiv w:val="1"/>
      <w:marLeft w:val="0"/>
      <w:marRight w:val="0"/>
      <w:marTop w:val="0"/>
      <w:marBottom w:val="0"/>
      <w:divBdr>
        <w:top w:val="none" w:sz="0" w:space="0" w:color="auto"/>
        <w:left w:val="none" w:sz="0" w:space="0" w:color="auto"/>
        <w:bottom w:val="none" w:sz="0" w:space="0" w:color="auto"/>
        <w:right w:val="none" w:sz="0" w:space="0" w:color="auto"/>
      </w:divBdr>
    </w:div>
    <w:div w:id="933052037">
      <w:bodyDiv w:val="1"/>
      <w:marLeft w:val="0"/>
      <w:marRight w:val="0"/>
      <w:marTop w:val="0"/>
      <w:marBottom w:val="0"/>
      <w:divBdr>
        <w:top w:val="none" w:sz="0" w:space="0" w:color="auto"/>
        <w:left w:val="none" w:sz="0" w:space="0" w:color="auto"/>
        <w:bottom w:val="none" w:sz="0" w:space="0" w:color="auto"/>
        <w:right w:val="none" w:sz="0" w:space="0" w:color="auto"/>
      </w:divBdr>
    </w:div>
    <w:div w:id="933198888">
      <w:bodyDiv w:val="1"/>
      <w:marLeft w:val="0"/>
      <w:marRight w:val="0"/>
      <w:marTop w:val="0"/>
      <w:marBottom w:val="0"/>
      <w:divBdr>
        <w:top w:val="none" w:sz="0" w:space="0" w:color="auto"/>
        <w:left w:val="none" w:sz="0" w:space="0" w:color="auto"/>
        <w:bottom w:val="none" w:sz="0" w:space="0" w:color="auto"/>
        <w:right w:val="none" w:sz="0" w:space="0" w:color="auto"/>
      </w:divBdr>
    </w:div>
    <w:div w:id="938948760">
      <w:bodyDiv w:val="1"/>
      <w:marLeft w:val="0"/>
      <w:marRight w:val="0"/>
      <w:marTop w:val="0"/>
      <w:marBottom w:val="0"/>
      <w:divBdr>
        <w:top w:val="none" w:sz="0" w:space="0" w:color="auto"/>
        <w:left w:val="none" w:sz="0" w:space="0" w:color="auto"/>
        <w:bottom w:val="none" w:sz="0" w:space="0" w:color="auto"/>
        <w:right w:val="none" w:sz="0" w:space="0" w:color="auto"/>
      </w:divBdr>
    </w:div>
    <w:div w:id="939413750">
      <w:bodyDiv w:val="1"/>
      <w:marLeft w:val="0"/>
      <w:marRight w:val="0"/>
      <w:marTop w:val="0"/>
      <w:marBottom w:val="0"/>
      <w:divBdr>
        <w:top w:val="none" w:sz="0" w:space="0" w:color="auto"/>
        <w:left w:val="none" w:sz="0" w:space="0" w:color="auto"/>
        <w:bottom w:val="none" w:sz="0" w:space="0" w:color="auto"/>
        <w:right w:val="none" w:sz="0" w:space="0" w:color="auto"/>
      </w:divBdr>
    </w:div>
    <w:div w:id="940992773">
      <w:bodyDiv w:val="1"/>
      <w:marLeft w:val="0"/>
      <w:marRight w:val="0"/>
      <w:marTop w:val="0"/>
      <w:marBottom w:val="0"/>
      <w:divBdr>
        <w:top w:val="none" w:sz="0" w:space="0" w:color="auto"/>
        <w:left w:val="none" w:sz="0" w:space="0" w:color="auto"/>
        <w:bottom w:val="none" w:sz="0" w:space="0" w:color="auto"/>
        <w:right w:val="none" w:sz="0" w:space="0" w:color="auto"/>
      </w:divBdr>
    </w:div>
    <w:div w:id="944459154">
      <w:bodyDiv w:val="1"/>
      <w:marLeft w:val="0"/>
      <w:marRight w:val="0"/>
      <w:marTop w:val="0"/>
      <w:marBottom w:val="0"/>
      <w:divBdr>
        <w:top w:val="none" w:sz="0" w:space="0" w:color="auto"/>
        <w:left w:val="none" w:sz="0" w:space="0" w:color="auto"/>
        <w:bottom w:val="none" w:sz="0" w:space="0" w:color="auto"/>
        <w:right w:val="none" w:sz="0" w:space="0" w:color="auto"/>
      </w:divBdr>
    </w:div>
    <w:div w:id="944923659">
      <w:bodyDiv w:val="1"/>
      <w:marLeft w:val="0"/>
      <w:marRight w:val="0"/>
      <w:marTop w:val="0"/>
      <w:marBottom w:val="0"/>
      <w:divBdr>
        <w:top w:val="none" w:sz="0" w:space="0" w:color="auto"/>
        <w:left w:val="none" w:sz="0" w:space="0" w:color="auto"/>
        <w:bottom w:val="none" w:sz="0" w:space="0" w:color="auto"/>
        <w:right w:val="none" w:sz="0" w:space="0" w:color="auto"/>
      </w:divBdr>
    </w:div>
    <w:div w:id="945424589">
      <w:bodyDiv w:val="1"/>
      <w:marLeft w:val="0"/>
      <w:marRight w:val="0"/>
      <w:marTop w:val="0"/>
      <w:marBottom w:val="0"/>
      <w:divBdr>
        <w:top w:val="none" w:sz="0" w:space="0" w:color="auto"/>
        <w:left w:val="none" w:sz="0" w:space="0" w:color="auto"/>
        <w:bottom w:val="none" w:sz="0" w:space="0" w:color="auto"/>
        <w:right w:val="none" w:sz="0" w:space="0" w:color="auto"/>
      </w:divBdr>
    </w:div>
    <w:div w:id="947468953">
      <w:bodyDiv w:val="1"/>
      <w:marLeft w:val="0"/>
      <w:marRight w:val="0"/>
      <w:marTop w:val="0"/>
      <w:marBottom w:val="0"/>
      <w:divBdr>
        <w:top w:val="none" w:sz="0" w:space="0" w:color="auto"/>
        <w:left w:val="none" w:sz="0" w:space="0" w:color="auto"/>
        <w:bottom w:val="none" w:sz="0" w:space="0" w:color="auto"/>
        <w:right w:val="none" w:sz="0" w:space="0" w:color="auto"/>
      </w:divBdr>
    </w:div>
    <w:div w:id="949167807">
      <w:bodyDiv w:val="1"/>
      <w:marLeft w:val="0"/>
      <w:marRight w:val="0"/>
      <w:marTop w:val="0"/>
      <w:marBottom w:val="0"/>
      <w:divBdr>
        <w:top w:val="none" w:sz="0" w:space="0" w:color="auto"/>
        <w:left w:val="none" w:sz="0" w:space="0" w:color="auto"/>
        <w:bottom w:val="none" w:sz="0" w:space="0" w:color="auto"/>
        <w:right w:val="none" w:sz="0" w:space="0" w:color="auto"/>
      </w:divBdr>
    </w:div>
    <w:div w:id="951976308">
      <w:bodyDiv w:val="1"/>
      <w:marLeft w:val="0"/>
      <w:marRight w:val="0"/>
      <w:marTop w:val="0"/>
      <w:marBottom w:val="0"/>
      <w:divBdr>
        <w:top w:val="none" w:sz="0" w:space="0" w:color="auto"/>
        <w:left w:val="none" w:sz="0" w:space="0" w:color="auto"/>
        <w:bottom w:val="none" w:sz="0" w:space="0" w:color="auto"/>
        <w:right w:val="none" w:sz="0" w:space="0" w:color="auto"/>
      </w:divBdr>
    </w:div>
    <w:div w:id="952443339">
      <w:bodyDiv w:val="1"/>
      <w:marLeft w:val="0"/>
      <w:marRight w:val="0"/>
      <w:marTop w:val="0"/>
      <w:marBottom w:val="0"/>
      <w:divBdr>
        <w:top w:val="none" w:sz="0" w:space="0" w:color="auto"/>
        <w:left w:val="none" w:sz="0" w:space="0" w:color="auto"/>
        <w:bottom w:val="none" w:sz="0" w:space="0" w:color="auto"/>
        <w:right w:val="none" w:sz="0" w:space="0" w:color="auto"/>
      </w:divBdr>
    </w:div>
    <w:div w:id="957562527">
      <w:bodyDiv w:val="1"/>
      <w:marLeft w:val="0"/>
      <w:marRight w:val="0"/>
      <w:marTop w:val="0"/>
      <w:marBottom w:val="0"/>
      <w:divBdr>
        <w:top w:val="none" w:sz="0" w:space="0" w:color="auto"/>
        <w:left w:val="none" w:sz="0" w:space="0" w:color="auto"/>
        <w:bottom w:val="none" w:sz="0" w:space="0" w:color="auto"/>
        <w:right w:val="none" w:sz="0" w:space="0" w:color="auto"/>
      </w:divBdr>
    </w:div>
    <w:div w:id="962688656">
      <w:bodyDiv w:val="1"/>
      <w:marLeft w:val="0"/>
      <w:marRight w:val="0"/>
      <w:marTop w:val="0"/>
      <w:marBottom w:val="0"/>
      <w:divBdr>
        <w:top w:val="none" w:sz="0" w:space="0" w:color="auto"/>
        <w:left w:val="none" w:sz="0" w:space="0" w:color="auto"/>
        <w:bottom w:val="none" w:sz="0" w:space="0" w:color="auto"/>
        <w:right w:val="none" w:sz="0" w:space="0" w:color="auto"/>
      </w:divBdr>
    </w:div>
    <w:div w:id="963383812">
      <w:bodyDiv w:val="1"/>
      <w:marLeft w:val="0"/>
      <w:marRight w:val="0"/>
      <w:marTop w:val="0"/>
      <w:marBottom w:val="0"/>
      <w:divBdr>
        <w:top w:val="none" w:sz="0" w:space="0" w:color="auto"/>
        <w:left w:val="none" w:sz="0" w:space="0" w:color="auto"/>
        <w:bottom w:val="none" w:sz="0" w:space="0" w:color="auto"/>
        <w:right w:val="none" w:sz="0" w:space="0" w:color="auto"/>
      </w:divBdr>
    </w:div>
    <w:div w:id="966550310">
      <w:bodyDiv w:val="1"/>
      <w:marLeft w:val="0"/>
      <w:marRight w:val="0"/>
      <w:marTop w:val="0"/>
      <w:marBottom w:val="0"/>
      <w:divBdr>
        <w:top w:val="none" w:sz="0" w:space="0" w:color="auto"/>
        <w:left w:val="none" w:sz="0" w:space="0" w:color="auto"/>
        <w:bottom w:val="none" w:sz="0" w:space="0" w:color="auto"/>
        <w:right w:val="none" w:sz="0" w:space="0" w:color="auto"/>
      </w:divBdr>
    </w:div>
    <w:div w:id="969822264">
      <w:bodyDiv w:val="1"/>
      <w:marLeft w:val="0"/>
      <w:marRight w:val="0"/>
      <w:marTop w:val="0"/>
      <w:marBottom w:val="0"/>
      <w:divBdr>
        <w:top w:val="none" w:sz="0" w:space="0" w:color="auto"/>
        <w:left w:val="none" w:sz="0" w:space="0" w:color="auto"/>
        <w:bottom w:val="none" w:sz="0" w:space="0" w:color="auto"/>
        <w:right w:val="none" w:sz="0" w:space="0" w:color="auto"/>
      </w:divBdr>
    </w:div>
    <w:div w:id="979381491">
      <w:bodyDiv w:val="1"/>
      <w:marLeft w:val="0"/>
      <w:marRight w:val="0"/>
      <w:marTop w:val="0"/>
      <w:marBottom w:val="0"/>
      <w:divBdr>
        <w:top w:val="none" w:sz="0" w:space="0" w:color="auto"/>
        <w:left w:val="none" w:sz="0" w:space="0" w:color="auto"/>
        <w:bottom w:val="none" w:sz="0" w:space="0" w:color="auto"/>
        <w:right w:val="none" w:sz="0" w:space="0" w:color="auto"/>
      </w:divBdr>
    </w:div>
    <w:div w:id="982002300">
      <w:bodyDiv w:val="1"/>
      <w:marLeft w:val="0"/>
      <w:marRight w:val="0"/>
      <w:marTop w:val="0"/>
      <w:marBottom w:val="0"/>
      <w:divBdr>
        <w:top w:val="none" w:sz="0" w:space="0" w:color="auto"/>
        <w:left w:val="none" w:sz="0" w:space="0" w:color="auto"/>
        <w:bottom w:val="none" w:sz="0" w:space="0" w:color="auto"/>
        <w:right w:val="none" w:sz="0" w:space="0" w:color="auto"/>
      </w:divBdr>
    </w:div>
    <w:div w:id="983244106">
      <w:bodyDiv w:val="1"/>
      <w:marLeft w:val="0"/>
      <w:marRight w:val="0"/>
      <w:marTop w:val="0"/>
      <w:marBottom w:val="0"/>
      <w:divBdr>
        <w:top w:val="none" w:sz="0" w:space="0" w:color="auto"/>
        <w:left w:val="none" w:sz="0" w:space="0" w:color="auto"/>
        <w:bottom w:val="none" w:sz="0" w:space="0" w:color="auto"/>
        <w:right w:val="none" w:sz="0" w:space="0" w:color="auto"/>
      </w:divBdr>
    </w:div>
    <w:div w:id="984049037">
      <w:bodyDiv w:val="1"/>
      <w:marLeft w:val="0"/>
      <w:marRight w:val="0"/>
      <w:marTop w:val="0"/>
      <w:marBottom w:val="0"/>
      <w:divBdr>
        <w:top w:val="none" w:sz="0" w:space="0" w:color="auto"/>
        <w:left w:val="none" w:sz="0" w:space="0" w:color="auto"/>
        <w:bottom w:val="none" w:sz="0" w:space="0" w:color="auto"/>
        <w:right w:val="none" w:sz="0" w:space="0" w:color="auto"/>
      </w:divBdr>
    </w:div>
    <w:div w:id="984705705">
      <w:bodyDiv w:val="1"/>
      <w:marLeft w:val="0"/>
      <w:marRight w:val="0"/>
      <w:marTop w:val="0"/>
      <w:marBottom w:val="0"/>
      <w:divBdr>
        <w:top w:val="none" w:sz="0" w:space="0" w:color="auto"/>
        <w:left w:val="none" w:sz="0" w:space="0" w:color="auto"/>
        <w:bottom w:val="none" w:sz="0" w:space="0" w:color="auto"/>
        <w:right w:val="none" w:sz="0" w:space="0" w:color="auto"/>
      </w:divBdr>
    </w:div>
    <w:div w:id="986325118">
      <w:bodyDiv w:val="1"/>
      <w:marLeft w:val="0"/>
      <w:marRight w:val="0"/>
      <w:marTop w:val="0"/>
      <w:marBottom w:val="0"/>
      <w:divBdr>
        <w:top w:val="none" w:sz="0" w:space="0" w:color="auto"/>
        <w:left w:val="none" w:sz="0" w:space="0" w:color="auto"/>
        <w:bottom w:val="none" w:sz="0" w:space="0" w:color="auto"/>
        <w:right w:val="none" w:sz="0" w:space="0" w:color="auto"/>
      </w:divBdr>
    </w:div>
    <w:div w:id="987589312">
      <w:bodyDiv w:val="1"/>
      <w:marLeft w:val="0"/>
      <w:marRight w:val="0"/>
      <w:marTop w:val="0"/>
      <w:marBottom w:val="0"/>
      <w:divBdr>
        <w:top w:val="none" w:sz="0" w:space="0" w:color="auto"/>
        <w:left w:val="none" w:sz="0" w:space="0" w:color="auto"/>
        <w:bottom w:val="none" w:sz="0" w:space="0" w:color="auto"/>
        <w:right w:val="none" w:sz="0" w:space="0" w:color="auto"/>
      </w:divBdr>
    </w:div>
    <w:div w:id="991566058">
      <w:bodyDiv w:val="1"/>
      <w:marLeft w:val="0"/>
      <w:marRight w:val="0"/>
      <w:marTop w:val="0"/>
      <w:marBottom w:val="0"/>
      <w:divBdr>
        <w:top w:val="none" w:sz="0" w:space="0" w:color="auto"/>
        <w:left w:val="none" w:sz="0" w:space="0" w:color="auto"/>
        <w:bottom w:val="none" w:sz="0" w:space="0" w:color="auto"/>
        <w:right w:val="none" w:sz="0" w:space="0" w:color="auto"/>
      </w:divBdr>
    </w:div>
    <w:div w:id="992443661">
      <w:bodyDiv w:val="1"/>
      <w:marLeft w:val="0"/>
      <w:marRight w:val="0"/>
      <w:marTop w:val="0"/>
      <w:marBottom w:val="0"/>
      <w:divBdr>
        <w:top w:val="none" w:sz="0" w:space="0" w:color="auto"/>
        <w:left w:val="none" w:sz="0" w:space="0" w:color="auto"/>
        <w:bottom w:val="none" w:sz="0" w:space="0" w:color="auto"/>
        <w:right w:val="none" w:sz="0" w:space="0" w:color="auto"/>
      </w:divBdr>
    </w:div>
    <w:div w:id="992565005">
      <w:bodyDiv w:val="1"/>
      <w:marLeft w:val="0"/>
      <w:marRight w:val="0"/>
      <w:marTop w:val="0"/>
      <w:marBottom w:val="0"/>
      <w:divBdr>
        <w:top w:val="none" w:sz="0" w:space="0" w:color="auto"/>
        <w:left w:val="none" w:sz="0" w:space="0" w:color="auto"/>
        <w:bottom w:val="none" w:sz="0" w:space="0" w:color="auto"/>
        <w:right w:val="none" w:sz="0" w:space="0" w:color="auto"/>
      </w:divBdr>
    </w:div>
    <w:div w:id="992761667">
      <w:bodyDiv w:val="1"/>
      <w:marLeft w:val="0"/>
      <w:marRight w:val="0"/>
      <w:marTop w:val="0"/>
      <w:marBottom w:val="0"/>
      <w:divBdr>
        <w:top w:val="none" w:sz="0" w:space="0" w:color="auto"/>
        <w:left w:val="none" w:sz="0" w:space="0" w:color="auto"/>
        <w:bottom w:val="none" w:sz="0" w:space="0" w:color="auto"/>
        <w:right w:val="none" w:sz="0" w:space="0" w:color="auto"/>
      </w:divBdr>
    </w:div>
    <w:div w:id="998769696">
      <w:bodyDiv w:val="1"/>
      <w:marLeft w:val="0"/>
      <w:marRight w:val="0"/>
      <w:marTop w:val="0"/>
      <w:marBottom w:val="0"/>
      <w:divBdr>
        <w:top w:val="none" w:sz="0" w:space="0" w:color="auto"/>
        <w:left w:val="none" w:sz="0" w:space="0" w:color="auto"/>
        <w:bottom w:val="none" w:sz="0" w:space="0" w:color="auto"/>
        <w:right w:val="none" w:sz="0" w:space="0" w:color="auto"/>
      </w:divBdr>
    </w:div>
    <w:div w:id="999698179">
      <w:bodyDiv w:val="1"/>
      <w:marLeft w:val="0"/>
      <w:marRight w:val="0"/>
      <w:marTop w:val="0"/>
      <w:marBottom w:val="0"/>
      <w:divBdr>
        <w:top w:val="none" w:sz="0" w:space="0" w:color="auto"/>
        <w:left w:val="none" w:sz="0" w:space="0" w:color="auto"/>
        <w:bottom w:val="none" w:sz="0" w:space="0" w:color="auto"/>
        <w:right w:val="none" w:sz="0" w:space="0" w:color="auto"/>
      </w:divBdr>
    </w:div>
    <w:div w:id="1000155505">
      <w:bodyDiv w:val="1"/>
      <w:marLeft w:val="0"/>
      <w:marRight w:val="0"/>
      <w:marTop w:val="0"/>
      <w:marBottom w:val="0"/>
      <w:divBdr>
        <w:top w:val="none" w:sz="0" w:space="0" w:color="auto"/>
        <w:left w:val="none" w:sz="0" w:space="0" w:color="auto"/>
        <w:bottom w:val="none" w:sz="0" w:space="0" w:color="auto"/>
        <w:right w:val="none" w:sz="0" w:space="0" w:color="auto"/>
      </w:divBdr>
    </w:div>
    <w:div w:id="1005129131">
      <w:bodyDiv w:val="1"/>
      <w:marLeft w:val="0"/>
      <w:marRight w:val="0"/>
      <w:marTop w:val="0"/>
      <w:marBottom w:val="0"/>
      <w:divBdr>
        <w:top w:val="none" w:sz="0" w:space="0" w:color="auto"/>
        <w:left w:val="none" w:sz="0" w:space="0" w:color="auto"/>
        <w:bottom w:val="none" w:sz="0" w:space="0" w:color="auto"/>
        <w:right w:val="none" w:sz="0" w:space="0" w:color="auto"/>
      </w:divBdr>
    </w:div>
    <w:div w:id="1005209980">
      <w:bodyDiv w:val="1"/>
      <w:marLeft w:val="0"/>
      <w:marRight w:val="0"/>
      <w:marTop w:val="0"/>
      <w:marBottom w:val="0"/>
      <w:divBdr>
        <w:top w:val="none" w:sz="0" w:space="0" w:color="auto"/>
        <w:left w:val="none" w:sz="0" w:space="0" w:color="auto"/>
        <w:bottom w:val="none" w:sz="0" w:space="0" w:color="auto"/>
        <w:right w:val="none" w:sz="0" w:space="0" w:color="auto"/>
      </w:divBdr>
    </w:div>
    <w:div w:id="1008631577">
      <w:bodyDiv w:val="1"/>
      <w:marLeft w:val="0"/>
      <w:marRight w:val="0"/>
      <w:marTop w:val="0"/>
      <w:marBottom w:val="0"/>
      <w:divBdr>
        <w:top w:val="none" w:sz="0" w:space="0" w:color="auto"/>
        <w:left w:val="none" w:sz="0" w:space="0" w:color="auto"/>
        <w:bottom w:val="none" w:sz="0" w:space="0" w:color="auto"/>
        <w:right w:val="none" w:sz="0" w:space="0" w:color="auto"/>
      </w:divBdr>
    </w:div>
    <w:div w:id="1009915410">
      <w:bodyDiv w:val="1"/>
      <w:marLeft w:val="0"/>
      <w:marRight w:val="0"/>
      <w:marTop w:val="0"/>
      <w:marBottom w:val="0"/>
      <w:divBdr>
        <w:top w:val="none" w:sz="0" w:space="0" w:color="auto"/>
        <w:left w:val="none" w:sz="0" w:space="0" w:color="auto"/>
        <w:bottom w:val="none" w:sz="0" w:space="0" w:color="auto"/>
        <w:right w:val="none" w:sz="0" w:space="0" w:color="auto"/>
      </w:divBdr>
    </w:div>
    <w:div w:id="1023239589">
      <w:bodyDiv w:val="1"/>
      <w:marLeft w:val="0"/>
      <w:marRight w:val="0"/>
      <w:marTop w:val="0"/>
      <w:marBottom w:val="0"/>
      <w:divBdr>
        <w:top w:val="none" w:sz="0" w:space="0" w:color="auto"/>
        <w:left w:val="none" w:sz="0" w:space="0" w:color="auto"/>
        <w:bottom w:val="none" w:sz="0" w:space="0" w:color="auto"/>
        <w:right w:val="none" w:sz="0" w:space="0" w:color="auto"/>
      </w:divBdr>
    </w:div>
    <w:div w:id="1025861532">
      <w:bodyDiv w:val="1"/>
      <w:marLeft w:val="0"/>
      <w:marRight w:val="0"/>
      <w:marTop w:val="0"/>
      <w:marBottom w:val="0"/>
      <w:divBdr>
        <w:top w:val="none" w:sz="0" w:space="0" w:color="auto"/>
        <w:left w:val="none" w:sz="0" w:space="0" w:color="auto"/>
        <w:bottom w:val="none" w:sz="0" w:space="0" w:color="auto"/>
        <w:right w:val="none" w:sz="0" w:space="0" w:color="auto"/>
      </w:divBdr>
    </w:div>
    <w:div w:id="1035617867">
      <w:bodyDiv w:val="1"/>
      <w:marLeft w:val="0"/>
      <w:marRight w:val="0"/>
      <w:marTop w:val="0"/>
      <w:marBottom w:val="0"/>
      <w:divBdr>
        <w:top w:val="none" w:sz="0" w:space="0" w:color="auto"/>
        <w:left w:val="none" w:sz="0" w:space="0" w:color="auto"/>
        <w:bottom w:val="none" w:sz="0" w:space="0" w:color="auto"/>
        <w:right w:val="none" w:sz="0" w:space="0" w:color="auto"/>
      </w:divBdr>
    </w:div>
    <w:div w:id="1042439959">
      <w:bodyDiv w:val="1"/>
      <w:marLeft w:val="0"/>
      <w:marRight w:val="0"/>
      <w:marTop w:val="0"/>
      <w:marBottom w:val="0"/>
      <w:divBdr>
        <w:top w:val="none" w:sz="0" w:space="0" w:color="auto"/>
        <w:left w:val="none" w:sz="0" w:space="0" w:color="auto"/>
        <w:bottom w:val="none" w:sz="0" w:space="0" w:color="auto"/>
        <w:right w:val="none" w:sz="0" w:space="0" w:color="auto"/>
      </w:divBdr>
    </w:div>
    <w:div w:id="1048991885">
      <w:bodyDiv w:val="1"/>
      <w:marLeft w:val="0"/>
      <w:marRight w:val="0"/>
      <w:marTop w:val="0"/>
      <w:marBottom w:val="0"/>
      <w:divBdr>
        <w:top w:val="none" w:sz="0" w:space="0" w:color="auto"/>
        <w:left w:val="none" w:sz="0" w:space="0" w:color="auto"/>
        <w:bottom w:val="none" w:sz="0" w:space="0" w:color="auto"/>
        <w:right w:val="none" w:sz="0" w:space="0" w:color="auto"/>
      </w:divBdr>
    </w:div>
    <w:div w:id="1049692441">
      <w:bodyDiv w:val="1"/>
      <w:marLeft w:val="0"/>
      <w:marRight w:val="0"/>
      <w:marTop w:val="0"/>
      <w:marBottom w:val="0"/>
      <w:divBdr>
        <w:top w:val="none" w:sz="0" w:space="0" w:color="auto"/>
        <w:left w:val="none" w:sz="0" w:space="0" w:color="auto"/>
        <w:bottom w:val="none" w:sz="0" w:space="0" w:color="auto"/>
        <w:right w:val="none" w:sz="0" w:space="0" w:color="auto"/>
      </w:divBdr>
    </w:div>
    <w:div w:id="1050807542">
      <w:bodyDiv w:val="1"/>
      <w:marLeft w:val="0"/>
      <w:marRight w:val="0"/>
      <w:marTop w:val="0"/>
      <w:marBottom w:val="0"/>
      <w:divBdr>
        <w:top w:val="none" w:sz="0" w:space="0" w:color="auto"/>
        <w:left w:val="none" w:sz="0" w:space="0" w:color="auto"/>
        <w:bottom w:val="none" w:sz="0" w:space="0" w:color="auto"/>
        <w:right w:val="none" w:sz="0" w:space="0" w:color="auto"/>
      </w:divBdr>
    </w:div>
    <w:div w:id="1050808240">
      <w:bodyDiv w:val="1"/>
      <w:marLeft w:val="0"/>
      <w:marRight w:val="0"/>
      <w:marTop w:val="0"/>
      <w:marBottom w:val="0"/>
      <w:divBdr>
        <w:top w:val="none" w:sz="0" w:space="0" w:color="auto"/>
        <w:left w:val="none" w:sz="0" w:space="0" w:color="auto"/>
        <w:bottom w:val="none" w:sz="0" w:space="0" w:color="auto"/>
        <w:right w:val="none" w:sz="0" w:space="0" w:color="auto"/>
      </w:divBdr>
    </w:div>
    <w:div w:id="1054964403">
      <w:bodyDiv w:val="1"/>
      <w:marLeft w:val="0"/>
      <w:marRight w:val="0"/>
      <w:marTop w:val="0"/>
      <w:marBottom w:val="0"/>
      <w:divBdr>
        <w:top w:val="none" w:sz="0" w:space="0" w:color="auto"/>
        <w:left w:val="none" w:sz="0" w:space="0" w:color="auto"/>
        <w:bottom w:val="none" w:sz="0" w:space="0" w:color="auto"/>
        <w:right w:val="none" w:sz="0" w:space="0" w:color="auto"/>
      </w:divBdr>
    </w:div>
    <w:div w:id="1056078976">
      <w:bodyDiv w:val="1"/>
      <w:marLeft w:val="0"/>
      <w:marRight w:val="0"/>
      <w:marTop w:val="0"/>
      <w:marBottom w:val="0"/>
      <w:divBdr>
        <w:top w:val="none" w:sz="0" w:space="0" w:color="auto"/>
        <w:left w:val="none" w:sz="0" w:space="0" w:color="auto"/>
        <w:bottom w:val="none" w:sz="0" w:space="0" w:color="auto"/>
        <w:right w:val="none" w:sz="0" w:space="0" w:color="auto"/>
      </w:divBdr>
    </w:div>
    <w:div w:id="1059132592">
      <w:bodyDiv w:val="1"/>
      <w:marLeft w:val="0"/>
      <w:marRight w:val="0"/>
      <w:marTop w:val="0"/>
      <w:marBottom w:val="0"/>
      <w:divBdr>
        <w:top w:val="none" w:sz="0" w:space="0" w:color="auto"/>
        <w:left w:val="none" w:sz="0" w:space="0" w:color="auto"/>
        <w:bottom w:val="none" w:sz="0" w:space="0" w:color="auto"/>
        <w:right w:val="none" w:sz="0" w:space="0" w:color="auto"/>
      </w:divBdr>
    </w:div>
    <w:div w:id="1070811289">
      <w:bodyDiv w:val="1"/>
      <w:marLeft w:val="0"/>
      <w:marRight w:val="0"/>
      <w:marTop w:val="0"/>
      <w:marBottom w:val="0"/>
      <w:divBdr>
        <w:top w:val="none" w:sz="0" w:space="0" w:color="auto"/>
        <w:left w:val="none" w:sz="0" w:space="0" w:color="auto"/>
        <w:bottom w:val="none" w:sz="0" w:space="0" w:color="auto"/>
        <w:right w:val="none" w:sz="0" w:space="0" w:color="auto"/>
      </w:divBdr>
    </w:div>
    <w:div w:id="1075081247">
      <w:bodyDiv w:val="1"/>
      <w:marLeft w:val="0"/>
      <w:marRight w:val="0"/>
      <w:marTop w:val="0"/>
      <w:marBottom w:val="0"/>
      <w:divBdr>
        <w:top w:val="none" w:sz="0" w:space="0" w:color="auto"/>
        <w:left w:val="none" w:sz="0" w:space="0" w:color="auto"/>
        <w:bottom w:val="none" w:sz="0" w:space="0" w:color="auto"/>
        <w:right w:val="none" w:sz="0" w:space="0" w:color="auto"/>
      </w:divBdr>
    </w:div>
    <w:div w:id="1082680218">
      <w:bodyDiv w:val="1"/>
      <w:marLeft w:val="0"/>
      <w:marRight w:val="0"/>
      <w:marTop w:val="0"/>
      <w:marBottom w:val="0"/>
      <w:divBdr>
        <w:top w:val="none" w:sz="0" w:space="0" w:color="auto"/>
        <w:left w:val="none" w:sz="0" w:space="0" w:color="auto"/>
        <w:bottom w:val="none" w:sz="0" w:space="0" w:color="auto"/>
        <w:right w:val="none" w:sz="0" w:space="0" w:color="auto"/>
      </w:divBdr>
    </w:div>
    <w:div w:id="1089545288">
      <w:bodyDiv w:val="1"/>
      <w:marLeft w:val="0"/>
      <w:marRight w:val="0"/>
      <w:marTop w:val="0"/>
      <w:marBottom w:val="0"/>
      <w:divBdr>
        <w:top w:val="none" w:sz="0" w:space="0" w:color="auto"/>
        <w:left w:val="none" w:sz="0" w:space="0" w:color="auto"/>
        <w:bottom w:val="none" w:sz="0" w:space="0" w:color="auto"/>
        <w:right w:val="none" w:sz="0" w:space="0" w:color="auto"/>
      </w:divBdr>
    </w:div>
    <w:div w:id="1092118038">
      <w:bodyDiv w:val="1"/>
      <w:marLeft w:val="0"/>
      <w:marRight w:val="0"/>
      <w:marTop w:val="0"/>
      <w:marBottom w:val="0"/>
      <w:divBdr>
        <w:top w:val="none" w:sz="0" w:space="0" w:color="auto"/>
        <w:left w:val="none" w:sz="0" w:space="0" w:color="auto"/>
        <w:bottom w:val="none" w:sz="0" w:space="0" w:color="auto"/>
        <w:right w:val="none" w:sz="0" w:space="0" w:color="auto"/>
      </w:divBdr>
    </w:div>
    <w:div w:id="1097015755">
      <w:bodyDiv w:val="1"/>
      <w:marLeft w:val="0"/>
      <w:marRight w:val="0"/>
      <w:marTop w:val="0"/>
      <w:marBottom w:val="0"/>
      <w:divBdr>
        <w:top w:val="none" w:sz="0" w:space="0" w:color="auto"/>
        <w:left w:val="none" w:sz="0" w:space="0" w:color="auto"/>
        <w:bottom w:val="none" w:sz="0" w:space="0" w:color="auto"/>
        <w:right w:val="none" w:sz="0" w:space="0" w:color="auto"/>
      </w:divBdr>
    </w:div>
    <w:div w:id="1101879614">
      <w:bodyDiv w:val="1"/>
      <w:marLeft w:val="0"/>
      <w:marRight w:val="0"/>
      <w:marTop w:val="0"/>
      <w:marBottom w:val="0"/>
      <w:divBdr>
        <w:top w:val="none" w:sz="0" w:space="0" w:color="auto"/>
        <w:left w:val="none" w:sz="0" w:space="0" w:color="auto"/>
        <w:bottom w:val="none" w:sz="0" w:space="0" w:color="auto"/>
        <w:right w:val="none" w:sz="0" w:space="0" w:color="auto"/>
      </w:divBdr>
    </w:div>
    <w:div w:id="1103115544">
      <w:bodyDiv w:val="1"/>
      <w:marLeft w:val="0"/>
      <w:marRight w:val="0"/>
      <w:marTop w:val="0"/>
      <w:marBottom w:val="0"/>
      <w:divBdr>
        <w:top w:val="none" w:sz="0" w:space="0" w:color="auto"/>
        <w:left w:val="none" w:sz="0" w:space="0" w:color="auto"/>
        <w:bottom w:val="none" w:sz="0" w:space="0" w:color="auto"/>
        <w:right w:val="none" w:sz="0" w:space="0" w:color="auto"/>
      </w:divBdr>
    </w:div>
    <w:div w:id="1103645776">
      <w:bodyDiv w:val="1"/>
      <w:marLeft w:val="0"/>
      <w:marRight w:val="0"/>
      <w:marTop w:val="0"/>
      <w:marBottom w:val="0"/>
      <w:divBdr>
        <w:top w:val="none" w:sz="0" w:space="0" w:color="auto"/>
        <w:left w:val="none" w:sz="0" w:space="0" w:color="auto"/>
        <w:bottom w:val="none" w:sz="0" w:space="0" w:color="auto"/>
        <w:right w:val="none" w:sz="0" w:space="0" w:color="auto"/>
      </w:divBdr>
    </w:div>
    <w:div w:id="1104036658">
      <w:bodyDiv w:val="1"/>
      <w:marLeft w:val="0"/>
      <w:marRight w:val="0"/>
      <w:marTop w:val="0"/>
      <w:marBottom w:val="0"/>
      <w:divBdr>
        <w:top w:val="none" w:sz="0" w:space="0" w:color="auto"/>
        <w:left w:val="none" w:sz="0" w:space="0" w:color="auto"/>
        <w:bottom w:val="none" w:sz="0" w:space="0" w:color="auto"/>
        <w:right w:val="none" w:sz="0" w:space="0" w:color="auto"/>
      </w:divBdr>
    </w:div>
    <w:div w:id="1107194786">
      <w:bodyDiv w:val="1"/>
      <w:marLeft w:val="0"/>
      <w:marRight w:val="0"/>
      <w:marTop w:val="0"/>
      <w:marBottom w:val="0"/>
      <w:divBdr>
        <w:top w:val="none" w:sz="0" w:space="0" w:color="auto"/>
        <w:left w:val="none" w:sz="0" w:space="0" w:color="auto"/>
        <w:bottom w:val="none" w:sz="0" w:space="0" w:color="auto"/>
        <w:right w:val="none" w:sz="0" w:space="0" w:color="auto"/>
      </w:divBdr>
    </w:div>
    <w:div w:id="1107777327">
      <w:bodyDiv w:val="1"/>
      <w:marLeft w:val="0"/>
      <w:marRight w:val="0"/>
      <w:marTop w:val="0"/>
      <w:marBottom w:val="0"/>
      <w:divBdr>
        <w:top w:val="none" w:sz="0" w:space="0" w:color="auto"/>
        <w:left w:val="none" w:sz="0" w:space="0" w:color="auto"/>
        <w:bottom w:val="none" w:sz="0" w:space="0" w:color="auto"/>
        <w:right w:val="none" w:sz="0" w:space="0" w:color="auto"/>
      </w:divBdr>
    </w:div>
    <w:div w:id="1111046725">
      <w:bodyDiv w:val="1"/>
      <w:marLeft w:val="0"/>
      <w:marRight w:val="0"/>
      <w:marTop w:val="0"/>
      <w:marBottom w:val="0"/>
      <w:divBdr>
        <w:top w:val="none" w:sz="0" w:space="0" w:color="auto"/>
        <w:left w:val="none" w:sz="0" w:space="0" w:color="auto"/>
        <w:bottom w:val="none" w:sz="0" w:space="0" w:color="auto"/>
        <w:right w:val="none" w:sz="0" w:space="0" w:color="auto"/>
      </w:divBdr>
    </w:div>
    <w:div w:id="1111972945">
      <w:bodyDiv w:val="1"/>
      <w:marLeft w:val="0"/>
      <w:marRight w:val="0"/>
      <w:marTop w:val="0"/>
      <w:marBottom w:val="0"/>
      <w:divBdr>
        <w:top w:val="none" w:sz="0" w:space="0" w:color="auto"/>
        <w:left w:val="none" w:sz="0" w:space="0" w:color="auto"/>
        <w:bottom w:val="none" w:sz="0" w:space="0" w:color="auto"/>
        <w:right w:val="none" w:sz="0" w:space="0" w:color="auto"/>
      </w:divBdr>
    </w:div>
    <w:div w:id="1113282594">
      <w:bodyDiv w:val="1"/>
      <w:marLeft w:val="0"/>
      <w:marRight w:val="0"/>
      <w:marTop w:val="0"/>
      <w:marBottom w:val="0"/>
      <w:divBdr>
        <w:top w:val="none" w:sz="0" w:space="0" w:color="auto"/>
        <w:left w:val="none" w:sz="0" w:space="0" w:color="auto"/>
        <w:bottom w:val="none" w:sz="0" w:space="0" w:color="auto"/>
        <w:right w:val="none" w:sz="0" w:space="0" w:color="auto"/>
      </w:divBdr>
    </w:div>
    <w:div w:id="1115637883">
      <w:bodyDiv w:val="1"/>
      <w:marLeft w:val="0"/>
      <w:marRight w:val="0"/>
      <w:marTop w:val="0"/>
      <w:marBottom w:val="0"/>
      <w:divBdr>
        <w:top w:val="none" w:sz="0" w:space="0" w:color="auto"/>
        <w:left w:val="none" w:sz="0" w:space="0" w:color="auto"/>
        <w:bottom w:val="none" w:sz="0" w:space="0" w:color="auto"/>
        <w:right w:val="none" w:sz="0" w:space="0" w:color="auto"/>
      </w:divBdr>
    </w:div>
    <w:div w:id="1117330532">
      <w:bodyDiv w:val="1"/>
      <w:marLeft w:val="0"/>
      <w:marRight w:val="0"/>
      <w:marTop w:val="0"/>
      <w:marBottom w:val="0"/>
      <w:divBdr>
        <w:top w:val="none" w:sz="0" w:space="0" w:color="auto"/>
        <w:left w:val="none" w:sz="0" w:space="0" w:color="auto"/>
        <w:bottom w:val="none" w:sz="0" w:space="0" w:color="auto"/>
        <w:right w:val="none" w:sz="0" w:space="0" w:color="auto"/>
      </w:divBdr>
    </w:div>
    <w:div w:id="1125930178">
      <w:bodyDiv w:val="1"/>
      <w:marLeft w:val="0"/>
      <w:marRight w:val="0"/>
      <w:marTop w:val="0"/>
      <w:marBottom w:val="0"/>
      <w:divBdr>
        <w:top w:val="none" w:sz="0" w:space="0" w:color="auto"/>
        <w:left w:val="none" w:sz="0" w:space="0" w:color="auto"/>
        <w:bottom w:val="none" w:sz="0" w:space="0" w:color="auto"/>
        <w:right w:val="none" w:sz="0" w:space="0" w:color="auto"/>
      </w:divBdr>
    </w:div>
    <w:div w:id="1127240886">
      <w:bodyDiv w:val="1"/>
      <w:marLeft w:val="0"/>
      <w:marRight w:val="0"/>
      <w:marTop w:val="0"/>
      <w:marBottom w:val="0"/>
      <w:divBdr>
        <w:top w:val="none" w:sz="0" w:space="0" w:color="auto"/>
        <w:left w:val="none" w:sz="0" w:space="0" w:color="auto"/>
        <w:bottom w:val="none" w:sz="0" w:space="0" w:color="auto"/>
        <w:right w:val="none" w:sz="0" w:space="0" w:color="auto"/>
      </w:divBdr>
    </w:div>
    <w:div w:id="1127550822">
      <w:bodyDiv w:val="1"/>
      <w:marLeft w:val="0"/>
      <w:marRight w:val="0"/>
      <w:marTop w:val="0"/>
      <w:marBottom w:val="0"/>
      <w:divBdr>
        <w:top w:val="none" w:sz="0" w:space="0" w:color="auto"/>
        <w:left w:val="none" w:sz="0" w:space="0" w:color="auto"/>
        <w:bottom w:val="none" w:sz="0" w:space="0" w:color="auto"/>
        <w:right w:val="none" w:sz="0" w:space="0" w:color="auto"/>
      </w:divBdr>
    </w:div>
    <w:div w:id="1127894019">
      <w:bodyDiv w:val="1"/>
      <w:marLeft w:val="0"/>
      <w:marRight w:val="0"/>
      <w:marTop w:val="0"/>
      <w:marBottom w:val="0"/>
      <w:divBdr>
        <w:top w:val="none" w:sz="0" w:space="0" w:color="auto"/>
        <w:left w:val="none" w:sz="0" w:space="0" w:color="auto"/>
        <w:bottom w:val="none" w:sz="0" w:space="0" w:color="auto"/>
        <w:right w:val="none" w:sz="0" w:space="0" w:color="auto"/>
      </w:divBdr>
    </w:div>
    <w:div w:id="1129202197">
      <w:bodyDiv w:val="1"/>
      <w:marLeft w:val="0"/>
      <w:marRight w:val="0"/>
      <w:marTop w:val="0"/>
      <w:marBottom w:val="0"/>
      <w:divBdr>
        <w:top w:val="none" w:sz="0" w:space="0" w:color="auto"/>
        <w:left w:val="none" w:sz="0" w:space="0" w:color="auto"/>
        <w:bottom w:val="none" w:sz="0" w:space="0" w:color="auto"/>
        <w:right w:val="none" w:sz="0" w:space="0" w:color="auto"/>
      </w:divBdr>
    </w:div>
    <w:div w:id="1131244576">
      <w:bodyDiv w:val="1"/>
      <w:marLeft w:val="0"/>
      <w:marRight w:val="0"/>
      <w:marTop w:val="0"/>
      <w:marBottom w:val="0"/>
      <w:divBdr>
        <w:top w:val="none" w:sz="0" w:space="0" w:color="auto"/>
        <w:left w:val="none" w:sz="0" w:space="0" w:color="auto"/>
        <w:bottom w:val="none" w:sz="0" w:space="0" w:color="auto"/>
        <w:right w:val="none" w:sz="0" w:space="0" w:color="auto"/>
      </w:divBdr>
    </w:div>
    <w:div w:id="1132559034">
      <w:bodyDiv w:val="1"/>
      <w:marLeft w:val="0"/>
      <w:marRight w:val="0"/>
      <w:marTop w:val="0"/>
      <w:marBottom w:val="0"/>
      <w:divBdr>
        <w:top w:val="none" w:sz="0" w:space="0" w:color="auto"/>
        <w:left w:val="none" w:sz="0" w:space="0" w:color="auto"/>
        <w:bottom w:val="none" w:sz="0" w:space="0" w:color="auto"/>
        <w:right w:val="none" w:sz="0" w:space="0" w:color="auto"/>
      </w:divBdr>
    </w:div>
    <w:div w:id="1135412585">
      <w:bodyDiv w:val="1"/>
      <w:marLeft w:val="0"/>
      <w:marRight w:val="0"/>
      <w:marTop w:val="0"/>
      <w:marBottom w:val="0"/>
      <w:divBdr>
        <w:top w:val="none" w:sz="0" w:space="0" w:color="auto"/>
        <w:left w:val="none" w:sz="0" w:space="0" w:color="auto"/>
        <w:bottom w:val="none" w:sz="0" w:space="0" w:color="auto"/>
        <w:right w:val="none" w:sz="0" w:space="0" w:color="auto"/>
      </w:divBdr>
    </w:div>
    <w:div w:id="1144354409">
      <w:bodyDiv w:val="1"/>
      <w:marLeft w:val="0"/>
      <w:marRight w:val="0"/>
      <w:marTop w:val="0"/>
      <w:marBottom w:val="0"/>
      <w:divBdr>
        <w:top w:val="none" w:sz="0" w:space="0" w:color="auto"/>
        <w:left w:val="none" w:sz="0" w:space="0" w:color="auto"/>
        <w:bottom w:val="none" w:sz="0" w:space="0" w:color="auto"/>
        <w:right w:val="none" w:sz="0" w:space="0" w:color="auto"/>
      </w:divBdr>
    </w:div>
    <w:div w:id="1145469214">
      <w:bodyDiv w:val="1"/>
      <w:marLeft w:val="0"/>
      <w:marRight w:val="0"/>
      <w:marTop w:val="0"/>
      <w:marBottom w:val="0"/>
      <w:divBdr>
        <w:top w:val="none" w:sz="0" w:space="0" w:color="auto"/>
        <w:left w:val="none" w:sz="0" w:space="0" w:color="auto"/>
        <w:bottom w:val="none" w:sz="0" w:space="0" w:color="auto"/>
        <w:right w:val="none" w:sz="0" w:space="0" w:color="auto"/>
      </w:divBdr>
    </w:div>
    <w:div w:id="1145779914">
      <w:bodyDiv w:val="1"/>
      <w:marLeft w:val="0"/>
      <w:marRight w:val="0"/>
      <w:marTop w:val="0"/>
      <w:marBottom w:val="0"/>
      <w:divBdr>
        <w:top w:val="none" w:sz="0" w:space="0" w:color="auto"/>
        <w:left w:val="none" w:sz="0" w:space="0" w:color="auto"/>
        <w:bottom w:val="none" w:sz="0" w:space="0" w:color="auto"/>
        <w:right w:val="none" w:sz="0" w:space="0" w:color="auto"/>
      </w:divBdr>
    </w:div>
    <w:div w:id="1146360012">
      <w:bodyDiv w:val="1"/>
      <w:marLeft w:val="0"/>
      <w:marRight w:val="0"/>
      <w:marTop w:val="0"/>
      <w:marBottom w:val="0"/>
      <w:divBdr>
        <w:top w:val="none" w:sz="0" w:space="0" w:color="auto"/>
        <w:left w:val="none" w:sz="0" w:space="0" w:color="auto"/>
        <w:bottom w:val="none" w:sz="0" w:space="0" w:color="auto"/>
        <w:right w:val="none" w:sz="0" w:space="0" w:color="auto"/>
      </w:divBdr>
    </w:div>
    <w:div w:id="1148473461">
      <w:bodyDiv w:val="1"/>
      <w:marLeft w:val="0"/>
      <w:marRight w:val="0"/>
      <w:marTop w:val="0"/>
      <w:marBottom w:val="0"/>
      <w:divBdr>
        <w:top w:val="none" w:sz="0" w:space="0" w:color="auto"/>
        <w:left w:val="none" w:sz="0" w:space="0" w:color="auto"/>
        <w:bottom w:val="none" w:sz="0" w:space="0" w:color="auto"/>
        <w:right w:val="none" w:sz="0" w:space="0" w:color="auto"/>
      </w:divBdr>
    </w:div>
    <w:div w:id="1158228689">
      <w:bodyDiv w:val="1"/>
      <w:marLeft w:val="0"/>
      <w:marRight w:val="0"/>
      <w:marTop w:val="0"/>
      <w:marBottom w:val="0"/>
      <w:divBdr>
        <w:top w:val="none" w:sz="0" w:space="0" w:color="auto"/>
        <w:left w:val="none" w:sz="0" w:space="0" w:color="auto"/>
        <w:bottom w:val="none" w:sz="0" w:space="0" w:color="auto"/>
        <w:right w:val="none" w:sz="0" w:space="0" w:color="auto"/>
      </w:divBdr>
    </w:div>
    <w:div w:id="1162038059">
      <w:bodyDiv w:val="1"/>
      <w:marLeft w:val="0"/>
      <w:marRight w:val="0"/>
      <w:marTop w:val="0"/>
      <w:marBottom w:val="0"/>
      <w:divBdr>
        <w:top w:val="none" w:sz="0" w:space="0" w:color="auto"/>
        <w:left w:val="none" w:sz="0" w:space="0" w:color="auto"/>
        <w:bottom w:val="none" w:sz="0" w:space="0" w:color="auto"/>
        <w:right w:val="none" w:sz="0" w:space="0" w:color="auto"/>
      </w:divBdr>
    </w:div>
    <w:div w:id="1163551153">
      <w:bodyDiv w:val="1"/>
      <w:marLeft w:val="0"/>
      <w:marRight w:val="0"/>
      <w:marTop w:val="0"/>
      <w:marBottom w:val="0"/>
      <w:divBdr>
        <w:top w:val="none" w:sz="0" w:space="0" w:color="auto"/>
        <w:left w:val="none" w:sz="0" w:space="0" w:color="auto"/>
        <w:bottom w:val="none" w:sz="0" w:space="0" w:color="auto"/>
        <w:right w:val="none" w:sz="0" w:space="0" w:color="auto"/>
      </w:divBdr>
    </w:div>
    <w:div w:id="1180967658">
      <w:bodyDiv w:val="1"/>
      <w:marLeft w:val="0"/>
      <w:marRight w:val="0"/>
      <w:marTop w:val="0"/>
      <w:marBottom w:val="0"/>
      <w:divBdr>
        <w:top w:val="none" w:sz="0" w:space="0" w:color="auto"/>
        <w:left w:val="none" w:sz="0" w:space="0" w:color="auto"/>
        <w:bottom w:val="none" w:sz="0" w:space="0" w:color="auto"/>
        <w:right w:val="none" w:sz="0" w:space="0" w:color="auto"/>
      </w:divBdr>
    </w:div>
    <w:div w:id="1186673227">
      <w:bodyDiv w:val="1"/>
      <w:marLeft w:val="0"/>
      <w:marRight w:val="0"/>
      <w:marTop w:val="0"/>
      <w:marBottom w:val="0"/>
      <w:divBdr>
        <w:top w:val="none" w:sz="0" w:space="0" w:color="auto"/>
        <w:left w:val="none" w:sz="0" w:space="0" w:color="auto"/>
        <w:bottom w:val="none" w:sz="0" w:space="0" w:color="auto"/>
        <w:right w:val="none" w:sz="0" w:space="0" w:color="auto"/>
      </w:divBdr>
    </w:div>
    <w:div w:id="1186868498">
      <w:bodyDiv w:val="1"/>
      <w:marLeft w:val="0"/>
      <w:marRight w:val="0"/>
      <w:marTop w:val="0"/>
      <w:marBottom w:val="0"/>
      <w:divBdr>
        <w:top w:val="none" w:sz="0" w:space="0" w:color="auto"/>
        <w:left w:val="none" w:sz="0" w:space="0" w:color="auto"/>
        <w:bottom w:val="none" w:sz="0" w:space="0" w:color="auto"/>
        <w:right w:val="none" w:sz="0" w:space="0" w:color="auto"/>
      </w:divBdr>
    </w:div>
    <w:div w:id="1194465107">
      <w:bodyDiv w:val="1"/>
      <w:marLeft w:val="0"/>
      <w:marRight w:val="0"/>
      <w:marTop w:val="0"/>
      <w:marBottom w:val="0"/>
      <w:divBdr>
        <w:top w:val="none" w:sz="0" w:space="0" w:color="auto"/>
        <w:left w:val="none" w:sz="0" w:space="0" w:color="auto"/>
        <w:bottom w:val="none" w:sz="0" w:space="0" w:color="auto"/>
        <w:right w:val="none" w:sz="0" w:space="0" w:color="auto"/>
      </w:divBdr>
    </w:div>
    <w:div w:id="1203010505">
      <w:bodyDiv w:val="1"/>
      <w:marLeft w:val="0"/>
      <w:marRight w:val="0"/>
      <w:marTop w:val="0"/>
      <w:marBottom w:val="0"/>
      <w:divBdr>
        <w:top w:val="none" w:sz="0" w:space="0" w:color="auto"/>
        <w:left w:val="none" w:sz="0" w:space="0" w:color="auto"/>
        <w:bottom w:val="none" w:sz="0" w:space="0" w:color="auto"/>
        <w:right w:val="none" w:sz="0" w:space="0" w:color="auto"/>
      </w:divBdr>
    </w:div>
    <w:div w:id="1205944556">
      <w:bodyDiv w:val="1"/>
      <w:marLeft w:val="0"/>
      <w:marRight w:val="0"/>
      <w:marTop w:val="0"/>
      <w:marBottom w:val="0"/>
      <w:divBdr>
        <w:top w:val="none" w:sz="0" w:space="0" w:color="auto"/>
        <w:left w:val="none" w:sz="0" w:space="0" w:color="auto"/>
        <w:bottom w:val="none" w:sz="0" w:space="0" w:color="auto"/>
        <w:right w:val="none" w:sz="0" w:space="0" w:color="auto"/>
      </w:divBdr>
    </w:div>
    <w:div w:id="1206017641">
      <w:bodyDiv w:val="1"/>
      <w:marLeft w:val="0"/>
      <w:marRight w:val="0"/>
      <w:marTop w:val="0"/>
      <w:marBottom w:val="0"/>
      <w:divBdr>
        <w:top w:val="none" w:sz="0" w:space="0" w:color="auto"/>
        <w:left w:val="none" w:sz="0" w:space="0" w:color="auto"/>
        <w:bottom w:val="none" w:sz="0" w:space="0" w:color="auto"/>
        <w:right w:val="none" w:sz="0" w:space="0" w:color="auto"/>
      </w:divBdr>
    </w:div>
    <w:div w:id="1206522738">
      <w:bodyDiv w:val="1"/>
      <w:marLeft w:val="0"/>
      <w:marRight w:val="0"/>
      <w:marTop w:val="0"/>
      <w:marBottom w:val="0"/>
      <w:divBdr>
        <w:top w:val="none" w:sz="0" w:space="0" w:color="auto"/>
        <w:left w:val="none" w:sz="0" w:space="0" w:color="auto"/>
        <w:bottom w:val="none" w:sz="0" w:space="0" w:color="auto"/>
        <w:right w:val="none" w:sz="0" w:space="0" w:color="auto"/>
      </w:divBdr>
    </w:div>
    <w:div w:id="1210260596">
      <w:bodyDiv w:val="1"/>
      <w:marLeft w:val="0"/>
      <w:marRight w:val="0"/>
      <w:marTop w:val="0"/>
      <w:marBottom w:val="0"/>
      <w:divBdr>
        <w:top w:val="none" w:sz="0" w:space="0" w:color="auto"/>
        <w:left w:val="none" w:sz="0" w:space="0" w:color="auto"/>
        <w:bottom w:val="none" w:sz="0" w:space="0" w:color="auto"/>
        <w:right w:val="none" w:sz="0" w:space="0" w:color="auto"/>
      </w:divBdr>
    </w:div>
    <w:div w:id="1213469663">
      <w:bodyDiv w:val="1"/>
      <w:marLeft w:val="0"/>
      <w:marRight w:val="0"/>
      <w:marTop w:val="0"/>
      <w:marBottom w:val="0"/>
      <w:divBdr>
        <w:top w:val="none" w:sz="0" w:space="0" w:color="auto"/>
        <w:left w:val="none" w:sz="0" w:space="0" w:color="auto"/>
        <w:bottom w:val="none" w:sz="0" w:space="0" w:color="auto"/>
        <w:right w:val="none" w:sz="0" w:space="0" w:color="auto"/>
      </w:divBdr>
    </w:div>
    <w:div w:id="1213612318">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20633384">
      <w:bodyDiv w:val="1"/>
      <w:marLeft w:val="0"/>
      <w:marRight w:val="0"/>
      <w:marTop w:val="0"/>
      <w:marBottom w:val="0"/>
      <w:divBdr>
        <w:top w:val="none" w:sz="0" w:space="0" w:color="auto"/>
        <w:left w:val="none" w:sz="0" w:space="0" w:color="auto"/>
        <w:bottom w:val="none" w:sz="0" w:space="0" w:color="auto"/>
        <w:right w:val="none" w:sz="0" w:space="0" w:color="auto"/>
      </w:divBdr>
    </w:div>
    <w:div w:id="1222135683">
      <w:bodyDiv w:val="1"/>
      <w:marLeft w:val="0"/>
      <w:marRight w:val="0"/>
      <w:marTop w:val="0"/>
      <w:marBottom w:val="0"/>
      <w:divBdr>
        <w:top w:val="none" w:sz="0" w:space="0" w:color="auto"/>
        <w:left w:val="none" w:sz="0" w:space="0" w:color="auto"/>
        <w:bottom w:val="none" w:sz="0" w:space="0" w:color="auto"/>
        <w:right w:val="none" w:sz="0" w:space="0" w:color="auto"/>
      </w:divBdr>
    </w:div>
    <w:div w:id="1222137236">
      <w:bodyDiv w:val="1"/>
      <w:marLeft w:val="0"/>
      <w:marRight w:val="0"/>
      <w:marTop w:val="0"/>
      <w:marBottom w:val="0"/>
      <w:divBdr>
        <w:top w:val="none" w:sz="0" w:space="0" w:color="auto"/>
        <w:left w:val="none" w:sz="0" w:space="0" w:color="auto"/>
        <w:bottom w:val="none" w:sz="0" w:space="0" w:color="auto"/>
        <w:right w:val="none" w:sz="0" w:space="0" w:color="auto"/>
      </w:divBdr>
    </w:div>
    <w:div w:id="1223756147">
      <w:bodyDiv w:val="1"/>
      <w:marLeft w:val="0"/>
      <w:marRight w:val="0"/>
      <w:marTop w:val="0"/>
      <w:marBottom w:val="0"/>
      <w:divBdr>
        <w:top w:val="none" w:sz="0" w:space="0" w:color="auto"/>
        <w:left w:val="none" w:sz="0" w:space="0" w:color="auto"/>
        <w:bottom w:val="none" w:sz="0" w:space="0" w:color="auto"/>
        <w:right w:val="none" w:sz="0" w:space="0" w:color="auto"/>
      </w:divBdr>
    </w:div>
    <w:div w:id="1224634970">
      <w:bodyDiv w:val="1"/>
      <w:marLeft w:val="0"/>
      <w:marRight w:val="0"/>
      <w:marTop w:val="0"/>
      <w:marBottom w:val="0"/>
      <w:divBdr>
        <w:top w:val="none" w:sz="0" w:space="0" w:color="auto"/>
        <w:left w:val="none" w:sz="0" w:space="0" w:color="auto"/>
        <w:bottom w:val="none" w:sz="0" w:space="0" w:color="auto"/>
        <w:right w:val="none" w:sz="0" w:space="0" w:color="auto"/>
      </w:divBdr>
    </w:div>
    <w:div w:id="122679954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201048">
      <w:bodyDiv w:val="1"/>
      <w:marLeft w:val="0"/>
      <w:marRight w:val="0"/>
      <w:marTop w:val="0"/>
      <w:marBottom w:val="0"/>
      <w:divBdr>
        <w:top w:val="none" w:sz="0" w:space="0" w:color="auto"/>
        <w:left w:val="none" w:sz="0" w:space="0" w:color="auto"/>
        <w:bottom w:val="none" w:sz="0" w:space="0" w:color="auto"/>
        <w:right w:val="none" w:sz="0" w:space="0" w:color="auto"/>
      </w:divBdr>
    </w:div>
    <w:div w:id="1244223919">
      <w:bodyDiv w:val="1"/>
      <w:marLeft w:val="0"/>
      <w:marRight w:val="0"/>
      <w:marTop w:val="0"/>
      <w:marBottom w:val="0"/>
      <w:divBdr>
        <w:top w:val="none" w:sz="0" w:space="0" w:color="auto"/>
        <w:left w:val="none" w:sz="0" w:space="0" w:color="auto"/>
        <w:bottom w:val="none" w:sz="0" w:space="0" w:color="auto"/>
        <w:right w:val="none" w:sz="0" w:space="0" w:color="auto"/>
      </w:divBdr>
    </w:div>
    <w:div w:id="1246181946">
      <w:bodyDiv w:val="1"/>
      <w:marLeft w:val="0"/>
      <w:marRight w:val="0"/>
      <w:marTop w:val="0"/>
      <w:marBottom w:val="0"/>
      <w:divBdr>
        <w:top w:val="none" w:sz="0" w:space="0" w:color="auto"/>
        <w:left w:val="none" w:sz="0" w:space="0" w:color="auto"/>
        <w:bottom w:val="none" w:sz="0" w:space="0" w:color="auto"/>
        <w:right w:val="none" w:sz="0" w:space="0" w:color="auto"/>
      </w:divBdr>
    </w:div>
    <w:div w:id="1249459725">
      <w:bodyDiv w:val="1"/>
      <w:marLeft w:val="0"/>
      <w:marRight w:val="0"/>
      <w:marTop w:val="0"/>
      <w:marBottom w:val="0"/>
      <w:divBdr>
        <w:top w:val="none" w:sz="0" w:space="0" w:color="auto"/>
        <w:left w:val="none" w:sz="0" w:space="0" w:color="auto"/>
        <w:bottom w:val="none" w:sz="0" w:space="0" w:color="auto"/>
        <w:right w:val="none" w:sz="0" w:space="0" w:color="auto"/>
      </w:divBdr>
    </w:div>
    <w:div w:id="1253274219">
      <w:bodyDiv w:val="1"/>
      <w:marLeft w:val="0"/>
      <w:marRight w:val="0"/>
      <w:marTop w:val="0"/>
      <w:marBottom w:val="0"/>
      <w:divBdr>
        <w:top w:val="none" w:sz="0" w:space="0" w:color="auto"/>
        <w:left w:val="none" w:sz="0" w:space="0" w:color="auto"/>
        <w:bottom w:val="none" w:sz="0" w:space="0" w:color="auto"/>
        <w:right w:val="none" w:sz="0" w:space="0" w:color="auto"/>
      </w:divBdr>
    </w:div>
    <w:div w:id="1255438787">
      <w:bodyDiv w:val="1"/>
      <w:marLeft w:val="0"/>
      <w:marRight w:val="0"/>
      <w:marTop w:val="0"/>
      <w:marBottom w:val="0"/>
      <w:divBdr>
        <w:top w:val="none" w:sz="0" w:space="0" w:color="auto"/>
        <w:left w:val="none" w:sz="0" w:space="0" w:color="auto"/>
        <w:bottom w:val="none" w:sz="0" w:space="0" w:color="auto"/>
        <w:right w:val="none" w:sz="0" w:space="0" w:color="auto"/>
      </w:divBdr>
    </w:div>
    <w:div w:id="1257599023">
      <w:bodyDiv w:val="1"/>
      <w:marLeft w:val="0"/>
      <w:marRight w:val="0"/>
      <w:marTop w:val="0"/>
      <w:marBottom w:val="0"/>
      <w:divBdr>
        <w:top w:val="none" w:sz="0" w:space="0" w:color="auto"/>
        <w:left w:val="none" w:sz="0" w:space="0" w:color="auto"/>
        <w:bottom w:val="none" w:sz="0" w:space="0" w:color="auto"/>
        <w:right w:val="none" w:sz="0" w:space="0" w:color="auto"/>
      </w:divBdr>
    </w:div>
    <w:div w:id="1258515220">
      <w:bodyDiv w:val="1"/>
      <w:marLeft w:val="0"/>
      <w:marRight w:val="0"/>
      <w:marTop w:val="0"/>
      <w:marBottom w:val="0"/>
      <w:divBdr>
        <w:top w:val="none" w:sz="0" w:space="0" w:color="auto"/>
        <w:left w:val="none" w:sz="0" w:space="0" w:color="auto"/>
        <w:bottom w:val="none" w:sz="0" w:space="0" w:color="auto"/>
        <w:right w:val="none" w:sz="0" w:space="0" w:color="auto"/>
      </w:divBdr>
    </w:div>
    <w:div w:id="1259480119">
      <w:bodyDiv w:val="1"/>
      <w:marLeft w:val="0"/>
      <w:marRight w:val="0"/>
      <w:marTop w:val="0"/>
      <w:marBottom w:val="0"/>
      <w:divBdr>
        <w:top w:val="none" w:sz="0" w:space="0" w:color="auto"/>
        <w:left w:val="none" w:sz="0" w:space="0" w:color="auto"/>
        <w:bottom w:val="none" w:sz="0" w:space="0" w:color="auto"/>
        <w:right w:val="none" w:sz="0" w:space="0" w:color="auto"/>
      </w:divBdr>
    </w:div>
    <w:div w:id="1261522926">
      <w:bodyDiv w:val="1"/>
      <w:marLeft w:val="0"/>
      <w:marRight w:val="0"/>
      <w:marTop w:val="0"/>
      <w:marBottom w:val="0"/>
      <w:divBdr>
        <w:top w:val="none" w:sz="0" w:space="0" w:color="auto"/>
        <w:left w:val="none" w:sz="0" w:space="0" w:color="auto"/>
        <w:bottom w:val="none" w:sz="0" w:space="0" w:color="auto"/>
        <w:right w:val="none" w:sz="0" w:space="0" w:color="auto"/>
      </w:divBdr>
    </w:div>
    <w:div w:id="1265458891">
      <w:bodyDiv w:val="1"/>
      <w:marLeft w:val="0"/>
      <w:marRight w:val="0"/>
      <w:marTop w:val="0"/>
      <w:marBottom w:val="0"/>
      <w:divBdr>
        <w:top w:val="none" w:sz="0" w:space="0" w:color="auto"/>
        <w:left w:val="none" w:sz="0" w:space="0" w:color="auto"/>
        <w:bottom w:val="none" w:sz="0" w:space="0" w:color="auto"/>
        <w:right w:val="none" w:sz="0" w:space="0" w:color="auto"/>
      </w:divBdr>
    </w:div>
    <w:div w:id="1268151846">
      <w:bodyDiv w:val="1"/>
      <w:marLeft w:val="0"/>
      <w:marRight w:val="0"/>
      <w:marTop w:val="0"/>
      <w:marBottom w:val="0"/>
      <w:divBdr>
        <w:top w:val="none" w:sz="0" w:space="0" w:color="auto"/>
        <w:left w:val="none" w:sz="0" w:space="0" w:color="auto"/>
        <w:bottom w:val="none" w:sz="0" w:space="0" w:color="auto"/>
        <w:right w:val="none" w:sz="0" w:space="0" w:color="auto"/>
      </w:divBdr>
    </w:div>
    <w:div w:id="1269659599">
      <w:bodyDiv w:val="1"/>
      <w:marLeft w:val="0"/>
      <w:marRight w:val="0"/>
      <w:marTop w:val="0"/>
      <w:marBottom w:val="0"/>
      <w:divBdr>
        <w:top w:val="none" w:sz="0" w:space="0" w:color="auto"/>
        <w:left w:val="none" w:sz="0" w:space="0" w:color="auto"/>
        <w:bottom w:val="none" w:sz="0" w:space="0" w:color="auto"/>
        <w:right w:val="none" w:sz="0" w:space="0" w:color="auto"/>
      </w:divBdr>
    </w:div>
    <w:div w:id="1272396010">
      <w:bodyDiv w:val="1"/>
      <w:marLeft w:val="0"/>
      <w:marRight w:val="0"/>
      <w:marTop w:val="0"/>
      <w:marBottom w:val="0"/>
      <w:divBdr>
        <w:top w:val="none" w:sz="0" w:space="0" w:color="auto"/>
        <w:left w:val="none" w:sz="0" w:space="0" w:color="auto"/>
        <w:bottom w:val="none" w:sz="0" w:space="0" w:color="auto"/>
        <w:right w:val="none" w:sz="0" w:space="0" w:color="auto"/>
      </w:divBdr>
    </w:div>
    <w:div w:id="1277906420">
      <w:bodyDiv w:val="1"/>
      <w:marLeft w:val="0"/>
      <w:marRight w:val="0"/>
      <w:marTop w:val="0"/>
      <w:marBottom w:val="0"/>
      <w:divBdr>
        <w:top w:val="none" w:sz="0" w:space="0" w:color="auto"/>
        <w:left w:val="none" w:sz="0" w:space="0" w:color="auto"/>
        <w:bottom w:val="none" w:sz="0" w:space="0" w:color="auto"/>
        <w:right w:val="none" w:sz="0" w:space="0" w:color="auto"/>
      </w:divBdr>
    </w:div>
    <w:div w:id="1282685724">
      <w:bodyDiv w:val="1"/>
      <w:marLeft w:val="0"/>
      <w:marRight w:val="0"/>
      <w:marTop w:val="0"/>
      <w:marBottom w:val="0"/>
      <w:divBdr>
        <w:top w:val="none" w:sz="0" w:space="0" w:color="auto"/>
        <w:left w:val="none" w:sz="0" w:space="0" w:color="auto"/>
        <w:bottom w:val="none" w:sz="0" w:space="0" w:color="auto"/>
        <w:right w:val="none" w:sz="0" w:space="0" w:color="auto"/>
      </w:divBdr>
    </w:div>
    <w:div w:id="1282961243">
      <w:bodyDiv w:val="1"/>
      <w:marLeft w:val="0"/>
      <w:marRight w:val="0"/>
      <w:marTop w:val="0"/>
      <w:marBottom w:val="0"/>
      <w:divBdr>
        <w:top w:val="none" w:sz="0" w:space="0" w:color="auto"/>
        <w:left w:val="none" w:sz="0" w:space="0" w:color="auto"/>
        <w:bottom w:val="none" w:sz="0" w:space="0" w:color="auto"/>
        <w:right w:val="none" w:sz="0" w:space="0" w:color="auto"/>
      </w:divBdr>
    </w:div>
    <w:div w:id="1283875803">
      <w:bodyDiv w:val="1"/>
      <w:marLeft w:val="0"/>
      <w:marRight w:val="0"/>
      <w:marTop w:val="0"/>
      <w:marBottom w:val="0"/>
      <w:divBdr>
        <w:top w:val="none" w:sz="0" w:space="0" w:color="auto"/>
        <w:left w:val="none" w:sz="0" w:space="0" w:color="auto"/>
        <w:bottom w:val="none" w:sz="0" w:space="0" w:color="auto"/>
        <w:right w:val="none" w:sz="0" w:space="0" w:color="auto"/>
      </w:divBdr>
    </w:div>
    <w:div w:id="1289318296">
      <w:bodyDiv w:val="1"/>
      <w:marLeft w:val="0"/>
      <w:marRight w:val="0"/>
      <w:marTop w:val="0"/>
      <w:marBottom w:val="0"/>
      <w:divBdr>
        <w:top w:val="none" w:sz="0" w:space="0" w:color="auto"/>
        <w:left w:val="none" w:sz="0" w:space="0" w:color="auto"/>
        <w:bottom w:val="none" w:sz="0" w:space="0" w:color="auto"/>
        <w:right w:val="none" w:sz="0" w:space="0" w:color="auto"/>
      </w:divBdr>
    </w:div>
    <w:div w:id="1293361461">
      <w:bodyDiv w:val="1"/>
      <w:marLeft w:val="0"/>
      <w:marRight w:val="0"/>
      <w:marTop w:val="0"/>
      <w:marBottom w:val="0"/>
      <w:divBdr>
        <w:top w:val="none" w:sz="0" w:space="0" w:color="auto"/>
        <w:left w:val="none" w:sz="0" w:space="0" w:color="auto"/>
        <w:bottom w:val="none" w:sz="0" w:space="0" w:color="auto"/>
        <w:right w:val="none" w:sz="0" w:space="0" w:color="auto"/>
      </w:divBdr>
    </w:div>
    <w:div w:id="1299333698">
      <w:bodyDiv w:val="1"/>
      <w:marLeft w:val="0"/>
      <w:marRight w:val="0"/>
      <w:marTop w:val="0"/>
      <w:marBottom w:val="0"/>
      <w:divBdr>
        <w:top w:val="none" w:sz="0" w:space="0" w:color="auto"/>
        <w:left w:val="none" w:sz="0" w:space="0" w:color="auto"/>
        <w:bottom w:val="none" w:sz="0" w:space="0" w:color="auto"/>
        <w:right w:val="none" w:sz="0" w:space="0" w:color="auto"/>
      </w:divBdr>
    </w:div>
    <w:div w:id="1300959679">
      <w:bodyDiv w:val="1"/>
      <w:marLeft w:val="0"/>
      <w:marRight w:val="0"/>
      <w:marTop w:val="0"/>
      <w:marBottom w:val="0"/>
      <w:divBdr>
        <w:top w:val="none" w:sz="0" w:space="0" w:color="auto"/>
        <w:left w:val="none" w:sz="0" w:space="0" w:color="auto"/>
        <w:bottom w:val="none" w:sz="0" w:space="0" w:color="auto"/>
        <w:right w:val="none" w:sz="0" w:space="0" w:color="auto"/>
      </w:divBdr>
    </w:div>
    <w:div w:id="1302079053">
      <w:bodyDiv w:val="1"/>
      <w:marLeft w:val="0"/>
      <w:marRight w:val="0"/>
      <w:marTop w:val="0"/>
      <w:marBottom w:val="0"/>
      <w:divBdr>
        <w:top w:val="none" w:sz="0" w:space="0" w:color="auto"/>
        <w:left w:val="none" w:sz="0" w:space="0" w:color="auto"/>
        <w:bottom w:val="none" w:sz="0" w:space="0" w:color="auto"/>
        <w:right w:val="none" w:sz="0" w:space="0" w:color="auto"/>
      </w:divBdr>
    </w:div>
    <w:div w:id="1303389726">
      <w:bodyDiv w:val="1"/>
      <w:marLeft w:val="0"/>
      <w:marRight w:val="0"/>
      <w:marTop w:val="0"/>
      <w:marBottom w:val="0"/>
      <w:divBdr>
        <w:top w:val="none" w:sz="0" w:space="0" w:color="auto"/>
        <w:left w:val="none" w:sz="0" w:space="0" w:color="auto"/>
        <w:bottom w:val="none" w:sz="0" w:space="0" w:color="auto"/>
        <w:right w:val="none" w:sz="0" w:space="0" w:color="auto"/>
      </w:divBdr>
    </w:div>
    <w:div w:id="1304849024">
      <w:bodyDiv w:val="1"/>
      <w:marLeft w:val="0"/>
      <w:marRight w:val="0"/>
      <w:marTop w:val="0"/>
      <w:marBottom w:val="0"/>
      <w:divBdr>
        <w:top w:val="none" w:sz="0" w:space="0" w:color="auto"/>
        <w:left w:val="none" w:sz="0" w:space="0" w:color="auto"/>
        <w:bottom w:val="none" w:sz="0" w:space="0" w:color="auto"/>
        <w:right w:val="none" w:sz="0" w:space="0" w:color="auto"/>
      </w:divBdr>
    </w:div>
    <w:div w:id="1305041070">
      <w:bodyDiv w:val="1"/>
      <w:marLeft w:val="0"/>
      <w:marRight w:val="0"/>
      <w:marTop w:val="0"/>
      <w:marBottom w:val="0"/>
      <w:divBdr>
        <w:top w:val="none" w:sz="0" w:space="0" w:color="auto"/>
        <w:left w:val="none" w:sz="0" w:space="0" w:color="auto"/>
        <w:bottom w:val="none" w:sz="0" w:space="0" w:color="auto"/>
        <w:right w:val="none" w:sz="0" w:space="0" w:color="auto"/>
      </w:divBdr>
    </w:div>
    <w:div w:id="1305819393">
      <w:bodyDiv w:val="1"/>
      <w:marLeft w:val="0"/>
      <w:marRight w:val="0"/>
      <w:marTop w:val="0"/>
      <w:marBottom w:val="0"/>
      <w:divBdr>
        <w:top w:val="none" w:sz="0" w:space="0" w:color="auto"/>
        <w:left w:val="none" w:sz="0" w:space="0" w:color="auto"/>
        <w:bottom w:val="none" w:sz="0" w:space="0" w:color="auto"/>
        <w:right w:val="none" w:sz="0" w:space="0" w:color="auto"/>
      </w:divBdr>
    </w:div>
    <w:div w:id="1310137770">
      <w:bodyDiv w:val="1"/>
      <w:marLeft w:val="0"/>
      <w:marRight w:val="0"/>
      <w:marTop w:val="0"/>
      <w:marBottom w:val="0"/>
      <w:divBdr>
        <w:top w:val="none" w:sz="0" w:space="0" w:color="auto"/>
        <w:left w:val="none" w:sz="0" w:space="0" w:color="auto"/>
        <w:bottom w:val="none" w:sz="0" w:space="0" w:color="auto"/>
        <w:right w:val="none" w:sz="0" w:space="0" w:color="auto"/>
      </w:divBdr>
    </w:div>
    <w:div w:id="1316643371">
      <w:bodyDiv w:val="1"/>
      <w:marLeft w:val="0"/>
      <w:marRight w:val="0"/>
      <w:marTop w:val="0"/>
      <w:marBottom w:val="0"/>
      <w:divBdr>
        <w:top w:val="none" w:sz="0" w:space="0" w:color="auto"/>
        <w:left w:val="none" w:sz="0" w:space="0" w:color="auto"/>
        <w:bottom w:val="none" w:sz="0" w:space="0" w:color="auto"/>
        <w:right w:val="none" w:sz="0" w:space="0" w:color="auto"/>
      </w:divBdr>
    </w:div>
    <w:div w:id="1318076591">
      <w:bodyDiv w:val="1"/>
      <w:marLeft w:val="0"/>
      <w:marRight w:val="0"/>
      <w:marTop w:val="0"/>
      <w:marBottom w:val="0"/>
      <w:divBdr>
        <w:top w:val="none" w:sz="0" w:space="0" w:color="auto"/>
        <w:left w:val="none" w:sz="0" w:space="0" w:color="auto"/>
        <w:bottom w:val="none" w:sz="0" w:space="0" w:color="auto"/>
        <w:right w:val="none" w:sz="0" w:space="0" w:color="auto"/>
      </w:divBdr>
    </w:div>
    <w:div w:id="1319264343">
      <w:bodyDiv w:val="1"/>
      <w:marLeft w:val="0"/>
      <w:marRight w:val="0"/>
      <w:marTop w:val="0"/>
      <w:marBottom w:val="0"/>
      <w:divBdr>
        <w:top w:val="none" w:sz="0" w:space="0" w:color="auto"/>
        <w:left w:val="none" w:sz="0" w:space="0" w:color="auto"/>
        <w:bottom w:val="none" w:sz="0" w:space="0" w:color="auto"/>
        <w:right w:val="none" w:sz="0" w:space="0" w:color="auto"/>
      </w:divBdr>
    </w:div>
    <w:div w:id="1319265393">
      <w:bodyDiv w:val="1"/>
      <w:marLeft w:val="0"/>
      <w:marRight w:val="0"/>
      <w:marTop w:val="0"/>
      <w:marBottom w:val="0"/>
      <w:divBdr>
        <w:top w:val="none" w:sz="0" w:space="0" w:color="auto"/>
        <w:left w:val="none" w:sz="0" w:space="0" w:color="auto"/>
        <w:bottom w:val="none" w:sz="0" w:space="0" w:color="auto"/>
        <w:right w:val="none" w:sz="0" w:space="0" w:color="auto"/>
      </w:divBdr>
    </w:div>
    <w:div w:id="1320184955">
      <w:bodyDiv w:val="1"/>
      <w:marLeft w:val="0"/>
      <w:marRight w:val="0"/>
      <w:marTop w:val="0"/>
      <w:marBottom w:val="0"/>
      <w:divBdr>
        <w:top w:val="none" w:sz="0" w:space="0" w:color="auto"/>
        <w:left w:val="none" w:sz="0" w:space="0" w:color="auto"/>
        <w:bottom w:val="none" w:sz="0" w:space="0" w:color="auto"/>
        <w:right w:val="none" w:sz="0" w:space="0" w:color="auto"/>
      </w:divBdr>
    </w:div>
    <w:div w:id="1324510858">
      <w:bodyDiv w:val="1"/>
      <w:marLeft w:val="0"/>
      <w:marRight w:val="0"/>
      <w:marTop w:val="0"/>
      <w:marBottom w:val="0"/>
      <w:divBdr>
        <w:top w:val="none" w:sz="0" w:space="0" w:color="auto"/>
        <w:left w:val="none" w:sz="0" w:space="0" w:color="auto"/>
        <w:bottom w:val="none" w:sz="0" w:space="0" w:color="auto"/>
        <w:right w:val="none" w:sz="0" w:space="0" w:color="auto"/>
      </w:divBdr>
    </w:div>
    <w:div w:id="1329823290">
      <w:bodyDiv w:val="1"/>
      <w:marLeft w:val="0"/>
      <w:marRight w:val="0"/>
      <w:marTop w:val="0"/>
      <w:marBottom w:val="0"/>
      <w:divBdr>
        <w:top w:val="none" w:sz="0" w:space="0" w:color="auto"/>
        <w:left w:val="none" w:sz="0" w:space="0" w:color="auto"/>
        <w:bottom w:val="none" w:sz="0" w:space="0" w:color="auto"/>
        <w:right w:val="none" w:sz="0" w:space="0" w:color="auto"/>
      </w:divBdr>
    </w:div>
    <w:div w:id="1332247671">
      <w:bodyDiv w:val="1"/>
      <w:marLeft w:val="0"/>
      <w:marRight w:val="0"/>
      <w:marTop w:val="0"/>
      <w:marBottom w:val="0"/>
      <w:divBdr>
        <w:top w:val="none" w:sz="0" w:space="0" w:color="auto"/>
        <w:left w:val="none" w:sz="0" w:space="0" w:color="auto"/>
        <w:bottom w:val="none" w:sz="0" w:space="0" w:color="auto"/>
        <w:right w:val="none" w:sz="0" w:space="0" w:color="auto"/>
      </w:divBdr>
    </w:div>
    <w:div w:id="1336612194">
      <w:bodyDiv w:val="1"/>
      <w:marLeft w:val="0"/>
      <w:marRight w:val="0"/>
      <w:marTop w:val="0"/>
      <w:marBottom w:val="0"/>
      <w:divBdr>
        <w:top w:val="none" w:sz="0" w:space="0" w:color="auto"/>
        <w:left w:val="none" w:sz="0" w:space="0" w:color="auto"/>
        <w:bottom w:val="none" w:sz="0" w:space="0" w:color="auto"/>
        <w:right w:val="none" w:sz="0" w:space="0" w:color="auto"/>
      </w:divBdr>
    </w:div>
    <w:div w:id="1339651318">
      <w:bodyDiv w:val="1"/>
      <w:marLeft w:val="0"/>
      <w:marRight w:val="0"/>
      <w:marTop w:val="0"/>
      <w:marBottom w:val="0"/>
      <w:divBdr>
        <w:top w:val="none" w:sz="0" w:space="0" w:color="auto"/>
        <w:left w:val="none" w:sz="0" w:space="0" w:color="auto"/>
        <w:bottom w:val="none" w:sz="0" w:space="0" w:color="auto"/>
        <w:right w:val="none" w:sz="0" w:space="0" w:color="auto"/>
      </w:divBdr>
    </w:div>
    <w:div w:id="1341004318">
      <w:bodyDiv w:val="1"/>
      <w:marLeft w:val="0"/>
      <w:marRight w:val="0"/>
      <w:marTop w:val="0"/>
      <w:marBottom w:val="0"/>
      <w:divBdr>
        <w:top w:val="none" w:sz="0" w:space="0" w:color="auto"/>
        <w:left w:val="none" w:sz="0" w:space="0" w:color="auto"/>
        <w:bottom w:val="none" w:sz="0" w:space="0" w:color="auto"/>
        <w:right w:val="none" w:sz="0" w:space="0" w:color="auto"/>
      </w:divBdr>
    </w:div>
    <w:div w:id="1348948657">
      <w:bodyDiv w:val="1"/>
      <w:marLeft w:val="0"/>
      <w:marRight w:val="0"/>
      <w:marTop w:val="0"/>
      <w:marBottom w:val="0"/>
      <w:divBdr>
        <w:top w:val="none" w:sz="0" w:space="0" w:color="auto"/>
        <w:left w:val="none" w:sz="0" w:space="0" w:color="auto"/>
        <w:bottom w:val="none" w:sz="0" w:space="0" w:color="auto"/>
        <w:right w:val="none" w:sz="0" w:space="0" w:color="auto"/>
      </w:divBdr>
    </w:div>
    <w:div w:id="1349016764">
      <w:bodyDiv w:val="1"/>
      <w:marLeft w:val="0"/>
      <w:marRight w:val="0"/>
      <w:marTop w:val="0"/>
      <w:marBottom w:val="0"/>
      <w:divBdr>
        <w:top w:val="none" w:sz="0" w:space="0" w:color="auto"/>
        <w:left w:val="none" w:sz="0" w:space="0" w:color="auto"/>
        <w:bottom w:val="none" w:sz="0" w:space="0" w:color="auto"/>
        <w:right w:val="none" w:sz="0" w:space="0" w:color="auto"/>
      </w:divBdr>
    </w:div>
    <w:div w:id="1349020886">
      <w:bodyDiv w:val="1"/>
      <w:marLeft w:val="0"/>
      <w:marRight w:val="0"/>
      <w:marTop w:val="0"/>
      <w:marBottom w:val="0"/>
      <w:divBdr>
        <w:top w:val="none" w:sz="0" w:space="0" w:color="auto"/>
        <w:left w:val="none" w:sz="0" w:space="0" w:color="auto"/>
        <w:bottom w:val="none" w:sz="0" w:space="0" w:color="auto"/>
        <w:right w:val="none" w:sz="0" w:space="0" w:color="auto"/>
      </w:divBdr>
    </w:div>
    <w:div w:id="1349603326">
      <w:bodyDiv w:val="1"/>
      <w:marLeft w:val="0"/>
      <w:marRight w:val="0"/>
      <w:marTop w:val="0"/>
      <w:marBottom w:val="0"/>
      <w:divBdr>
        <w:top w:val="none" w:sz="0" w:space="0" w:color="auto"/>
        <w:left w:val="none" w:sz="0" w:space="0" w:color="auto"/>
        <w:bottom w:val="none" w:sz="0" w:space="0" w:color="auto"/>
        <w:right w:val="none" w:sz="0" w:space="0" w:color="auto"/>
      </w:divBdr>
    </w:div>
    <w:div w:id="1351644688">
      <w:bodyDiv w:val="1"/>
      <w:marLeft w:val="0"/>
      <w:marRight w:val="0"/>
      <w:marTop w:val="0"/>
      <w:marBottom w:val="0"/>
      <w:divBdr>
        <w:top w:val="none" w:sz="0" w:space="0" w:color="auto"/>
        <w:left w:val="none" w:sz="0" w:space="0" w:color="auto"/>
        <w:bottom w:val="none" w:sz="0" w:space="0" w:color="auto"/>
        <w:right w:val="none" w:sz="0" w:space="0" w:color="auto"/>
      </w:divBdr>
    </w:div>
    <w:div w:id="1351837320">
      <w:bodyDiv w:val="1"/>
      <w:marLeft w:val="0"/>
      <w:marRight w:val="0"/>
      <w:marTop w:val="0"/>
      <w:marBottom w:val="0"/>
      <w:divBdr>
        <w:top w:val="none" w:sz="0" w:space="0" w:color="auto"/>
        <w:left w:val="none" w:sz="0" w:space="0" w:color="auto"/>
        <w:bottom w:val="none" w:sz="0" w:space="0" w:color="auto"/>
        <w:right w:val="none" w:sz="0" w:space="0" w:color="auto"/>
      </w:divBdr>
    </w:div>
    <w:div w:id="1351948730">
      <w:bodyDiv w:val="1"/>
      <w:marLeft w:val="0"/>
      <w:marRight w:val="0"/>
      <w:marTop w:val="0"/>
      <w:marBottom w:val="0"/>
      <w:divBdr>
        <w:top w:val="none" w:sz="0" w:space="0" w:color="auto"/>
        <w:left w:val="none" w:sz="0" w:space="0" w:color="auto"/>
        <w:bottom w:val="none" w:sz="0" w:space="0" w:color="auto"/>
        <w:right w:val="none" w:sz="0" w:space="0" w:color="auto"/>
      </w:divBdr>
    </w:div>
    <w:div w:id="1353847915">
      <w:bodyDiv w:val="1"/>
      <w:marLeft w:val="0"/>
      <w:marRight w:val="0"/>
      <w:marTop w:val="0"/>
      <w:marBottom w:val="0"/>
      <w:divBdr>
        <w:top w:val="none" w:sz="0" w:space="0" w:color="auto"/>
        <w:left w:val="none" w:sz="0" w:space="0" w:color="auto"/>
        <w:bottom w:val="none" w:sz="0" w:space="0" w:color="auto"/>
        <w:right w:val="none" w:sz="0" w:space="0" w:color="auto"/>
      </w:divBdr>
    </w:div>
    <w:div w:id="1358195187">
      <w:bodyDiv w:val="1"/>
      <w:marLeft w:val="0"/>
      <w:marRight w:val="0"/>
      <w:marTop w:val="0"/>
      <w:marBottom w:val="0"/>
      <w:divBdr>
        <w:top w:val="none" w:sz="0" w:space="0" w:color="auto"/>
        <w:left w:val="none" w:sz="0" w:space="0" w:color="auto"/>
        <w:bottom w:val="none" w:sz="0" w:space="0" w:color="auto"/>
        <w:right w:val="none" w:sz="0" w:space="0" w:color="auto"/>
      </w:divBdr>
    </w:div>
    <w:div w:id="1358308781">
      <w:bodyDiv w:val="1"/>
      <w:marLeft w:val="0"/>
      <w:marRight w:val="0"/>
      <w:marTop w:val="0"/>
      <w:marBottom w:val="0"/>
      <w:divBdr>
        <w:top w:val="none" w:sz="0" w:space="0" w:color="auto"/>
        <w:left w:val="none" w:sz="0" w:space="0" w:color="auto"/>
        <w:bottom w:val="none" w:sz="0" w:space="0" w:color="auto"/>
        <w:right w:val="none" w:sz="0" w:space="0" w:color="auto"/>
      </w:divBdr>
    </w:div>
    <w:div w:id="1366522332">
      <w:bodyDiv w:val="1"/>
      <w:marLeft w:val="0"/>
      <w:marRight w:val="0"/>
      <w:marTop w:val="0"/>
      <w:marBottom w:val="0"/>
      <w:divBdr>
        <w:top w:val="none" w:sz="0" w:space="0" w:color="auto"/>
        <w:left w:val="none" w:sz="0" w:space="0" w:color="auto"/>
        <w:bottom w:val="none" w:sz="0" w:space="0" w:color="auto"/>
        <w:right w:val="none" w:sz="0" w:space="0" w:color="auto"/>
      </w:divBdr>
    </w:div>
    <w:div w:id="1367171251">
      <w:bodyDiv w:val="1"/>
      <w:marLeft w:val="0"/>
      <w:marRight w:val="0"/>
      <w:marTop w:val="0"/>
      <w:marBottom w:val="0"/>
      <w:divBdr>
        <w:top w:val="none" w:sz="0" w:space="0" w:color="auto"/>
        <w:left w:val="none" w:sz="0" w:space="0" w:color="auto"/>
        <w:bottom w:val="none" w:sz="0" w:space="0" w:color="auto"/>
        <w:right w:val="none" w:sz="0" w:space="0" w:color="auto"/>
      </w:divBdr>
    </w:div>
    <w:div w:id="1368917152">
      <w:bodyDiv w:val="1"/>
      <w:marLeft w:val="0"/>
      <w:marRight w:val="0"/>
      <w:marTop w:val="0"/>
      <w:marBottom w:val="0"/>
      <w:divBdr>
        <w:top w:val="none" w:sz="0" w:space="0" w:color="auto"/>
        <w:left w:val="none" w:sz="0" w:space="0" w:color="auto"/>
        <w:bottom w:val="none" w:sz="0" w:space="0" w:color="auto"/>
        <w:right w:val="none" w:sz="0" w:space="0" w:color="auto"/>
      </w:divBdr>
    </w:div>
    <w:div w:id="1369379919">
      <w:bodyDiv w:val="1"/>
      <w:marLeft w:val="0"/>
      <w:marRight w:val="0"/>
      <w:marTop w:val="0"/>
      <w:marBottom w:val="0"/>
      <w:divBdr>
        <w:top w:val="none" w:sz="0" w:space="0" w:color="auto"/>
        <w:left w:val="none" w:sz="0" w:space="0" w:color="auto"/>
        <w:bottom w:val="none" w:sz="0" w:space="0" w:color="auto"/>
        <w:right w:val="none" w:sz="0" w:space="0" w:color="auto"/>
      </w:divBdr>
    </w:div>
    <w:div w:id="1370958475">
      <w:bodyDiv w:val="1"/>
      <w:marLeft w:val="0"/>
      <w:marRight w:val="0"/>
      <w:marTop w:val="0"/>
      <w:marBottom w:val="0"/>
      <w:divBdr>
        <w:top w:val="none" w:sz="0" w:space="0" w:color="auto"/>
        <w:left w:val="none" w:sz="0" w:space="0" w:color="auto"/>
        <w:bottom w:val="none" w:sz="0" w:space="0" w:color="auto"/>
        <w:right w:val="none" w:sz="0" w:space="0" w:color="auto"/>
      </w:divBdr>
    </w:div>
    <w:div w:id="1376613326">
      <w:bodyDiv w:val="1"/>
      <w:marLeft w:val="0"/>
      <w:marRight w:val="0"/>
      <w:marTop w:val="0"/>
      <w:marBottom w:val="0"/>
      <w:divBdr>
        <w:top w:val="none" w:sz="0" w:space="0" w:color="auto"/>
        <w:left w:val="none" w:sz="0" w:space="0" w:color="auto"/>
        <w:bottom w:val="none" w:sz="0" w:space="0" w:color="auto"/>
        <w:right w:val="none" w:sz="0" w:space="0" w:color="auto"/>
      </w:divBdr>
    </w:div>
    <w:div w:id="1381245024">
      <w:bodyDiv w:val="1"/>
      <w:marLeft w:val="0"/>
      <w:marRight w:val="0"/>
      <w:marTop w:val="0"/>
      <w:marBottom w:val="0"/>
      <w:divBdr>
        <w:top w:val="none" w:sz="0" w:space="0" w:color="auto"/>
        <w:left w:val="none" w:sz="0" w:space="0" w:color="auto"/>
        <w:bottom w:val="none" w:sz="0" w:space="0" w:color="auto"/>
        <w:right w:val="none" w:sz="0" w:space="0" w:color="auto"/>
      </w:divBdr>
    </w:div>
    <w:div w:id="1383941500">
      <w:bodyDiv w:val="1"/>
      <w:marLeft w:val="0"/>
      <w:marRight w:val="0"/>
      <w:marTop w:val="0"/>
      <w:marBottom w:val="0"/>
      <w:divBdr>
        <w:top w:val="none" w:sz="0" w:space="0" w:color="auto"/>
        <w:left w:val="none" w:sz="0" w:space="0" w:color="auto"/>
        <w:bottom w:val="none" w:sz="0" w:space="0" w:color="auto"/>
        <w:right w:val="none" w:sz="0" w:space="0" w:color="auto"/>
      </w:divBdr>
    </w:div>
    <w:div w:id="1384020912">
      <w:bodyDiv w:val="1"/>
      <w:marLeft w:val="0"/>
      <w:marRight w:val="0"/>
      <w:marTop w:val="0"/>
      <w:marBottom w:val="0"/>
      <w:divBdr>
        <w:top w:val="none" w:sz="0" w:space="0" w:color="auto"/>
        <w:left w:val="none" w:sz="0" w:space="0" w:color="auto"/>
        <w:bottom w:val="none" w:sz="0" w:space="0" w:color="auto"/>
        <w:right w:val="none" w:sz="0" w:space="0" w:color="auto"/>
      </w:divBdr>
    </w:div>
    <w:div w:id="1384210590">
      <w:bodyDiv w:val="1"/>
      <w:marLeft w:val="0"/>
      <w:marRight w:val="0"/>
      <w:marTop w:val="0"/>
      <w:marBottom w:val="0"/>
      <w:divBdr>
        <w:top w:val="none" w:sz="0" w:space="0" w:color="auto"/>
        <w:left w:val="none" w:sz="0" w:space="0" w:color="auto"/>
        <w:bottom w:val="none" w:sz="0" w:space="0" w:color="auto"/>
        <w:right w:val="none" w:sz="0" w:space="0" w:color="auto"/>
      </w:divBdr>
    </w:div>
    <w:div w:id="1388185496">
      <w:bodyDiv w:val="1"/>
      <w:marLeft w:val="0"/>
      <w:marRight w:val="0"/>
      <w:marTop w:val="0"/>
      <w:marBottom w:val="0"/>
      <w:divBdr>
        <w:top w:val="none" w:sz="0" w:space="0" w:color="auto"/>
        <w:left w:val="none" w:sz="0" w:space="0" w:color="auto"/>
        <w:bottom w:val="none" w:sz="0" w:space="0" w:color="auto"/>
        <w:right w:val="none" w:sz="0" w:space="0" w:color="auto"/>
      </w:divBdr>
    </w:div>
    <w:div w:id="1389303823">
      <w:bodyDiv w:val="1"/>
      <w:marLeft w:val="0"/>
      <w:marRight w:val="0"/>
      <w:marTop w:val="0"/>
      <w:marBottom w:val="0"/>
      <w:divBdr>
        <w:top w:val="none" w:sz="0" w:space="0" w:color="auto"/>
        <w:left w:val="none" w:sz="0" w:space="0" w:color="auto"/>
        <w:bottom w:val="none" w:sz="0" w:space="0" w:color="auto"/>
        <w:right w:val="none" w:sz="0" w:space="0" w:color="auto"/>
      </w:divBdr>
    </w:div>
    <w:div w:id="1391347044">
      <w:bodyDiv w:val="1"/>
      <w:marLeft w:val="0"/>
      <w:marRight w:val="0"/>
      <w:marTop w:val="0"/>
      <w:marBottom w:val="0"/>
      <w:divBdr>
        <w:top w:val="none" w:sz="0" w:space="0" w:color="auto"/>
        <w:left w:val="none" w:sz="0" w:space="0" w:color="auto"/>
        <w:bottom w:val="none" w:sz="0" w:space="0" w:color="auto"/>
        <w:right w:val="none" w:sz="0" w:space="0" w:color="auto"/>
      </w:divBdr>
    </w:div>
    <w:div w:id="1392650528">
      <w:bodyDiv w:val="1"/>
      <w:marLeft w:val="0"/>
      <w:marRight w:val="0"/>
      <w:marTop w:val="0"/>
      <w:marBottom w:val="0"/>
      <w:divBdr>
        <w:top w:val="none" w:sz="0" w:space="0" w:color="auto"/>
        <w:left w:val="none" w:sz="0" w:space="0" w:color="auto"/>
        <w:bottom w:val="none" w:sz="0" w:space="0" w:color="auto"/>
        <w:right w:val="none" w:sz="0" w:space="0" w:color="auto"/>
      </w:divBdr>
    </w:div>
    <w:div w:id="1393894208">
      <w:bodyDiv w:val="1"/>
      <w:marLeft w:val="0"/>
      <w:marRight w:val="0"/>
      <w:marTop w:val="0"/>
      <w:marBottom w:val="0"/>
      <w:divBdr>
        <w:top w:val="none" w:sz="0" w:space="0" w:color="auto"/>
        <w:left w:val="none" w:sz="0" w:space="0" w:color="auto"/>
        <w:bottom w:val="none" w:sz="0" w:space="0" w:color="auto"/>
        <w:right w:val="none" w:sz="0" w:space="0" w:color="auto"/>
      </w:divBdr>
    </w:div>
    <w:div w:id="1395081215">
      <w:bodyDiv w:val="1"/>
      <w:marLeft w:val="0"/>
      <w:marRight w:val="0"/>
      <w:marTop w:val="0"/>
      <w:marBottom w:val="0"/>
      <w:divBdr>
        <w:top w:val="none" w:sz="0" w:space="0" w:color="auto"/>
        <w:left w:val="none" w:sz="0" w:space="0" w:color="auto"/>
        <w:bottom w:val="none" w:sz="0" w:space="0" w:color="auto"/>
        <w:right w:val="none" w:sz="0" w:space="0" w:color="auto"/>
      </w:divBdr>
    </w:div>
    <w:div w:id="1395661864">
      <w:bodyDiv w:val="1"/>
      <w:marLeft w:val="0"/>
      <w:marRight w:val="0"/>
      <w:marTop w:val="0"/>
      <w:marBottom w:val="0"/>
      <w:divBdr>
        <w:top w:val="none" w:sz="0" w:space="0" w:color="auto"/>
        <w:left w:val="none" w:sz="0" w:space="0" w:color="auto"/>
        <w:bottom w:val="none" w:sz="0" w:space="0" w:color="auto"/>
        <w:right w:val="none" w:sz="0" w:space="0" w:color="auto"/>
      </w:divBdr>
    </w:div>
    <w:div w:id="1396775645">
      <w:bodyDiv w:val="1"/>
      <w:marLeft w:val="0"/>
      <w:marRight w:val="0"/>
      <w:marTop w:val="0"/>
      <w:marBottom w:val="0"/>
      <w:divBdr>
        <w:top w:val="none" w:sz="0" w:space="0" w:color="auto"/>
        <w:left w:val="none" w:sz="0" w:space="0" w:color="auto"/>
        <w:bottom w:val="none" w:sz="0" w:space="0" w:color="auto"/>
        <w:right w:val="none" w:sz="0" w:space="0" w:color="auto"/>
      </w:divBdr>
    </w:div>
    <w:div w:id="1398479749">
      <w:bodyDiv w:val="1"/>
      <w:marLeft w:val="0"/>
      <w:marRight w:val="0"/>
      <w:marTop w:val="0"/>
      <w:marBottom w:val="0"/>
      <w:divBdr>
        <w:top w:val="none" w:sz="0" w:space="0" w:color="auto"/>
        <w:left w:val="none" w:sz="0" w:space="0" w:color="auto"/>
        <w:bottom w:val="none" w:sz="0" w:space="0" w:color="auto"/>
        <w:right w:val="none" w:sz="0" w:space="0" w:color="auto"/>
      </w:divBdr>
    </w:div>
    <w:div w:id="1412702517">
      <w:bodyDiv w:val="1"/>
      <w:marLeft w:val="0"/>
      <w:marRight w:val="0"/>
      <w:marTop w:val="0"/>
      <w:marBottom w:val="0"/>
      <w:divBdr>
        <w:top w:val="none" w:sz="0" w:space="0" w:color="auto"/>
        <w:left w:val="none" w:sz="0" w:space="0" w:color="auto"/>
        <w:bottom w:val="none" w:sz="0" w:space="0" w:color="auto"/>
        <w:right w:val="none" w:sz="0" w:space="0" w:color="auto"/>
      </w:divBdr>
    </w:div>
    <w:div w:id="1417363390">
      <w:bodyDiv w:val="1"/>
      <w:marLeft w:val="0"/>
      <w:marRight w:val="0"/>
      <w:marTop w:val="0"/>
      <w:marBottom w:val="0"/>
      <w:divBdr>
        <w:top w:val="none" w:sz="0" w:space="0" w:color="auto"/>
        <w:left w:val="none" w:sz="0" w:space="0" w:color="auto"/>
        <w:bottom w:val="none" w:sz="0" w:space="0" w:color="auto"/>
        <w:right w:val="none" w:sz="0" w:space="0" w:color="auto"/>
      </w:divBdr>
    </w:div>
    <w:div w:id="1420982112">
      <w:bodyDiv w:val="1"/>
      <w:marLeft w:val="0"/>
      <w:marRight w:val="0"/>
      <w:marTop w:val="0"/>
      <w:marBottom w:val="0"/>
      <w:divBdr>
        <w:top w:val="none" w:sz="0" w:space="0" w:color="auto"/>
        <w:left w:val="none" w:sz="0" w:space="0" w:color="auto"/>
        <w:bottom w:val="none" w:sz="0" w:space="0" w:color="auto"/>
        <w:right w:val="none" w:sz="0" w:space="0" w:color="auto"/>
      </w:divBdr>
    </w:div>
    <w:div w:id="1421832324">
      <w:bodyDiv w:val="1"/>
      <w:marLeft w:val="0"/>
      <w:marRight w:val="0"/>
      <w:marTop w:val="0"/>
      <w:marBottom w:val="0"/>
      <w:divBdr>
        <w:top w:val="none" w:sz="0" w:space="0" w:color="auto"/>
        <w:left w:val="none" w:sz="0" w:space="0" w:color="auto"/>
        <w:bottom w:val="none" w:sz="0" w:space="0" w:color="auto"/>
        <w:right w:val="none" w:sz="0" w:space="0" w:color="auto"/>
      </w:divBdr>
    </w:div>
    <w:div w:id="1425105036">
      <w:bodyDiv w:val="1"/>
      <w:marLeft w:val="0"/>
      <w:marRight w:val="0"/>
      <w:marTop w:val="0"/>
      <w:marBottom w:val="0"/>
      <w:divBdr>
        <w:top w:val="none" w:sz="0" w:space="0" w:color="auto"/>
        <w:left w:val="none" w:sz="0" w:space="0" w:color="auto"/>
        <w:bottom w:val="none" w:sz="0" w:space="0" w:color="auto"/>
        <w:right w:val="none" w:sz="0" w:space="0" w:color="auto"/>
      </w:divBdr>
    </w:div>
    <w:div w:id="1425154411">
      <w:bodyDiv w:val="1"/>
      <w:marLeft w:val="0"/>
      <w:marRight w:val="0"/>
      <w:marTop w:val="0"/>
      <w:marBottom w:val="0"/>
      <w:divBdr>
        <w:top w:val="none" w:sz="0" w:space="0" w:color="auto"/>
        <w:left w:val="none" w:sz="0" w:space="0" w:color="auto"/>
        <w:bottom w:val="none" w:sz="0" w:space="0" w:color="auto"/>
        <w:right w:val="none" w:sz="0" w:space="0" w:color="auto"/>
      </w:divBdr>
    </w:div>
    <w:div w:id="1428966017">
      <w:bodyDiv w:val="1"/>
      <w:marLeft w:val="0"/>
      <w:marRight w:val="0"/>
      <w:marTop w:val="0"/>
      <w:marBottom w:val="0"/>
      <w:divBdr>
        <w:top w:val="none" w:sz="0" w:space="0" w:color="auto"/>
        <w:left w:val="none" w:sz="0" w:space="0" w:color="auto"/>
        <w:bottom w:val="none" w:sz="0" w:space="0" w:color="auto"/>
        <w:right w:val="none" w:sz="0" w:space="0" w:color="auto"/>
      </w:divBdr>
    </w:div>
    <w:div w:id="1430470563">
      <w:bodyDiv w:val="1"/>
      <w:marLeft w:val="0"/>
      <w:marRight w:val="0"/>
      <w:marTop w:val="0"/>
      <w:marBottom w:val="0"/>
      <w:divBdr>
        <w:top w:val="none" w:sz="0" w:space="0" w:color="auto"/>
        <w:left w:val="none" w:sz="0" w:space="0" w:color="auto"/>
        <w:bottom w:val="none" w:sz="0" w:space="0" w:color="auto"/>
        <w:right w:val="none" w:sz="0" w:space="0" w:color="auto"/>
      </w:divBdr>
    </w:div>
    <w:div w:id="1431389133">
      <w:bodyDiv w:val="1"/>
      <w:marLeft w:val="0"/>
      <w:marRight w:val="0"/>
      <w:marTop w:val="0"/>
      <w:marBottom w:val="0"/>
      <w:divBdr>
        <w:top w:val="none" w:sz="0" w:space="0" w:color="auto"/>
        <w:left w:val="none" w:sz="0" w:space="0" w:color="auto"/>
        <w:bottom w:val="none" w:sz="0" w:space="0" w:color="auto"/>
        <w:right w:val="none" w:sz="0" w:space="0" w:color="auto"/>
      </w:divBdr>
    </w:div>
    <w:div w:id="1431705163">
      <w:bodyDiv w:val="1"/>
      <w:marLeft w:val="0"/>
      <w:marRight w:val="0"/>
      <w:marTop w:val="0"/>
      <w:marBottom w:val="0"/>
      <w:divBdr>
        <w:top w:val="none" w:sz="0" w:space="0" w:color="auto"/>
        <w:left w:val="none" w:sz="0" w:space="0" w:color="auto"/>
        <w:bottom w:val="none" w:sz="0" w:space="0" w:color="auto"/>
        <w:right w:val="none" w:sz="0" w:space="0" w:color="auto"/>
      </w:divBdr>
    </w:div>
    <w:div w:id="1435899730">
      <w:bodyDiv w:val="1"/>
      <w:marLeft w:val="0"/>
      <w:marRight w:val="0"/>
      <w:marTop w:val="0"/>
      <w:marBottom w:val="0"/>
      <w:divBdr>
        <w:top w:val="none" w:sz="0" w:space="0" w:color="auto"/>
        <w:left w:val="none" w:sz="0" w:space="0" w:color="auto"/>
        <w:bottom w:val="none" w:sz="0" w:space="0" w:color="auto"/>
        <w:right w:val="none" w:sz="0" w:space="0" w:color="auto"/>
      </w:divBdr>
    </w:div>
    <w:div w:id="1439713416">
      <w:bodyDiv w:val="1"/>
      <w:marLeft w:val="0"/>
      <w:marRight w:val="0"/>
      <w:marTop w:val="0"/>
      <w:marBottom w:val="0"/>
      <w:divBdr>
        <w:top w:val="none" w:sz="0" w:space="0" w:color="auto"/>
        <w:left w:val="none" w:sz="0" w:space="0" w:color="auto"/>
        <w:bottom w:val="none" w:sz="0" w:space="0" w:color="auto"/>
        <w:right w:val="none" w:sz="0" w:space="0" w:color="auto"/>
      </w:divBdr>
    </w:div>
    <w:div w:id="1443695212">
      <w:bodyDiv w:val="1"/>
      <w:marLeft w:val="0"/>
      <w:marRight w:val="0"/>
      <w:marTop w:val="0"/>
      <w:marBottom w:val="0"/>
      <w:divBdr>
        <w:top w:val="none" w:sz="0" w:space="0" w:color="auto"/>
        <w:left w:val="none" w:sz="0" w:space="0" w:color="auto"/>
        <w:bottom w:val="none" w:sz="0" w:space="0" w:color="auto"/>
        <w:right w:val="none" w:sz="0" w:space="0" w:color="auto"/>
      </w:divBdr>
    </w:div>
    <w:div w:id="1446775129">
      <w:bodyDiv w:val="1"/>
      <w:marLeft w:val="0"/>
      <w:marRight w:val="0"/>
      <w:marTop w:val="0"/>
      <w:marBottom w:val="0"/>
      <w:divBdr>
        <w:top w:val="none" w:sz="0" w:space="0" w:color="auto"/>
        <w:left w:val="none" w:sz="0" w:space="0" w:color="auto"/>
        <w:bottom w:val="none" w:sz="0" w:space="0" w:color="auto"/>
        <w:right w:val="none" w:sz="0" w:space="0" w:color="auto"/>
      </w:divBdr>
    </w:div>
    <w:div w:id="1447967421">
      <w:bodyDiv w:val="1"/>
      <w:marLeft w:val="0"/>
      <w:marRight w:val="0"/>
      <w:marTop w:val="0"/>
      <w:marBottom w:val="0"/>
      <w:divBdr>
        <w:top w:val="none" w:sz="0" w:space="0" w:color="auto"/>
        <w:left w:val="none" w:sz="0" w:space="0" w:color="auto"/>
        <w:bottom w:val="none" w:sz="0" w:space="0" w:color="auto"/>
        <w:right w:val="none" w:sz="0" w:space="0" w:color="auto"/>
      </w:divBdr>
    </w:div>
    <w:div w:id="1448039299">
      <w:bodyDiv w:val="1"/>
      <w:marLeft w:val="0"/>
      <w:marRight w:val="0"/>
      <w:marTop w:val="0"/>
      <w:marBottom w:val="0"/>
      <w:divBdr>
        <w:top w:val="none" w:sz="0" w:space="0" w:color="auto"/>
        <w:left w:val="none" w:sz="0" w:space="0" w:color="auto"/>
        <w:bottom w:val="none" w:sz="0" w:space="0" w:color="auto"/>
        <w:right w:val="none" w:sz="0" w:space="0" w:color="auto"/>
      </w:divBdr>
    </w:div>
    <w:div w:id="1450247715">
      <w:bodyDiv w:val="1"/>
      <w:marLeft w:val="0"/>
      <w:marRight w:val="0"/>
      <w:marTop w:val="0"/>
      <w:marBottom w:val="0"/>
      <w:divBdr>
        <w:top w:val="none" w:sz="0" w:space="0" w:color="auto"/>
        <w:left w:val="none" w:sz="0" w:space="0" w:color="auto"/>
        <w:bottom w:val="none" w:sz="0" w:space="0" w:color="auto"/>
        <w:right w:val="none" w:sz="0" w:space="0" w:color="auto"/>
      </w:divBdr>
    </w:div>
    <w:div w:id="1451237896">
      <w:bodyDiv w:val="1"/>
      <w:marLeft w:val="0"/>
      <w:marRight w:val="0"/>
      <w:marTop w:val="0"/>
      <w:marBottom w:val="0"/>
      <w:divBdr>
        <w:top w:val="none" w:sz="0" w:space="0" w:color="auto"/>
        <w:left w:val="none" w:sz="0" w:space="0" w:color="auto"/>
        <w:bottom w:val="none" w:sz="0" w:space="0" w:color="auto"/>
        <w:right w:val="none" w:sz="0" w:space="0" w:color="auto"/>
      </w:divBdr>
    </w:div>
    <w:div w:id="1452213677">
      <w:bodyDiv w:val="1"/>
      <w:marLeft w:val="0"/>
      <w:marRight w:val="0"/>
      <w:marTop w:val="0"/>
      <w:marBottom w:val="0"/>
      <w:divBdr>
        <w:top w:val="none" w:sz="0" w:space="0" w:color="auto"/>
        <w:left w:val="none" w:sz="0" w:space="0" w:color="auto"/>
        <w:bottom w:val="none" w:sz="0" w:space="0" w:color="auto"/>
        <w:right w:val="none" w:sz="0" w:space="0" w:color="auto"/>
      </w:divBdr>
    </w:div>
    <w:div w:id="1453983190">
      <w:bodyDiv w:val="1"/>
      <w:marLeft w:val="0"/>
      <w:marRight w:val="0"/>
      <w:marTop w:val="0"/>
      <w:marBottom w:val="0"/>
      <w:divBdr>
        <w:top w:val="none" w:sz="0" w:space="0" w:color="auto"/>
        <w:left w:val="none" w:sz="0" w:space="0" w:color="auto"/>
        <w:bottom w:val="none" w:sz="0" w:space="0" w:color="auto"/>
        <w:right w:val="none" w:sz="0" w:space="0" w:color="auto"/>
      </w:divBdr>
    </w:div>
    <w:div w:id="1456751821">
      <w:bodyDiv w:val="1"/>
      <w:marLeft w:val="0"/>
      <w:marRight w:val="0"/>
      <w:marTop w:val="0"/>
      <w:marBottom w:val="0"/>
      <w:divBdr>
        <w:top w:val="none" w:sz="0" w:space="0" w:color="auto"/>
        <w:left w:val="none" w:sz="0" w:space="0" w:color="auto"/>
        <w:bottom w:val="none" w:sz="0" w:space="0" w:color="auto"/>
        <w:right w:val="none" w:sz="0" w:space="0" w:color="auto"/>
      </w:divBdr>
    </w:div>
    <w:div w:id="1458643052">
      <w:bodyDiv w:val="1"/>
      <w:marLeft w:val="0"/>
      <w:marRight w:val="0"/>
      <w:marTop w:val="0"/>
      <w:marBottom w:val="0"/>
      <w:divBdr>
        <w:top w:val="none" w:sz="0" w:space="0" w:color="auto"/>
        <w:left w:val="none" w:sz="0" w:space="0" w:color="auto"/>
        <w:bottom w:val="none" w:sz="0" w:space="0" w:color="auto"/>
        <w:right w:val="none" w:sz="0" w:space="0" w:color="auto"/>
      </w:divBdr>
    </w:div>
    <w:div w:id="1461268586">
      <w:bodyDiv w:val="1"/>
      <w:marLeft w:val="0"/>
      <w:marRight w:val="0"/>
      <w:marTop w:val="0"/>
      <w:marBottom w:val="0"/>
      <w:divBdr>
        <w:top w:val="none" w:sz="0" w:space="0" w:color="auto"/>
        <w:left w:val="none" w:sz="0" w:space="0" w:color="auto"/>
        <w:bottom w:val="none" w:sz="0" w:space="0" w:color="auto"/>
        <w:right w:val="none" w:sz="0" w:space="0" w:color="auto"/>
      </w:divBdr>
    </w:div>
    <w:div w:id="1461608872">
      <w:bodyDiv w:val="1"/>
      <w:marLeft w:val="0"/>
      <w:marRight w:val="0"/>
      <w:marTop w:val="0"/>
      <w:marBottom w:val="0"/>
      <w:divBdr>
        <w:top w:val="none" w:sz="0" w:space="0" w:color="auto"/>
        <w:left w:val="none" w:sz="0" w:space="0" w:color="auto"/>
        <w:bottom w:val="none" w:sz="0" w:space="0" w:color="auto"/>
        <w:right w:val="none" w:sz="0" w:space="0" w:color="auto"/>
      </w:divBdr>
    </w:div>
    <w:div w:id="1463377152">
      <w:bodyDiv w:val="1"/>
      <w:marLeft w:val="0"/>
      <w:marRight w:val="0"/>
      <w:marTop w:val="0"/>
      <w:marBottom w:val="0"/>
      <w:divBdr>
        <w:top w:val="none" w:sz="0" w:space="0" w:color="auto"/>
        <w:left w:val="none" w:sz="0" w:space="0" w:color="auto"/>
        <w:bottom w:val="none" w:sz="0" w:space="0" w:color="auto"/>
        <w:right w:val="none" w:sz="0" w:space="0" w:color="auto"/>
      </w:divBdr>
    </w:div>
    <w:div w:id="1464469863">
      <w:bodyDiv w:val="1"/>
      <w:marLeft w:val="0"/>
      <w:marRight w:val="0"/>
      <w:marTop w:val="0"/>
      <w:marBottom w:val="0"/>
      <w:divBdr>
        <w:top w:val="none" w:sz="0" w:space="0" w:color="auto"/>
        <w:left w:val="none" w:sz="0" w:space="0" w:color="auto"/>
        <w:bottom w:val="none" w:sz="0" w:space="0" w:color="auto"/>
        <w:right w:val="none" w:sz="0" w:space="0" w:color="auto"/>
      </w:divBdr>
    </w:div>
    <w:div w:id="1466924600">
      <w:bodyDiv w:val="1"/>
      <w:marLeft w:val="0"/>
      <w:marRight w:val="0"/>
      <w:marTop w:val="0"/>
      <w:marBottom w:val="0"/>
      <w:divBdr>
        <w:top w:val="none" w:sz="0" w:space="0" w:color="auto"/>
        <w:left w:val="none" w:sz="0" w:space="0" w:color="auto"/>
        <w:bottom w:val="none" w:sz="0" w:space="0" w:color="auto"/>
        <w:right w:val="none" w:sz="0" w:space="0" w:color="auto"/>
      </w:divBdr>
    </w:div>
    <w:div w:id="1467313045">
      <w:bodyDiv w:val="1"/>
      <w:marLeft w:val="0"/>
      <w:marRight w:val="0"/>
      <w:marTop w:val="0"/>
      <w:marBottom w:val="0"/>
      <w:divBdr>
        <w:top w:val="none" w:sz="0" w:space="0" w:color="auto"/>
        <w:left w:val="none" w:sz="0" w:space="0" w:color="auto"/>
        <w:bottom w:val="none" w:sz="0" w:space="0" w:color="auto"/>
        <w:right w:val="none" w:sz="0" w:space="0" w:color="auto"/>
      </w:divBdr>
    </w:div>
    <w:div w:id="1476407740">
      <w:bodyDiv w:val="1"/>
      <w:marLeft w:val="0"/>
      <w:marRight w:val="0"/>
      <w:marTop w:val="0"/>
      <w:marBottom w:val="0"/>
      <w:divBdr>
        <w:top w:val="none" w:sz="0" w:space="0" w:color="auto"/>
        <w:left w:val="none" w:sz="0" w:space="0" w:color="auto"/>
        <w:bottom w:val="none" w:sz="0" w:space="0" w:color="auto"/>
        <w:right w:val="none" w:sz="0" w:space="0" w:color="auto"/>
      </w:divBdr>
    </w:div>
    <w:div w:id="1478065234">
      <w:bodyDiv w:val="1"/>
      <w:marLeft w:val="0"/>
      <w:marRight w:val="0"/>
      <w:marTop w:val="0"/>
      <w:marBottom w:val="0"/>
      <w:divBdr>
        <w:top w:val="none" w:sz="0" w:space="0" w:color="auto"/>
        <w:left w:val="none" w:sz="0" w:space="0" w:color="auto"/>
        <w:bottom w:val="none" w:sz="0" w:space="0" w:color="auto"/>
        <w:right w:val="none" w:sz="0" w:space="0" w:color="auto"/>
      </w:divBdr>
    </w:div>
    <w:div w:id="1478456950">
      <w:bodyDiv w:val="1"/>
      <w:marLeft w:val="0"/>
      <w:marRight w:val="0"/>
      <w:marTop w:val="0"/>
      <w:marBottom w:val="0"/>
      <w:divBdr>
        <w:top w:val="none" w:sz="0" w:space="0" w:color="auto"/>
        <w:left w:val="none" w:sz="0" w:space="0" w:color="auto"/>
        <w:bottom w:val="none" w:sz="0" w:space="0" w:color="auto"/>
        <w:right w:val="none" w:sz="0" w:space="0" w:color="auto"/>
      </w:divBdr>
    </w:div>
    <w:div w:id="1481538741">
      <w:bodyDiv w:val="1"/>
      <w:marLeft w:val="0"/>
      <w:marRight w:val="0"/>
      <w:marTop w:val="0"/>
      <w:marBottom w:val="0"/>
      <w:divBdr>
        <w:top w:val="none" w:sz="0" w:space="0" w:color="auto"/>
        <w:left w:val="none" w:sz="0" w:space="0" w:color="auto"/>
        <w:bottom w:val="none" w:sz="0" w:space="0" w:color="auto"/>
        <w:right w:val="none" w:sz="0" w:space="0" w:color="auto"/>
      </w:divBdr>
    </w:div>
    <w:div w:id="1489590503">
      <w:bodyDiv w:val="1"/>
      <w:marLeft w:val="0"/>
      <w:marRight w:val="0"/>
      <w:marTop w:val="0"/>
      <w:marBottom w:val="0"/>
      <w:divBdr>
        <w:top w:val="none" w:sz="0" w:space="0" w:color="auto"/>
        <w:left w:val="none" w:sz="0" w:space="0" w:color="auto"/>
        <w:bottom w:val="none" w:sz="0" w:space="0" w:color="auto"/>
        <w:right w:val="none" w:sz="0" w:space="0" w:color="auto"/>
      </w:divBdr>
    </w:div>
    <w:div w:id="1490367589">
      <w:bodyDiv w:val="1"/>
      <w:marLeft w:val="0"/>
      <w:marRight w:val="0"/>
      <w:marTop w:val="0"/>
      <w:marBottom w:val="0"/>
      <w:divBdr>
        <w:top w:val="none" w:sz="0" w:space="0" w:color="auto"/>
        <w:left w:val="none" w:sz="0" w:space="0" w:color="auto"/>
        <w:bottom w:val="none" w:sz="0" w:space="0" w:color="auto"/>
        <w:right w:val="none" w:sz="0" w:space="0" w:color="auto"/>
      </w:divBdr>
    </w:div>
    <w:div w:id="1492523524">
      <w:bodyDiv w:val="1"/>
      <w:marLeft w:val="0"/>
      <w:marRight w:val="0"/>
      <w:marTop w:val="0"/>
      <w:marBottom w:val="0"/>
      <w:divBdr>
        <w:top w:val="none" w:sz="0" w:space="0" w:color="auto"/>
        <w:left w:val="none" w:sz="0" w:space="0" w:color="auto"/>
        <w:bottom w:val="none" w:sz="0" w:space="0" w:color="auto"/>
        <w:right w:val="none" w:sz="0" w:space="0" w:color="auto"/>
      </w:divBdr>
    </w:div>
    <w:div w:id="1495729195">
      <w:bodyDiv w:val="1"/>
      <w:marLeft w:val="0"/>
      <w:marRight w:val="0"/>
      <w:marTop w:val="0"/>
      <w:marBottom w:val="0"/>
      <w:divBdr>
        <w:top w:val="none" w:sz="0" w:space="0" w:color="auto"/>
        <w:left w:val="none" w:sz="0" w:space="0" w:color="auto"/>
        <w:bottom w:val="none" w:sz="0" w:space="0" w:color="auto"/>
        <w:right w:val="none" w:sz="0" w:space="0" w:color="auto"/>
      </w:divBdr>
    </w:div>
    <w:div w:id="1496340580">
      <w:bodyDiv w:val="1"/>
      <w:marLeft w:val="0"/>
      <w:marRight w:val="0"/>
      <w:marTop w:val="0"/>
      <w:marBottom w:val="0"/>
      <w:divBdr>
        <w:top w:val="none" w:sz="0" w:space="0" w:color="auto"/>
        <w:left w:val="none" w:sz="0" w:space="0" w:color="auto"/>
        <w:bottom w:val="none" w:sz="0" w:space="0" w:color="auto"/>
        <w:right w:val="none" w:sz="0" w:space="0" w:color="auto"/>
      </w:divBdr>
    </w:div>
    <w:div w:id="1499543603">
      <w:bodyDiv w:val="1"/>
      <w:marLeft w:val="0"/>
      <w:marRight w:val="0"/>
      <w:marTop w:val="0"/>
      <w:marBottom w:val="0"/>
      <w:divBdr>
        <w:top w:val="none" w:sz="0" w:space="0" w:color="auto"/>
        <w:left w:val="none" w:sz="0" w:space="0" w:color="auto"/>
        <w:bottom w:val="none" w:sz="0" w:space="0" w:color="auto"/>
        <w:right w:val="none" w:sz="0" w:space="0" w:color="auto"/>
      </w:divBdr>
    </w:div>
    <w:div w:id="1500995911">
      <w:bodyDiv w:val="1"/>
      <w:marLeft w:val="0"/>
      <w:marRight w:val="0"/>
      <w:marTop w:val="0"/>
      <w:marBottom w:val="0"/>
      <w:divBdr>
        <w:top w:val="none" w:sz="0" w:space="0" w:color="auto"/>
        <w:left w:val="none" w:sz="0" w:space="0" w:color="auto"/>
        <w:bottom w:val="none" w:sz="0" w:space="0" w:color="auto"/>
        <w:right w:val="none" w:sz="0" w:space="0" w:color="auto"/>
      </w:divBdr>
    </w:div>
    <w:div w:id="1502163079">
      <w:bodyDiv w:val="1"/>
      <w:marLeft w:val="0"/>
      <w:marRight w:val="0"/>
      <w:marTop w:val="0"/>
      <w:marBottom w:val="0"/>
      <w:divBdr>
        <w:top w:val="none" w:sz="0" w:space="0" w:color="auto"/>
        <w:left w:val="none" w:sz="0" w:space="0" w:color="auto"/>
        <w:bottom w:val="none" w:sz="0" w:space="0" w:color="auto"/>
        <w:right w:val="none" w:sz="0" w:space="0" w:color="auto"/>
      </w:divBdr>
    </w:div>
    <w:div w:id="1504857780">
      <w:bodyDiv w:val="1"/>
      <w:marLeft w:val="0"/>
      <w:marRight w:val="0"/>
      <w:marTop w:val="0"/>
      <w:marBottom w:val="0"/>
      <w:divBdr>
        <w:top w:val="none" w:sz="0" w:space="0" w:color="auto"/>
        <w:left w:val="none" w:sz="0" w:space="0" w:color="auto"/>
        <w:bottom w:val="none" w:sz="0" w:space="0" w:color="auto"/>
        <w:right w:val="none" w:sz="0" w:space="0" w:color="auto"/>
      </w:divBdr>
    </w:div>
    <w:div w:id="1506483353">
      <w:bodyDiv w:val="1"/>
      <w:marLeft w:val="0"/>
      <w:marRight w:val="0"/>
      <w:marTop w:val="0"/>
      <w:marBottom w:val="0"/>
      <w:divBdr>
        <w:top w:val="none" w:sz="0" w:space="0" w:color="auto"/>
        <w:left w:val="none" w:sz="0" w:space="0" w:color="auto"/>
        <w:bottom w:val="none" w:sz="0" w:space="0" w:color="auto"/>
        <w:right w:val="none" w:sz="0" w:space="0" w:color="auto"/>
      </w:divBdr>
    </w:div>
    <w:div w:id="1509561042">
      <w:bodyDiv w:val="1"/>
      <w:marLeft w:val="0"/>
      <w:marRight w:val="0"/>
      <w:marTop w:val="0"/>
      <w:marBottom w:val="0"/>
      <w:divBdr>
        <w:top w:val="none" w:sz="0" w:space="0" w:color="auto"/>
        <w:left w:val="none" w:sz="0" w:space="0" w:color="auto"/>
        <w:bottom w:val="none" w:sz="0" w:space="0" w:color="auto"/>
        <w:right w:val="none" w:sz="0" w:space="0" w:color="auto"/>
      </w:divBdr>
    </w:div>
    <w:div w:id="1509978446">
      <w:bodyDiv w:val="1"/>
      <w:marLeft w:val="0"/>
      <w:marRight w:val="0"/>
      <w:marTop w:val="0"/>
      <w:marBottom w:val="0"/>
      <w:divBdr>
        <w:top w:val="none" w:sz="0" w:space="0" w:color="auto"/>
        <w:left w:val="none" w:sz="0" w:space="0" w:color="auto"/>
        <w:bottom w:val="none" w:sz="0" w:space="0" w:color="auto"/>
        <w:right w:val="none" w:sz="0" w:space="0" w:color="auto"/>
      </w:divBdr>
    </w:div>
    <w:div w:id="1512260300">
      <w:bodyDiv w:val="1"/>
      <w:marLeft w:val="0"/>
      <w:marRight w:val="0"/>
      <w:marTop w:val="0"/>
      <w:marBottom w:val="0"/>
      <w:divBdr>
        <w:top w:val="none" w:sz="0" w:space="0" w:color="auto"/>
        <w:left w:val="none" w:sz="0" w:space="0" w:color="auto"/>
        <w:bottom w:val="none" w:sz="0" w:space="0" w:color="auto"/>
        <w:right w:val="none" w:sz="0" w:space="0" w:color="auto"/>
      </w:divBdr>
    </w:div>
    <w:div w:id="1513685066">
      <w:bodyDiv w:val="1"/>
      <w:marLeft w:val="0"/>
      <w:marRight w:val="0"/>
      <w:marTop w:val="0"/>
      <w:marBottom w:val="0"/>
      <w:divBdr>
        <w:top w:val="none" w:sz="0" w:space="0" w:color="auto"/>
        <w:left w:val="none" w:sz="0" w:space="0" w:color="auto"/>
        <w:bottom w:val="none" w:sz="0" w:space="0" w:color="auto"/>
        <w:right w:val="none" w:sz="0" w:space="0" w:color="auto"/>
      </w:divBdr>
    </w:div>
    <w:div w:id="1514417876">
      <w:bodyDiv w:val="1"/>
      <w:marLeft w:val="0"/>
      <w:marRight w:val="0"/>
      <w:marTop w:val="0"/>
      <w:marBottom w:val="0"/>
      <w:divBdr>
        <w:top w:val="none" w:sz="0" w:space="0" w:color="auto"/>
        <w:left w:val="none" w:sz="0" w:space="0" w:color="auto"/>
        <w:bottom w:val="none" w:sz="0" w:space="0" w:color="auto"/>
        <w:right w:val="none" w:sz="0" w:space="0" w:color="auto"/>
      </w:divBdr>
    </w:div>
    <w:div w:id="1515266355">
      <w:bodyDiv w:val="1"/>
      <w:marLeft w:val="0"/>
      <w:marRight w:val="0"/>
      <w:marTop w:val="0"/>
      <w:marBottom w:val="0"/>
      <w:divBdr>
        <w:top w:val="none" w:sz="0" w:space="0" w:color="auto"/>
        <w:left w:val="none" w:sz="0" w:space="0" w:color="auto"/>
        <w:bottom w:val="none" w:sz="0" w:space="0" w:color="auto"/>
        <w:right w:val="none" w:sz="0" w:space="0" w:color="auto"/>
      </w:divBdr>
    </w:div>
    <w:div w:id="1519923317">
      <w:bodyDiv w:val="1"/>
      <w:marLeft w:val="0"/>
      <w:marRight w:val="0"/>
      <w:marTop w:val="0"/>
      <w:marBottom w:val="0"/>
      <w:divBdr>
        <w:top w:val="none" w:sz="0" w:space="0" w:color="auto"/>
        <w:left w:val="none" w:sz="0" w:space="0" w:color="auto"/>
        <w:bottom w:val="none" w:sz="0" w:space="0" w:color="auto"/>
        <w:right w:val="none" w:sz="0" w:space="0" w:color="auto"/>
      </w:divBdr>
    </w:div>
    <w:div w:id="1522351266">
      <w:bodyDiv w:val="1"/>
      <w:marLeft w:val="0"/>
      <w:marRight w:val="0"/>
      <w:marTop w:val="0"/>
      <w:marBottom w:val="0"/>
      <w:divBdr>
        <w:top w:val="none" w:sz="0" w:space="0" w:color="auto"/>
        <w:left w:val="none" w:sz="0" w:space="0" w:color="auto"/>
        <w:bottom w:val="none" w:sz="0" w:space="0" w:color="auto"/>
        <w:right w:val="none" w:sz="0" w:space="0" w:color="auto"/>
      </w:divBdr>
    </w:div>
    <w:div w:id="1525947668">
      <w:bodyDiv w:val="1"/>
      <w:marLeft w:val="0"/>
      <w:marRight w:val="0"/>
      <w:marTop w:val="0"/>
      <w:marBottom w:val="0"/>
      <w:divBdr>
        <w:top w:val="none" w:sz="0" w:space="0" w:color="auto"/>
        <w:left w:val="none" w:sz="0" w:space="0" w:color="auto"/>
        <w:bottom w:val="none" w:sz="0" w:space="0" w:color="auto"/>
        <w:right w:val="none" w:sz="0" w:space="0" w:color="auto"/>
      </w:divBdr>
    </w:div>
    <w:div w:id="1526552717">
      <w:bodyDiv w:val="1"/>
      <w:marLeft w:val="0"/>
      <w:marRight w:val="0"/>
      <w:marTop w:val="0"/>
      <w:marBottom w:val="0"/>
      <w:divBdr>
        <w:top w:val="none" w:sz="0" w:space="0" w:color="auto"/>
        <w:left w:val="none" w:sz="0" w:space="0" w:color="auto"/>
        <w:bottom w:val="none" w:sz="0" w:space="0" w:color="auto"/>
        <w:right w:val="none" w:sz="0" w:space="0" w:color="auto"/>
      </w:divBdr>
    </w:div>
    <w:div w:id="1526557465">
      <w:bodyDiv w:val="1"/>
      <w:marLeft w:val="0"/>
      <w:marRight w:val="0"/>
      <w:marTop w:val="0"/>
      <w:marBottom w:val="0"/>
      <w:divBdr>
        <w:top w:val="none" w:sz="0" w:space="0" w:color="auto"/>
        <w:left w:val="none" w:sz="0" w:space="0" w:color="auto"/>
        <w:bottom w:val="none" w:sz="0" w:space="0" w:color="auto"/>
        <w:right w:val="none" w:sz="0" w:space="0" w:color="auto"/>
      </w:divBdr>
    </w:div>
    <w:div w:id="1533766899">
      <w:bodyDiv w:val="1"/>
      <w:marLeft w:val="0"/>
      <w:marRight w:val="0"/>
      <w:marTop w:val="0"/>
      <w:marBottom w:val="0"/>
      <w:divBdr>
        <w:top w:val="none" w:sz="0" w:space="0" w:color="auto"/>
        <w:left w:val="none" w:sz="0" w:space="0" w:color="auto"/>
        <w:bottom w:val="none" w:sz="0" w:space="0" w:color="auto"/>
        <w:right w:val="none" w:sz="0" w:space="0" w:color="auto"/>
      </w:divBdr>
    </w:div>
    <w:div w:id="1536428415">
      <w:bodyDiv w:val="1"/>
      <w:marLeft w:val="0"/>
      <w:marRight w:val="0"/>
      <w:marTop w:val="0"/>
      <w:marBottom w:val="0"/>
      <w:divBdr>
        <w:top w:val="none" w:sz="0" w:space="0" w:color="auto"/>
        <w:left w:val="none" w:sz="0" w:space="0" w:color="auto"/>
        <w:bottom w:val="none" w:sz="0" w:space="0" w:color="auto"/>
        <w:right w:val="none" w:sz="0" w:space="0" w:color="auto"/>
      </w:divBdr>
    </w:div>
    <w:div w:id="1538544737">
      <w:bodyDiv w:val="1"/>
      <w:marLeft w:val="0"/>
      <w:marRight w:val="0"/>
      <w:marTop w:val="0"/>
      <w:marBottom w:val="0"/>
      <w:divBdr>
        <w:top w:val="none" w:sz="0" w:space="0" w:color="auto"/>
        <w:left w:val="none" w:sz="0" w:space="0" w:color="auto"/>
        <w:bottom w:val="none" w:sz="0" w:space="0" w:color="auto"/>
        <w:right w:val="none" w:sz="0" w:space="0" w:color="auto"/>
      </w:divBdr>
    </w:div>
    <w:div w:id="1545827448">
      <w:bodyDiv w:val="1"/>
      <w:marLeft w:val="0"/>
      <w:marRight w:val="0"/>
      <w:marTop w:val="0"/>
      <w:marBottom w:val="0"/>
      <w:divBdr>
        <w:top w:val="none" w:sz="0" w:space="0" w:color="auto"/>
        <w:left w:val="none" w:sz="0" w:space="0" w:color="auto"/>
        <w:bottom w:val="none" w:sz="0" w:space="0" w:color="auto"/>
        <w:right w:val="none" w:sz="0" w:space="0" w:color="auto"/>
      </w:divBdr>
    </w:div>
    <w:div w:id="1551763373">
      <w:bodyDiv w:val="1"/>
      <w:marLeft w:val="0"/>
      <w:marRight w:val="0"/>
      <w:marTop w:val="0"/>
      <w:marBottom w:val="0"/>
      <w:divBdr>
        <w:top w:val="none" w:sz="0" w:space="0" w:color="auto"/>
        <w:left w:val="none" w:sz="0" w:space="0" w:color="auto"/>
        <w:bottom w:val="none" w:sz="0" w:space="0" w:color="auto"/>
        <w:right w:val="none" w:sz="0" w:space="0" w:color="auto"/>
      </w:divBdr>
    </w:div>
    <w:div w:id="1552960934">
      <w:bodyDiv w:val="1"/>
      <w:marLeft w:val="0"/>
      <w:marRight w:val="0"/>
      <w:marTop w:val="0"/>
      <w:marBottom w:val="0"/>
      <w:divBdr>
        <w:top w:val="none" w:sz="0" w:space="0" w:color="auto"/>
        <w:left w:val="none" w:sz="0" w:space="0" w:color="auto"/>
        <w:bottom w:val="none" w:sz="0" w:space="0" w:color="auto"/>
        <w:right w:val="none" w:sz="0" w:space="0" w:color="auto"/>
      </w:divBdr>
    </w:div>
    <w:div w:id="1553465883">
      <w:bodyDiv w:val="1"/>
      <w:marLeft w:val="0"/>
      <w:marRight w:val="0"/>
      <w:marTop w:val="0"/>
      <w:marBottom w:val="0"/>
      <w:divBdr>
        <w:top w:val="none" w:sz="0" w:space="0" w:color="auto"/>
        <w:left w:val="none" w:sz="0" w:space="0" w:color="auto"/>
        <w:bottom w:val="none" w:sz="0" w:space="0" w:color="auto"/>
        <w:right w:val="none" w:sz="0" w:space="0" w:color="auto"/>
      </w:divBdr>
    </w:div>
    <w:div w:id="1556117524">
      <w:bodyDiv w:val="1"/>
      <w:marLeft w:val="0"/>
      <w:marRight w:val="0"/>
      <w:marTop w:val="0"/>
      <w:marBottom w:val="0"/>
      <w:divBdr>
        <w:top w:val="none" w:sz="0" w:space="0" w:color="auto"/>
        <w:left w:val="none" w:sz="0" w:space="0" w:color="auto"/>
        <w:bottom w:val="none" w:sz="0" w:space="0" w:color="auto"/>
        <w:right w:val="none" w:sz="0" w:space="0" w:color="auto"/>
      </w:divBdr>
    </w:div>
    <w:div w:id="1558471378">
      <w:bodyDiv w:val="1"/>
      <w:marLeft w:val="0"/>
      <w:marRight w:val="0"/>
      <w:marTop w:val="0"/>
      <w:marBottom w:val="0"/>
      <w:divBdr>
        <w:top w:val="none" w:sz="0" w:space="0" w:color="auto"/>
        <w:left w:val="none" w:sz="0" w:space="0" w:color="auto"/>
        <w:bottom w:val="none" w:sz="0" w:space="0" w:color="auto"/>
        <w:right w:val="none" w:sz="0" w:space="0" w:color="auto"/>
      </w:divBdr>
    </w:div>
    <w:div w:id="1560365253">
      <w:bodyDiv w:val="1"/>
      <w:marLeft w:val="0"/>
      <w:marRight w:val="0"/>
      <w:marTop w:val="0"/>
      <w:marBottom w:val="0"/>
      <w:divBdr>
        <w:top w:val="none" w:sz="0" w:space="0" w:color="auto"/>
        <w:left w:val="none" w:sz="0" w:space="0" w:color="auto"/>
        <w:bottom w:val="none" w:sz="0" w:space="0" w:color="auto"/>
        <w:right w:val="none" w:sz="0" w:space="0" w:color="auto"/>
      </w:divBdr>
    </w:div>
    <w:div w:id="1561556743">
      <w:bodyDiv w:val="1"/>
      <w:marLeft w:val="0"/>
      <w:marRight w:val="0"/>
      <w:marTop w:val="0"/>
      <w:marBottom w:val="0"/>
      <w:divBdr>
        <w:top w:val="none" w:sz="0" w:space="0" w:color="auto"/>
        <w:left w:val="none" w:sz="0" w:space="0" w:color="auto"/>
        <w:bottom w:val="none" w:sz="0" w:space="0" w:color="auto"/>
        <w:right w:val="none" w:sz="0" w:space="0" w:color="auto"/>
      </w:divBdr>
    </w:div>
    <w:div w:id="156613723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919038">
      <w:bodyDiv w:val="1"/>
      <w:marLeft w:val="0"/>
      <w:marRight w:val="0"/>
      <w:marTop w:val="0"/>
      <w:marBottom w:val="0"/>
      <w:divBdr>
        <w:top w:val="none" w:sz="0" w:space="0" w:color="auto"/>
        <w:left w:val="none" w:sz="0" w:space="0" w:color="auto"/>
        <w:bottom w:val="none" w:sz="0" w:space="0" w:color="auto"/>
        <w:right w:val="none" w:sz="0" w:space="0" w:color="auto"/>
      </w:divBdr>
    </w:div>
    <w:div w:id="1571306344">
      <w:bodyDiv w:val="1"/>
      <w:marLeft w:val="0"/>
      <w:marRight w:val="0"/>
      <w:marTop w:val="0"/>
      <w:marBottom w:val="0"/>
      <w:divBdr>
        <w:top w:val="none" w:sz="0" w:space="0" w:color="auto"/>
        <w:left w:val="none" w:sz="0" w:space="0" w:color="auto"/>
        <w:bottom w:val="none" w:sz="0" w:space="0" w:color="auto"/>
        <w:right w:val="none" w:sz="0" w:space="0" w:color="auto"/>
      </w:divBdr>
    </w:div>
    <w:div w:id="1572420188">
      <w:bodyDiv w:val="1"/>
      <w:marLeft w:val="0"/>
      <w:marRight w:val="0"/>
      <w:marTop w:val="0"/>
      <w:marBottom w:val="0"/>
      <w:divBdr>
        <w:top w:val="none" w:sz="0" w:space="0" w:color="auto"/>
        <w:left w:val="none" w:sz="0" w:space="0" w:color="auto"/>
        <w:bottom w:val="none" w:sz="0" w:space="0" w:color="auto"/>
        <w:right w:val="none" w:sz="0" w:space="0" w:color="auto"/>
      </w:divBdr>
    </w:div>
    <w:div w:id="1573808741">
      <w:bodyDiv w:val="1"/>
      <w:marLeft w:val="0"/>
      <w:marRight w:val="0"/>
      <w:marTop w:val="0"/>
      <w:marBottom w:val="0"/>
      <w:divBdr>
        <w:top w:val="none" w:sz="0" w:space="0" w:color="auto"/>
        <w:left w:val="none" w:sz="0" w:space="0" w:color="auto"/>
        <w:bottom w:val="none" w:sz="0" w:space="0" w:color="auto"/>
        <w:right w:val="none" w:sz="0" w:space="0" w:color="auto"/>
      </w:divBdr>
    </w:div>
    <w:div w:id="1578981566">
      <w:bodyDiv w:val="1"/>
      <w:marLeft w:val="0"/>
      <w:marRight w:val="0"/>
      <w:marTop w:val="0"/>
      <w:marBottom w:val="0"/>
      <w:divBdr>
        <w:top w:val="none" w:sz="0" w:space="0" w:color="auto"/>
        <w:left w:val="none" w:sz="0" w:space="0" w:color="auto"/>
        <w:bottom w:val="none" w:sz="0" w:space="0" w:color="auto"/>
        <w:right w:val="none" w:sz="0" w:space="0" w:color="auto"/>
      </w:divBdr>
    </w:div>
    <w:div w:id="1582638467">
      <w:bodyDiv w:val="1"/>
      <w:marLeft w:val="0"/>
      <w:marRight w:val="0"/>
      <w:marTop w:val="0"/>
      <w:marBottom w:val="0"/>
      <w:divBdr>
        <w:top w:val="none" w:sz="0" w:space="0" w:color="auto"/>
        <w:left w:val="none" w:sz="0" w:space="0" w:color="auto"/>
        <w:bottom w:val="none" w:sz="0" w:space="0" w:color="auto"/>
        <w:right w:val="none" w:sz="0" w:space="0" w:color="auto"/>
      </w:divBdr>
    </w:div>
    <w:div w:id="1584686330">
      <w:bodyDiv w:val="1"/>
      <w:marLeft w:val="0"/>
      <w:marRight w:val="0"/>
      <w:marTop w:val="0"/>
      <w:marBottom w:val="0"/>
      <w:divBdr>
        <w:top w:val="none" w:sz="0" w:space="0" w:color="auto"/>
        <w:left w:val="none" w:sz="0" w:space="0" w:color="auto"/>
        <w:bottom w:val="none" w:sz="0" w:space="0" w:color="auto"/>
        <w:right w:val="none" w:sz="0" w:space="0" w:color="auto"/>
      </w:divBdr>
    </w:div>
    <w:div w:id="1584949067">
      <w:bodyDiv w:val="1"/>
      <w:marLeft w:val="0"/>
      <w:marRight w:val="0"/>
      <w:marTop w:val="0"/>
      <w:marBottom w:val="0"/>
      <w:divBdr>
        <w:top w:val="none" w:sz="0" w:space="0" w:color="auto"/>
        <w:left w:val="none" w:sz="0" w:space="0" w:color="auto"/>
        <w:bottom w:val="none" w:sz="0" w:space="0" w:color="auto"/>
        <w:right w:val="none" w:sz="0" w:space="0" w:color="auto"/>
      </w:divBdr>
    </w:div>
    <w:div w:id="1593204570">
      <w:bodyDiv w:val="1"/>
      <w:marLeft w:val="0"/>
      <w:marRight w:val="0"/>
      <w:marTop w:val="0"/>
      <w:marBottom w:val="0"/>
      <w:divBdr>
        <w:top w:val="none" w:sz="0" w:space="0" w:color="auto"/>
        <w:left w:val="none" w:sz="0" w:space="0" w:color="auto"/>
        <w:bottom w:val="none" w:sz="0" w:space="0" w:color="auto"/>
        <w:right w:val="none" w:sz="0" w:space="0" w:color="auto"/>
      </w:divBdr>
    </w:div>
    <w:div w:id="1606888567">
      <w:bodyDiv w:val="1"/>
      <w:marLeft w:val="0"/>
      <w:marRight w:val="0"/>
      <w:marTop w:val="0"/>
      <w:marBottom w:val="0"/>
      <w:divBdr>
        <w:top w:val="none" w:sz="0" w:space="0" w:color="auto"/>
        <w:left w:val="none" w:sz="0" w:space="0" w:color="auto"/>
        <w:bottom w:val="none" w:sz="0" w:space="0" w:color="auto"/>
        <w:right w:val="none" w:sz="0" w:space="0" w:color="auto"/>
      </w:divBdr>
    </w:div>
    <w:div w:id="1608269559">
      <w:bodyDiv w:val="1"/>
      <w:marLeft w:val="0"/>
      <w:marRight w:val="0"/>
      <w:marTop w:val="0"/>
      <w:marBottom w:val="0"/>
      <w:divBdr>
        <w:top w:val="none" w:sz="0" w:space="0" w:color="auto"/>
        <w:left w:val="none" w:sz="0" w:space="0" w:color="auto"/>
        <w:bottom w:val="none" w:sz="0" w:space="0" w:color="auto"/>
        <w:right w:val="none" w:sz="0" w:space="0" w:color="auto"/>
      </w:divBdr>
    </w:div>
    <w:div w:id="1608653752">
      <w:bodyDiv w:val="1"/>
      <w:marLeft w:val="0"/>
      <w:marRight w:val="0"/>
      <w:marTop w:val="0"/>
      <w:marBottom w:val="0"/>
      <w:divBdr>
        <w:top w:val="none" w:sz="0" w:space="0" w:color="auto"/>
        <w:left w:val="none" w:sz="0" w:space="0" w:color="auto"/>
        <w:bottom w:val="none" w:sz="0" w:space="0" w:color="auto"/>
        <w:right w:val="none" w:sz="0" w:space="0" w:color="auto"/>
      </w:divBdr>
    </w:div>
    <w:div w:id="1609654581">
      <w:bodyDiv w:val="1"/>
      <w:marLeft w:val="0"/>
      <w:marRight w:val="0"/>
      <w:marTop w:val="0"/>
      <w:marBottom w:val="0"/>
      <w:divBdr>
        <w:top w:val="none" w:sz="0" w:space="0" w:color="auto"/>
        <w:left w:val="none" w:sz="0" w:space="0" w:color="auto"/>
        <w:bottom w:val="none" w:sz="0" w:space="0" w:color="auto"/>
        <w:right w:val="none" w:sz="0" w:space="0" w:color="auto"/>
      </w:divBdr>
    </w:div>
    <w:div w:id="1620986718">
      <w:bodyDiv w:val="1"/>
      <w:marLeft w:val="0"/>
      <w:marRight w:val="0"/>
      <w:marTop w:val="0"/>
      <w:marBottom w:val="0"/>
      <w:divBdr>
        <w:top w:val="none" w:sz="0" w:space="0" w:color="auto"/>
        <w:left w:val="none" w:sz="0" w:space="0" w:color="auto"/>
        <w:bottom w:val="none" w:sz="0" w:space="0" w:color="auto"/>
        <w:right w:val="none" w:sz="0" w:space="0" w:color="auto"/>
      </w:divBdr>
    </w:div>
    <w:div w:id="1621571263">
      <w:bodyDiv w:val="1"/>
      <w:marLeft w:val="0"/>
      <w:marRight w:val="0"/>
      <w:marTop w:val="0"/>
      <w:marBottom w:val="0"/>
      <w:divBdr>
        <w:top w:val="none" w:sz="0" w:space="0" w:color="auto"/>
        <w:left w:val="none" w:sz="0" w:space="0" w:color="auto"/>
        <w:bottom w:val="none" w:sz="0" w:space="0" w:color="auto"/>
        <w:right w:val="none" w:sz="0" w:space="0" w:color="auto"/>
      </w:divBdr>
    </w:div>
    <w:div w:id="1623345741">
      <w:bodyDiv w:val="1"/>
      <w:marLeft w:val="0"/>
      <w:marRight w:val="0"/>
      <w:marTop w:val="0"/>
      <w:marBottom w:val="0"/>
      <w:divBdr>
        <w:top w:val="none" w:sz="0" w:space="0" w:color="auto"/>
        <w:left w:val="none" w:sz="0" w:space="0" w:color="auto"/>
        <w:bottom w:val="none" w:sz="0" w:space="0" w:color="auto"/>
        <w:right w:val="none" w:sz="0" w:space="0" w:color="auto"/>
      </w:divBdr>
    </w:div>
    <w:div w:id="1625888228">
      <w:bodyDiv w:val="1"/>
      <w:marLeft w:val="0"/>
      <w:marRight w:val="0"/>
      <w:marTop w:val="0"/>
      <w:marBottom w:val="0"/>
      <w:divBdr>
        <w:top w:val="none" w:sz="0" w:space="0" w:color="auto"/>
        <w:left w:val="none" w:sz="0" w:space="0" w:color="auto"/>
        <w:bottom w:val="none" w:sz="0" w:space="0" w:color="auto"/>
        <w:right w:val="none" w:sz="0" w:space="0" w:color="auto"/>
      </w:divBdr>
    </w:div>
    <w:div w:id="1627154366">
      <w:bodyDiv w:val="1"/>
      <w:marLeft w:val="0"/>
      <w:marRight w:val="0"/>
      <w:marTop w:val="0"/>
      <w:marBottom w:val="0"/>
      <w:divBdr>
        <w:top w:val="none" w:sz="0" w:space="0" w:color="auto"/>
        <w:left w:val="none" w:sz="0" w:space="0" w:color="auto"/>
        <w:bottom w:val="none" w:sz="0" w:space="0" w:color="auto"/>
        <w:right w:val="none" w:sz="0" w:space="0" w:color="auto"/>
      </w:divBdr>
    </w:div>
    <w:div w:id="1628463524">
      <w:bodyDiv w:val="1"/>
      <w:marLeft w:val="0"/>
      <w:marRight w:val="0"/>
      <w:marTop w:val="0"/>
      <w:marBottom w:val="0"/>
      <w:divBdr>
        <w:top w:val="none" w:sz="0" w:space="0" w:color="auto"/>
        <w:left w:val="none" w:sz="0" w:space="0" w:color="auto"/>
        <w:bottom w:val="none" w:sz="0" w:space="0" w:color="auto"/>
        <w:right w:val="none" w:sz="0" w:space="0" w:color="auto"/>
      </w:divBdr>
    </w:div>
    <w:div w:id="1628586688">
      <w:bodyDiv w:val="1"/>
      <w:marLeft w:val="0"/>
      <w:marRight w:val="0"/>
      <w:marTop w:val="0"/>
      <w:marBottom w:val="0"/>
      <w:divBdr>
        <w:top w:val="none" w:sz="0" w:space="0" w:color="auto"/>
        <w:left w:val="none" w:sz="0" w:space="0" w:color="auto"/>
        <w:bottom w:val="none" w:sz="0" w:space="0" w:color="auto"/>
        <w:right w:val="none" w:sz="0" w:space="0" w:color="auto"/>
      </w:divBdr>
    </w:div>
    <w:div w:id="1629431771">
      <w:bodyDiv w:val="1"/>
      <w:marLeft w:val="0"/>
      <w:marRight w:val="0"/>
      <w:marTop w:val="0"/>
      <w:marBottom w:val="0"/>
      <w:divBdr>
        <w:top w:val="none" w:sz="0" w:space="0" w:color="auto"/>
        <w:left w:val="none" w:sz="0" w:space="0" w:color="auto"/>
        <w:bottom w:val="none" w:sz="0" w:space="0" w:color="auto"/>
        <w:right w:val="none" w:sz="0" w:space="0" w:color="auto"/>
      </w:divBdr>
    </w:div>
    <w:div w:id="1630626974">
      <w:bodyDiv w:val="1"/>
      <w:marLeft w:val="0"/>
      <w:marRight w:val="0"/>
      <w:marTop w:val="0"/>
      <w:marBottom w:val="0"/>
      <w:divBdr>
        <w:top w:val="none" w:sz="0" w:space="0" w:color="auto"/>
        <w:left w:val="none" w:sz="0" w:space="0" w:color="auto"/>
        <w:bottom w:val="none" w:sz="0" w:space="0" w:color="auto"/>
        <w:right w:val="none" w:sz="0" w:space="0" w:color="auto"/>
      </w:divBdr>
    </w:div>
    <w:div w:id="1632442079">
      <w:bodyDiv w:val="1"/>
      <w:marLeft w:val="0"/>
      <w:marRight w:val="0"/>
      <w:marTop w:val="0"/>
      <w:marBottom w:val="0"/>
      <w:divBdr>
        <w:top w:val="none" w:sz="0" w:space="0" w:color="auto"/>
        <w:left w:val="none" w:sz="0" w:space="0" w:color="auto"/>
        <w:bottom w:val="none" w:sz="0" w:space="0" w:color="auto"/>
        <w:right w:val="none" w:sz="0" w:space="0" w:color="auto"/>
      </w:divBdr>
    </w:div>
    <w:div w:id="1632445230">
      <w:bodyDiv w:val="1"/>
      <w:marLeft w:val="0"/>
      <w:marRight w:val="0"/>
      <w:marTop w:val="0"/>
      <w:marBottom w:val="0"/>
      <w:divBdr>
        <w:top w:val="none" w:sz="0" w:space="0" w:color="auto"/>
        <w:left w:val="none" w:sz="0" w:space="0" w:color="auto"/>
        <w:bottom w:val="none" w:sz="0" w:space="0" w:color="auto"/>
        <w:right w:val="none" w:sz="0" w:space="0" w:color="auto"/>
      </w:divBdr>
    </w:div>
    <w:div w:id="1633243812">
      <w:bodyDiv w:val="1"/>
      <w:marLeft w:val="0"/>
      <w:marRight w:val="0"/>
      <w:marTop w:val="0"/>
      <w:marBottom w:val="0"/>
      <w:divBdr>
        <w:top w:val="none" w:sz="0" w:space="0" w:color="auto"/>
        <w:left w:val="none" w:sz="0" w:space="0" w:color="auto"/>
        <w:bottom w:val="none" w:sz="0" w:space="0" w:color="auto"/>
        <w:right w:val="none" w:sz="0" w:space="0" w:color="auto"/>
      </w:divBdr>
    </w:div>
    <w:div w:id="1633628634">
      <w:bodyDiv w:val="1"/>
      <w:marLeft w:val="0"/>
      <w:marRight w:val="0"/>
      <w:marTop w:val="0"/>
      <w:marBottom w:val="0"/>
      <w:divBdr>
        <w:top w:val="none" w:sz="0" w:space="0" w:color="auto"/>
        <w:left w:val="none" w:sz="0" w:space="0" w:color="auto"/>
        <w:bottom w:val="none" w:sz="0" w:space="0" w:color="auto"/>
        <w:right w:val="none" w:sz="0" w:space="0" w:color="auto"/>
      </w:divBdr>
    </w:div>
    <w:div w:id="1642229941">
      <w:bodyDiv w:val="1"/>
      <w:marLeft w:val="0"/>
      <w:marRight w:val="0"/>
      <w:marTop w:val="0"/>
      <w:marBottom w:val="0"/>
      <w:divBdr>
        <w:top w:val="none" w:sz="0" w:space="0" w:color="auto"/>
        <w:left w:val="none" w:sz="0" w:space="0" w:color="auto"/>
        <w:bottom w:val="none" w:sz="0" w:space="0" w:color="auto"/>
        <w:right w:val="none" w:sz="0" w:space="0" w:color="auto"/>
      </w:divBdr>
    </w:div>
    <w:div w:id="1647779399">
      <w:bodyDiv w:val="1"/>
      <w:marLeft w:val="0"/>
      <w:marRight w:val="0"/>
      <w:marTop w:val="0"/>
      <w:marBottom w:val="0"/>
      <w:divBdr>
        <w:top w:val="none" w:sz="0" w:space="0" w:color="auto"/>
        <w:left w:val="none" w:sz="0" w:space="0" w:color="auto"/>
        <w:bottom w:val="none" w:sz="0" w:space="0" w:color="auto"/>
        <w:right w:val="none" w:sz="0" w:space="0" w:color="auto"/>
      </w:divBdr>
    </w:div>
    <w:div w:id="1648168482">
      <w:bodyDiv w:val="1"/>
      <w:marLeft w:val="0"/>
      <w:marRight w:val="0"/>
      <w:marTop w:val="0"/>
      <w:marBottom w:val="0"/>
      <w:divBdr>
        <w:top w:val="none" w:sz="0" w:space="0" w:color="auto"/>
        <w:left w:val="none" w:sz="0" w:space="0" w:color="auto"/>
        <w:bottom w:val="none" w:sz="0" w:space="0" w:color="auto"/>
        <w:right w:val="none" w:sz="0" w:space="0" w:color="auto"/>
      </w:divBdr>
    </w:div>
    <w:div w:id="1655790985">
      <w:bodyDiv w:val="1"/>
      <w:marLeft w:val="0"/>
      <w:marRight w:val="0"/>
      <w:marTop w:val="0"/>
      <w:marBottom w:val="0"/>
      <w:divBdr>
        <w:top w:val="none" w:sz="0" w:space="0" w:color="auto"/>
        <w:left w:val="none" w:sz="0" w:space="0" w:color="auto"/>
        <w:bottom w:val="none" w:sz="0" w:space="0" w:color="auto"/>
        <w:right w:val="none" w:sz="0" w:space="0" w:color="auto"/>
      </w:divBdr>
    </w:div>
    <w:div w:id="1660189825">
      <w:bodyDiv w:val="1"/>
      <w:marLeft w:val="0"/>
      <w:marRight w:val="0"/>
      <w:marTop w:val="0"/>
      <w:marBottom w:val="0"/>
      <w:divBdr>
        <w:top w:val="none" w:sz="0" w:space="0" w:color="auto"/>
        <w:left w:val="none" w:sz="0" w:space="0" w:color="auto"/>
        <w:bottom w:val="none" w:sz="0" w:space="0" w:color="auto"/>
        <w:right w:val="none" w:sz="0" w:space="0" w:color="auto"/>
      </w:divBdr>
    </w:div>
    <w:div w:id="1664510724">
      <w:bodyDiv w:val="1"/>
      <w:marLeft w:val="0"/>
      <w:marRight w:val="0"/>
      <w:marTop w:val="0"/>
      <w:marBottom w:val="0"/>
      <w:divBdr>
        <w:top w:val="none" w:sz="0" w:space="0" w:color="auto"/>
        <w:left w:val="none" w:sz="0" w:space="0" w:color="auto"/>
        <w:bottom w:val="none" w:sz="0" w:space="0" w:color="auto"/>
        <w:right w:val="none" w:sz="0" w:space="0" w:color="auto"/>
      </w:divBdr>
    </w:div>
    <w:div w:id="1667006126">
      <w:bodyDiv w:val="1"/>
      <w:marLeft w:val="0"/>
      <w:marRight w:val="0"/>
      <w:marTop w:val="0"/>
      <w:marBottom w:val="0"/>
      <w:divBdr>
        <w:top w:val="none" w:sz="0" w:space="0" w:color="auto"/>
        <w:left w:val="none" w:sz="0" w:space="0" w:color="auto"/>
        <w:bottom w:val="none" w:sz="0" w:space="0" w:color="auto"/>
        <w:right w:val="none" w:sz="0" w:space="0" w:color="auto"/>
      </w:divBdr>
    </w:div>
    <w:div w:id="1668170157">
      <w:bodyDiv w:val="1"/>
      <w:marLeft w:val="0"/>
      <w:marRight w:val="0"/>
      <w:marTop w:val="0"/>
      <w:marBottom w:val="0"/>
      <w:divBdr>
        <w:top w:val="none" w:sz="0" w:space="0" w:color="auto"/>
        <w:left w:val="none" w:sz="0" w:space="0" w:color="auto"/>
        <w:bottom w:val="none" w:sz="0" w:space="0" w:color="auto"/>
        <w:right w:val="none" w:sz="0" w:space="0" w:color="auto"/>
      </w:divBdr>
    </w:div>
    <w:div w:id="1668558332">
      <w:bodyDiv w:val="1"/>
      <w:marLeft w:val="0"/>
      <w:marRight w:val="0"/>
      <w:marTop w:val="0"/>
      <w:marBottom w:val="0"/>
      <w:divBdr>
        <w:top w:val="none" w:sz="0" w:space="0" w:color="auto"/>
        <w:left w:val="none" w:sz="0" w:space="0" w:color="auto"/>
        <w:bottom w:val="none" w:sz="0" w:space="0" w:color="auto"/>
        <w:right w:val="none" w:sz="0" w:space="0" w:color="auto"/>
      </w:divBdr>
    </w:div>
    <w:div w:id="1669626655">
      <w:bodyDiv w:val="1"/>
      <w:marLeft w:val="0"/>
      <w:marRight w:val="0"/>
      <w:marTop w:val="0"/>
      <w:marBottom w:val="0"/>
      <w:divBdr>
        <w:top w:val="none" w:sz="0" w:space="0" w:color="auto"/>
        <w:left w:val="none" w:sz="0" w:space="0" w:color="auto"/>
        <w:bottom w:val="none" w:sz="0" w:space="0" w:color="auto"/>
        <w:right w:val="none" w:sz="0" w:space="0" w:color="auto"/>
      </w:divBdr>
    </w:div>
    <w:div w:id="1670673537">
      <w:bodyDiv w:val="1"/>
      <w:marLeft w:val="0"/>
      <w:marRight w:val="0"/>
      <w:marTop w:val="0"/>
      <w:marBottom w:val="0"/>
      <w:divBdr>
        <w:top w:val="none" w:sz="0" w:space="0" w:color="auto"/>
        <w:left w:val="none" w:sz="0" w:space="0" w:color="auto"/>
        <w:bottom w:val="none" w:sz="0" w:space="0" w:color="auto"/>
        <w:right w:val="none" w:sz="0" w:space="0" w:color="auto"/>
      </w:divBdr>
    </w:div>
    <w:div w:id="1671568155">
      <w:bodyDiv w:val="1"/>
      <w:marLeft w:val="0"/>
      <w:marRight w:val="0"/>
      <w:marTop w:val="0"/>
      <w:marBottom w:val="0"/>
      <w:divBdr>
        <w:top w:val="none" w:sz="0" w:space="0" w:color="auto"/>
        <w:left w:val="none" w:sz="0" w:space="0" w:color="auto"/>
        <w:bottom w:val="none" w:sz="0" w:space="0" w:color="auto"/>
        <w:right w:val="none" w:sz="0" w:space="0" w:color="auto"/>
      </w:divBdr>
    </w:div>
    <w:div w:id="1676759881">
      <w:bodyDiv w:val="1"/>
      <w:marLeft w:val="0"/>
      <w:marRight w:val="0"/>
      <w:marTop w:val="0"/>
      <w:marBottom w:val="0"/>
      <w:divBdr>
        <w:top w:val="none" w:sz="0" w:space="0" w:color="auto"/>
        <w:left w:val="none" w:sz="0" w:space="0" w:color="auto"/>
        <w:bottom w:val="none" w:sz="0" w:space="0" w:color="auto"/>
        <w:right w:val="none" w:sz="0" w:space="0" w:color="auto"/>
      </w:divBdr>
    </w:div>
    <w:div w:id="1677922578">
      <w:bodyDiv w:val="1"/>
      <w:marLeft w:val="0"/>
      <w:marRight w:val="0"/>
      <w:marTop w:val="0"/>
      <w:marBottom w:val="0"/>
      <w:divBdr>
        <w:top w:val="none" w:sz="0" w:space="0" w:color="auto"/>
        <w:left w:val="none" w:sz="0" w:space="0" w:color="auto"/>
        <w:bottom w:val="none" w:sz="0" w:space="0" w:color="auto"/>
        <w:right w:val="none" w:sz="0" w:space="0" w:color="auto"/>
      </w:divBdr>
    </w:div>
    <w:div w:id="1679120508">
      <w:bodyDiv w:val="1"/>
      <w:marLeft w:val="0"/>
      <w:marRight w:val="0"/>
      <w:marTop w:val="0"/>
      <w:marBottom w:val="0"/>
      <w:divBdr>
        <w:top w:val="none" w:sz="0" w:space="0" w:color="auto"/>
        <w:left w:val="none" w:sz="0" w:space="0" w:color="auto"/>
        <w:bottom w:val="none" w:sz="0" w:space="0" w:color="auto"/>
        <w:right w:val="none" w:sz="0" w:space="0" w:color="auto"/>
      </w:divBdr>
    </w:div>
    <w:div w:id="1685857617">
      <w:bodyDiv w:val="1"/>
      <w:marLeft w:val="0"/>
      <w:marRight w:val="0"/>
      <w:marTop w:val="0"/>
      <w:marBottom w:val="0"/>
      <w:divBdr>
        <w:top w:val="none" w:sz="0" w:space="0" w:color="auto"/>
        <w:left w:val="none" w:sz="0" w:space="0" w:color="auto"/>
        <w:bottom w:val="none" w:sz="0" w:space="0" w:color="auto"/>
        <w:right w:val="none" w:sz="0" w:space="0" w:color="auto"/>
      </w:divBdr>
    </w:div>
    <w:div w:id="1686637440">
      <w:bodyDiv w:val="1"/>
      <w:marLeft w:val="0"/>
      <w:marRight w:val="0"/>
      <w:marTop w:val="0"/>
      <w:marBottom w:val="0"/>
      <w:divBdr>
        <w:top w:val="none" w:sz="0" w:space="0" w:color="auto"/>
        <w:left w:val="none" w:sz="0" w:space="0" w:color="auto"/>
        <w:bottom w:val="none" w:sz="0" w:space="0" w:color="auto"/>
        <w:right w:val="none" w:sz="0" w:space="0" w:color="auto"/>
      </w:divBdr>
    </w:div>
    <w:div w:id="1687518048">
      <w:bodyDiv w:val="1"/>
      <w:marLeft w:val="0"/>
      <w:marRight w:val="0"/>
      <w:marTop w:val="0"/>
      <w:marBottom w:val="0"/>
      <w:divBdr>
        <w:top w:val="none" w:sz="0" w:space="0" w:color="auto"/>
        <w:left w:val="none" w:sz="0" w:space="0" w:color="auto"/>
        <w:bottom w:val="none" w:sz="0" w:space="0" w:color="auto"/>
        <w:right w:val="none" w:sz="0" w:space="0" w:color="auto"/>
      </w:divBdr>
    </w:div>
    <w:div w:id="1687558097">
      <w:bodyDiv w:val="1"/>
      <w:marLeft w:val="0"/>
      <w:marRight w:val="0"/>
      <w:marTop w:val="0"/>
      <w:marBottom w:val="0"/>
      <w:divBdr>
        <w:top w:val="none" w:sz="0" w:space="0" w:color="auto"/>
        <w:left w:val="none" w:sz="0" w:space="0" w:color="auto"/>
        <w:bottom w:val="none" w:sz="0" w:space="0" w:color="auto"/>
        <w:right w:val="none" w:sz="0" w:space="0" w:color="auto"/>
      </w:divBdr>
    </w:div>
    <w:div w:id="1688366279">
      <w:bodyDiv w:val="1"/>
      <w:marLeft w:val="0"/>
      <w:marRight w:val="0"/>
      <w:marTop w:val="0"/>
      <w:marBottom w:val="0"/>
      <w:divBdr>
        <w:top w:val="none" w:sz="0" w:space="0" w:color="auto"/>
        <w:left w:val="none" w:sz="0" w:space="0" w:color="auto"/>
        <w:bottom w:val="none" w:sz="0" w:space="0" w:color="auto"/>
        <w:right w:val="none" w:sz="0" w:space="0" w:color="auto"/>
      </w:divBdr>
    </w:div>
    <w:div w:id="1689599062">
      <w:bodyDiv w:val="1"/>
      <w:marLeft w:val="0"/>
      <w:marRight w:val="0"/>
      <w:marTop w:val="0"/>
      <w:marBottom w:val="0"/>
      <w:divBdr>
        <w:top w:val="none" w:sz="0" w:space="0" w:color="auto"/>
        <w:left w:val="none" w:sz="0" w:space="0" w:color="auto"/>
        <w:bottom w:val="none" w:sz="0" w:space="0" w:color="auto"/>
        <w:right w:val="none" w:sz="0" w:space="0" w:color="auto"/>
      </w:divBdr>
    </w:div>
    <w:div w:id="1690452247">
      <w:bodyDiv w:val="1"/>
      <w:marLeft w:val="0"/>
      <w:marRight w:val="0"/>
      <w:marTop w:val="0"/>
      <w:marBottom w:val="0"/>
      <w:divBdr>
        <w:top w:val="none" w:sz="0" w:space="0" w:color="auto"/>
        <w:left w:val="none" w:sz="0" w:space="0" w:color="auto"/>
        <w:bottom w:val="none" w:sz="0" w:space="0" w:color="auto"/>
        <w:right w:val="none" w:sz="0" w:space="0" w:color="auto"/>
      </w:divBdr>
    </w:div>
    <w:div w:id="1697079275">
      <w:bodyDiv w:val="1"/>
      <w:marLeft w:val="0"/>
      <w:marRight w:val="0"/>
      <w:marTop w:val="0"/>
      <w:marBottom w:val="0"/>
      <w:divBdr>
        <w:top w:val="none" w:sz="0" w:space="0" w:color="auto"/>
        <w:left w:val="none" w:sz="0" w:space="0" w:color="auto"/>
        <w:bottom w:val="none" w:sz="0" w:space="0" w:color="auto"/>
        <w:right w:val="none" w:sz="0" w:space="0" w:color="auto"/>
      </w:divBdr>
    </w:div>
    <w:div w:id="1708069036">
      <w:bodyDiv w:val="1"/>
      <w:marLeft w:val="0"/>
      <w:marRight w:val="0"/>
      <w:marTop w:val="0"/>
      <w:marBottom w:val="0"/>
      <w:divBdr>
        <w:top w:val="none" w:sz="0" w:space="0" w:color="auto"/>
        <w:left w:val="none" w:sz="0" w:space="0" w:color="auto"/>
        <w:bottom w:val="none" w:sz="0" w:space="0" w:color="auto"/>
        <w:right w:val="none" w:sz="0" w:space="0" w:color="auto"/>
      </w:divBdr>
    </w:div>
    <w:div w:id="1709185736">
      <w:bodyDiv w:val="1"/>
      <w:marLeft w:val="0"/>
      <w:marRight w:val="0"/>
      <w:marTop w:val="0"/>
      <w:marBottom w:val="0"/>
      <w:divBdr>
        <w:top w:val="none" w:sz="0" w:space="0" w:color="auto"/>
        <w:left w:val="none" w:sz="0" w:space="0" w:color="auto"/>
        <w:bottom w:val="none" w:sz="0" w:space="0" w:color="auto"/>
        <w:right w:val="none" w:sz="0" w:space="0" w:color="auto"/>
      </w:divBdr>
    </w:div>
    <w:div w:id="1712877622">
      <w:bodyDiv w:val="1"/>
      <w:marLeft w:val="0"/>
      <w:marRight w:val="0"/>
      <w:marTop w:val="0"/>
      <w:marBottom w:val="0"/>
      <w:divBdr>
        <w:top w:val="none" w:sz="0" w:space="0" w:color="auto"/>
        <w:left w:val="none" w:sz="0" w:space="0" w:color="auto"/>
        <w:bottom w:val="none" w:sz="0" w:space="0" w:color="auto"/>
        <w:right w:val="none" w:sz="0" w:space="0" w:color="auto"/>
      </w:divBdr>
    </w:div>
    <w:div w:id="1713339343">
      <w:bodyDiv w:val="1"/>
      <w:marLeft w:val="0"/>
      <w:marRight w:val="0"/>
      <w:marTop w:val="0"/>
      <w:marBottom w:val="0"/>
      <w:divBdr>
        <w:top w:val="none" w:sz="0" w:space="0" w:color="auto"/>
        <w:left w:val="none" w:sz="0" w:space="0" w:color="auto"/>
        <w:bottom w:val="none" w:sz="0" w:space="0" w:color="auto"/>
        <w:right w:val="none" w:sz="0" w:space="0" w:color="auto"/>
      </w:divBdr>
    </w:div>
    <w:div w:id="1722243145">
      <w:bodyDiv w:val="1"/>
      <w:marLeft w:val="0"/>
      <w:marRight w:val="0"/>
      <w:marTop w:val="0"/>
      <w:marBottom w:val="0"/>
      <w:divBdr>
        <w:top w:val="none" w:sz="0" w:space="0" w:color="auto"/>
        <w:left w:val="none" w:sz="0" w:space="0" w:color="auto"/>
        <w:bottom w:val="none" w:sz="0" w:space="0" w:color="auto"/>
        <w:right w:val="none" w:sz="0" w:space="0" w:color="auto"/>
      </w:divBdr>
    </w:div>
    <w:div w:id="1723557967">
      <w:bodyDiv w:val="1"/>
      <w:marLeft w:val="0"/>
      <w:marRight w:val="0"/>
      <w:marTop w:val="0"/>
      <w:marBottom w:val="0"/>
      <w:divBdr>
        <w:top w:val="none" w:sz="0" w:space="0" w:color="auto"/>
        <w:left w:val="none" w:sz="0" w:space="0" w:color="auto"/>
        <w:bottom w:val="none" w:sz="0" w:space="0" w:color="auto"/>
        <w:right w:val="none" w:sz="0" w:space="0" w:color="auto"/>
      </w:divBdr>
    </w:div>
    <w:div w:id="1723676155">
      <w:bodyDiv w:val="1"/>
      <w:marLeft w:val="0"/>
      <w:marRight w:val="0"/>
      <w:marTop w:val="0"/>
      <w:marBottom w:val="0"/>
      <w:divBdr>
        <w:top w:val="none" w:sz="0" w:space="0" w:color="auto"/>
        <w:left w:val="none" w:sz="0" w:space="0" w:color="auto"/>
        <w:bottom w:val="none" w:sz="0" w:space="0" w:color="auto"/>
        <w:right w:val="none" w:sz="0" w:space="0" w:color="auto"/>
      </w:divBdr>
    </w:div>
    <w:div w:id="1729036847">
      <w:bodyDiv w:val="1"/>
      <w:marLeft w:val="0"/>
      <w:marRight w:val="0"/>
      <w:marTop w:val="0"/>
      <w:marBottom w:val="0"/>
      <w:divBdr>
        <w:top w:val="none" w:sz="0" w:space="0" w:color="auto"/>
        <w:left w:val="none" w:sz="0" w:space="0" w:color="auto"/>
        <w:bottom w:val="none" w:sz="0" w:space="0" w:color="auto"/>
        <w:right w:val="none" w:sz="0" w:space="0" w:color="auto"/>
      </w:divBdr>
    </w:div>
    <w:div w:id="1733769274">
      <w:bodyDiv w:val="1"/>
      <w:marLeft w:val="0"/>
      <w:marRight w:val="0"/>
      <w:marTop w:val="0"/>
      <w:marBottom w:val="0"/>
      <w:divBdr>
        <w:top w:val="none" w:sz="0" w:space="0" w:color="auto"/>
        <w:left w:val="none" w:sz="0" w:space="0" w:color="auto"/>
        <w:bottom w:val="none" w:sz="0" w:space="0" w:color="auto"/>
        <w:right w:val="none" w:sz="0" w:space="0" w:color="auto"/>
      </w:divBdr>
    </w:div>
    <w:div w:id="1736202530">
      <w:bodyDiv w:val="1"/>
      <w:marLeft w:val="0"/>
      <w:marRight w:val="0"/>
      <w:marTop w:val="0"/>
      <w:marBottom w:val="0"/>
      <w:divBdr>
        <w:top w:val="none" w:sz="0" w:space="0" w:color="auto"/>
        <w:left w:val="none" w:sz="0" w:space="0" w:color="auto"/>
        <w:bottom w:val="none" w:sz="0" w:space="0" w:color="auto"/>
        <w:right w:val="none" w:sz="0" w:space="0" w:color="auto"/>
      </w:divBdr>
    </w:div>
    <w:div w:id="1737632488">
      <w:bodyDiv w:val="1"/>
      <w:marLeft w:val="0"/>
      <w:marRight w:val="0"/>
      <w:marTop w:val="0"/>
      <w:marBottom w:val="0"/>
      <w:divBdr>
        <w:top w:val="none" w:sz="0" w:space="0" w:color="auto"/>
        <w:left w:val="none" w:sz="0" w:space="0" w:color="auto"/>
        <w:bottom w:val="none" w:sz="0" w:space="0" w:color="auto"/>
        <w:right w:val="none" w:sz="0" w:space="0" w:color="auto"/>
      </w:divBdr>
    </w:div>
    <w:div w:id="1738019251">
      <w:bodyDiv w:val="1"/>
      <w:marLeft w:val="0"/>
      <w:marRight w:val="0"/>
      <w:marTop w:val="0"/>
      <w:marBottom w:val="0"/>
      <w:divBdr>
        <w:top w:val="none" w:sz="0" w:space="0" w:color="auto"/>
        <w:left w:val="none" w:sz="0" w:space="0" w:color="auto"/>
        <w:bottom w:val="none" w:sz="0" w:space="0" w:color="auto"/>
        <w:right w:val="none" w:sz="0" w:space="0" w:color="auto"/>
      </w:divBdr>
    </w:div>
    <w:div w:id="1759476847">
      <w:bodyDiv w:val="1"/>
      <w:marLeft w:val="0"/>
      <w:marRight w:val="0"/>
      <w:marTop w:val="0"/>
      <w:marBottom w:val="0"/>
      <w:divBdr>
        <w:top w:val="none" w:sz="0" w:space="0" w:color="auto"/>
        <w:left w:val="none" w:sz="0" w:space="0" w:color="auto"/>
        <w:bottom w:val="none" w:sz="0" w:space="0" w:color="auto"/>
        <w:right w:val="none" w:sz="0" w:space="0" w:color="auto"/>
      </w:divBdr>
    </w:div>
    <w:div w:id="1766539180">
      <w:bodyDiv w:val="1"/>
      <w:marLeft w:val="0"/>
      <w:marRight w:val="0"/>
      <w:marTop w:val="0"/>
      <w:marBottom w:val="0"/>
      <w:divBdr>
        <w:top w:val="none" w:sz="0" w:space="0" w:color="auto"/>
        <w:left w:val="none" w:sz="0" w:space="0" w:color="auto"/>
        <w:bottom w:val="none" w:sz="0" w:space="0" w:color="auto"/>
        <w:right w:val="none" w:sz="0" w:space="0" w:color="auto"/>
      </w:divBdr>
    </w:div>
    <w:div w:id="1769426722">
      <w:bodyDiv w:val="1"/>
      <w:marLeft w:val="0"/>
      <w:marRight w:val="0"/>
      <w:marTop w:val="0"/>
      <w:marBottom w:val="0"/>
      <w:divBdr>
        <w:top w:val="none" w:sz="0" w:space="0" w:color="auto"/>
        <w:left w:val="none" w:sz="0" w:space="0" w:color="auto"/>
        <w:bottom w:val="none" w:sz="0" w:space="0" w:color="auto"/>
        <w:right w:val="none" w:sz="0" w:space="0" w:color="auto"/>
      </w:divBdr>
    </w:div>
    <w:div w:id="1771389996">
      <w:bodyDiv w:val="1"/>
      <w:marLeft w:val="0"/>
      <w:marRight w:val="0"/>
      <w:marTop w:val="0"/>
      <w:marBottom w:val="0"/>
      <w:divBdr>
        <w:top w:val="none" w:sz="0" w:space="0" w:color="auto"/>
        <w:left w:val="none" w:sz="0" w:space="0" w:color="auto"/>
        <w:bottom w:val="none" w:sz="0" w:space="0" w:color="auto"/>
        <w:right w:val="none" w:sz="0" w:space="0" w:color="auto"/>
      </w:divBdr>
    </w:div>
    <w:div w:id="1775128996">
      <w:bodyDiv w:val="1"/>
      <w:marLeft w:val="0"/>
      <w:marRight w:val="0"/>
      <w:marTop w:val="0"/>
      <w:marBottom w:val="0"/>
      <w:divBdr>
        <w:top w:val="none" w:sz="0" w:space="0" w:color="auto"/>
        <w:left w:val="none" w:sz="0" w:space="0" w:color="auto"/>
        <w:bottom w:val="none" w:sz="0" w:space="0" w:color="auto"/>
        <w:right w:val="none" w:sz="0" w:space="0" w:color="auto"/>
      </w:divBdr>
    </w:div>
    <w:div w:id="1778671150">
      <w:bodyDiv w:val="1"/>
      <w:marLeft w:val="0"/>
      <w:marRight w:val="0"/>
      <w:marTop w:val="0"/>
      <w:marBottom w:val="0"/>
      <w:divBdr>
        <w:top w:val="none" w:sz="0" w:space="0" w:color="auto"/>
        <w:left w:val="none" w:sz="0" w:space="0" w:color="auto"/>
        <w:bottom w:val="none" w:sz="0" w:space="0" w:color="auto"/>
        <w:right w:val="none" w:sz="0" w:space="0" w:color="auto"/>
      </w:divBdr>
    </w:div>
    <w:div w:id="1779137204">
      <w:bodyDiv w:val="1"/>
      <w:marLeft w:val="0"/>
      <w:marRight w:val="0"/>
      <w:marTop w:val="0"/>
      <w:marBottom w:val="0"/>
      <w:divBdr>
        <w:top w:val="none" w:sz="0" w:space="0" w:color="auto"/>
        <w:left w:val="none" w:sz="0" w:space="0" w:color="auto"/>
        <w:bottom w:val="none" w:sz="0" w:space="0" w:color="auto"/>
        <w:right w:val="none" w:sz="0" w:space="0" w:color="auto"/>
      </w:divBdr>
    </w:div>
    <w:div w:id="1781948054">
      <w:bodyDiv w:val="1"/>
      <w:marLeft w:val="0"/>
      <w:marRight w:val="0"/>
      <w:marTop w:val="0"/>
      <w:marBottom w:val="0"/>
      <w:divBdr>
        <w:top w:val="none" w:sz="0" w:space="0" w:color="auto"/>
        <w:left w:val="none" w:sz="0" w:space="0" w:color="auto"/>
        <w:bottom w:val="none" w:sz="0" w:space="0" w:color="auto"/>
        <w:right w:val="none" w:sz="0" w:space="0" w:color="auto"/>
      </w:divBdr>
    </w:div>
    <w:div w:id="1793985320">
      <w:bodyDiv w:val="1"/>
      <w:marLeft w:val="0"/>
      <w:marRight w:val="0"/>
      <w:marTop w:val="0"/>
      <w:marBottom w:val="0"/>
      <w:divBdr>
        <w:top w:val="none" w:sz="0" w:space="0" w:color="auto"/>
        <w:left w:val="none" w:sz="0" w:space="0" w:color="auto"/>
        <w:bottom w:val="none" w:sz="0" w:space="0" w:color="auto"/>
        <w:right w:val="none" w:sz="0" w:space="0" w:color="auto"/>
      </w:divBdr>
    </w:div>
    <w:div w:id="1798254443">
      <w:bodyDiv w:val="1"/>
      <w:marLeft w:val="0"/>
      <w:marRight w:val="0"/>
      <w:marTop w:val="0"/>
      <w:marBottom w:val="0"/>
      <w:divBdr>
        <w:top w:val="none" w:sz="0" w:space="0" w:color="auto"/>
        <w:left w:val="none" w:sz="0" w:space="0" w:color="auto"/>
        <w:bottom w:val="none" w:sz="0" w:space="0" w:color="auto"/>
        <w:right w:val="none" w:sz="0" w:space="0" w:color="auto"/>
      </w:divBdr>
    </w:div>
    <w:div w:id="1798642505">
      <w:bodyDiv w:val="1"/>
      <w:marLeft w:val="0"/>
      <w:marRight w:val="0"/>
      <w:marTop w:val="0"/>
      <w:marBottom w:val="0"/>
      <w:divBdr>
        <w:top w:val="none" w:sz="0" w:space="0" w:color="auto"/>
        <w:left w:val="none" w:sz="0" w:space="0" w:color="auto"/>
        <w:bottom w:val="none" w:sz="0" w:space="0" w:color="auto"/>
        <w:right w:val="none" w:sz="0" w:space="0" w:color="auto"/>
      </w:divBdr>
    </w:div>
    <w:div w:id="1800682977">
      <w:bodyDiv w:val="1"/>
      <w:marLeft w:val="0"/>
      <w:marRight w:val="0"/>
      <w:marTop w:val="0"/>
      <w:marBottom w:val="0"/>
      <w:divBdr>
        <w:top w:val="none" w:sz="0" w:space="0" w:color="auto"/>
        <w:left w:val="none" w:sz="0" w:space="0" w:color="auto"/>
        <w:bottom w:val="none" w:sz="0" w:space="0" w:color="auto"/>
        <w:right w:val="none" w:sz="0" w:space="0" w:color="auto"/>
      </w:divBdr>
    </w:div>
    <w:div w:id="1803230173">
      <w:bodyDiv w:val="1"/>
      <w:marLeft w:val="0"/>
      <w:marRight w:val="0"/>
      <w:marTop w:val="0"/>
      <w:marBottom w:val="0"/>
      <w:divBdr>
        <w:top w:val="none" w:sz="0" w:space="0" w:color="auto"/>
        <w:left w:val="none" w:sz="0" w:space="0" w:color="auto"/>
        <w:bottom w:val="none" w:sz="0" w:space="0" w:color="auto"/>
        <w:right w:val="none" w:sz="0" w:space="0" w:color="auto"/>
      </w:divBdr>
    </w:div>
    <w:div w:id="1803569595">
      <w:bodyDiv w:val="1"/>
      <w:marLeft w:val="0"/>
      <w:marRight w:val="0"/>
      <w:marTop w:val="0"/>
      <w:marBottom w:val="0"/>
      <w:divBdr>
        <w:top w:val="none" w:sz="0" w:space="0" w:color="auto"/>
        <w:left w:val="none" w:sz="0" w:space="0" w:color="auto"/>
        <w:bottom w:val="none" w:sz="0" w:space="0" w:color="auto"/>
        <w:right w:val="none" w:sz="0" w:space="0" w:color="auto"/>
      </w:divBdr>
    </w:div>
    <w:div w:id="1813328034">
      <w:bodyDiv w:val="1"/>
      <w:marLeft w:val="0"/>
      <w:marRight w:val="0"/>
      <w:marTop w:val="0"/>
      <w:marBottom w:val="0"/>
      <w:divBdr>
        <w:top w:val="none" w:sz="0" w:space="0" w:color="auto"/>
        <w:left w:val="none" w:sz="0" w:space="0" w:color="auto"/>
        <w:bottom w:val="none" w:sz="0" w:space="0" w:color="auto"/>
        <w:right w:val="none" w:sz="0" w:space="0" w:color="auto"/>
      </w:divBdr>
    </w:div>
    <w:div w:id="1814324746">
      <w:bodyDiv w:val="1"/>
      <w:marLeft w:val="0"/>
      <w:marRight w:val="0"/>
      <w:marTop w:val="0"/>
      <w:marBottom w:val="0"/>
      <w:divBdr>
        <w:top w:val="none" w:sz="0" w:space="0" w:color="auto"/>
        <w:left w:val="none" w:sz="0" w:space="0" w:color="auto"/>
        <w:bottom w:val="none" w:sz="0" w:space="0" w:color="auto"/>
        <w:right w:val="none" w:sz="0" w:space="0" w:color="auto"/>
      </w:divBdr>
    </w:div>
    <w:div w:id="1824736453">
      <w:bodyDiv w:val="1"/>
      <w:marLeft w:val="0"/>
      <w:marRight w:val="0"/>
      <w:marTop w:val="0"/>
      <w:marBottom w:val="0"/>
      <w:divBdr>
        <w:top w:val="none" w:sz="0" w:space="0" w:color="auto"/>
        <w:left w:val="none" w:sz="0" w:space="0" w:color="auto"/>
        <w:bottom w:val="none" w:sz="0" w:space="0" w:color="auto"/>
        <w:right w:val="none" w:sz="0" w:space="0" w:color="auto"/>
      </w:divBdr>
    </w:div>
    <w:div w:id="1827167505">
      <w:bodyDiv w:val="1"/>
      <w:marLeft w:val="0"/>
      <w:marRight w:val="0"/>
      <w:marTop w:val="0"/>
      <w:marBottom w:val="0"/>
      <w:divBdr>
        <w:top w:val="none" w:sz="0" w:space="0" w:color="auto"/>
        <w:left w:val="none" w:sz="0" w:space="0" w:color="auto"/>
        <w:bottom w:val="none" w:sz="0" w:space="0" w:color="auto"/>
        <w:right w:val="none" w:sz="0" w:space="0" w:color="auto"/>
      </w:divBdr>
    </w:div>
    <w:div w:id="1827932546">
      <w:bodyDiv w:val="1"/>
      <w:marLeft w:val="0"/>
      <w:marRight w:val="0"/>
      <w:marTop w:val="0"/>
      <w:marBottom w:val="0"/>
      <w:divBdr>
        <w:top w:val="none" w:sz="0" w:space="0" w:color="auto"/>
        <w:left w:val="none" w:sz="0" w:space="0" w:color="auto"/>
        <w:bottom w:val="none" w:sz="0" w:space="0" w:color="auto"/>
        <w:right w:val="none" w:sz="0" w:space="0" w:color="auto"/>
      </w:divBdr>
    </w:div>
    <w:div w:id="1829904184">
      <w:bodyDiv w:val="1"/>
      <w:marLeft w:val="0"/>
      <w:marRight w:val="0"/>
      <w:marTop w:val="0"/>
      <w:marBottom w:val="0"/>
      <w:divBdr>
        <w:top w:val="none" w:sz="0" w:space="0" w:color="auto"/>
        <w:left w:val="none" w:sz="0" w:space="0" w:color="auto"/>
        <w:bottom w:val="none" w:sz="0" w:space="0" w:color="auto"/>
        <w:right w:val="none" w:sz="0" w:space="0" w:color="auto"/>
      </w:divBdr>
    </w:div>
    <w:div w:id="1831870197">
      <w:bodyDiv w:val="1"/>
      <w:marLeft w:val="0"/>
      <w:marRight w:val="0"/>
      <w:marTop w:val="0"/>
      <w:marBottom w:val="0"/>
      <w:divBdr>
        <w:top w:val="none" w:sz="0" w:space="0" w:color="auto"/>
        <w:left w:val="none" w:sz="0" w:space="0" w:color="auto"/>
        <w:bottom w:val="none" w:sz="0" w:space="0" w:color="auto"/>
        <w:right w:val="none" w:sz="0" w:space="0" w:color="auto"/>
      </w:divBdr>
    </w:div>
    <w:div w:id="1840850478">
      <w:bodyDiv w:val="1"/>
      <w:marLeft w:val="0"/>
      <w:marRight w:val="0"/>
      <w:marTop w:val="0"/>
      <w:marBottom w:val="0"/>
      <w:divBdr>
        <w:top w:val="none" w:sz="0" w:space="0" w:color="auto"/>
        <w:left w:val="none" w:sz="0" w:space="0" w:color="auto"/>
        <w:bottom w:val="none" w:sz="0" w:space="0" w:color="auto"/>
        <w:right w:val="none" w:sz="0" w:space="0" w:color="auto"/>
      </w:divBdr>
    </w:div>
    <w:div w:id="1843276385">
      <w:bodyDiv w:val="1"/>
      <w:marLeft w:val="0"/>
      <w:marRight w:val="0"/>
      <w:marTop w:val="0"/>
      <w:marBottom w:val="0"/>
      <w:divBdr>
        <w:top w:val="none" w:sz="0" w:space="0" w:color="auto"/>
        <w:left w:val="none" w:sz="0" w:space="0" w:color="auto"/>
        <w:bottom w:val="none" w:sz="0" w:space="0" w:color="auto"/>
        <w:right w:val="none" w:sz="0" w:space="0" w:color="auto"/>
      </w:divBdr>
    </w:div>
    <w:div w:id="1847354551">
      <w:bodyDiv w:val="1"/>
      <w:marLeft w:val="0"/>
      <w:marRight w:val="0"/>
      <w:marTop w:val="0"/>
      <w:marBottom w:val="0"/>
      <w:divBdr>
        <w:top w:val="none" w:sz="0" w:space="0" w:color="auto"/>
        <w:left w:val="none" w:sz="0" w:space="0" w:color="auto"/>
        <w:bottom w:val="none" w:sz="0" w:space="0" w:color="auto"/>
        <w:right w:val="none" w:sz="0" w:space="0" w:color="auto"/>
      </w:divBdr>
    </w:div>
    <w:div w:id="1850366778">
      <w:bodyDiv w:val="1"/>
      <w:marLeft w:val="0"/>
      <w:marRight w:val="0"/>
      <w:marTop w:val="0"/>
      <w:marBottom w:val="0"/>
      <w:divBdr>
        <w:top w:val="none" w:sz="0" w:space="0" w:color="auto"/>
        <w:left w:val="none" w:sz="0" w:space="0" w:color="auto"/>
        <w:bottom w:val="none" w:sz="0" w:space="0" w:color="auto"/>
        <w:right w:val="none" w:sz="0" w:space="0" w:color="auto"/>
      </w:divBdr>
    </w:div>
    <w:div w:id="1851604455">
      <w:bodyDiv w:val="1"/>
      <w:marLeft w:val="0"/>
      <w:marRight w:val="0"/>
      <w:marTop w:val="0"/>
      <w:marBottom w:val="0"/>
      <w:divBdr>
        <w:top w:val="none" w:sz="0" w:space="0" w:color="auto"/>
        <w:left w:val="none" w:sz="0" w:space="0" w:color="auto"/>
        <w:bottom w:val="none" w:sz="0" w:space="0" w:color="auto"/>
        <w:right w:val="none" w:sz="0" w:space="0" w:color="auto"/>
      </w:divBdr>
    </w:div>
    <w:div w:id="1851750800">
      <w:bodyDiv w:val="1"/>
      <w:marLeft w:val="0"/>
      <w:marRight w:val="0"/>
      <w:marTop w:val="0"/>
      <w:marBottom w:val="0"/>
      <w:divBdr>
        <w:top w:val="none" w:sz="0" w:space="0" w:color="auto"/>
        <w:left w:val="none" w:sz="0" w:space="0" w:color="auto"/>
        <w:bottom w:val="none" w:sz="0" w:space="0" w:color="auto"/>
        <w:right w:val="none" w:sz="0" w:space="0" w:color="auto"/>
      </w:divBdr>
    </w:div>
    <w:div w:id="1851984214">
      <w:bodyDiv w:val="1"/>
      <w:marLeft w:val="0"/>
      <w:marRight w:val="0"/>
      <w:marTop w:val="0"/>
      <w:marBottom w:val="0"/>
      <w:divBdr>
        <w:top w:val="none" w:sz="0" w:space="0" w:color="auto"/>
        <w:left w:val="none" w:sz="0" w:space="0" w:color="auto"/>
        <w:bottom w:val="none" w:sz="0" w:space="0" w:color="auto"/>
        <w:right w:val="none" w:sz="0" w:space="0" w:color="auto"/>
      </w:divBdr>
    </w:div>
    <w:div w:id="1856191385">
      <w:bodyDiv w:val="1"/>
      <w:marLeft w:val="0"/>
      <w:marRight w:val="0"/>
      <w:marTop w:val="0"/>
      <w:marBottom w:val="0"/>
      <w:divBdr>
        <w:top w:val="none" w:sz="0" w:space="0" w:color="auto"/>
        <w:left w:val="none" w:sz="0" w:space="0" w:color="auto"/>
        <w:bottom w:val="none" w:sz="0" w:space="0" w:color="auto"/>
        <w:right w:val="none" w:sz="0" w:space="0" w:color="auto"/>
      </w:divBdr>
    </w:div>
    <w:div w:id="1856771781">
      <w:bodyDiv w:val="1"/>
      <w:marLeft w:val="0"/>
      <w:marRight w:val="0"/>
      <w:marTop w:val="0"/>
      <w:marBottom w:val="0"/>
      <w:divBdr>
        <w:top w:val="none" w:sz="0" w:space="0" w:color="auto"/>
        <w:left w:val="none" w:sz="0" w:space="0" w:color="auto"/>
        <w:bottom w:val="none" w:sz="0" w:space="0" w:color="auto"/>
        <w:right w:val="none" w:sz="0" w:space="0" w:color="auto"/>
      </w:divBdr>
    </w:div>
    <w:div w:id="1860119161">
      <w:bodyDiv w:val="1"/>
      <w:marLeft w:val="0"/>
      <w:marRight w:val="0"/>
      <w:marTop w:val="0"/>
      <w:marBottom w:val="0"/>
      <w:divBdr>
        <w:top w:val="none" w:sz="0" w:space="0" w:color="auto"/>
        <w:left w:val="none" w:sz="0" w:space="0" w:color="auto"/>
        <w:bottom w:val="none" w:sz="0" w:space="0" w:color="auto"/>
        <w:right w:val="none" w:sz="0" w:space="0" w:color="auto"/>
      </w:divBdr>
    </w:div>
    <w:div w:id="1861552264">
      <w:bodyDiv w:val="1"/>
      <w:marLeft w:val="0"/>
      <w:marRight w:val="0"/>
      <w:marTop w:val="0"/>
      <w:marBottom w:val="0"/>
      <w:divBdr>
        <w:top w:val="none" w:sz="0" w:space="0" w:color="auto"/>
        <w:left w:val="none" w:sz="0" w:space="0" w:color="auto"/>
        <w:bottom w:val="none" w:sz="0" w:space="0" w:color="auto"/>
        <w:right w:val="none" w:sz="0" w:space="0" w:color="auto"/>
      </w:divBdr>
    </w:div>
    <w:div w:id="1862470590">
      <w:bodyDiv w:val="1"/>
      <w:marLeft w:val="0"/>
      <w:marRight w:val="0"/>
      <w:marTop w:val="0"/>
      <w:marBottom w:val="0"/>
      <w:divBdr>
        <w:top w:val="none" w:sz="0" w:space="0" w:color="auto"/>
        <w:left w:val="none" w:sz="0" w:space="0" w:color="auto"/>
        <w:bottom w:val="none" w:sz="0" w:space="0" w:color="auto"/>
        <w:right w:val="none" w:sz="0" w:space="0" w:color="auto"/>
      </w:divBdr>
    </w:div>
    <w:div w:id="1869291901">
      <w:bodyDiv w:val="1"/>
      <w:marLeft w:val="0"/>
      <w:marRight w:val="0"/>
      <w:marTop w:val="0"/>
      <w:marBottom w:val="0"/>
      <w:divBdr>
        <w:top w:val="none" w:sz="0" w:space="0" w:color="auto"/>
        <w:left w:val="none" w:sz="0" w:space="0" w:color="auto"/>
        <w:bottom w:val="none" w:sz="0" w:space="0" w:color="auto"/>
        <w:right w:val="none" w:sz="0" w:space="0" w:color="auto"/>
      </w:divBdr>
    </w:div>
    <w:div w:id="1876502426">
      <w:bodyDiv w:val="1"/>
      <w:marLeft w:val="0"/>
      <w:marRight w:val="0"/>
      <w:marTop w:val="0"/>
      <w:marBottom w:val="0"/>
      <w:divBdr>
        <w:top w:val="none" w:sz="0" w:space="0" w:color="auto"/>
        <w:left w:val="none" w:sz="0" w:space="0" w:color="auto"/>
        <w:bottom w:val="none" w:sz="0" w:space="0" w:color="auto"/>
        <w:right w:val="none" w:sz="0" w:space="0" w:color="auto"/>
      </w:divBdr>
    </w:div>
    <w:div w:id="1878737528">
      <w:bodyDiv w:val="1"/>
      <w:marLeft w:val="0"/>
      <w:marRight w:val="0"/>
      <w:marTop w:val="0"/>
      <w:marBottom w:val="0"/>
      <w:divBdr>
        <w:top w:val="none" w:sz="0" w:space="0" w:color="auto"/>
        <w:left w:val="none" w:sz="0" w:space="0" w:color="auto"/>
        <w:bottom w:val="none" w:sz="0" w:space="0" w:color="auto"/>
        <w:right w:val="none" w:sz="0" w:space="0" w:color="auto"/>
      </w:divBdr>
    </w:div>
    <w:div w:id="1886142542">
      <w:bodyDiv w:val="1"/>
      <w:marLeft w:val="0"/>
      <w:marRight w:val="0"/>
      <w:marTop w:val="0"/>
      <w:marBottom w:val="0"/>
      <w:divBdr>
        <w:top w:val="none" w:sz="0" w:space="0" w:color="auto"/>
        <w:left w:val="none" w:sz="0" w:space="0" w:color="auto"/>
        <w:bottom w:val="none" w:sz="0" w:space="0" w:color="auto"/>
        <w:right w:val="none" w:sz="0" w:space="0" w:color="auto"/>
      </w:divBdr>
    </w:div>
    <w:div w:id="1886673981">
      <w:bodyDiv w:val="1"/>
      <w:marLeft w:val="0"/>
      <w:marRight w:val="0"/>
      <w:marTop w:val="0"/>
      <w:marBottom w:val="0"/>
      <w:divBdr>
        <w:top w:val="none" w:sz="0" w:space="0" w:color="auto"/>
        <w:left w:val="none" w:sz="0" w:space="0" w:color="auto"/>
        <w:bottom w:val="none" w:sz="0" w:space="0" w:color="auto"/>
        <w:right w:val="none" w:sz="0" w:space="0" w:color="auto"/>
      </w:divBdr>
    </w:div>
    <w:div w:id="1887914726">
      <w:bodyDiv w:val="1"/>
      <w:marLeft w:val="0"/>
      <w:marRight w:val="0"/>
      <w:marTop w:val="0"/>
      <w:marBottom w:val="0"/>
      <w:divBdr>
        <w:top w:val="none" w:sz="0" w:space="0" w:color="auto"/>
        <w:left w:val="none" w:sz="0" w:space="0" w:color="auto"/>
        <w:bottom w:val="none" w:sz="0" w:space="0" w:color="auto"/>
        <w:right w:val="none" w:sz="0" w:space="0" w:color="auto"/>
      </w:divBdr>
    </w:div>
    <w:div w:id="1889225205">
      <w:bodyDiv w:val="1"/>
      <w:marLeft w:val="0"/>
      <w:marRight w:val="0"/>
      <w:marTop w:val="0"/>
      <w:marBottom w:val="0"/>
      <w:divBdr>
        <w:top w:val="none" w:sz="0" w:space="0" w:color="auto"/>
        <w:left w:val="none" w:sz="0" w:space="0" w:color="auto"/>
        <w:bottom w:val="none" w:sz="0" w:space="0" w:color="auto"/>
        <w:right w:val="none" w:sz="0" w:space="0" w:color="auto"/>
      </w:divBdr>
    </w:div>
    <w:div w:id="1896500005">
      <w:bodyDiv w:val="1"/>
      <w:marLeft w:val="0"/>
      <w:marRight w:val="0"/>
      <w:marTop w:val="0"/>
      <w:marBottom w:val="0"/>
      <w:divBdr>
        <w:top w:val="none" w:sz="0" w:space="0" w:color="auto"/>
        <w:left w:val="none" w:sz="0" w:space="0" w:color="auto"/>
        <w:bottom w:val="none" w:sz="0" w:space="0" w:color="auto"/>
        <w:right w:val="none" w:sz="0" w:space="0" w:color="auto"/>
      </w:divBdr>
    </w:div>
    <w:div w:id="1899433208">
      <w:bodyDiv w:val="1"/>
      <w:marLeft w:val="0"/>
      <w:marRight w:val="0"/>
      <w:marTop w:val="0"/>
      <w:marBottom w:val="0"/>
      <w:divBdr>
        <w:top w:val="none" w:sz="0" w:space="0" w:color="auto"/>
        <w:left w:val="none" w:sz="0" w:space="0" w:color="auto"/>
        <w:bottom w:val="none" w:sz="0" w:space="0" w:color="auto"/>
        <w:right w:val="none" w:sz="0" w:space="0" w:color="auto"/>
      </w:divBdr>
    </w:div>
    <w:div w:id="1902520554">
      <w:bodyDiv w:val="1"/>
      <w:marLeft w:val="0"/>
      <w:marRight w:val="0"/>
      <w:marTop w:val="0"/>
      <w:marBottom w:val="0"/>
      <w:divBdr>
        <w:top w:val="none" w:sz="0" w:space="0" w:color="auto"/>
        <w:left w:val="none" w:sz="0" w:space="0" w:color="auto"/>
        <w:bottom w:val="none" w:sz="0" w:space="0" w:color="auto"/>
        <w:right w:val="none" w:sz="0" w:space="0" w:color="auto"/>
      </w:divBdr>
    </w:div>
    <w:div w:id="1905065986">
      <w:bodyDiv w:val="1"/>
      <w:marLeft w:val="0"/>
      <w:marRight w:val="0"/>
      <w:marTop w:val="0"/>
      <w:marBottom w:val="0"/>
      <w:divBdr>
        <w:top w:val="none" w:sz="0" w:space="0" w:color="auto"/>
        <w:left w:val="none" w:sz="0" w:space="0" w:color="auto"/>
        <w:bottom w:val="none" w:sz="0" w:space="0" w:color="auto"/>
        <w:right w:val="none" w:sz="0" w:space="0" w:color="auto"/>
      </w:divBdr>
    </w:div>
    <w:div w:id="1906446764">
      <w:bodyDiv w:val="1"/>
      <w:marLeft w:val="0"/>
      <w:marRight w:val="0"/>
      <w:marTop w:val="0"/>
      <w:marBottom w:val="0"/>
      <w:divBdr>
        <w:top w:val="none" w:sz="0" w:space="0" w:color="auto"/>
        <w:left w:val="none" w:sz="0" w:space="0" w:color="auto"/>
        <w:bottom w:val="none" w:sz="0" w:space="0" w:color="auto"/>
        <w:right w:val="none" w:sz="0" w:space="0" w:color="auto"/>
      </w:divBdr>
    </w:div>
    <w:div w:id="1908610430">
      <w:bodyDiv w:val="1"/>
      <w:marLeft w:val="0"/>
      <w:marRight w:val="0"/>
      <w:marTop w:val="0"/>
      <w:marBottom w:val="0"/>
      <w:divBdr>
        <w:top w:val="none" w:sz="0" w:space="0" w:color="auto"/>
        <w:left w:val="none" w:sz="0" w:space="0" w:color="auto"/>
        <w:bottom w:val="none" w:sz="0" w:space="0" w:color="auto"/>
        <w:right w:val="none" w:sz="0" w:space="0" w:color="auto"/>
      </w:divBdr>
    </w:div>
    <w:div w:id="1912957683">
      <w:bodyDiv w:val="1"/>
      <w:marLeft w:val="0"/>
      <w:marRight w:val="0"/>
      <w:marTop w:val="0"/>
      <w:marBottom w:val="0"/>
      <w:divBdr>
        <w:top w:val="none" w:sz="0" w:space="0" w:color="auto"/>
        <w:left w:val="none" w:sz="0" w:space="0" w:color="auto"/>
        <w:bottom w:val="none" w:sz="0" w:space="0" w:color="auto"/>
        <w:right w:val="none" w:sz="0" w:space="0" w:color="auto"/>
      </w:divBdr>
    </w:div>
    <w:div w:id="1916472559">
      <w:bodyDiv w:val="1"/>
      <w:marLeft w:val="0"/>
      <w:marRight w:val="0"/>
      <w:marTop w:val="0"/>
      <w:marBottom w:val="0"/>
      <w:divBdr>
        <w:top w:val="none" w:sz="0" w:space="0" w:color="auto"/>
        <w:left w:val="none" w:sz="0" w:space="0" w:color="auto"/>
        <w:bottom w:val="none" w:sz="0" w:space="0" w:color="auto"/>
        <w:right w:val="none" w:sz="0" w:space="0" w:color="auto"/>
      </w:divBdr>
    </w:div>
    <w:div w:id="1918901016">
      <w:bodyDiv w:val="1"/>
      <w:marLeft w:val="0"/>
      <w:marRight w:val="0"/>
      <w:marTop w:val="0"/>
      <w:marBottom w:val="0"/>
      <w:divBdr>
        <w:top w:val="none" w:sz="0" w:space="0" w:color="auto"/>
        <w:left w:val="none" w:sz="0" w:space="0" w:color="auto"/>
        <w:bottom w:val="none" w:sz="0" w:space="0" w:color="auto"/>
        <w:right w:val="none" w:sz="0" w:space="0" w:color="auto"/>
      </w:divBdr>
    </w:div>
    <w:div w:id="1919512775">
      <w:bodyDiv w:val="1"/>
      <w:marLeft w:val="0"/>
      <w:marRight w:val="0"/>
      <w:marTop w:val="0"/>
      <w:marBottom w:val="0"/>
      <w:divBdr>
        <w:top w:val="none" w:sz="0" w:space="0" w:color="auto"/>
        <w:left w:val="none" w:sz="0" w:space="0" w:color="auto"/>
        <w:bottom w:val="none" w:sz="0" w:space="0" w:color="auto"/>
        <w:right w:val="none" w:sz="0" w:space="0" w:color="auto"/>
      </w:divBdr>
    </w:div>
    <w:div w:id="1924952415">
      <w:bodyDiv w:val="1"/>
      <w:marLeft w:val="0"/>
      <w:marRight w:val="0"/>
      <w:marTop w:val="0"/>
      <w:marBottom w:val="0"/>
      <w:divBdr>
        <w:top w:val="none" w:sz="0" w:space="0" w:color="auto"/>
        <w:left w:val="none" w:sz="0" w:space="0" w:color="auto"/>
        <w:bottom w:val="none" w:sz="0" w:space="0" w:color="auto"/>
        <w:right w:val="none" w:sz="0" w:space="0" w:color="auto"/>
      </w:divBdr>
    </w:div>
    <w:div w:id="1928535691">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9077340">
      <w:bodyDiv w:val="1"/>
      <w:marLeft w:val="0"/>
      <w:marRight w:val="0"/>
      <w:marTop w:val="0"/>
      <w:marBottom w:val="0"/>
      <w:divBdr>
        <w:top w:val="none" w:sz="0" w:space="0" w:color="auto"/>
        <w:left w:val="none" w:sz="0" w:space="0" w:color="auto"/>
        <w:bottom w:val="none" w:sz="0" w:space="0" w:color="auto"/>
        <w:right w:val="none" w:sz="0" w:space="0" w:color="auto"/>
      </w:divBdr>
    </w:div>
    <w:div w:id="1929576903">
      <w:bodyDiv w:val="1"/>
      <w:marLeft w:val="0"/>
      <w:marRight w:val="0"/>
      <w:marTop w:val="0"/>
      <w:marBottom w:val="0"/>
      <w:divBdr>
        <w:top w:val="none" w:sz="0" w:space="0" w:color="auto"/>
        <w:left w:val="none" w:sz="0" w:space="0" w:color="auto"/>
        <w:bottom w:val="none" w:sz="0" w:space="0" w:color="auto"/>
        <w:right w:val="none" w:sz="0" w:space="0" w:color="auto"/>
      </w:divBdr>
    </w:div>
    <w:div w:id="1930891567">
      <w:bodyDiv w:val="1"/>
      <w:marLeft w:val="0"/>
      <w:marRight w:val="0"/>
      <w:marTop w:val="0"/>
      <w:marBottom w:val="0"/>
      <w:divBdr>
        <w:top w:val="none" w:sz="0" w:space="0" w:color="auto"/>
        <w:left w:val="none" w:sz="0" w:space="0" w:color="auto"/>
        <w:bottom w:val="none" w:sz="0" w:space="0" w:color="auto"/>
        <w:right w:val="none" w:sz="0" w:space="0" w:color="auto"/>
      </w:divBdr>
    </w:div>
    <w:div w:id="1931237257">
      <w:bodyDiv w:val="1"/>
      <w:marLeft w:val="0"/>
      <w:marRight w:val="0"/>
      <w:marTop w:val="0"/>
      <w:marBottom w:val="0"/>
      <w:divBdr>
        <w:top w:val="none" w:sz="0" w:space="0" w:color="auto"/>
        <w:left w:val="none" w:sz="0" w:space="0" w:color="auto"/>
        <w:bottom w:val="none" w:sz="0" w:space="0" w:color="auto"/>
        <w:right w:val="none" w:sz="0" w:space="0" w:color="auto"/>
      </w:divBdr>
    </w:div>
    <w:div w:id="1932350677">
      <w:bodyDiv w:val="1"/>
      <w:marLeft w:val="0"/>
      <w:marRight w:val="0"/>
      <w:marTop w:val="0"/>
      <w:marBottom w:val="0"/>
      <w:divBdr>
        <w:top w:val="none" w:sz="0" w:space="0" w:color="auto"/>
        <w:left w:val="none" w:sz="0" w:space="0" w:color="auto"/>
        <w:bottom w:val="none" w:sz="0" w:space="0" w:color="auto"/>
        <w:right w:val="none" w:sz="0" w:space="0" w:color="auto"/>
      </w:divBdr>
    </w:div>
    <w:div w:id="1933975796">
      <w:bodyDiv w:val="1"/>
      <w:marLeft w:val="0"/>
      <w:marRight w:val="0"/>
      <w:marTop w:val="0"/>
      <w:marBottom w:val="0"/>
      <w:divBdr>
        <w:top w:val="none" w:sz="0" w:space="0" w:color="auto"/>
        <w:left w:val="none" w:sz="0" w:space="0" w:color="auto"/>
        <w:bottom w:val="none" w:sz="0" w:space="0" w:color="auto"/>
        <w:right w:val="none" w:sz="0" w:space="0" w:color="auto"/>
      </w:divBdr>
    </w:div>
    <w:div w:id="1937057862">
      <w:bodyDiv w:val="1"/>
      <w:marLeft w:val="0"/>
      <w:marRight w:val="0"/>
      <w:marTop w:val="0"/>
      <w:marBottom w:val="0"/>
      <w:divBdr>
        <w:top w:val="none" w:sz="0" w:space="0" w:color="auto"/>
        <w:left w:val="none" w:sz="0" w:space="0" w:color="auto"/>
        <w:bottom w:val="none" w:sz="0" w:space="0" w:color="auto"/>
        <w:right w:val="none" w:sz="0" w:space="0" w:color="auto"/>
      </w:divBdr>
    </w:div>
    <w:div w:id="1937591770">
      <w:bodyDiv w:val="1"/>
      <w:marLeft w:val="0"/>
      <w:marRight w:val="0"/>
      <w:marTop w:val="0"/>
      <w:marBottom w:val="0"/>
      <w:divBdr>
        <w:top w:val="none" w:sz="0" w:space="0" w:color="auto"/>
        <w:left w:val="none" w:sz="0" w:space="0" w:color="auto"/>
        <w:bottom w:val="none" w:sz="0" w:space="0" w:color="auto"/>
        <w:right w:val="none" w:sz="0" w:space="0" w:color="auto"/>
      </w:divBdr>
    </w:div>
    <w:div w:id="1938177703">
      <w:bodyDiv w:val="1"/>
      <w:marLeft w:val="0"/>
      <w:marRight w:val="0"/>
      <w:marTop w:val="0"/>
      <w:marBottom w:val="0"/>
      <w:divBdr>
        <w:top w:val="none" w:sz="0" w:space="0" w:color="auto"/>
        <w:left w:val="none" w:sz="0" w:space="0" w:color="auto"/>
        <w:bottom w:val="none" w:sz="0" w:space="0" w:color="auto"/>
        <w:right w:val="none" w:sz="0" w:space="0" w:color="auto"/>
      </w:divBdr>
    </w:div>
    <w:div w:id="1940215079">
      <w:bodyDiv w:val="1"/>
      <w:marLeft w:val="0"/>
      <w:marRight w:val="0"/>
      <w:marTop w:val="0"/>
      <w:marBottom w:val="0"/>
      <w:divBdr>
        <w:top w:val="none" w:sz="0" w:space="0" w:color="auto"/>
        <w:left w:val="none" w:sz="0" w:space="0" w:color="auto"/>
        <w:bottom w:val="none" w:sz="0" w:space="0" w:color="auto"/>
        <w:right w:val="none" w:sz="0" w:space="0" w:color="auto"/>
      </w:divBdr>
    </w:div>
    <w:div w:id="1942840117">
      <w:bodyDiv w:val="1"/>
      <w:marLeft w:val="0"/>
      <w:marRight w:val="0"/>
      <w:marTop w:val="0"/>
      <w:marBottom w:val="0"/>
      <w:divBdr>
        <w:top w:val="none" w:sz="0" w:space="0" w:color="auto"/>
        <w:left w:val="none" w:sz="0" w:space="0" w:color="auto"/>
        <w:bottom w:val="none" w:sz="0" w:space="0" w:color="auto"/>
        <w:right w:val="none" w:sz="0" w:space="0" w:color="auto"/>
      </w:divBdr>
    </w:div>
    <w:div w:id="1946424025">
      <w:bodyDiv w:val="1"/>
      <w:marLeft w:val="0"/>
      <w:marRight w:val="0"/>
      <w:marTop w:val="0"/>
      <w:marBottom w:val="0"/>
      <w:divBdr>
        <w:top w:val="none" w:sz="0" w:space="0" w:color="auto"/>
        <w:left w:val="none" w:sz="0" w:space="0" w:color="auto"/>
        <w:bottom w:val="none" w:sz="0" w:space="0" w:color="auto"/>
        <w:right w:val="none" w:sz="0" w:space="0" w:color="auto"/>
      </w:divBdr>
    </w:div>
    <w:div w:id="1960456659">
      <w:bodyDiv w:val="1"/>
      <w:marLeft w:val="0"/>
      <w:marRight w:val="0"/>
      <w:marTop w:val="0"/>
      <w:marBottom w:val="0"/>
      <w:divBdr>
        <w:top w:val="none" w:sz="0" w:space="0" w:color="auto"/>
        <w:left w:val="none" w:sz="0" w:space="0" w:color="auto"/>
        <w:bottom w:val="none" w:sz="0" w:space="0" w:color="auto"/>
        <w:right w:val="none" w:sz="0" w:space="0" w:color="auto"/>
      </w:divBdr>
    </w:div>
    <w:div w:id="1960645589">
      <w:bodyDiv w:val="1"/>
      <w:marLeft w:val="0"/>
      <w:marRight w:val="0"/>
      <w:marTop w:val="0"/>
      <w:marBottom w:val="0"/>
      <w:divBdr>
        <w:top w:val="none" w:sz="0" w:space="0" w:color="auto"/>
        <w:left w:val="none" w:sz="0" w:space="0" w:color="auto"/>
        <w:bottom w:val="none" w:sz="0" w:space="0" w:color="auto"/>
        <w:right w:val="none" w:sz="0" w:space="0" w:color="auto"/>
      </w:divBdr>
    </w:div>
    <w:div w:id="1967468490">
      <w:bodyDiv w:val="1"/>
      <w:marLeft w:val="0"/>
      <w:marRight w:val="0"/>
      <w:marTop w:val="0"/>
      <w:marBottom w:val="0"/>
      <w:divBdr>
        <w:top w:val="none" w:sz="0" w:space="0" w:color="auto"/>
        <w:left w:val="none" w:sz="0" w:space="0" w:color="auto"/>
        <w:bottom w:val="none" w:sz="0" w:space="0" w:color="auto"/>
        <w:right w:val="none" w:sz="0" w:space="0" w:color="auto"/>
      </w:divBdr>
    </w:div>
    <w:div w:id="1970359769">
      <w:bodyDiv w:val="1"/>
      <w:marLeft w:val="0"/>
      <w:marRight w:val="0"/>
      <w:marTop w:val="0"/>
      <w:marBottom w:val="0"/>
      <w:divBdr>
        <w:top w:val="none" w:sz="0" w:space="0" w:color="auto"/>
        <w:left w:val="none" w:sz="0" w:space="0" w:color="auto"/>
        <w:bottom w:val="none" w:sz="0" w:space="0" w:color="auto"/>
        <w:right w:val="none" w:sz="0" w:space="0" w:color="auto"/>
      </w:divBdr>
    </w:div>
    <w:div w:id="1970551639">
      <w:bodyDiv w:val="1"/>
      <w:marLeft w:val="0"/>
      <w:marRight w:val="0"/>
      <w:marTop w:val="0"/>
      <w:marBottom w:val="0"/>
      <w:divBdr>
        <w:top w:val="none" w:sz="0" w:space="0" w:color="auto"/>
        <w:left w:val="none" w:sz="0" w:space="0" w:color="auto"/>
        <w:bottom w:val="none" w:sz="0" w:space="0" w:color="auto"/>
        <w:right w:val="none" w:sz="0" w:space="0" w:color="auto"/>
      </w:divBdr>
    </w:div>
    <w:div w:id="1973243769">
      <w:bodyDiv w:val="1"/>
      <w:marLeft w:val="0"/>
      <w:marRight w:val="0"/>
      <w:marTop w:val="0"/>
      <w:marBottom w:val="0"/>
      <w:divBdr>
        <w:top w:val="none" w:sz="0" w:space="0" w:color="auto"/>
        <w:left w:val="none" w:sz="0" w:space="0" w:color="auto"/>
        <w:bottom w:val="none" w:sz="0" w:space="0" w:color="auto"/>
        <w:right w:val="none" w:sz="0" w:space="0" w:color="auto"/>
      </w:divBdr>
    </w:div>
    <w:div w:id="1973748089">
      <w:bodyDiv w:val="1"/>
      <w:marLeft w:val="0"/>
      <w:marRight w:val="0"/>
      <w:marTop w:val="0"/>
      <w:marBottom w:val="0"/>
      <w:divBdr>
        <w:top w:val="none" w:sz="0" w:space="0" w:color="auto"/>
        <w:left w:val="none" w:sz="0" w:space="0" w:color="auto"/>
        <w:bottom w:val="none" w:sz="0" w:space="0" w:color="auto"/>
        <w:right w:val="none" w:sz="0" w:space="0" w:color="auto"/>
      </w:divBdr>
    </w:div>
    <w:div w:id="1975089936">
      <w:bodyDiv w:val="1"/>
      <w:marLeft w:val="0"/>
      <w:marRight w:val="0"/>
      <w:marTop w:val="0"/>
      <w:marBottom w:val="0"/>
      <w:divBdr>
        <w:top w:val="none" w:sz="0" w:space="0" w:color="auto"/>
        <w:left w:val="none" w:sz="0" w:space="0" w:color="auto"/>
        <w:bottom w:val="none" w:sz="0" w:space="0" w:color="auto"/>
        <w:right w:val="none" w:sz="0" w:space="0" w:color="auto"/>
      </w:divBdr>
    </w:div>
    <w:div w:id="1977683206">
      <w:bodyDiv w:val="1"/>
      <w:marLeft w:val="0"/>
      <w:marRight w:val="0"/>
      <w:marTop w:val="0"/>
      <w:marBottom w:val="0"/>
      <w:divBdr>
        <w:top w:val="none" w:sz="0" w:space="0" w:color="auto"/>
        <w:left w:val="none" w:sz="0" w:space="0" w:color="auto"/>
        <w:bottom w:val="none" w:sz="0" w:space="0" w:color="auto"/>
        <w:right w:val="none" w:sz="0" w:space="0" w:color="auto"/>
      </w:divBdr>
    </w:div>
    <w:div w:id="1979334621">
      <w:bodyDiv w:val="1"/>
      <w:marLeft w:val="0"/>
      <w:marRight w:val="0"/>
      <w:marTop w:val="0"/>
      <w:marBottom w:val="0"/>
      <w:divBdr>
        <w:top w:val="none" w:sz="0" w:space="0" w:color="auto"/>
        <w:left w:val="none" w:sz="0" w:space="0" w:color="auto"/>
        <w:bottom w:val="none" w:sz="0" w:space="0" w:color="auto"/>
        <w:right w:val="none" w:sz="0" w:space="0" w:color="auto"/>
      </w:divBdr>
    </w:div>
    <w:div w:id="1983147107">
      <w:bodyDiv w:val="1"/>
      <w:marLeft w:val="0"/>
      <w:marRight w:val="0"/>
      <w:marTop w:val="0"/>
      <w:marBottom w:val="0"/>
      <w:divBdr>
        <w:top w:val="none" w:sz="0" w:space="0" w:color="auto"/>
        <w:left w:val="none" w:sz="0" w:space="0" w:color="auto"/>
        <w:bottom w:val="none" w:sz="0" w:space="0" w:color="auto"/>
        <w:right w:val="none" w:sz="0" w:space="0" w:color="auto"/>
      </w:divBdr>
    </w:div>
    <w:div w:id="1985309329">
      <w:bodyDiv w:val="1"/>
      <w:marLeft w:val="0"/>
      <w:marRight w:val="0"/>
      <w:marTop w:val="0"/>
      <w:marBottom w:val="0"/>
      <w:divBdr>
        <w:top w:val="none" w:sz="0" w:space="0" w:color="auto"/>
        <w:left w:val="none" w:sz="0" w:space="0" w:color="auto"/>
        <w:bottom w:val="none" w:sz="0" w:space="0" w:color="auto"/>
        <w:right w:val="none" w:sz="0" w:space="0" w:color="auto"/>
      </w:divBdr>
    </w:div>
    <w:div w:id="1987467130">
      <w:bodyDiv w:val="1"/>
      <w:marLeft w:val="0"/>
      <w:marRight w:val="0"/>
      <w:marTop w:val="0"/>
      <w:marBottom w:val="0"/>
      <w:divBdr>
        <w:top w:val="none" w:sz="0" w:space="0" w:color="auto"/>
        <w:left w:val="none" w:sz="0" w:space="0" w:color="auto"/>
        <w:bottom w:val="none" w:sz="0" w:space="0" w:color="auto"/>
        <w:right w:val="none" w:sz="0" w:space="0" w:color="auto"/>
      </w:divBdr>
    </w:div>
    <w:div w:id="1997100523">
      <w:bodyDiv w:val="1"/>
      <w:marLeft w:val="0"/>
      <w:marRight w:val="0"/>
      <w:marTop w:val="0"/>
      <w:marBottom w:val="0"/>
      <w:divBdr>
        <w:top w:val="none" w:sz="0" w:space="0" w:color="auto"/>
        <w:left w:val="none" w:sz="0" w:space="0" w:color="auto"/>
        <w:bottom w:val="none" w:sz="0" w:space="0" w:color="auto"/>
        <w:right w:val="none" w:sz="0" w:space="0" w:color="auto"/>
      </w:divBdr>
    </w:div>
    <w:div w:id="1997876286">
      <w:bodyDiv w:val="1"/>
      <w:marLeft w:val="0"/>
      <w:marRight w:val="0"/>
      <w:marTop w:val="0"/>
      <w:marBottom w:val="0"/>
      <w:divBdr>
        <w:top w:val="none" w:sz="0" w:space="0" w:color="auto"/>
        <w:left w:val="none" w:sz="0" w:space="0" w:color="auto"/>
        <w:bottom w:val="none" w:sz="0" w:space="0" w:color="auto"/>
        <w:right w:val="none" w:sz="0" w:space="0" w:color="auto"/>
      </w:divBdr>
    </w:div>
    <w:div w:id="2001501250">
      <w:bodyDiv w:val="1"/>
      <w:marLeft w:val="0"/>
      <w:marRight w:val="0"/>
      <w:marTop w:val="0"/>
      <w:marBottom w:val="0"/>
      <w:divBdr>
        <w:top w:val="none" w:sz="0" w:space="0" w:color="auto"/>
        <w:left w:val="none" w:sz="0" w:space="0" w:color="auto"/>
        <w:bottom w:val="none" w:sz="0" w:space="0" w:color="auto"/>
        <w:right w:val="none" w:sz="0" w:space="0" w:color="auto"/>
      </w:divBdr>
    </w:div>
    <w:div w:id="2002391047">
      <w:bodyDiv w:val="1"/>
      <w:marLeft w:val="0"/>
      <w:marRight w:val="0"/>
      <w:marTop w:val="0"/>
      <w:marBottom w:val="0"/>
      <w:divBdr>
        <w:top w:val="none" w:sz="0" w:space="0" w:color="auto"/>
        <w:left w:val="none" w:sz="0" w:space="0" w:color="auto"/>
        <w:bottom w:val="none" w:sz="0" w:space="0" w:color="auto"/>
        <w:right w:val="none" w:sz="0" w:space="0" w:color="auto"/>
      </w:divBdr>
    </w:div>
    <w:div w:id="2004702807">
      <w:bodyDiv w:val="1"/>
      <w:marLeft w:val="0"/>
      <w:marRight w:val="0"/>
      <w:marTop w:val="0"/>
      <w:marBottom w:val="0"/>
      <w:divBdr>
        <w:top w:val="none" w:sz="0" w:space="0" w:color="auto"/>
        <w:left w:val="none" w:sz="0" w:space="0" w:color="auto"/>
        <w:bottom w:val="none" w:sz="0" w:space="0" w:color="auto"/>
        <w:right w:val="none" w:sz="0" w:space="0" w:color="auto"/>
      </w:divBdr>
    </w:div>
    <w:div w:id="2008366194">
      <w:bodyDiv w:val="1"/>
      <w:marLeft w:val="0"/>
      <w:marRight w:val="0"/>
      <w:marTop w:val="0"/>
      <w:marBottom w:val="0"/>
      <w:divBdr>
        <w:top w:val="none" w:sz="0" w:space="0" w:color="auto"/>
        <w:left w:val="none" w:sz="0" w:space="0" w:color="auto"/>
        <w:bottom w:val="none" w:sz="0" w:space="0" w:color="auto"/>
        <w:right w:val="none" w:sz="0" w:space="0" w:color="auto"/>
      </w:divBdr>
    </w:div>
    <w:div w:id="2008709992">
      <w:bodyDiv w:val="1"/>
      <w:marLeft w:val="0"/>
      <w:marRight w:val="0"/>
      <w:marTop w:val="0"/>
      <w:marBottom w:val="0"/>
      <w:divBdr>
        <w:top w:val="none" w:sz="0" w:space="0" w:color="auto"/>
        <w:left w:val="none" w:sz="0" w:space="0" w:color="auto"/>
        <w:bottom w:val="none" w:sz="0" w:space="0" w:color="auto"/>
        <w:right w:val="none" w:sz="0" w:space="0" w:color="auto"/>
      </w:divBdr>
    </w:div>
    <w:div w:id="2010063067">
      <w:bodyDiv w:val="1"/>
      <w:marLeft w:val="0"/>
      <w:marRight w:val="0"/>
      <w:marTop w:val="0"/>
      <w:marBottom w:val="0"/>
      <w:divBdr>
        <w:top w:val="none" w:sz="0" w:space="0" w:color="auto"/>
        <w:left w:val="none" w:sz="0" w:space="0" w:color="auto"/>
        <w:bottom w:val="none" w:sz="0" w:space="0" w:color="auto"/>
        <w:right w:val="none" w:sz="0" w:space="0" w:color="auto"/>
      </w:divBdr>
    </w:div>
    <w:div w:id="2014408614">
      <w:bodyDiv w:val="1"/>
      <w:marLeft w:val="0"/>
      <w:marRight w:val="0"/>
      <w:marTop w:val="0"/>
      <w:marBottom w:val="0"/>
      <w:divBdr>
        <w:top w:val="none" w:sz="0" w:space="0" w:color="auto"/>
        <w:left w:val="none" w:sz="0" w:space="0" w:color="auto"/>
        <w:bottom w:val="none" w:sz="0" w:space="0" w:color="auto"/>
        <w:right w:val="none" w:sz="0" w:space="0" w:color="auto"/>
      </w:divBdr>
    </w:div>
    <w:div w:id="2015571487">
      <w:bodyDiv w:val="1"/>
      <w:marLeft w:val="0"/>
      <w:marRight w:val="0"/>
      <w:marTop w:val="0"/>
      <w:marBottom w:val="0"/>
      <w:divBdr>
        <w:top w:val="none" w:sz="0" w:space="0" w:color="auto"/>
        <w:left w:val="none" w:sz="0" w:space="0" w:color="auto"/>
        <w:bottom w:val="none" w:sz="0" w:space="0" w:color="auto"/>
        <w:right w:val="none" w:sz="0" w:space="0" w:color="auto"/>
      </w:divBdr>
    </w:div>
    <w:div w:id="2019454580">
      <w:bodyDiv w:val="1"/>
      <w:marLeft w:val="0"/>
      <w:marRight w:val="0"/>
      <w:marTop w:val="0"/>
      <w:marBottom w:val="0"/>
      <w:divBdr>
        <w:top w:val="none" w:sz="0" w:space="0" w:color="auto"/>
        <w:left w:val="none" w:sz="0" w:space="0" w:color="auto"/>
        <w:bottom w:val="none" w:sz="0" w:space="0" w:color="auto"/>
        <w:right w:val="none" w:sz="0" w:space="0" w:color="auto"/>
      </w:divBdr>
    </w:div>
    <w:div w:id="2019772039">
      <w:bodyDiv w:val="1"/>
      <w:marLeft w:val="0"/>
      <w:marRight w:val="0"/>
      <w:marTop w:val="0"/>
      <w:marBottom w:val="0"/>
      <w:divBdr>
        <w:top w:val="none" w:sz="0" w:space="0" w:color="auto"/>
        <w:left w:val="none" w:sz="0" w:space="0" w:color="auto"/>
        <w:bottom w:val="none" w:sz="0" w:space="0" w:color="auto"/>
        <w:right w:val="none" w:sz="0" w:space="0" w:color="auto"/>
      </w:divBdr>
    </w:div>
    <w:div w:id="2022660878">
      <w:bodyDiv w:val="1"/>
      <w:marLeft w:val="0"/>
      <w:marRight w:val="0"/>
      <w:marTop w:val="0"/>
      <w:marBottom w:val="0"/>
      <w:divBdr>
        <w:top w:val="none" w:sz="0" w:space="0" w:color="auto"/>
        <w:left w:val="none" w:sz="0" w:space="0" w:color="auto"/>
        <w:bottom w:val="none" w:sz="0" w:space="0" w:color="auto"/>
        <w:right w:val="none" w:sz="0" w:space="0" w:color="auto"/>
      </w:divBdr>
    </w:div>
    <w:div w:id="2023362300">
      <w:bodyDiv w:val="1"/>
      <w:marLeft w:val="0"/>
      <w:marRight w:val="0"/>
      <w:marTop w:val="0"/>
      <w:marBottom w:val="0"/>
      <w:divBdr>
        <w:top w:val="none" w:sz="0" w:space="0" w:color="auto"/>
        <w:left w:val="none" w:sz="0" w:space="0" w:color="auto"/>
        <w:bottom w:val="none" w:sz="0" w:space="0" w:color="auto"/>
        <w:right w:val="none" w:sz="0" w:space="0" w:color="auto"/>
      </w:divBdr>
    </w:div>
    <w:div w:id="2025355522">
      <w:bodyDiv w:val="1"/>
      <w:marLeft w:val="0"/>
      <w:marRight w:val="0"/>
      <w:marTop w:val="0"/>
      <w:marBottom w:val="0"/>
      <w:divBdr>
        <w:top w:val="none" w:sz="0" w:space="0" w:color="auto"/>
        <w:left w:val="none" w:sz="0" w:space="0" w:color="auto"/>
        <w:bottom w:val="none" w:sz="0" w:space="0" w:color="auto"/>
        <w:right w:val="none" w:sz="0" w:space="0" w:color="auto"/>
      </w:divBdr>
    </w:div>
    <w:div w:id="2028558197">
      <w:bodyDiv w:val="1"/>
      <w:marLeft w:val="0"/>
      <w:marRight w:val="0"/>
      <w:marTop w:val="0"/>
      <w:marBottom w:val="0"/>
      <w:divBdr>
        <w:top w:val="none" w:sz="0" w:space="0" w:color="auto"/>
        <w:left w:val="none" w:sz="0" w:space="0" w:color="auto"/>
        <w:bottom w:val="none" w:sz="0" w:space="0" w:color="auto"/>
        <w:right w:val="none" w:sz="0" w:space="0" w:color="auto"/>
      </w:divBdr>
    </w:div>
    <w:div w:id="2030789646">
      <w:bodyDiv w:val="1"/>
      <w:marLeft w:val="0"/>
      <w:marRight w:val="0"/>
      <w:marTop w:val="0"/>
      <w:marBottom w:val="0"/>
      <w:divBdr>
        <w:top w:val="none" w:sz="0" w:space="0" w:color="auto"/>
        <w:left w:val="none" w:sz="0" w:space="0" w:color="auto"/>
        <w:bottom w:val="none" w:sz="0" w:space="0" w:color="auto"/>
        <w:right w:val="none" w:sz="0" w:space="0" w:color="auto"/>
      </w:divBdr>
    </w:div>
    <w:div w:id="2032218012">
      <w:bodyDiv w:val="1"/>
      <w:marLeft w:val="0"/>
      <w:marRight w:val="0"/>
      <w:marTop w:val="0"/>
      <w:marBottom w:val="0"/>
      <w:divBdr>
        <w:top w:val="none" w:sz="0" w:space="0" w:color="auto"/>
        <w:left w:val="none" w:sz="0" w:space="0" w:color="auto"/>
        <w:bottom w:val="none" w:sz="0" w:space="0" w:color="auto"/>
        <w:right w:val="none" w:sz="0" w:space="0" w:color="auto"/>
      </w:divBdr>
    </w:div>
    <w:div w:id="2032948398">
      <w:bodyDiv w:val="1"/>
      <w:marLeft w:val="0"/>
      <w:marRight w:val="0"/>
      <w:marTop w:val="0"/>
      <w:marBottom w:val="0"/>
      <w:divBdr>
        <w:top w:val="none" w:sz="0" w:space="0" w:color="auto"/>
        <w:left w:val="none" w:sz="0" w:space="0" w:color="auto"/>
        <w:bottom w:val="none" w:sz="0" w:space="0" w:color="auto"/>
        <w:right w:val="none" w:sz="0" w:space="0" w:color="auto"/>
      </w:divBdr>
    </w:div>
    <w:div w:id="2035307923">
      <w:bodyDiv w:val="1"/>
      <w:marLeft w:val="0"/>
      <w:marRight w:val="0"/>
      <w:marTop w:val="0"/>
      <w:marBottom w:val="0"/>
      <w:divBdr>
        <w:top w:val="none" w:sz="0" w:space="0" w:color="auto"/>
        <w:left w:val="none" w:sz="0" w:space="0" w:color="auto"/>
        <w:bottom w:val="none" w:sz="0" w:space="0" w:color="auto"/>
        <w:right w:val="none" w:sz="0" w:space="0" w:color="auto"/>
      </w:divBdr>
    </w:div>
    <w:div w:id="2035689584">
      <w:bodyDiv w:val="1"/>
      <w:marLeft w:val="0"/>
      <w:marRight w:val="0"/>
      <w:marTop w:val="0"/>
      <w:marBottom w:val="0"/>
      <w:divBdr>
        <w:top w:val="none" w:sz="0" w:space="0" w:color="auto"/>
        <w:left w:val="none" w:sz="0" w:space="0" w:color="auto"/>
        <w:bottom w:val="none" w:sz="0" w:space="0" w:color="auto"/>
        <w:right w:val="none" w:sz="0" w:space="0" w:color="auto"/>
      </w:divBdr>
    </w:div>
    <w:div w:id="2035840216">
      <w:bodyDiv w:val="1"/>
      <w:marLeft w:val="0"/>
      <w:marRight w:val="0"/>
      <w:marTop w:val="0"/>
      <w:marBottom w:val="0"/>
      <w:divBdr>
        <w:top w:val="none" w:sz="0" w:space="0" w:color="auto"/>
        <w:left w:val="none" w:sz="0" w:space="0" w:color="auto"/>
        <w:bottom w:val="none" w:sz="0" w:space="0" w:color="auto"/>
        <w:right w:val="none" w:sz="0" w:space="0" w:color="auto"/>
      </w:divBdr>
    </w:div>
    <w:div w:id="2036225340">
      <w:bodyDiv w:val="1"/>
      <w:marLeft w:val="0"/>
      <w:marRight w:val="0"/>
      <w:marTop w:val="0"/>
      <w:marBottom w:val="0"/>
      <w:divBdr>
        <w:top w:val="none" w:sz="0" w:space="0" w:color="auto"/>
        <w:left w:val="none" w:sz="0" w:space="0" w:color="auto"/>
        <w:bottom w:val="none" w:sz="0" w:space="0" w:color="auto"/>
        <w:right w:val="none" w:sz="0" w:space="0" w:color="auto"/>
      </w:divBdr>
    </w:div>
    <w:div w:id="2042002567">
      <w:bodyDiv w:val="1"/>
      <w:marLeft w:val="0"/>
      <w:marRight w:val="0"/>
      <w:marTop w:val="0"/>
      <w:marBottom w:val="0"/>
      <w:divBdr>
        <w:top w:val="none" w:sz="0" w:space="0" w:color="auto"/>
        <w:left w:val="none" w:sz="0" w:space="0" w:color="auto"/>
        <w:bottom w:val="none" w:sz="0" w:space="0" w:color="auto"/>
        <w:right w:val="none" w:sz="0" w:space="0" w:color="auto"/>
      </w:divBdr>
    </w:div>
    <w:div w:id="2044743480">
      <w:bodyDiv w:val="1"/>
      <w:marLeft w:val="0"/>
      <w:marRight w:val="0"/>
      <w:marTop w:val="0"/>
      <w:marBottom w:val="0"/>
      <w:divBdr>
        <w:top w:val="none" w:sz="0" w:space="0" w:color="auto"/>
        <w:left w:val="none" w:sz="0" w:space="0" w:color="auto"/>
        <w:bottom w:val="none" w:sz="0" w:space="0" w:color="auto"/>
        <w:right w:val="none" w:sz="0" w:space="0" w:color="auto"/>
      </w:divBdr>
    </w:div>
    <w:div w:id="2046179238">
      <w:bodyDiv w:val="1"/>
      <w:marLeft w:val="0"/>
      <w:marRight w:val="0"/>
      <w:marTop w:val="0"/>
      <w:marBottom w:val="0"/>
      <w:divBdr>
        <w:top w:val="none" w:sz="0" w:space="0" w:color="auto"/>
        <w:left w:val="none" w:sz="0" w:space="0" w:color="auto"/>
        <w:bottom w:val="none" w:sz="0" w:space="0" w:color="auto"/>
        <w:right w:val="none" w:sz="0" w:space="0" w:color="auto"/>
      </w:divBdr>
    </w:div>
    <w:div w:id="2048722850">
      <w:bodyDiv w:val="1"/>
      <w:marLeft w:val="0"/>
      <w:marRight w:val="0"/>
      <w:marTop w:val="0"/>
      <w:marBottom w:val="0"/>
      <w:divBdr>
        <w:top w:val="none" w:sz="0" w:space="0" w:color="auto"/>
        <w:left w:val="none" w:sz="0" w:space="0" w:color="auto"/>
        <w:bottom w:val="none" w:sz="0" w:space="0" w:color="auto"/>
        <w:right w:val="none" w:sz="0" w:space="0" w:color="auto"/>
      </w:divBdr>
    </w:div>
    <w:div w:id="2048990341">
      <w:bodyDiv w:val="1"/>
      <w:marLeft w:val="0"/>
      <w:marRight w:val="0"/>
      <w:marTop w:val="0"/>
      <w:marBottom w:val="0"/>
      <w:divBdr>
        <w:top w:val="none" w:sz="0" w:space="0" w:color="auto"/>
        <w:left w:val="none" w:sz="0" w:space="0" w:color="auto"/>
        <w:bottom w:val="none" w:sz="0" w:space="0" w:color="auto"/>
        <w:right w:val="none" w:sz="0" w:space="0" w:color="auto"/>
      </w:divBdr>
    </w:div>
    <w:div w:id="2053579150">
      <w:bodyDiv w:val="1"/>
      <w:marLeft w:val="0"/>
      <w:marRight w:val="0"/>
      <w:marTop w:val="0"/>
      <w:marBottom w:val="0"/>
      <w:divBdr>
        <w:top w:val="none" w:sz="0" w:space="0" w:color="auto"/>
        <w:left w:val="none" w:sz="0" w:space="0" w:color="auto"/>
        <w:bottom w:val="none" w:sz="0" w:space="0" w:color="auto"/>
        <w:right w:val="none" w:sz="0" w:space="0" w:color="auto"/>
      </w:divBdr>
    </w:div>
    <w:div w:id="2054498338">
      <w:bodyDiv w:val="1"/>
      <w:marLeft w:val="0"/>
      <w:marRight w:val="0"/>
      <w:marTop w:val="0"/>
      <w:marBottom w:val="0"/>
      <w:divBdr>
        <w:top w:val="none" w:sz="0" w:space="0" w:color="auto"/>
        <w:left w:val="none" w:sz="0" w:space="0" w:color="auto"/>
        <w:bottom w:val="none" w:sz="0" w:space="0" w:color="auto"/>
        <w:right w:val="none" w:sz="0" w:space="0" w:color="auto"/>
      </w:divBdr>
    </w:div>
    <w:div w:id="2055734220">
      <w:bodyDiv w:val="1"/>
      <w:marLeft w:val="0"/>
      <w:marRight w:val="0"/>
      <w:marTop w:val="0"/>
      <w:marBottom w:val="0"/>
      <w:divBdr>
        <w:top w:val="none" w:sz="0" w:space="0" w:color="auto"/>
        <w:left w:val="none" w:sz="0" w:space="0" w:color="auto"/>
        <w:bottom w:val="none" w:sz="0" w:space="0" w:color="auto"/>
        <w:right w:val="none" w:sz="0" w:space="0" w:color="auto"/>
      </w:divBdr>
    </w:div>
    <w:div w:id="2056655632">
      <w:bodyDiv w:val="1"/>
      <w:marLeft w:val="0"/>
      <w:marRight w:val="0"/>
      <w:marTop w:val="0"/>
      <w:marBottom w:val="0"/>
      <w:divBdr>
        <w:top w:val="none" w:sz="0" w:space="0" w:color="auto"/>
        <w:left w:val="none" w:sz="0" w:space="0" w:color="auto"/>
        <w:bottom w:val="none" w:sz="0" w:space="0" w:color="auto"/>
        <w:right w:val="none" w:sz="0" w:space="0" w:color="auto"/>
      </w:divBdr>
    </w:div>
    <w:div w:id="2057075144">
      <w:bodyDiv w:val="1"/>
      <w:marLeft w:val="0"/>
      <w:marRight w:val="0"/>
      <w:marTop w:val="0"/>
      <w:marBottom w:val="0"/>
      <w:divBdr>
        <w:top w:val="none" w:sz="0" w:space="0" w:color="auto"/>
        <w:left w:val="none" w:sz="0" w:space="0" w:color="auto"/>
        <w:bottom w:val="none" w:sz="0" w:space="0" w:color="auto"/>
        <w:right w:val="none" w:sz="0" w:space="0" w:color="auto"/>
      </w:divBdr>
    </w:div>
    <w:div w:id="2061438271">
      <w:bodyDiv w:val="1"/>
      <w:marLeft w:val="0"/>
      <w:marRight w:val="0"/>
      <w:marTop w:val="0"/>
      <w:marBottom w:val="0"/>
      <w:divBdr>
        <w:top w:val="none" w:sz="0" w:space="0" w:color="auto"/>
        <w:left w:val="none" w:sz="0" w:space="0" w:color="auto"/>
        <w:bottom w:val="none" w:sz="0" w:space="0" w:color="auto"/>
        <w:right w:val="none" w:sz="0" w:space="0" w:color="auto"/>
      </w:divBdr>
    </w:div>
    <w:div w:id="2061706755">
      <w:bodyDiv w:val="1"/>
      <w:marLeft w:val="0"/>
      <w:marRight w:val="0"/>
      <w:marTop w:val="0"/>
      <w:marBottom w:val="0"/>
      <w:divBdr>
        <w:top w:val="none" w:sz="0" w:space="0" w:color="auto"/>
        <w:left w:val="none" w:sz="0" w:space="0" w:color="auto"/>
        <w:bottom w:val="none" w:sz="0" w:space="0" w:color="auto"/>
        <w:right w:val="none" w:sz="0" w:space="0" w:color="auto"/>
      </w:divBdr>
    </w:div>
    <w:div w:id="2064064805">
      <w:bodyDiv w:val="1"/>
      <w:marLeft w:val="0"/>
      <w:marRight w:val="0"/>
      <w:marTop w:val="0"/>
      <w:marBottom w:val="0"/>
      <w:divBdr>
        <w:top w:val="none" w:sz="0" w:space="0" w:color="auto"/>
        <w:left w:val="none" w:sz="0" w:space="0" w:color="auto"/>
        <w:bottom w:val="none" w:sz="0" w:space="0" w:color="auto"/>
        <w:right w:val="none" w:sz="0" w:space="0" w:color="auto"/>
      </w:divBdr>
    </w:div>
    <w:div w:id="2064866527">
      <w:bodyDiv w:val="1"/>
      <w:marLeft w:val="0"/>
      <w:marRight w:val="0"/>
      <w:marTop w:val="0"/>
      <w:marBottom w:val="0"/>
      <w:divBdr>
        <w:top w:val="none" w:sz="0" w:space="0" w:color="auto"/>
        <w:left w:val="none" w:sz="0" w:space="0" w:color="auto"/>
        <w:bottom w:val="none" w:sz="0" w:space="0" w:color="auto"/>
        <w:right w:val="none" w:sz="0" w:space="0" w:color="auto"/>
      </w:divBdr>
    </w:div>
    <w:div w:id="2067991291">
      <w:bodyDiv w:val="1"/>
      <w:marLeft w:val="0"/>
      <w:marRight w:val="0"/>
      <w:marTop w:val="0"/>
      <w:marBottom w:val="0"/>
      <w:divBdr>
        <w:top w:val="none" w:sz="0" w:space="0" w:color="auto"/>
        <w:left w:val="none" w:sz="0" w:space="0" w:color="auto"/>
        <w:bottom w:val="none" w:sz="0" w:space="0" w:color="auto"/>
        <w:right w:val="none" w:sz="0" w:space="0" w:color="auto"/>
      </w:divBdr>
    </w:div>
    <w:div w:id="2071267900">
      <w:bodyDiv w:val="1"/>
      <w:marLeft w:val="0"/>
      <w:marRight w:val="0"/>
      <w:marTop w:val="0"/>
      <w:marBottom w:val="0"/>
      <w:divBdr>
        <w:top w:val="none" w:sz="0" w:space="0" w:color="auto"/>
        <w:left w:val="none" w:sz="0" w:space="0" w:color="auto"/>
        <w:bottom w:val="none" w:sz="0" w:space="0" w:color="auto"/>
        <w:right w:val="none" w:sz="0" w:space="0" w:color="auto"/>
      </w:divBdr>
    </w:div>
    <w:div w:id="2076393854">
      <w:bodyDiv w:val="1"/>
      <w:marLeft w:val="0"/>
      <w:marRight w:val="0"/>
      <w:marTop w:val="0"/>
      <w:marBottom w:val="0"/>
      <w:divBdr>
        <w:top w:val="none" w:sz="0" w:space="0" w:color="auto"/>
        <w:left w:val="none" w:sz="0" w:space="0" w:color="auto"/>
        <w:bottom w:val="none" w:sz="0" w:space="0" w:color="auto"/>
        <w:right w:val="none" w:sz="0" w:space="0" w:color="auto"/>
      </w:divBdr>
    </w:div>
    <w:div w:id="2077245285">
      <w:bodyDiv w:val="1"/>
      <w:marLeft w:val="0"/>
      <w:marRight w:val="0"/>
      <w:marTop w:val="0"/>
      <w:marBottom w:val="0"/>
      <w:divBdr>
        <w:top w:val="none" w:sz="0" w:space="0" w:color="auto"/>
        <w:left w:val="none" w:sz="0" w:space="0" w:color="auto"/>
        <w:bottom w:val="none" w:sz="0" w:space="0" w:color="auto"/>
        <w:right w:val="none" w:sz="0" w:space="0" w:color="auto"/>
      </w:divBdr>
    </w:div>
    <w:div w:id="2077507219">
      <w:bodyDiv w:val="1"/>
      <w:marLeft w:val="0"/>
      <w:marRight w:val="0"/>
      <w:marTop w:val="0"/>
      <w:marBottom w:val="0"/>
      <w:divBdr>
        <w:top w:val="none" w:sz="0" w:space="0" w:color="auto"/>
        <w:left w:val="none" w:sz="0" w:space="0" w:color="auto"/>
        <w:bottom w:val="none" w:sz="0" w:space="0" w:color="auto"/>
        <w:right w:val="none" w:sz="0" w:space="0" w:color="auto"/>
      </w:divBdr>
    </w:div>
    <w:div w:id="2081250526">
      <w:bodyDiv w:val="1"/>
      <w:marLeft w:val="0"/>
      <w:marRight w:val="0"/>
      <w:marTop w:val="0"/>
      <w:marBottom w:val="0"/>
      <w:divBdr>
        <w:top w:val="none" w:sz="0" w:space="0" w:color="auto"/>
        <w:left w:val="none" w:sz="0" w:space="0" w:color="auto"/>
        <w:bottom w:val="none" w:sz="0" w:space="0" w:color="auto"/>
        <w:right w:val="none" w:sz="0" w:space="0" w:color="auto"/>
      </w:divBdr>
    </w:div>
    <w:div w:id="2087611730">
      <w:bodyDiv w:val="1"/>
      <w:marLeft w:val="0"/>
      <w:marRight w:val="0"/>
      <w:marTop w:val="0"/>
      <w:marBottom w:val="0"/>
      <w:divBdr>
        <w:top w:val="none" w:sz="0" w:space="0" w:color="auto"/>
        <w:left w:val="none" w:sz="0" w:space="0" w:color="auto"/>
        <w:bottom w:val="none" w:sz="0" w:space="0" w:color="auto"/>
        <w:right w:val="none" w:sz="0" w:space="0" w:color="auto"/>
      </w:divBdr>
    </w:div>
    <w:div w:id="2089186024">
      <w:bodyDiv w:val="1"/>
      <w:marLeft w:val="0"/>
      <w:marRight w:val="0"/>
      <w:marTop w:val="0"/>
      <w:marBottom w:val="0"/>
      <w:divBdr>
        <w:top w:val="none" w:sz="0" w:space="0" w:color="auto"/>
        <w:left w:val="none" w:sz="0" w:space="0" w:color="auto"/>
        <w:bottom w:val="none" w:sz="0" w:space="0" w:color="auto"/>
        <w:right w:val="none" w:sz="0" w:space="0" w:color="auto"/>
      </w:divBdr>
    </w:div>
    <w:div w:id="2098207570">
      <w:bodyDiv w:val="1"/>
      <w:marLeft w:val="0"/>
      <w:marRight w:val="0"/>
      <w:marTop w:val="0"/>
      <w:marBottom w:val="0"/>
      <w:divBdr>
        <w:top w:val="none" w:sz="0" w:space="0" w:color="auto"/>
        <w:left w:val="none" w:sz="0" w:space="0" w:color="auto"/>
        <w:bottom w:val="none" w:sz="0" w:space="0" w:color="auto"/>
        <w:right w:val="none" w:sz="0" w:space="0" w:color="auto"/>
      </w:divBdr>
    </w:div>
    <w:div w:id="2099132444">
      <w:bodyDiv w:val="1"/>
      <w:marLeft w:val="0"/>
      <w:marRight w:val="0"/>
      <w:marTop w:val="0"/>
      <w:marBottom w:val="0"/>
      <w:divBdr>
        <w:top w:val="none" w:sz="0" w:space="0" w:color="auto"/>
        <w:left w:val="none" w:sz="0" w:space="0" w:color="auto"/>
        <w:bottom w:val="none" w:sz="0" w:space="0" w:color="auto"/>
        <w:right w:val="none" w:sz="0" w:space="0" w:color="auto"/>
      </w:divBdr>
    </w:div>
    <w:div w:id="2104837762">
      <w:bodyDiv w:val="1"/>
      <w:marLeft w:val="0"/>
      <w:marRight w:val="0"/>
      <w:marTop w:val="0"/>
      <w:marBottom w:val="0"/>
      <w:divBdr>
        <w:top w:val="none" w:sz="0" w:space="0" w:color="auto"/>
        <w:left w:val="none" w:sz="0" w:space="0" w:color="auto"/>
        <w:bottom w:val="none" w:sz="0" w:space="0" w:color="auto"/>
        <w:right w:val="none" w:sz="0" w:space="0" w:color="auto"/>
      </w:divBdr>
    </w:div>
    <w:div w:id="2106537417">
      <w:bodyDiv w:val="1"/>
      <w:marLeft w:val="0"/>
      <w:marRight w:val="0"/>
      <w:marTop w:val="0"/>
      <w:marBottom w:val="0"/>
      <w:divBdr>
        <w:top w:val="none" w:sz="0" w:space="0" w:color="auto"/>
        <w:left w:val="none" w:sz="0" w:space="0" w:color="auto"/>
        <w:bottom w:val="none" w:sz="0" w:space="0" w:color="auto"/>
        <w:right w:val="none" w:sz="0" w:space="0" w:color="auto"/>
      </w:divBdr>
    </w:div>
    <w:div w:id="2111270210">
      <w:bodyDiv w:val="1"/>
      <w:marLeft w:val="0"/>
      <w:marRight w:val="0"/>
      <w:marTop w:val="0"/>
      <w:marBottom w:val="0"/>
      <w:divBdr>
        <w:top w:val="none" w:sz="0" w:space="0" w:color="auto"/>
        <w:left w:val="none" w:sz="0" w:space="0" w:color="auto"/>
        <w:bottom w:val="none" w:sz="0" w:space="0" w:color="auto"/>
        <w:right w:val="none" w:sz="0" w:space="0" w:color="auto"/>
      </w:divBdr>
    </w:div>
    <w:div w:id="2113740694">
      <w:bodyDiv w:val="1"/>
      <w:marLeft w:val="0"/>
      <w:marRight w:val="0"/>
      <w:marTop w:val="0"/>
      <w:marBottom w:val="0"/>
      <w:divBdr>
        <w:top w:val="none" w:sz="0" w:space="0" w:color="auto"/>
        <w:left w:val="none" w:sz="0" w:space="0" w:color="auto"/>
        <w:bottom w:val="none" w:sz="0" w:space="0" w:color="auto"/>
        <w:right w:val="none" w:sz="0" w:space="0" w:color="auto"/>
      </w:divBdr>
    </w:div>
    <w:div w:id="2116512855">
      <w:bodyDiv w:val="1"/>
      <w:marLeft w:val="0"/>
      <w:marRight w:val="0"/>
      <w:marTop w:val="0"/>
      <w:marBottom w:val="0"/>
      <w:divBdr>
        <w:top w:val="none" w:sz="0" w:space="0" w:color="auto"/>
        <w:left w:val="none" w:sz="0" w:space="0" w:color="auto"/>
        <w:bottom w:val="none" w:sz="0" w:space="0" w:color="auto"/>
        <w:right w:val="none" w:sz="0" w:space="0" w:color="auto"/>
      </w:divBdr>
    </w:div>
    <w:div w:id="2118283173">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 w:id="2120830435">
      <w:bodyDiv w:val="1"/>
      <w:marLeft w:val="0"/>
      <w:marRight w:val="0"/>
      <w:marTop w:val="0"/>
      <w:marBottom w:val="0"/>
      <w:divBdr>
        <w:top w:val="none" w:sz="0" w:space="0" w:color="auto"/>
        <w:left w:val="none" w:sz="0" w:space="0" w:color="auto"/>
        <w:bottom w:val="none" w:sz="0" w:space="0" w:color="auto"/>
        <w:right w:val="none" w:sz="0" w:space="0" w:color="auto"/>
      </w:divBdr>
    </w:div>
    <w:div w:id="2130927761">
      <w:bodyDiv w:val="1"/>
      <w:marLeft w:val="0"/>
      <w:marRight w:val="0"/>
      <w:marTop w:val="0"/>
      <w:marBottom w:val="0"/>
      <w:divBdr>
        <w:top w:val="none" w:sz="0" w:space="0" w:color="auto"/>
        <w:left w:val="none" w:sz="0" w:space="0" w:color="auto"/>
        <w:bottom w:val="none" w:sz="0" w:space="0" w:color="auto"/>
        <w:right w:val="none" w:sz="0" w:space="0" w:color="auto"/>
      </w:divBdr>
    </w:div>
    <w:div w:id="2134514768">
      <w:bodyDiv w:val="1"/>
      <w:marLeft w:val="0"/>
      <w:marRight w:val="0"/>
      <w:marTop w:val="0"/>
      <w:marBottom w:val="0"/>
      <w:divBdr>
        <w:top w:val="none" w:sz="0" w:space="0" w:color="auto"/>
        <w:left w:val="none" w:sz="0" w:space="0" w:color="auto"/>
        <w:bottom w:val="none" w:sz="0" w:space="0" w:color="auto"/>
        <w:right w:val="none" w:sz="0" w:space="0" w:color="auto"/>
      </w:divBdr>
    </w:div>
    <w:div w:id="2135323103">
      <w:bodyDiv w:val="1"/>
      <w:marLeft w:val="0"/>
      <w:marRight w:val="0"/>
      <w:marTop w:val="0"/>
      <w:marBottom w:val="0"/>
      <w:divBdr>
        <w:top w:val="none" w:sz="0" w:space="0" w:color="auto"/>
        <w:left w:val="none" w:sz="0" w:space="0" w:color="auto"/>
        <w:bottom w:val="none" w:sz="0" w:space="0" w:color="auto"/>
        <w:right w:val="none" w:sz="0" w:space="0" w:color="auto"/>
      </w:divBdr>
    </w:div>
    <w:div w:id="2135367120">
      <w:bodyDiv w:val="1"/>
      <w:marLeft w:val="0"/>
      <w:marRight w:val="0"/>
      <w:marTop w:val="0"/>
      <w:marBottom w:val="0"/>
      <w:divBdr>
        <w:top w:val="none" w:sz="0" w:space="0" w:color="auto"/>
        <w:left w:val="none" w:sz="0" w:space="0" w:color="auto"/>
        <w:bottom w:val="none" w:sz="0" w:space="0" w:color="auto"/>
        <w:right w:val="none" w:sz="0" w:space="0" w:color="auto"/>
      </w:divBdr>
    </w:div>
    <w:div w:id="2141456967">
      <w:bodyDiv w:val="1"/>
      <w:marLeft w:val="0"/>
      <w:marRight w:val="0"/>
      <w:marTop w:val="0"/>
      <w:marBottom w:val="0"/>
      <w:divBdr>
        <w:top w:val="none" w:sz="0" w:space="0" w:color="auto"/>
        <w:left w:val="none" w:sz="0" w:space="0" w:color="auto"/>
        <w:bottom w:val="none" w:sz="0" w:space="0" w:color="auto"/>
        <w:right w:val="none" w:sz="0" w:space="0" w:color="auto"/>
      </w:divBdr>
    </w:div>
    <w:div w:id="2142382546">
      <w:bodyDiv w:val="1"/>
      <w:marLeft w:val="0"/>
      <w:marRight w:val="0"/>
      <w:marTop w:val="0"/>
      <w:marBottom w:val="0"/>
      <w:divBdr>
        <w:top w:val="none" w:sz="0" w:space="0" w:color="auto"/>
        <w:left w:val="none" w:sz="0" w:space="0" w:color="auto"/>
        <w:bottom w:val="none" w:sz="0" w:space="0" w:color="auto"/>
        <w:right w:val="none" w:sz="0" w:space="0" w:color="auto"/>
      </w:divBdr>
    </w:div>
    <w:div w:id="2145467948">
      <w:bodyDiv w:val="1"/>
      <w:marLeft w:val="0"/>
      <w:marRight w:val="0"/>
      <w:marTop w:val="0"/>
      <w:marBottom w:val="0"/>
      <w:divBdr>
        <w:top w:val="none" w:sz="0" w:space="0" w:color="auto"/>
        <w:left w:val="none" w:sz="0" w:space="0" w:color="auto"/>
        <w:bottom w:val="none" w:sz="0" w:space="0" w:color="auto"/>
        <w:right w:val="none" w:sz="0" w:space="0" w:color="auto"/>
      </w:divBdr>
    </w:div>
    <w:div w:id="2147157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JournalName>Comput. Oper. Res.</b:JournalName>
    <b:Year>2021</b:Year>
    <b:Volume>131</b:Volume>
    <b:Pages>105252</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Volume>22</b:Volume>
    <b:Pages>71</b:Pages>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26</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27</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City>Macao, China</b:City>
    <b:RefOrder>28</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29</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30</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24</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25</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31</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32</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JournalName>MethodsX</b:JournalName>
    <b:Year>2025</b:Year>
    <b:Volume>15</b:Volume>
    <b:Pages>103498</b:Pages>
    <b:RefOrder>33</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34</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35</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37</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272</b:Volume>
    <b:Pages>112497</b:Pages>
    <b:RefOrder>38</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39</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23</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44</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45</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47</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48</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49</b:RefOrder>
  </b:Source>
  <b:Source>
    <b:Tag>Thompson11</b:Tag>
    <b:SourceType>JournalArticle</b:SourceType>
    <b:Guid>{A79694A1-2348-4BA1-8355-B56146B7BF7B}</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Issue>8</b:Issue>
    <b:Pages>1895-1909</b:Pages>
    <b:RefOrder>3</b:RefOrder>
  </b:Source>
  <b:Source>
    <b:Tag>Arbel82</b:Tag>
    <b:SourceType>JournalArticle</b:SourceType>
    <b:Guid>{A72603DD-796B-4F52-8A54-E795B7FD2AF4}</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Issue>4</b:Issue>
    <b:Pages>377-387</b:Pages>
    <b:RefOrder>14</b:RefOrder>
  </b:Source>
  <b:Source>
    <b:Tag>Brill90</b:Tag>
    <b:SourceType>JournalArticle</b:SourceType>
    <b:Guid>{73A302BF-AAA6-4092-B3D3-0712AD684769}</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Syst., Man, Cybern.</b:JournalName>
    <b:Year>1990</b:Year>
    <b:Volume>20</b:Volume>
    <b:Pages>745-757</b:Pages>
    <b:RefOrder>17</b:RefOrder>
  </b:Source>
  <b:Source>
    <b:Tag>Wang23Voyager</b:Tag>
    <b:SourceType>JournalArticle</b:SourceType>
    <b:Guid>{AAAE7B3B-01DE-40D6-9F34-CFACE05CF78F}</b:Guid>
    <b:Author>
      <b:Author>
        <b:NameList>
          <b:Person>
            <b:Last>Wang</b:Last>
            <b:First>G.</b:First>
          </b:Person>
          <b:Person>
            <b:Last>Xie</b:Last>
            <b:First>Y.</b:First>
          </b:Person>
          <b:Person>
            <b:Last>Jiang</b:Last>
            <b:First>Y.</b:First>
          </b:Person>
          <b:Person>
            <b:Last>Mandlekar</b:Last>
            <b:First>A.</b:First>
          </b:Person>
          <b:Person>
            <b:Last>Xiao</b:Last>
            <b:First>C.</b:First>
          </b:Person>
          <b:Person>
            <b:Last>Zhu</b:Last>
            <b:First>Y.</b:First>
          </b:Person>
          <b:Person>
            <b:Last>Fan</b:Last>
            <b:First>L.</b:First>
          </b:Person>
          <b:Person>
            <b:Last>Anandkumar</b:Last>
            <b:First>A.</b:First>
          </b:Person>
        </b:NameList>
      </b:Author>
    </b:Author>
    <b:Title>Voyager: An Open-Ended Embodied Agent with Large Language Models</b:Title>
    <b:JournalName>arXiv:2305.16291</b:JournalName>
    <b:Year>2023</b:Year>
    <b:RefOrder>43</b:RefOrder>
  </b:Source>
  <b:Source>
    <b:Tag>Gerolimos25</b:Tag>
    <b:SourceType>JournalArticle</b:SourceType>
    <b:Guid>{39714EE2-D6E4-4A88-B354-93986219580A}</b:Guid>
    <b:Author>
      <b:Author>
        <b:Corporate>N. Gerolimos et al.</b:Corporate>
      </b:Author>
    </b:Author>
    <b:Title>Autonomous decision-making enhancing natural disaster management through open world machine learning: A systematic review</b:Title>
    <b:JournalName>Hum.-Centric Intell. Syst.</b:JournalName>
    <b:Year>2025</b:Year>
    <b:RefOrder>36</b:RefOrder>
  </b:Source>
  <b:Source>
    <b:Tag>Pais212</b:Tag>
    <b:SourceType>JournalArticle</b:SourceType>
    <b:Guid>{67E225D2-204B-4496-B05D-873D8779BFFF}</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RefOrder>22</b:RefOrder>
  </b:Source>
  <b:Source>
    <b:Tag>Romera24</b:Tag>
    <b:SourceType>JournalArticle</b:SourceType>
    <b:Guid>{A4FC69E5-9CF1-4F4D-A618-387F68F7D8B8}</b:Guid>
    <b:Author>
      <b:Author>
        <b:NameList>
          <b:Person>
            <b:Last>Romera-Paredes</b:Last>
            <b:First>B.</b:First>
          </b:Person>
          <b:Person>
            <b:Last>Barekatain</b:Last>
            <b:First>M.</b:First>
          </b:Person>
          <b:Person>
            <b:Last>Novikov</b:Last>
            <b:First>A.</b:First>
          </b:Person>
          <b:Person>
            <b:Last>Balog</b:Last>
            <b:First>M.</b:First>
          </b:Person>
          <b:Person>
            <b:Last>Kumar</b:Last>
            <b:First>M. P.</b:First>
          </b:Person>
          <b:Person>
            <b:Last>Dupont</b:Last>
            <b:First>E.</b:First>
          </b:Person>
          <b:Person>
            <b:Last>Ruiz</b:Last>
            <b:First>F. J. R.</b:First>
          </b:Person>
          <b:Person>
            <b:Last>Ellenberg</b:Last>
            <b:First>J. S.</b:First>
          </b:Person>
          <b:Person>
            <b:Last>Wang</b:Last>
            <b:First>P.</b:First>
          </b:Person>
          <b:Person>
            <b:Last>Fawzi</b:Last>
            <b:First>O.</b:First>
          </b:Person>
          <b:Person>
            <b:Last>Kohli</b:Last>
            <b:First>P.</b:First>
          </b:Person>
          <b:Person>
            <b:Last>Fawzi</b:Last>
            <b:First>A.</b:First>
          </b:Person>
        </b:NameList>
      </b:Author>
    </b:Author>
    <b:Title>Mathematical discoveries from program search with large language models</b:Title>
    <b:JournalName>Nature</b:JournalName>
    <b:Year>2024</b:Year>
    <b:Volume>625</b:Volume>
    <b:Pages>468-475</b:Pages>
    <b:RefOrder>40</b:RefOrder>
  </b:Source>
  <b:Source>
    <b:Tag>Ma24</b:Tag>
    <b:SourceType>ConferenceProceedings</b:SourceType>
    <b:Guid>{E9F9D3DB-BF0D-4893-AEE0-B33EBBB0DBEE}</b:Guid>
    <b:Author>
      <b:Author>
        <b:NameList>
          <b:Person>
            <b:Last>Ma</b:Last>
            <b:First>Y. J.</b:First>
          </b:Person>
          <b:Person>
            <b:Last>Liang</b:Last>
            <b:First>W.</b:First>
          </b:Person>
          <b:Person>
            <b:Last>Wang</b:Last>
            <b:First>G.</b:First>
          </b:Person>
          <b:Person>
            <b:Last>Huang</b:Last>
            <b:First>D.-A.</b:First>
          </b:Person>
          <b:Person>
            <b:Last>Bastani</b:Last>
            <b:First>O.</b:First>
          </b:Person>
          <b:Person>
            <b:Last>Jayaraman</b:Last>
            <b:First>D.</b:First>
          </b:Person>
          <b:Person>
            <b:Last>Zhu</b:Last>
            <b:First>Y.</b:First>
          </b:Person>
          <b:Person>
            <b:Last>Fan</b:Last>
            <b:First>L.</b:First>
          </b:Person>
          <b:Person>
            <b:Last>Anandkumar</b:Last>
            <b:First>A.</b:First>
          </b:Person>
        </b:NameList>
      </b:Author>
    </b:Author>
    <b:Title>Eureka: Human-level reward design via coding large language models</b:Title>
    <b:ConferenceName>Proc. Int. Conf. Learn. Represent. (ICLR)</b:ConferenceName>
    <b:Year>2024</b:Year>
    <b:RefOrder>41</b:RefOrder>
  </b:Source>
  <b:Source>
    <b:Tag>Ahn22</b:Tag>
    <b:SourceType>ConferenceProceedings</b:SourceType>
    <b:Guid>{980F104B-CD12-441D-84DF-2F34C3F44A44}</b:Guid>
    <b:Author>
      <b:Author>
        <b:NameList>
          <b:Person>
            <b:Last>Ahn</b:Last>
            <b:First>M.</b:First>
          </b:Person>
          <b:Person>
            <b:Last>Brohan</b:Last>
            <b:First>A.</b:First>
          </b:Person>
          <b:Person>
            <b:Last>Brown</b:Last>
            <b:First>N.</b:First>
          </b:Person>
          <b:Person>
            <b:Last>Chebotar</b:Last>
            <b:First>Y.</b:First>
          </b:Person>
          <b:Person>
            <b:Last>Cortes</b:Last>
            <b:First>O.</b:First>
          </b:Person>
          <b:Person>
            <b:Last>David</b:Last>
            <b:First>B.</b:First>
          </b:Person>
          <b:Person>
            <b:Last>Finn</b:Last>
            <b:First>C.</b:First>
          </b:Person>
          <b:Person>
            <b:Last>Fu</b:Last>
            <b:First>C.</b:First>
          </b:Person>
          <b:Person>
            <b:Last>Gopalakrishnan</b:Last>
            <b:First>K.</b:First>
          </b:Person>
          <b:Person>
            <b:Last>Hausman</b:Last>
            <b:First>K.</b:First>
          </b:Person>
        </b:NameList>
      </b:Author>
    </b:Author>
    <b:Title>Do as I can, not as I say: Grounding language in robotic affordances</b:Title>
    <b:ConferenceName>Proc. Conf. Robot Learn. (CoRL)</b:ConferenceName>
    <b:Year>2022</b:Year>
    <b:RefOrder>42</b:RefOrder>
  </b:Source>
  <b:Source>
    <b:Tag>Plucinski19</b:Tag>
    <b:SourceType>JournalArticle</b:SourceType>
    <b:Guid>{41A7380C-E4A5-4BF5-9E56-46F8FA618DFB}</b:Guid>
    <b:Author>
      <b:Author>
        <b:NameList>
          <b:Person>
            <b:Last>Plucinski</b:Last>
            <b:First>M. P.</b:First>
          </b:Person>
        </b:NameList>
      </b:Author>
    </b:Author>
    <b:Title>Fighting flames and forging firelines: Wildfire suppression effectiveness at the fire edge</b:Title>
    <b:JournalName>Curr. Forestry Rep.</b:JournalName>
    <b:Year>2019</b:Year>
    <b:Volume>5</b:Volume>
    <b:Pages>1-19</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DD728B-0A63-43D5-BEC4-819AEFE1A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12</Pages>
  <Words>11201</Words>
  <Characters>63848</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Çağlar Akman</dc:creator>
  <cp:lastModifiedBy>cakman</cp:lastModifiedBy>
  <cp:revision>24</cp:revision>
  <cp:lastPrinted>2026-10-26T22:29:00Z</cp:lastPrinted>
  <dcterms:created xsi:type="dcterms:W3CDTF">2026-10-26T22:30:00Z</dcterms:created>
  <dcterms:modified xsi:type="dcterms:W3CDTF">2026-10-29T09:58:00Z</dcterms:modified>
</cp:coreProperties>
</file>