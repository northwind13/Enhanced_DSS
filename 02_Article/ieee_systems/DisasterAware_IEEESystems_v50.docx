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63838"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Distributed Decision Support Architecture With a Verified Open Decision Space for Wildfire Response</w:t>
      </w:r>
    </w:p>
    <w:p w14:paraId="4EA784E0"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0BA158A0"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47D19E08"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4FA883AE" w14:textId="77777777" w:rsidR="00A07560" w:rsidRDefault="00D31F60">
      <w:pPr>
        <w:pStyle w:val="Text"/>
        <w:ind w:firstLine="0"/>
        <w:rPr>
          <w:rFonts w:ascii="Times" w:hAnsi="Times"/>
          <w:sz w:val="18"/>
          <w:szCs w:val="18"/>
        </w:rPr>
      </w:pPr>
      <w:r>
        <w:rPr>
          <w:rFonts w:ascii="Times" w:hAnsi="Times"/>
          <w:sz w:val="18"/>
          <w:szCs w:val="18"/>
        </w:rPr>
        <w:footnoteReference w:customMarkFollows="1" w:id="1"/>
        <w:sym w:font="Symbol" w:char="F020"/>
      </w:r>
    </w:p>
    <w:p w14:paraId="0ED07DD6" w14:textId="2F8221C0" w:rsidR="00534101" w:rsidRDefault="00534101" w:rsidP="0053410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—Decision support systems (DSSs) are systems of systems.</w:t>
      </w:r>
      <w:r>
        <w:rPr>
          <w:b/>
          <w:sz w:val="18"/>
          <w:szCs w:val="18"/>
        </w:rPr>
        <w:t xml:space="preserve"> Most decide inside a closed decision space, a set of rules fixed before the incident. Outside this set, the system cannot respond. This article presents the Verified Open Decision Architecture (VODA), an architecture with an open decision space. It defines the invariants of the space, a verified set of physical effects from which new interventions are composed, and a chain of gates. A generative model proposes new rules and blended or composed interventions. A proposal enters the rule base only after deterministic checks and a paired forecast test on reseeded futures. A simulation core holds the hazard state. A decision core reads it through confidence-rated observations. The decision core has a closed layer, a sparse Takagi-Sugeno rule base that tunes itself online, and an open layer that proposes and verifies new objects. The approach is applied to wildfire response and tested on paired </w:t>
      </w:r>
      <w:proofErr w:type="gramStart"/>
      <w:r>
        <w:rPr>
          <w:b/>
          <w:sz w:val="18"/>
          <w:szCs w:val="18"/>
        </w:rPr>
        <w:t>worlds</w:t>
      </w:r>
      <w:proofErr w:type="gramEnd"/>
      <w:r>
        <w:rPr>
          <w:b/>
          <w:sz w:val="18"/>
          <w:szCs w:val="18"/>
        </w:rPr>
        <w:t xml:space="preserve"> in various scenarios. Compared with the closed layer alone, the open layer reduces burned area by 28%, affected population by 52%, and committed response by 17%. It raises the share of extinguished incidents from 52 to 72%. The decision core is distributed and suits real-time operation. Each agent reasons only over its own region, so computing cost grows slowly with the number of regions.</w:t>
      </w:r>
    </w:p>
    <w:p w14:paraId="6F782320" w14:textId="77777777" w:rsidR="00534101" w:rsidRDefault="00534101" w:rsidP="00534101"/>
    <w:p w14:paraId="6EE87F27"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w:t>
      </w:r>
      <w:r>
        <w:t xml:space="preserve"> </w:t>
      </w:r>
      <w:r>
        <w:rPr>
          <w:b/>
          <w:sz w:val="18"/>
          <w:szCs w:val="18"/>
        </w:rPr>
        <w:t>Decision support systems, open decision space, generative rule proposal, system-of-systems architecture, wildfire management.</w:t>
      </w:r>
    </w:p>
    <w:p w14:paraId="6862F72C" w14:textId="77777777" w:rsidR="00BE4774" w:rsidRPr="006E071F" w:rsidRDefault="00BE4774" w:rsidP="00BE4774">
      <w:pPr>
        <w:pStyle w:val="Text"/>
        <w:ind w:firstLine="0"/>
        <w:rPr>
          <w:rFonts w:ascii="Times" w:hAnsi="Times"/>
          <w:sz w:val="18"/>
          <w:szCs w:val="18"/>
        </w:rPr>
      </w:pPr>
    </w:p>
    <w:p w14:paraId="37B14480" w14:textId="77777777" w:rsidR="00926552" w:rsidRDefault="00926552" w:rsidP="00926552">
      <w:pPr>
        <w:pStyle w:val="Heading1"/>
      </w:pPr>
      <w:bookmarkStart w:id="2" w:name="_RefSec_I"/>
      <w:r>
        <w:t>I</w:t>
      </w:r>
      <w:bookmarkEnd w:id="2"/>
      <w:r>
        <w:t>. INTRODUCTION</w:t>
      </w:r>
    </w:p>
    <w:p w14:paraId="269DC376"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0D603AFF" w14:textId="77777777" w:rsidR="00926552" w:rsidRDefault="0017143C" w:rsidP="0017143C">
      <w:pPr>
        <w:pStyle w:val="Text"/>
        <w:ind w:firstLine="0"/>
      </w:pPr>
      <w:r>
        <w:t xml:space="preserve">ILDFIRE response is carried out by a system of systems </w:t>
      </w:r>
      <w:sdt>
        <w:sdtPr>
          <w:id w:val="-1999990991"/>
          <w:citation/>
        </w:sdtPr>
        <w:sdtContent>
          <w:r>
            <w:fldChar w:fldCharType="begin" w:fldLock="1"/>
          </w:r>
          <w:r>
            <w:instrText xml:space="preserve"> CITATION Turoff04 \l 1033 </w:instrText>
          </w:r>
          <w:r>
            <w:fldChar w:fldCharType="separate"/>
          </w:r>
          <w:r>
            <w:rPr>
              <w:noProof/>
            </w:rPr>
            <w:t>[1]</w:t>
          </w:r>
          <w:r>
            <w:fldChar w:fldCharType="end"/>
          </w:r>
        </w:sdtContent>
      </w:sdt>
      <w:r>
        <w:t xml:space="preserve">. A hazard model turns the observations retrieved from heterogeneous sources into a forecast of where the fire will spread. Regional teams decide where to commit crews, aircraft, and evacuation orders. An operator supervises the whole under a clock set by the fire </w:t>
      </w:r>
      <w:sdt>
        <w:sdtPr>
          <w:id w:val="-1999990992"/>
          <w:citation/>
        </w:sdtPr>
        <w:sdtContent>
          <w:r>
            <w:fldChar w:fldCharType="begin" w:fldLock="1"/>
          </w:r>
          <w:r>
            <w:instrText xml:space="preserve"> CITATION Bowman20 \l 1033 \m Thompson11 </w:instrText>
          </w:r>
          <w:r>
            <w:fldChar w:fldCharType="separate"/>
          </w:r>
          <w:r>
            <w:rPr>
              <w:noProof/>
            </w:rPr>
            <w:t>[2, 3]</w:t>
          </w:r>
          <w:r>
            <w:fldChar w:fldCharType="end"/>
          </w:r>
        </w:sdtContent>
      </w:sdt>
      <w:r>
        <w:t xml:space="preserve">. Fire seasons are becoming longer and more severe </w:t>
      </w:r>
      <w:sdt>
        <w:sdtPr>
          <w:id w:val="-1999990950"/>
          <w:citation/>
        </w:sdtPr>
        <w:sdtContent>
          <w:r>
            <w:fldChar w:fldCharType="begin" w:fldLock="1"/>
          </w:r>
          <w:r>
            <w:instrText xml:space="preserve"> CITATION Bowman20 \l 1033 </w:instrText>
          </w:r>
          <w:r>
            <w:fldChar w:fldCharType="separate"/>
          </w:r>
          <w:r>
            <w:rPr>
              <w:noProof/>
            </w:rPr>
            <w:t>[2]</w:t>
          </w:r>
          <w:r>
            <w:fldChar w:fldCharType="end"/>
          </w:r>
        </w:sdtContent>
      </w:sdt>
      <w:r>
        <w:t xml:space="preserve">. Moreover, the decisions that matter most are taken in the first hours. In these hours observations are sparse, the forecast is uncertain, and a wrong commitment is costly </w:t>
      </w:r>
      <w:sdt>
        <w:sdtPr>
          <w:id w:val="-1999990949"/>
          <w:citation/>
        </w:sdtPr>
        <w:sdtContent>
          <w:r>
            <w:fldChar w:fldCharType="begin" w:fldLock="1"/>
          </w:r>
          <w:r>
            <w:instrText xml:space="preserve"> CITATION Thompson11 \l 1033 \m Calkin21 </w:instrText>
          </w:r>
          <w:r>
            <w:fldChar w:fldCharType="separate"/>
          </w:r>
          <w:r>
            <w:rPr>
              <w:noProof/>
            </w:rPr>
            <w:t>[3, 4]</w:t>
          </w:r>
          <w:r>
            <w:fldChar w:fldCharType="end"/>
          </w:r>
        </w:sdtContent>
      </w:sdt>
      <w:r>
        <w:t>. A recommendation after the fire has moved is useless, so the support has to adapt to the incident as it moves.</w:t>
      </w:r>
    </w:p>
    <w:p w14:paraId="3FC3F3CC" w14:textId="77777777" w:rsidR="00D50906" w:rsidRDefault="00D31F60">
      <w:pPr>
        <w:pStyle w:val="Text"/>
      </w:pPr>
      <w:r>
        <w:t xml:space="preserve">DSSs exist for parts of this task </w:t>
      </w:r>
      <w:sdt>
        <w:sdtPr>
          <w:id w:val="-1979979995"/>
          <w:citation/>
        </w:sdtPr>
        <w:sdtContent>
          <w:r>
            <w:fldChar w:fldCharType="begin" w:fldLock="1"/>
          </w:r>
          <w:r>
            <w:instrText xml:space="preserve"> CITATION Vasquez21 \l 1033 </w:instrText>
          </w:r>
          <w:r>
            <w:fldChar w:fldCharType="separate"/>
          </w:r>
          <w:r>
            <w:rPr>
              <w:noProof/>
            </w:rPr>
            <w:t>[5]</w:t>
          </w:r>
          <w:r>
            <w:fldChar w:fldCharType="end"/>
          </w:r>
        </w:sdtContent>
      </w:sdt>
      <w:r>
        <w:t xml:space="preserve">. Spread simulators forecast fire behavior from fuel, terrain, and weather </w:t>
      </w:r>
      <w:sdt>
        <w:sdtPr>
          <w:id w:val="-1999990945"/>
          <w:citation/>
        </w:sdtPr>
        <w:sdtContent>
          <w:r>
            <w:fldChar w:fldCharType="begin" w:fldLock="1"/>
          </w:r>
          <w:r>
            <w:instrText xml:space="preserve"> CITATION Rothermel72 \l 1033 \m Finney06 </w:instrText>
          </w:r>
          <w:r>
            <w:fldChar w:fldCharType="separate"/>
          </w:r>
          <w:r>
            <w:rPr>
              <w:noProof/>
            </w:rPr>
            <w:t>[6, 7]</w:t>
          </w:r>
          <w:r>
            <w:fldChar w:fldCharType="end"/>
          </w:r>
        </w:sdtContent>
      </w:sdt>
      <w:r>
        <w:t xml:space="preserve">. Allocation tools assign crews and aircraft against a forecast </w:t>
      </w:r>
      <w:sdt>
        <w:sdtPr>
          <w:id w:val="-1999990944"/>
          <w:citation/>
        </w:sdtPr>
        <w:sdtContent>
          <w:r>
            <w:fldChar w:fldCharType="begin" w:fldLock="1"/>
          </w:r>
          <w:r>
            <w:instrText xml:space="preserve"> CITATION Pais21 \l 1033 \m Orphanoudakis25 </w:instrText>
          </w:r>
          <w:r>
            <w:fldChar w:fldCharType="separate"/>
          </w:r>
          <w:r>
            <w:rPr>
              <w:noProof/>
            </w:rPr>
            <w:t>[8, 9]</w:t>
          </w:r>
          <w:r>
            <w:fldChar w:fldCharType="end"/>
          </w:r>
        </w:sdtContent>
      </w:sdt>
      <w:r>
        <w:t xml:space="preserve">. Integrated platforms bring these parts together for use in the field </w:t>
      </w:r>
      <w:sdt>
        <w:sdtPr>
          <w:id w:val="-197997999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xml:space="preserve">. However, field studies of these tools measure </w:t>
      </w:r>
      <w:r>
        <w:t xml:space="preserve">how widely they are used, not whether the decisions taken with them are better </w:t>
      </w:r>
      <w:sdt>
        <w:sdtPr>
          <w:id w:val="-1979979981"/>
          <w:citation/>
        </w:sdtPr>
        <w:sdtContent>
          <w:r>
            <w:fldChar w:fldCharType="begin" w:fldLock="1"/>
          </w:r>
          <w:r>
            <w:instrText xml:space="preserve"> CITATION Rapp20 \l 1033 \m Rapp26 </w:instrText>
          </w:r>
          <w:r>
            <w:fldChar w:fldCharType="separate"/>
          </w:r>
          <w:r>
            <w:rPr>
              <w:noProof/>
            </w:rPr>
            <w:t>[11, 12]</w:t>
          </w:r>
          <w:r>
            <w:fldChar w:fldCharType="end"/>
          </w:r>
        </w:sdtContent>
      </w:sdt>
      <w:r>
        <w:t xml:space="preserve">. A critical review of DSS research finds the same pattern across the field, many systems built and few shown to help </w:t>
      </w:r>
      <w:sdt>
        <w:sdtPr>
          <w:id w:val="-1999990941"/>
          <w:citation/>
        </w:sdtPr>
        <w:sdtContent>
          <w:r>
            <w:fldChar w:fldCharType="begin" w:fldLock="1"/>
          </w:r>
          <w:r>
            <w:instrText xml:space="preserve"> CITATION Arnott05 \l 1033 </w:instrText>
          </w:r>
          <w:r>
            <w:fldChar w:fldCharType="separate"/>
          </w:r>
          <w:r>
            <w:rPr>
              <w:noProof/>
            </w:rPr>
            <w:t>[13]</w:t>
          </w:r>
          <w:r>
            <w:fldChar w:fldCharType="end"/>
          </w:r>
        </w:sdtContent>
      </w:sdt>
      <w:r>
        <w:t>. VODA is therefore measured as the change in the outcome of the same incidents, with and without the system.</w:t>
      </w:r>
    </w:p>
    <w:p w14:paraId="5B6CA490" w14:textId="27239628" w:rsidR="00D50906" w:rsidRDefault="00D31F60">
      <w:pPr>
        <w:pStyle w:val="Text"/>
      </w:pPr>
      <w:r>
        <w:t xml:space="preserve">Three structural limits exist across these systems. First, the alternatives are predefined. A rule base, a menu of tactics, or an optimization model fixes the orders before the incident, so the system can only rank what it is given </w:t>
      </w:r>
      <w:sdt>
        <w:sdtPr>
          <w:id w:val="-1979979989"/>
          <w:citation/>
        </w:sdtPr>
        <w:sdtContent>
          <w:r>
            <w:fldChar w:fldCharType="begin" w:fldLock="1"/>
          </w:r>
          <w:r>
            <w:instrText xml:space="preserve"> CITATION NoonanWright11 \l 1033 </w:instrText>
          </w:r>
          <w:r>
            <w:fldChar w:fldCharType="separate"/>
          </w:r>
          <w:r>
            <w:rPr>
              <w:noProof/>
            </w:rPr>
            <w:t>[10]</w:t>
          </w:r>
          <w:r>
            <w:fldChar w:fldCharType="end"/>
          </w:r>
        </w:sdtContent>
      </w:sdt>
      <w:r>
        <w:t xml:space="preserve">. Decision analysis has long identified the generation of alternatives as the weakest step of the process </w:t>
      </w:r>
      <w:sdt>
        <w:sdtPr>
          <w:id w:val="-1979979986"/>
          <w:citation/>
        </w:sdtPr>
        <w:sdtContent>
          <w:r>
            <w:fldChar w:fldCharType="begin" w:fldLock="1"/>
          </w:r>
          <w:r>
            <w:instrText xml:space="preserve"> CITATION Arbel82 \l 1033 \m Hofstede95 \m Colorni20 </w:instrText>
          </w:r>
          <w:r>
            <w:fldChar w:fldCharType="separate"/>
          </w:r>
          <w:r>
            <w:rPr>
              <w:noProof/>
            </w:rPr>
            <w:t>[14, 15, 16]</w:t>
          </w:r>
          <w:r>
            <w:fldChar w:fldCharType="end"/>
          </w:r>
        </w:sdtContent>
      </w:sdt>
      <w:r>
        <w:t xml:space="preserve">. The methods proposed for it either enumerate variations of a fixed model </w:t>
      </w:r>
      <w:sdt>
        <w:sdtPr>
          <w:id w:val="-1979979983"/>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or depend on the recall of the operator under time pressure </w:t>
      </w:r>
      <w:sdt>
        <w:sdtPr>
          <w:id w:val="-1999990935"/>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Second, uncertainty is representable only through prior distributions or belief intervals. Real-time sensing cannot supply them </w:t>
      </w:r>
      <w:sdt>
        <w:sdtPr>
          <w:id w:val="-1979979966"/>
          <w:citation/>
        </w:sdtPr>
        <w:sdtContent>
          <w:r>
            <w:fldChar w:fldCharType="begin" w:fldLock="1"/>
          </w:r>
          <w:r>
            <w:instrText xml:space="preserve"> CITATION Morgan90 \l 1033 \m Shafer76 </w:instrText>
          </w:r>
          <w:r>
            <w:fldChar w:fldCharType="separate"/>
          </w:r>
          <w:r>
            <w:rPr>
              <w:noProof/>
            </w:rPr>
            <w:t>[19, 20]</w:t>
          </w:r>
          <w:r>
            <w:fldChar w:fldCharType="end"/>
          </w:r>
        </w:sdtContent>
      </w:sdt>
      <w:r>
        <w:t xml:space="preserve">, and the reasoning behind a recommendation is exposed through post-hoc attribution </w:t>
      </w:r>
      <w:sdt>
        <w:sdtPr>
          <w:id w:val="-1999990933"/>
          <w:citation/>
        </w:sdtPr>
        <w:sdtContent>
          <w:r>
            <w:fldChar w:fldCharType="begin" w:fldLock="1"/>
          </w:r>
          <w:r>
            <w:instrText xml:space="preserve"> CITATION Ribeiro16 \l 1033 </w:instrText>
          </w:r>
          <w:r>
            <w:fldChar w:fldCharType="separate"/>
          </w:r>
          <w:r>
            <w:rPr>
              <w:noProof/>
            </w:rPr>
            <w:t>[21]</w:t>
          </w:r>
          <w:r>
            <w:fldChar w:fldCharType="end"/>
          </w:r>
        </w:sdtContent>
      </w:sdt>
      <w:r>
        <w:t xml:space="preserve">. Third, integrated platforms embed the forecast and the decision logic in one tool </w:t>
      </w:r>
      <w:sdt>
        <w:sdtPr>
          <w:id w:val="-199999093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Hence, the benefit of the decision mechanism is not measured separately from the quality of the forecast behind it.</w:t>
      </w:r>
    </w:p>
    <w:p w14:paraId="71F1FEC7" w14:textId="77777777" w:rsidR="00926552" w:rsidRDefault="00CA3DD6" w:rsidP="00926552">
      <w:pPr>
        <w:pStyle w:val="Text"/>
      </w:pPr>
      <w:r>
        <w:t xml:space="preserve">VODA answers the first limit with an open decision space, its central contribution. The set of orders is not fixed. It grows during the incident, under verification by the hazard model. The decision core has two layers. The closed layer is a self-tuning fuzzy doctrine that maps decision concepts to intervention families through a sparse rule base. When </w:t>
      </w:r>
      <w:r w:rsidR="00940DFB">
        <w:t>it</w:t>
      </w:r>
      <w:r>
        <w:t xml:space="preserve"> falls short, the open layer lets a pretrained large language model (LLM) propose a new rule, a blend of existing interventions, or a new intervention composed from physical effects the simulator can execute. Nothing enters the doctrine </w:t>
      </w:r>
      <w:r w:rsidR="00940DFB">
        <w:t>without</w:t>
      </w:r>
      <w:r>
        <w:t xml:space="preserve"> a chain of algebraic gates and a paired forecast test. Hence, the space is closed at physical effects and open at interventions.</w:t>
      </w:r>
    </w:p>
    <w:p w14:paraId="6BC809A8" w14:textId="77777777" w:rsidR="00682ED6" w:rsidRDefault="00D31F60">
      <w:pPr>
        <w:pStyle w:val="Text"/>
      </w:pPr>
      <w:r>
        <w:t>The second limit is answered in two steps. Each observation carries a confidence, and the confidence gates every concept that depends on it, so uncertainty is handled without a distribution. Moreover, every order is written over named decision concepts and every edit, rejection, and generated object is logged. Hence, the reason for a recommendation is read from the rule that produced it, not reconstructed afterwards. Under degraded observation the response of VODA degrades only slightly and remains the best tested.</w:t>
      </w:r>
    </w:p>
    <w:p w14:paraId="74276B7D" w14:textId="7EE8CA69" w:rsidR="00682ED6" w:rsidRDefault="00D31F60">
      <w:pPr>
        <w:pStyle w:val="Text"/>
      </w:pPr>
      <w:r>
        <w:t xml:space="preserve">The third limit is answered by the separation of two cores. A simulation core owns the hazard state, and a decision core reads it through confidence-rated observations. The simulation core is validated by blind hindcast against satellite records of documented fires, and the decision core by paired comparison </w:t>
      </w:r>
      <w:r>
        <w:lastRenderedPageBreak/>
        <w:t>on that validated core, so the benefit of opening the decision space is read as a difference on identical worlds. The decision core is distributed over regional agents, decides in a small fraction of a second, and its cost grows slowly with the number of agents, so it suits real-time operation.</w:t>
      </w:r>
    </w:p>
    <w:p w14:paraId="2753852F" w14:textId="77777777" w:rsidR="00926552" w:rsidRDefault="00926552" w:rsidP="00926552">
      <w:pPr>
        <w:pStyle w:val="Text"/>
      </w:pPr>
      <w:r>
        <w:t xml:space="preserve">The remainder of the article is organized as follows. Section </w:t>
      </w:r>
      <w:r>
        <w:fldChar w:fldCharType="begin"/>
      </w:r>
      <w:r>
        <w:instrText xml:space="preserve"> REF _RefSec_II \h </w:instrText>
      </w:r>
      <w:r>
        <w:fldChar w:fldCharType="separate"/>
      </w:r>
      <w:r>
        <w:rPr>
          <w:noProof/>
        </w:rPr>
        <w:t>II</w:t>
      </w:r>
      <w:r>
        <w:fldChar w:fldCharType="end"/>
      </w:r>
      <w:r>
        <w:t xml:space="preserve"> reviews related work. Section </w:t>
      </w:r>
      <w:r>
        <w:fldChar w:fldCharType="begin"/>
      </w:r>
      <w:r>
        <w:instrText xml:space="preserve"> REF _RefSec_III \h </w:instrText>
      </w:r>
      <w:r>
        <w:fldChar w:fldCharType="separate"/>
      </w:r>
      <w:r>
        <w:rPr>
          <w:noProof/>
        </w:rPr>
        <w:t>III</w:t>
      </w:r>
      <w:r>
        <w:fldChar w:fldCharType="end"/>
      </w:r>
      <w:r>
        <w:t xml:space="preserve"> presents </w:t>
      </w:r>
      <w:proofErr w:type="gramStart"/>
      <w:r>
        <w:t>the architecture</w:t>
      </w:r>
      <w:proofErr w:type="gramEnd"/>
      <w:r>
        <w:t xml:space="preserve"> and Section </w:t>
      </w:r>
      <w:r>
        <w:fldChar w:fldCharType="begin"/>
      </w:r>
      <w:r>
        <w:instrText xml:space="preserve"> REF _RefSec_IV \h </w:instrText>
      </w:r>
      <w:r>
        <w:fldChar w:fldCharType="separate"/>
      </w:r>
      <w:r>
        <w:rPr>
          <w:noProof/>
        </w:rPr>
        <w:t>IV</w:t>
      </w:r>
      <w:r>
        <w:fldChar w:fldCharType="end"/>
      </w:r>
      <w:r>
        <w:t xml:space="preserve"> the decision core. Section </w:t>
      </w:r>
      <w:r>
        <w:fldChar w:fldCharType="begin"/>
      </w:r>
      <w:r>
        <w:instrText xml:space="preserve"> REF _RefSec_V \h </w:instrText>
      </w:r>
      <w:r>
        <w:fldChar w:fldCharType="separate"/>
      </w:r>
      <w:r>
        <w:rPr>
          <w:noProof/>
        </w:rPr>
        <w:t>V</w:t>
      </w:r>
      <w:r>
        <w:fldChar w:fldCharType="end"/>
      </w:r>
      <w:r>
        <w:t xml:space="preserve"> reports the results, Section </w:t>
      </w:r>
      <w:r>
        <w:fldChar w:fldCharType="begin"/>
      </w:r>
      <w:r>
        <w:instrText xml:space="preserve"> REF _RefSec_VI \h </w:instrText>
      </w:r>
      <w:r>
        <w:fldChar w:fldCharType="separate"/>
      </w:r>
      <w:r>
        <w:rPr>
          <w:noProof/>
        </w:rPr>
        <w:t>VI</w:t>
      </w:r>
      <w:r>
        <w:fldChar w:fldCharType="end"/>
      </w:r>
      <w:r>
        <w:t xml:space="preserve"> discusses them, and Section </w:t>
      </w:r>
      <w:r>
        <w:fldChar w:fldCharType="begin"/>
      </w:r>
      <w:r>
        <w:instrText xml:space="preserve"> REF _RefSec_VII \h </w:instrText>
      </w:r>
      <w:r>
        <w:fldChar w:fldCharType="separate"/>
      </w:r>
      <w:r>
        <w:rPr>
          <w:noProof/>
        </w:rPr>
        <w:t>VII</w:t>
      </w:r>
      <w:r>
        <w:fldChar w:fldCharType="end"/>
      </w:r>
      <w:r>
        <w:t xml:space="preserve"> concludes.</w:t>
      </w:r>
    </w:p>
    <w:p w14:paraId="4A292FC5" w14:textId="77777777" w:rsidR="00926552" w:rsidRDefault="00926552" w:rsidP="00926552">
      <w:pPr>
        <w:pStyle w:val="Heading1"/>
      </w:pPr>
      <w:bookmarkStart w:id="3" w:name="_RefSec_II"/>
      <w:r>
        <w:t>II</w:t>
      </w:r>
      <w:bookmarkEnd w:id="3"/>
      <w:r>
        <w:t>. Related Work and Background</w:t>
      </w:r>
    </w:p>
    <w:p w14:paraId="291A6E49" w14:textId="77777777" w:rsidR="00926552" w:rsidRDefault="00926552" w:rsidP="00926552">
      <w:pPr>
        <w:pStyle w:val="Heading2"/>
      </w:pPr>
      <w:bookmarkStart w:id="4" w:name="_RefSec_II_A"/>
      <w:r>
        <w:t>A</w:t>
      </w:r>
      <w:bookmarkEnd w:id="4"/>
      <w:r>
        <w:t>. Wildfire Dynamics and Decision Support</w:t>
      </w:r>
    </w:p>
    <w:p w14:paraId="7605B890" w14:textId="77777777" w:rsidR="00926552" w:rsidRDefault="002D296F" w:rsidP="00926552">
      <w:pPr>
        <w:pStyle w:val="Text"/>
      </w:pPr>
      <w:r w:rsidRPr="002D296F">
        <w:t>Rothermel-type models give the surface rate of spread from fuel, moisture, wind, and slope</w:t>
      </w:r>
      <w:r w:rsidR="00926552">
        <w:t xml:space="preserve"> </w:t>
      </w:r>
      <w:sdt>
        <w:sdtPr>
          <w:id w:val="-1979979979"/>
          <w:citation/>
        </w:sdtPr>
        <w:sdtContent>
          <w:r w:rsidR="00926552">
            <w:fldChar w:fldCharType="begin" w:fldLock="1"/>
          </w:r>
          <w:r w:rsidR="00926552">
            <w:instrText xml:space="preserve"> CITATION Rothermel72 \l 1033 \m Sullivan09 </w:instrText>
          </w:r>
          <w:r w:rsidR="00926552">
            <w:fldChar w:fldCharType="separate"/>
          </w:r>
          <w:r w:rsidR="00926552">
            <w:rPr>
              <w:noProof/>
            </w:rPr>
            <w:t>[6, 22]</w:t>
          </w:r>
          <w:r w:rsidR="00926552">
            <w:fldChar w:fldCharType="end"/>
          </w:r>
        </w:sdtContent>
      </w:sdt>
      <w:r w:rsidR="00926552">
        <w:t xml:space="preserve">. These models are implemented in operational tools such as FlamMap </w:t>
      </w:r>
      <w:sdt>
        <w:sdtPr>
          <w:id w:val="-1999990982"/>
          <w:citation/>
        </w:sdtPr>
        <w:sdtContent>
          <w:r w:rsidR="00926552">
            <w:fldChar w:fldCharType="begin" w:fldLock="1"/>
          </w:r>
          <w:r w:rsidR="00926552">
            <w:instrText xml:space="preserve"> CITATION Finney06 \l 1033 </w:instrText>
          </w:r>
          <w:r w:rsidR="00926552">
            <w:fldChar w:fldCharType="separate"/>
          </w:r>
          <w:r w:rsidR="00926552">
            <w:rPr>
              <w:noProof/>
            </w:rPr>
            <w:t>[7]</w:t>
          </w:r>
          <w:r w:rsidR="00926552">
            <w:fldChar w:fldCharType="end"/>
          </w:r>
        </w:sdtContent>
      </w:sdt>
      <w:r w:rsidR="00926552">
        <w:t xml:space="preserve"> and in cellular simulators such as Cell2Fire </w:t>
      </w:r>
      <w:sdt>
        <w:sdtPr>
          <w:id w:val="-1999990983"/>
          <w:citation/>
        </w:sdtPr>
        <w:sdtContent>
          <w:r w:rsidR="00926552">
            <w:fldChar w:fldCharType="begin" w:fldLock="1"/>
          </w:r>
          <w:r w:rsidR="00926552">
            <w:instrText xml:space="preserve"> CITATION Pais212 \l 1033 </w:instrText>
          </w:r>
          <w:r w:rsidR="00926552">
            <w:fldChar w:fldCharType="separate"/>
          </w:r>
          <w:r w:rsidR="00926552">
            <w:rPr>
              <w:noProof/>
            </w:rPr>
            <w:t>[23]</w:t>
          </w:r>
          <w:r w:rsidR="00926552">
            <w:fldChar w:fldCharType="end"/>
          </w:r>
        </w:sdtContent>
      </w:sdt>
      <w:r w:rsidR="00926552">
        <w:t xml:space="preserve">. The simulation core of VODA uses a model of the same family. Decision support built on these models ranges from strategic risk assessment </w:t>
      </w:r>
      <w:sdt>
        <w:sdtPr>
          <w:id w:val="-1999990984"/>
          <w:citation/>
        </w:sdtPr>
        <w:sdtContent>
          <w:r w:rsidR="00926552">
            <w:fldChar w:fldCharType="begin" w:fldLock="1"/>
          </w:r>
          <w:r w:rsidR="00926552">
            <w:instrText xml:space="preserve"> CITATION Calkin21 \l 1033 \m Pais21 </w:instrText>
          </w:r>
          <w:r w:rsidR="00926552">
            <w:fldChar w:fldCharType="separate"/>
          </w:r>
          <w:r w:rsidR="00926552">
            <w:rPr>
              <w:noProof/>
            </w:rPr>
            <w:t>[4, 8]</w:t>
          </w:r>
          <w:r w:rsidR="00926552">
            <w:fldChar w:fldCharType="end"/>
          </w:r>
        </w:sdtContent>
      </w:sdt>
      <w:r w:rsidR="00926552">
        <w:t xml:space="preserve"> and multi-criteria allocation </w:t>
      </w:r>
      <w:sdt>
        <w:sdtPr>
          <w:id w:val="-1979979976"/>
          <w:citation/>
        </w:sdtPr>
        <w:sdtContent>
          <w:r w:rsidR="00926552">
            <w:fldChar w:fldCharType="begin" w:fldLock="1"/>
          </w:r>
          <w:r w:rsidR="00926552">
            <w:instrText xml:space="preserve"> CITATION Orphanoudakis25 \l 1033 </w:instrText>
          </w:r>
          <w:r w:rsidR="00926552">
            <w:fldChar w:fldCharType="separate"/>
          </w:r>
          <w:r w:rsidR="00926552">
            <w:rPr>
              <w:noProof/>
            </w:rPr>
            <w:t>[9]</w:t>
          </w:r>
          <w:r w:rsidR="00926552">
            <w:fldChar w:fldCharType="end"/>
          </w:r>
        </w:sdtContent>
      </w:sdt>
      <w:r w:rsidR="00926552">
        <w:t xml:space="preserve"> to the integrated </w:t>
      </w:r>
      <w:r w:rsidR="004C165F">
        <w:t>platform</w:t>
      </w:r>
      <w:r w:rsidR="00926552">
        <w:t xml:space="preserve"> </w:t>
      </w:r>
      <w:sdt>
        <w:sdtPr>
          <w:id w:val="-1999990986"/>
          <w:citation/>
        </w:sdtPr>
        <w:sdtContent>
          <w:r w:rsidR="00926552">
            <w:fldChar w:fldCharType="begin" w:fldLock="1"/>
          </w:r>
          <w:r w:rsidR="00926552">
            <w:instrText xml:space="preserve"> CITATION NoonanWright11 \l 1033 </w:instrText>
          </w:r>
          <w:r w:rsidR="00926552">
            <w:fldChar w:fldCharType="separate"/>
          </w:r>
          <w:r w:rsidR="00926552">
            <w:rPr>
              <w:noProof/>
            </w:rPr>
            <w:t>[10]</w:t>
          </w:r>
          <w:r w:rsidR="00926552">
            <w:fldChar w:fldCharType="end"/>
          </w:r>
        </w:sdtContent>
      </w:sdt>
      <w:r w:rsidR="00926552">
        <w:t xml:space="preserve">, whose field use has been studied extensively </w:t>
      </w:r>
      <w:sdt>
        <w:sdtPr>
          <w:id w:val="-1979979973"/>
          <w:citation/>
        </w:sdtPr>
        <w:sdtContent>
          <w:r w:rsidR="00926552">
            <w:fldChar w:fldCharType="begin" w:fldLock="1"/>
          </w:r>
          <w:r w:rsidR="00926552">
            <w:instrText xml:space="preserve"> CITATION Rapp20 \l 1033 \m Rapp26 </w:instrText>
          </w:r>
          <w:r w:rsidR="00926552">
            <w:fldChar w:fldCharType="separate"/>
          </w:r>
          <w:r w:rsidR="00926552">
            <w:rPr>
              <w:noProof/>
            </w:rPr>
            <w:t>[11, 12]</w:t>
          </w:r>
          <w:r w:rsidR="00926552">
            <w:fldChar w:fldCharType="end"/>
          </w:r>
        </w:sdtContent>
      </w:sdt>
      <w:r w:rsidR="00926552">
        <w:t xml:space="preserve">. In all of them the decision logic is authored offline and the intervention menu is fixed. Fire management economics judges a response by the sum of two terms, the cost of the resources committed and the loss that still occurs </w:t>
      </w:r>
      <w:sdt>
        <w:sdtPr>
          <w:id w:val="-1979979970"/>
          <w:citation/>
        </w:sdtPr>
        <w:sdtContent>
          <w:r w:rsidR="00926552">
            <w:fldChar w:fldCharType="begin" w:fldLock="1"/>
          </w:r>
          <w:r w:rsidR="00926552">
            <w:instrText xml:space="preserve"> CITATION Thompson11 \l 1033 </w:instrText>
          </w:r>
          <w:r w:rsidR="00926552">
            <w:fldChar w:fldCharType="separate"/>
          </w:r>
          <w:r w:rsidR="00926552">
            <w:rPr>
              <w:noProof/>
            </w:rPr>
            <w:t>[3]</w:t>
          </w:r>
          <w:r w:rsidR="00926552">
            <w:fldChar w:fldCharType="end"/>
          </w:r>
        </w:sdtContent>
      </w:sdt>
      <w:r w:rsidR="00926552">
        <w:t>. The decision cost of VODA has the same two parts.</w:t>
      </w:r>
    </w:p>
    <w:p w14:paraId="5486688B" w14:textId="77777777" w:rsidR="000334CF" w:rsidRDefault="00D31F60">
      <w:pPr>
        <w:pStyle w:val="Heading2"/>
      </w:pPr>
      <w:bookmarkStart w:id="5" w:name="_RefSec_II_B"/>
      <w:r>
        <w:t>B</w:t>
      </w:r>
      <w:bookmarkEnd w:id="5"/>
      <w:r>
        <w:t>. Observation Features</w:t>
      </w:r>
      <w:r w:rsidR="0003218A">
        <w:t xml:space="preserve"> and Fuzzy Reasoning Over Concepts</w:t>
      </w:r>
    </w:p>
    <w:p w14:paraId="43657CA1" w14:textId="77777777" w:rsidR="000334CF" w:rsidRDefault="00D31F60">
      <w:pPr>
        <w:pStyle w:val="Text"/>
      </w:pPr>
      <w:r>
        <w:t>VODA reads 10 features extracted from observations of heterogeneous sources. Each is bounded, meaningful to an expert, and not redundant. They are fire intensity and spread potential, weather severity, ignition proximity, fuel load, asset exposure, resource accessibility, access and road status, suppression availability, and temporal urgency. Together they cover threat, exposure, feasibility, and timing.</w:t>
      </w:r>
    </w:p>
    <w:p w14:paraId="276B080D" w14:textId="3665BD7F" w:rsidR="00474D3B" w:rsidRDefault="00926552" w:rsidP="00926552">
      <w:pPr>
        <w:pStyle w:val="Text"/>
      </w:pPr>
      <w:r>
        <w:t xml:space="preserve">Operational assessments are graded and linguistic, such as a high fire threat or a low suppression feasibility. Fuzzy set theory represents such judgments as partial membership in a linguistic term and lets domain knowledge be written as IF-THEN rules over these terms </w:t>
      </w:r>
      <w:sdt>
        <w:sdtPr>
          <w:id w:val="-1959958999"/>
          <w:citation/>
        </w:sdtPr>
        <w:sdtContent>
          <w:r>
            <w:fldChar w:fldCharType="begin" w:fldLock="1"/>
          </w:r>
          <w:r>
            <w:instrText xml:space="preserve"> CITATION Zadeh65 \l 1033 </w:instrText>
          </w:r>
          <w:r>
            <w:fldChar w:fldCharType="separate"/>
          </w:r>
          <w:r>
            <w:rPr>
              <w:noProof/>
            </w:rPr>
            <w:t>[24]</w:t>
          </w:r>
          <w:r>
            <w:fldChar w:fldCharType="end"/>
          </w:r>
        </w:sdtContent>
      </w:sdt>
      <w:r>
        <w:t xml:space="preserve">, so a graded observation becomes a decision without a crisp threshold. VODA uses the Takagi-Sugeno (TS) model, whose constant consequents </w:t>
      </w:r>
      <w:sdt>
        <w:sdtPr>
          <w:id w:val="-1959958998"/>
          <w:citation/>
        </w:sdtPr>
        <w:sdtContent>
          <w:r>
            <w:fldChar w:fldCharType="begin" w:fldLock="1"/>
          </w:r>
          <w:r>
            <w:instrText xml:space="preserve"> CITATION Takagi85 \l 1033 </w:instrText>
          </w:r>
          <w:r>
            <w:fldChar w:fldCharType="separate"/>
          </w:r>
          <w:r>
            <w:rPr>
              <w:noProof/>
            </w:rPr>
            <w:t>[25]</w:t>
          </w:r>
          <w:r>
            <w:fldChar w:fldCharType="end"/>
          </w:r>
        </w:sdtContent>
      </w:sdt>
      <w:r>
        <w:t xml:space="preserve"> give a numeric intensity command the simulator can apply and let rules be tuned online with a predictable effect, as evolving TS models have shown </w:t>
      </w:r>
      <w:sdt>
        <w:sdtPr>
          <w:id w:val="-955333348"/>
          <w:citation/>
        </w:sdtPr>
        <w:sdtContent>
          <w:r>
            <w:fldChar w:fldCharType="begin" w:fldLock="1"/>
          </w:r>
          <w:r>
            <w:instrText xml:space="preserve"> CITATION Angelov04 \l 1033 </w:instrText>
          </w:r>
          <w:r>
            <w:fldChar w:fldCharType="separate"/>
          </w:r>
          <w:r>
            <w:rPr>
              <w:noProof/>
            </w:rPr>
            <w:t>[26]</w:t>
          </w:r>
          <w:r>
            <w:fldChar w:fldCharType="end"/>
          </w:r>
        </w:sdtContent>
      </w:sdt>
      <w:r>
        <w:t xml:space="preserve">. Rules cannot be written over the features directly, since </w:t>
      </w:r>
      <m:oMath>
        <m:r>
          <w:rPr>
            <w:rFonts w:ascii="Cambria Math" w:hAnsi="Cambria Math"/>
          </w:rPr>
          <m:t>N</m:t>
        </m:r>
      </m:oMath>
      <w:r>
        <w:t xml:space="preserve"> features with </w:t>
      </w:r>
      <m:oMath>
        <m:r>
          <w:rPr>
            <w:rFonts w:ascii="Cambria Math" w:hAnsi="Cambria Math"/>
          </w:rPr>
          <m:t>T</m:t>
        </m:r>
      </m:oMath>
      <w:r>
        <w:t xml:space="preserve"> terms each need </w:t>
      </w:r>
      <m:oMath>
        <m:sSup>
          <m:sSupPr>
            <m:ctrlPr>
              <w:rPr>
                <w:rFonts w:ascii="Cambria Math" w:hAnsi="Cambria Math"/>
              </w:rPr>
            </m:ctrlPr>
          </m:sSupPr>
          <m:e>
            <m:r>
              <w:rPr>
                <w:rFonts w:ascii="Cambria Math" w:hAnsi="Cambria Math"/>
              </w:rPr>
              <m:t>T</m:t>
            </m:r>
          </m:e>
          <m:sup>
            <m:r>
              <w:rPr>
                <w:rFonts w:ascii="Cambria Math" w:hAnsi="Cambria Math"/>
              </w:rPr>
              <m:t>N</m:t>
            </m:r>
          </m:sup>
        </m:sSup>
      </m:oMath>
      <w:r>
        <w:t xml:space="preserve"> antecedents, about </w:t>
      </w:r>
      <m:oMath>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for 10 features and 5 terms. The remedy is a conceptual middle layer. Features are composed into decision concepts by weighted aggregation, and rules are written over the concepts only. VODA uses 5 concepts, each answering a question that recurs in response planning </w:t>
      </w:r>
      <w:sdt>
        <w:sdtPr>
          <w:id w:val="-1959958991"/>
          <w:citation/>
        </w:sdtPr>
        <w:sdtContent>
          <w:r w:rsidR="00474D3B">
            <w:fldChar w:fldCharType="begin" w:fldLock="1"/>
          </w:r>
          <w:r w:rsidR="00474D3B">
            <w:instrText xml:space="preserve"> CITATION Thompson11 \l 1033 \m Klein17 </w:instrText>
          </w:r>
          <w:r w:rsidR="00474D3B">
            <w:fldChar w:fldCharType="separate"/>
          </w:r>
          <w:r w:rsidR="00474D3B">
            <w:rPr>
              <w:noProof/>
            </w:rPr>
            <w:t>[3, 18]</w:t>
          </w:r>
          <w:r w:rsidR="00474D3B">
            <w:fldChar w:fldCharType="end"/>
          </w:r>
        </w:sdtContent>
      </w:sdt>
      <w:r>
        <w:t xml:space="preserve">, namely how severe the fire threat is, whether an intervention can feasibly be mounted, how exposed the assets are, how urgent action is, and whether evacuation pressure is building. The concepts are fire threat level, suppression feasibility, asset exposure risk, intervention urgency, and evacuation pressure. The count is a side benefit. The main reason for the concept </w:t>
      </w:r>
      <w:r>
        <w:t xml:space="preserve">layer is that a rule written over concepts reads as an operator statement, so a generated rule can be checked by an expert. The antecedent space of VODA falls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w:t>
      </w:r>
    </w:p>
    <w:p w14:paraId="5020B336" w14:textId="77777777" w:rsidR="00926552" w:rsidRDefault="0003218A" w:rsidP="00926552">
      <w:pPr>
        <w:pStyle w:val="Heading2"/>
      </w:pPr>
      <w:r>
        <w:t>C</w:t>
      </w:r>
      <w:r w:rsidR="00926552">
        <w:t>. Closed and Open Decision Spaces</w:t>
      </w:r>
    </w:p>
    <w:p w14:paraId="11880C51" w14:textId="77777777" w:rsidR="00CB5F34" w:rsidRDefault="00CB5F34" w:rsidP="00CB5F34">
      <w:pPr>
        <w:pStyle w:val="Text"/>
      </w:pPr>
      <w:r>
        <w:t xml:space="preserve">Under time pressure, the weak point of decision support is that decision analysis evaluates a given set of alternatives </w:t>
      </w:r>
      <w:sdt>
        <w:sdtPr>
          <w:id w:val="-1979979967"/>
          <w:citation/>
        </w:sdtPr>
        <w:sdtContent>
          <w:r>
            <w:fldChar w:fldCharType="begin" w:fldLock="1"/>
          </w:r>
          <w:r>
            <w:instrText xml:space="preserve"> CITATION French19 \l 1033 </w:instrText>
          </w:r>
          <w:r>
            <w:fldChar w:fldCharType="separate"/>
          </w:r>
          <w:r>
            <w:rPr>
              <w:noProof/>
            </w:rPr>
            <w:t>[27]</w:t>
          </w:r>
          <w:r>
            <w:fldChar w:fldCharType="end"/>
          </w:r>
        </w:sdtContent>
      </w:sdt>
      <w:r>
        <w:t xml:space="preserve">. Option generation precedes choice yet is a neglected phase </w:t>
      </w:r>
      <w:sdt>
        <w:sdtPr>
          <w:id w:val="-1979979990"/>
          <w:citation/>
        </w:sdtPr>
        <w:sdtContent>
          <w:r>
            <w:fldChar w:fldCharType="begin" w:fldLock="1"/>
          </w:r>
          <w:r>
            <w:instrText xml:space="preserve"> CITATION Arbel82 \l 1033 </w:instrText>
          </w:r>
          <w:r>
            <w:fldChar w:fldCharType="separate"/>
          </w:r>
          <w:r>
            <w:rPr>
              <w:noProof/>
            </w:rPr>
            <w:t>[14]</w:t>
          </w:r>
          <w:r>
            <w:fldChar w:fldCharType="end"/>
          </w:r>
        </w:sdtContent>
      </w:sdt>
      <w:r>
        <w:t xml:space="preserve">, even though it can be formalized as a recursion of decision problems </w:t>
      </w:r>
      <w:sdt>
        <w:sdtPr>
          <w:id w:val="-1979979964"/>
          <w:citation/>
        </w:sdtPr>
        <w:sdtContent>
          <w:r>
            <w:fldChar w:fldCharType="begin" w:fldLock="1"/>
          </w:r>
          <w:r>
            <w:instrText xml:space="preserve"> CITATION Colorni20 \l 1033 </w:instrText>
          </w:r>
          <w:r>
            <w:fldChar w:fldCharType="separate"/>
          </w:r>
          <w:r>
            <w:rPr>
              <w:noProof/>
            </w:rPr>
            <w:t>[16]</w:t>
          </w:r>
          <w:r>
            <w:fldChar w:fldCharType="end"/>
          </w:r>
        </w:sdtContent>
      </w:sdt>
      <w:r>
        <w:t xml:space="preserve">, and systems that hard-wire the open parts of a problem are not adopted </w:t>
      </w:r>
      <w:sdt>
        <w:sdtPr>
          <w:id w:val="-1979979985"/>
          <w:citation/>
        </w:sdtPr>
        <w:sdtContent>
          <w:r>
            <w:fldChar w:fldCharType="begin" w:fldLock="1"/>
          </w:r>
          <w:r>
            <w:instrText xml:space="preserve"> CITATION Hofstede95 \l 1033 </w:instrText>
          </w:r>
          <w:r>
            <w:fldChar w:fldCharType="separate"/>
          </w:r>
          <w:r>
            <w:rPr>
              <w:noProof/>
            </w:rPr>
            <w:t>[15]</w:t>
          </w:r>
          <w:r>
            <w:fldChar w:fldCharType="end"/>
          </w:r>
        </w:sdtContent>
      </w:sdt>
      <w:r>
        <w:t xml:space="preserve">. Cognitive evidence agrees, since generating options in ill-structured problems requires ideation beyond memory retrieval and raises the quality of the best option </w:t>
      </w:r>
      <w:sdt>
        <w:sdtPr>
          <w:id w:val="-1979979978"/>
          <w:citation/>
        </w:sdtPr>
        <w:sdtContent>
          <w:r>
            <w:fldChar w:fldCharType="begin" w:fldLock="1"/>
          </w:r>
          <w:r>
            <w:instrText xml:space="preserve"> CITATION Missier15 \l 1033 </w:instrText>
          </w:r>
          <w:r>
            <w:fldChar w:fldCharType="separate"/>
          </w:r>
          <w:r>
            <w:rPr>
              <w:noProof/>
            </w:rPr>
            <w:t>[28]</w:t>
          </w:r>
          <w:r>
            <w:fldChar w:fldCharType="end"/>
          </w:r>
        </w:sdtContent>
      </w:sdt>
      <w:r>
        <w:t xml:space="preserve">, and operators build courses of action from recognized patterns rather than from menus </w:t>
      </w:r>
      <w:sdt>
        <w:sdtPr>
          <w:id w:val="118190300"/>
          <w:citation/>
        </w:sdtPr>
        <w:sdtContent>
          <w:r>
            <w:fldChar w:fldCharType="begin" w:fldLock="1"/>
          </w:r>
          <w:r>
            <w:instrText xml:space="preserve"> CITATION Klein17 \l 1033 </w:instrText>
          </w:r>
          <w:r>
            <w:fldChar w:fldCharType="separate"/>
          </w:r>
          <w:r>
            <w:rPr>
              <w:noProof/>
            </w:rPr>
            <w:t>[18]</w:t>
          </w:r>
          <w:r>
            <w:fldChar w:fldCharType="end"/>
          </w:r>
        </w:sdtContent>
      </w:sdt>
      <w:r>
        <w:t>. Hence, a DSS should generate alternatives during operation and filter them by a strict, external evaluation.</w:t>
      </w:r>
    </w:p>
    <w:p w14:paraId="2B4D2FE8" w14:textId="77777777" w:rsidR="004F3172" w:rsidRDefault="00D31F60">
      <w:pPr>
        <w:pStyle w:val="Text"/>
      </w:pPr>
      <w:r>
        <w:t xml:space="preserve">Mechanisms that generate alternatives share one pattern. Some search a fixed model for structurally different solutions </w:t>
      </w:r>
      <w:sdt>
        <w:sdtPr>
          <w:id w:val="-1979979961"/>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Some combine modules under compatibility constraints </w:t>
      </w:r>
      <w:sdt>
        <w:sdtPr>
          <w:id w:val="-1979979958"/>
          <w:citation/>
        </w:sdtPr>
        <w:sdtContent>
          <w:r>
            <w:fldChar w:fldCharType="begin" w:fldLock="1"/>
          </w:r>
          <w:r>
            <w:instrText xml:space="preserve"> CITATION Struss19 \l 1033 </w:instrText>
          </w:r>
          <w:r>
            <w:fldChar w:fldCharType="separate"/>
          </w:r>
          <w:r>
            <w:rPr>
              <w:noProof/>
            </w:rPr>
            <w:t>[29]</w:t>
          </w:r>
          <w:r>
            <w:fldChar w:fldCharType="end"/>
          </w:r>
        </w:sdtContent>
      </w:sdt>
      <w:r>
        <w:t xml:space="preserve">. Some add new actions to the action model at run time </w:t>
      </w:r>
      <w:sdt>
        <w:sdtPr>
          <w:id w:val="-1979979929"/>
          <w:citation/>
        </w:sdtPr>
        <w:sdtContent>
          <w:r>
            <w:fldChar w:fldCharType="begin" w:fldLock="1"/>
          </w:r>
          <w:r>
            <w:instrText xml:space="preserve"> CITATION Ding23 \l 1033 \m Gizzi21 </w:instrText>
          </w:r>
          <w:r>
            <w:fldChar w:fldCharType="separate"/>
          </w:r>
          <w:r>
            <w:rPr>
              <w:noProof/>
            </w:rPr>
            <w:t>[30, 31]</w:t>
          </w:r>
          <w:r>
            <w:fldChar w:fldCharType="end"/>
          </w:r>
        </w:sdtContent>
      </w:sdt>
      <w:r>
        <w:t xml:space="preserve">. In every case the new alternatives are composed from parts the system already understands, so an open decision space is an open composition over a closed and verified basis. Mechanisms that change a rule base at run time follow the same pattern. Evolving TS models tune and add rules within the vocabulary </w:t>
      </w:r>
      <w:sdt>
        <w:sdtPr>
          <w:id w:val="-1979979928"/>
          <w:citation/>
        </w:sdtPr>
        <w:sdtContent>
          <w:r>
            <w:fldChar w:fldCharType="begin" w:fldLock="1"/>
          </w:r>
          <w:r>
            <w:instrText xml:space="preserve"> CITATION Takagi85 \l 1033 \m Angelov04 </w:instrText>
          </w:r>
          <w:r>
            <w:fldChar w:fldCharType="separate"/>
          </w:r>
          <w:r>
            <w:rPr>
              <w:noProof/>
            </w:rPr>
            <w:t>[25, 26]</w:t>
          </w:r>
          <w:r>
            <w:fldChar w:fldCharType="end"/>
          </w:r>
        </w:sdtContent>
      </w:sdt>
      <w:r>
        <w:t xml:space="preserve">. Value-based selectors learn when a structural change is needed </w:t>
      </w:r>
      <w:sdt>
        <w:sdtPr>
          <w:id w:val="-1979979927"/>
          <w:citation/>
        </w:sdtPr>
        <w:sdtContent>
          <w:r>
            <w:fldChar w:fldCharType="begin" w:fldLock="1"/>
          </w:r>
          <w:r>
            <w:instrText xml:space="preserve"> CITATION Sutton18 \l 1033 </w:instrText>
          </w:r>
          <w:r>
            <w:fldChar w:fldCharType="separate"/>
          </w:r>
          <w:r>
            <w:rPr>
              <w:noProof/>
            </w:rPr>
            <w:t>[32]</w:t>
          </w:r>
          <w:r>
            <w:fldChar w:fldCharType="end"/>
          </w:r>
        </w:sdtContent>
      </w:sdt>
      <w:r>
        <w:t xml:space="preserve">. Generative models draft rules outside the current structure </w:t>
      </w:r>
      <w:sdt>
        <w:sdtPr>
          <w:id w:val="-1979979926"/>
          <w:citation/>
        </w:sdtPr>
        <w:sdtContent>
          <w:r>
            <w:fldChar w:fldCharType="begin" w:fldLock="1"/>
          </w:r>
          <w:r>
            <w:instrText xml:space="preserve"> CITATION Xie24 \l 1033 </w:instrText>
          </w:r>
          <w:r>
            <w:fldChar w:fldCharType="separate"/>
          </w:r>
          <w:r>
            <w:rPr>
              <w:noProof/>
            </w:rPr>
            <w:t>[33]</w:t>
          </w:r>
          <w:r>
            <w:fldChar w:fldCharType="end"/>
          </w:r>
        </w:sdtContent>
      </w:sdt>
      <w:r>
        <w:t xml:space="preserve">. VODA uses all three, tuning and selection in the closed layer and generation in the open layer, behind one satisficing acceptance rule </w:t>
      </w:r>
      <w:sdt>
        <w:sdtPr>
          <w:id w:val="-1260212028"/>
          <w:citation/>
        </w:sdtPr>
        <w:sdtContent>
          <w:r w:rsidR="00CB5F34">
            <w:fldChar w:fldCharType="begin" w:fldLock="1"/>
          </w:r>
          <w:r w:rsidR="00CB5F34">
            <w:instrText xml:space="preserve"> CITATION Simon56 \l 1033 </w:instrText>
          </w:r>
          <w:r w:rsidR="00CB5F34">
            <w:fldChar w:fldCharType="separate"/>
          </w:r>
          <w:r w:rsidR="00CB5F34">
            <w:rPr>
              <w:noProof/>
            </w:rPr>
            <w:t>[34]</w:t>
          </w:r>
          <w:r w:rsidR="00CB5F34">
            <w:fldChar w:fldCharType="end"/>
          </w:r>
        </w:sdtContent>
      </w:sdt>
      <w:r>
        <w:t xml:space="preserve"> that keeps </w:t>
      </w:r>
      <w:r w:rsidR="00F036EB">
        <w:t xml:space="preserve">rejection </w:t>
      </w:r>
      <w:r>
        <w:t>cheap and the evaluator independent of the generator.</w:t>
      </w:r>
    </w:p>
    <w:p w14:paraId="4B339EC3" w14:textId="77777777" w:rsidR="00926552" w:rsidRDefault="0003218A" w:rsidP="00926552">
      <w:pPr>
        <w:pStyle w:val="Heading2"/>
      </w:pPr>
      <w:r>
        <w:t>D</w:t>
      </w:r>
      <w:r w:rsidR="00926552">
        <w:t>. Generative Components in Disaster Decision Support</w:t>
      </w:r>
    </w:p>
    <w:p w14:paraId="165E839F" w14:textId="77777777" w:rsidR="00926552" w:rsidRDefault="00926552" w:rsidP="00926552">
      <w:pPr>
        <w:pStyle w:val="Text"/>
      </w:pPr>
      <w:r>
        <w:t xml:space="preserve">Recent DSSs add generative components but keep the intervention space closed or unchecked. Dubey and Dubey </w:t>
      </w:r>
      <w:sdt>
        <w:sdtPr>
          <w:id w:val="-1979979962"/>
          <w:citation/>
        </w:sdtPr>
        <w:sdtContent>
          <w:r>
            <w:fldChar w:fldCharType="begin" w:fldLock="1"/>
          </w:r>
          <w:r>
            <w:instrText xml:space="preserve"> CITATION Dubey25 \l 1033 </w:instrText>
          </w:r>
          <w:r>
            <w:fldChar w:fldCharType="separate"/>
          </w:r>
          <w:r>
            <w:rPr>
              <w:noProof/>
            </w:rPr>
            <w:t>[35]</w:t>
          </w:r>
          <w:r>
            <w:fldChar w:fldCharType="end"/>
          </w:r>
        </w:sdtContent>
      </w:sdt>
      <w:r>
        <w:t xml:space="preserve"> map a Transformer forecast to four fixed response levels through expert rules. Chandra et al. </w:t>
      </w:r>
      <w:sdt>
        <w:sdtPr>
          <w:id w:val="-1034429888"/>
          <w:citation/>
        </w:sdtPr>
        <w:sdtContent>
          <w:r>
            <w:fldChar w:fldCharType="begin" w:fldLock="1"/>
          </w:r>
          <w:r>
            <w:instrText xml:space="preserve"> CITATION Chandra25 \l 1033 </w:instrText>
          </w:r>
          <w:r>
            <w:fldChar w:fldCharType="separate"/>
          </w:r>
          <w:r>
            <w:rPr>
              <w:noProof/>
            </w:rPr>
            <w:t>[36]</w:t>
          </w:r>
          <w:r>
            <w:fldChar w:fldCharType="end"/>
          </w:r>
        </w:sdtContent>
      </w:sdt>
      <w:r>
        <w:t xml:space="preserve"> draw actions from a fixed ontology and check only their consistency. Cheng et al. </w:t>
      </w:r>
      <w:sdt>
        <w:sdtPr>
          <w:id w:val="-1979979960"/>
          <w:citation/>
        </w:sdtPr>
        <w:sdtContent>
          <w:r>
            <w:fldChar w:fldCharType="begin" w:fldLock="1"/>
          </w:r>
          <w:r>
            <w:instrText xml:space="preserve"> CITATION Cheng26 \l 1033 </w:instrText>
          </w:r>
          <w:r>
            <w:fldChar w:fldCharType="separate"/>
          </w:r>
          <w:r>
            <w:rPr>
              <w:noProof/>
            </w:rPr>
            <w:t>[37]</w:t>
          </w:r>
          <w:r>
            <w:fldChar w:fldCharType="end"/>
          </w:r>
        </w:sdtContent>
      </w:sdt>
      <w:r>
        <w:t xml:space="preserve"> let LLMs weight a fixed set of indicators. Gerolimos et al. </w:t>
      </w:r>
      <w:sdt>
        <w:sdtPr>
          <w:id w:val="-1979979959"/>
          <w:citation/>
        </w:sdtPr>
        <w:sdtContent>
          <w:r>
            <w:fldChar w:fldCharType="begin" w:fldLock="1"/>
          </w:r>
          <w:r>
            <w:instrText xml:space="preserve"> CITATION Gerolimos25 \l 1033 </w:instrText>
          </w:r>
          <w:r>
            <w:fldChar w:fldCharType="separate"/>
          </w:r>
          <w:r>
            <w:rPr>
              <w:noProof/>
            </w:rPr>
            <w:t>[38]</w:t>
          </w:r>
          <w:r>
            <w:fldChar w:fldCharType="end"/>
          </w:r>
        </w:sdtContent>
      </w:sdt>
      <w:r>
        <w:t xml:space="preserve"> call for open-world learning, but for recognizing unseen events rather than responding to them. Multi-agent LLMs write free-text plans whose hallucinations are contained by retrieval, schemas, or post-hoc grading </w:t>
      </w:r>
      <w:sdt>
        <w:sdtPr>
          <w:id w:val="-1979979955"/>
          <w:citation/>
        </w:sdtPr>
        <w:sdtContent>
          <w:r>
            <w:fldChar w:fldCharType="begin" w:fldLock="1"/>
          </w:r>
          <w:r>
            <w:instrText xml:space="preserve"> CITATION Sandeep26 \l 1033 </w:instrText>
          </w:r>
          <w:r>
            <w:fldChar w:fldCharType="separate"/>
          </w:r>
          <w:r>
            <w:rPr>
              <w:noProof/>
            </w:rPr>
            <w:t>[39]</w:t>
          </w:r>
          <w:r>
            <w:fldChar w:fldCharType="end"/>
          </w:r>
        </w:sdtContent>
      </w:sdt>
      <w:r>
        <w:t xml:space="preserve">. Cui et al. </w:t>
      </w:r>
      <w:sdt>
        <w:sdtPr>
          <w:id w:val="-1979979957"/>
          <w:citation/>
        </w:sdtPr>
        <w:sdtContent>
          <w:r>
            <w:fldChar w:fldCharType="begin" w:fldLock="1"/>
          </w:r>
          <w:r>
            <w:instrText xml:space="preserve"> CITATION Cui26 \l 1033 </w:instrText>
          </w:r>
          <w:r>
            <w:fldChar w:fldCharType="separate"/>
          </w:r>
          <w:r>
            <w:rPr>
              <w:noProof/>
            </w:rPr>
            <w:t>[40]</w:t>
          </w:r>
          <w:r>
            <w:fldChar w:fldCharType="end"/>
          </w:r>
        </w:sdtContent>
      </w:sdt>
      <w:r>
        <w:t xml:space="preserve"> argue for verification by physics-based simulation yet confine their agent to a fixed tool library. WildfireKR </w:t>
      </w:r>
      <w:sdt>
        <w:sdtPr>
          <w:id w:val="-1979979956"/>
          <w:citation/>
        </w:sdtPr>
        <w:sdtContent>
          <w:r>
            <w:fldChar w:fldCharType="begin" w:fldLock="1"/>
          </w:r>
          <w:r>
            <w:instrText xml:space="preserve"> CITATION Park26 \l 1033 </w:instrText>
          </w:r>
          <w:r>
            <w:fldChar w:fldCharType="separate"/>
          </w:r>
          <w:r>
            <w:rPr>
              <w:noProof/>
            </w:rPr>
            <w:t>[41]</w:t>
          </w:r>
          <w:r>
            <w:fldChar w:fldCharType="end"/>
          </w:r>
        </w:sdtContent>
      </w:sdt>
      <w:r>
        <w:t xml:space="preserve"> automates calibrated spread simulation but leaves intervention design to the analyst. None builds new interventions from effects a physical model can execute and lets that model decide admission. VODA is built to fill this gap.</w:t>
      </w:r>
    </w:p>
    <w:p w14:paraId="42EC2A00" w14:textId="77777777" w:rsidR="00C63C9D" w:rsidRDefault="00975DE2">
      <w:pPr>
        <w:pStyle w:val="Heading1"/>
      </w:pPr>
      <w:bookmarkStart w:id="6" w:name="_RefSec_III"/>
      <w:r>
        <w:t>III</w:t>
      </w:r>
      <w:bookmarkEnd w:id="6"/>
      <w:r w:rsidR="00116384">
        <w:t>. System Architecture</w:t>
      </w:r>
    </w:p>
    <w:p w14:paraId="79142786" w14:textId="77777777" w:rsidR="00C63C9D" w:rsidRDefault="00D31F60" w:rsidP="00AD5871">
      <w:pPr>
        <w:pStyle w:val="Heading2"/>
      </w:pPr>
      <w:bookmarkStart w:id="7" w:name="_RefSec_III_A"/>
      <w:r>
        <w:t>A</w:t>
      </w:r>
      <w:bookmarkEnd w:id="7"/>
      <w:r>
        <w:t>. Two Cores and the Interface</w:t>
      </w:r>
    </w:p>
    <w:p w14:paraId="153D449B" w14:textId="3564939D" w:rsidR="00096354" w:rsidRDefault="00EF3860">
      <w:pPr>
        <w:pStyle w:val="Text"/>
      </w:pPr>
      <w:r>
        <w:t xml:space="preserve">Fig. </w:t>
      </w:r>
      <w:r>
        <w:fldChar w:fldCharType="begin"/>
      </w:r>
      <w:r>
        <w:instrText xml:space="preserve"> REF _Ref242815634 \h </w:instrText>
      </w:r>
      <w:r>
        <w:fldChar w:fldCharType="separate"/>
      </w:r>
      <w:r>
        <w:rPr>
          <w:noProof/>
        </w:rPr>
        <w:t>1</w:t>
      </w:r>
      <w:r>
        <w:fldChar w:fldCharType="end"/>
      </w:r>
      <w:r>
        <w:t xml:space="preserve"> shows four blocks, namely simulation core, decision core, external sources, and operator dashboard. The external sources feed the meteorological, geographic, and fuel fields; </w:t>
      </w:r>
      <w:r>
        <w:lastRenderedPageBreak/>
        <w:t xml:space="preserve">an operator edits the inputs through the dashboard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and never the state. The simulation core owns the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and advances it with the transition </w:t>
      </w:r>
      <m:oMath>
        <m:r>
          <w:rPr>
            <w:rFonts w:ascii="Cambria Math" w:hAnsi="Cambria Math"/>
          </w:rPr>
          <m:t>Φ</m:t>
        </m:r>
      </m:oMath>
      <w:r>
        <w:t xml:space="preserve">, which takes the input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_RefEqN_fin \h </w:instrText>
      </w:r>
      <w:r>
        <w:fldChar w:fldCharType="separate"/>
      </w:r>
      <w:r>
        <w:rPr>
          <w:noProof/>
        </w:rPr>
        <w:t>1</w:t>
      </w:r>
      <w:r>
        <w:fldChar w:fldCharType="end"/>
      </w:r>
      <w:r>
        <w:t xml:space="preserve">) and returns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an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of the state and the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returns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only member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that it writes.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05E29B93" w14:textId="77777777">
        <w:trPr>
          <w:cantSplit/>
          <w:jc w:val="center"/>
        </w:trPr>
        <w:tc>
          <w:tcPr>
            <w:tcW w:w="4500" w:type="pct"/>
            <w:vAlign w:val="center"/>
          </w:tcPr>
          <w:p w14:paraId="6A7DAAC6" w14:textId="77777777" w:rsidR="00096354" w:rsidRDefault="00000000">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720D5E2B" w14:textId="77777777" w:rsidR="00096354" w:rsidRDefault="00D31F60">
            <w:pPr>
              <w:keepNext/>
              <w:jc w:val="right"/>
            </w:pPr>
            <w:r>
              <w:t>(</w:t>
            </w:r>
            <w:bookmarkStart w:id="8" w:name="_RefEqN_fin"/>
            <w:r>
              <w:fldChar w:fldCharType="begin"/>
            </w:r>
            <w:r>
              <w:instrText xml:space="preserve"> SEQ ( \* ARABIC </w:instrText>
            </w:r>
            <w:r>
              <w:fldChar w:fldCharType="separate"/>
            </w:r>
            <w:r>
              <w:rPr>
                <w:noProof/>
              </w:rPr>
              <w:t>1</w:t>
            </w:r>
            <w:r>
              <w:fldChar w:fldCharType="end"/>
            </w:r>
            <w:bookmarkEnd w:id="8"/>
            <w:r>
              <w:t>)</w:t>
            </w:r>
          </w:p>
        </w:tc>
      </w:tr>
    </w:tbl>
    <w:p w14:paraId="617704EE" w14:textId="77777777" w:rsidR="00096354" w:rsidRDefault="00096354">
      <w:pPr>
        <w:pStyle w:val="Text"/>
        <w:rPr>
          <w:sz w:val="12"/>
          <w:szCs w:val="12"/>
        </w:rPr>
      </w:pPr>
    </w:p>
    <w:p w14:paraId="2E0516F2" w14:textId="6E7FB00B" w:rsidR="00096354" w:rsidRDefault="00DD4DC8">
      <w:pPr>
        <w:pStyle w:val="Text"/>
      </w:pPr>
      <w:r>
        <w:rPr>
          <w:noProof/>
        </w:rPr>
        <mc:AlternateContent>
          <mc:Choice Requires="wpg">
            <w:drawing>
              <wp:anchor distT="0" distB="0" distL="114300" distR="114300" simplePos="0" relativeHeight="251655680" behindDoc="0" locked="0" layoutInCell="1" allowOverlap="1" wp14:anchorId="5EEE3408" wp14:editId="70461561">
                <wp:simplePos x="0" y="0"/>
                <wp:positionH relativeFrom="margin">
                  <wp:posOffset>3461825</wp:posOffset>
                </wp:positionH>
                <wp:positionV relativeFrom="margin">
                  <wp:posOffset>114007</wp:posOffset>
                </wp:positionV>
                <wp:extent cx="3110865" cy="3229610"/>
                <wp:effectExtent l="0" t="0" r="0" b="8890"/>
                <wp:wrapSquare wrapText="bothSides"/>
                <wp:docPr id="868292319" name="Group 7"/>
                <wp:cNvGraphicFramePr/>
                <a:graphic xmlns:a="http://schemas.openxmlformats.org/drawingml/2006/main">
                  <a:graphicData uri="http://schemas.microsoft.com/office/word/2010/wordprocessingGroup">
                    <wpg:wgp>
                      <wpg:cNvGrpSpPr/>
                      <wpg:grpSpPr>
                        <a:xfrm>
                          <a:off x="0" y="0"/>
                          <a:ext cx="3110865" cy="3229610"/>
                          <a:chOff x="-240317" y="106318"/>
                          <a:chExt cx="3111504" cy="3229767"/>
                        </a:xfrm>
                      </wpg:grpSpPr>
                      <wps:wsp>
                        <wps:cNvPr id="471822409" name="Text Box 1"/>
                        <wps:cNvSpPr txBox="1"/>
                        <wps:spPr>
                          <a:xfrm>
                            <a:off x="-240317" y="3113835"/>
                            <a:ext cx="3111504" cy="222250"/>
                          </a:xfrm>
                          <a:prstGeom prst="rect">
                            <a:avLst/>
                          </a:prstGeom>
                          <a:solidFill>
                            <a:prstClr val="white"/>
                          </a:solidFill>
                          <a:ln>
                            <a:noFill/>
                          </a:ln>
                        </wps:spPr>
                        <wps:txbx>
                          <w:txbxContent>
                            <w:p w14:paraId="6CD29844" w14:textId="287664E8" w:rsidR="00137C4F" w:rsidRPr="0030542E" w:rsidRDefault="00137C4F" w:rsidP="00137C4F">
                              <w:pPr>
                                <w:pStyle w:val="Caption"/>
                                <w:rPr>
                                  <w:noProof/>
                                </w:rPr>
                              </w:pPr>
                              <w:r>
                                <w:t xml:space="preserve">Fig. </w:t>
                              </w:r>
                              <w:bookmarkStart w:id="9" w:name="_RefFig2"/>
                              <w:r>
                                <w:fldChar w:fldCharType="begin"/>
                              </w:r>
                              <w:r>
                                <w:instrText xml:space="preserve"> SEQ Fig. \* ARABIC </w:instrText>
                              </w:r>
                              <w:r>
                                <w:fldChar w:fldCharType="separate"/>
                              </w:r>
                              <w:r w:rsidR="007A1391">
                                <w:rPr>
                                  <w:noProof/>
                                </w:rPr>
                                <w:t>1</w:t>
                              </w:r>
                              <w:r>
                                <w:rPr>
                                  <w:noProof/>
                                </w:rPr>
                                <w:fldChar w:fldCharType="end"/>
                              </w:r>
                              <w:bookmarkEnd w:id="9"/>
                              <w:r>
                                <w:t>. The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741897964" name="Picture 6"/>
                          <pic:cNvPicPr>
                            <a:picLocks noChangeAspect="1"/>
                          </pic:cNvPicPr>
                        </pic:nvPicPr>
                        <pic:blipFill rotWithShape="1">
                          <a:blip r:embed="rId10" cstate="print">
                            <a:extLst>
                              <a:ext uri="{28A0092B-C50C-407E-A947-70E740481C1C}">
                                <a14:useLocalDpi xmlns:a14="http://schemas.microsoft.com/office/drawing/2010/main" val="0"/>
                              </a:ext>
                            </a:extLst>
                          </a:blip>
                          <a:stretch/>
                        </pic:blipFill>
                        <pic:spPr bwMode="auto">
                          <a:xfrm>
                            <a:off x="-128563" y="106318"/>
                            <a:ext cx="2879725" cy="3007523"/>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EEE3408" id="Group 7" o:spid="_x0000_s1026" style="position:absolute;left:0;text-align:left;margin-left:272.6pt;margin-top:9pt;width:244.95pt;height:254.3pt;z-index:251655680;mso-position-horizontal-relative:margin;mso-position-vertical-relative:margin;mso-width-relative:margin;mso-height-relative:margin" coordorigin="-2403,1063" coordsize="31115,322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">
                <v:shapetype id="_x0000_t202" coordsize="21600,21600" o:spt="202" path="m,l,21600r21600,l21600,xe">
                  <v:stroke joinstyle="miter"/>
                  <v:path gradientshapeok="t" o:connecttype="rect"/>
                </v:shapetype>
                <v:shape id="Text Box 1" o:spid="_x0000_s1027" type="#_x0000_t202" style="position:absolute;left:-2403;top:31138;width:31114;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6CD29844" w14:textId="287664E8" w:rsidR="00137C4F" w:rsidRPr="0030542E" w:rsidRDefault="00137C4F" w:rsidP="00137C4F">
                        <w:pPr>
                          <w:pStyle w:val="Caption"/>
                          <w:rPr>
                            <w:noProof/>
                          </w:rPr>
                        </w:pPr>
                        <w:r>
                          <w:t xml:space="preserve">Fig. </w:t>
                        </w:r>
                        <w:bookmarkStart w:id="10" w:name="_RefFig2"/>
                        <w:r>
                          <w:fldChar w:fldCharType="begin"/>
                        </w:r>
                        <w:r>
                          <w:instrText xml:space="preserve"> SEQ Fig. \* ARABIC </w:instrText>
                        </w:r>
                        <w:r>
                          <w:fldChar w:fldCharType="separate"/>
                        </w:r>
                        <w:r w:rsidR="007A1391">
                          <w:rPr>
                            <w:noProof/>
                          </w:rPr>
                          <w:t>1</w:t>
                        </w:r>
                        <w:r>
                          <w:rPr>
                            <w:noProof/>
                          </w:rPr>
                          <w:fldChar w:fldCharType="end"/>
                        </w:r>
                        <w:bookmarkEnd w:id="10"/>
                        <w:r>
                          <w:t>. The system architecture.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style="position:absolute;left:-1285;top:1063;width:28796;height:30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">
                  <v:imagedata r:id="rId11" o:title=""/>
                </v:shape>
                <w10:wrap type="square" anchorx="margin" anchory="margin"/>
              </v:group>
            </w:pict>
          </mc:Fallback>
        </mc:AlternateContent>
      </w:r>
      <w:r w:rsidR="00B75CB5">
        <w:t xml:space="preserve">In all equations, </w:t>
      </w:r>
      <m:oMath>
        <m:r>
          <w:rPr>
            <w:rFonts w:ascii="Cambria Math" w:hAnsi="Cambria Math"/>
          </w:rPr>
          <m:t>k</m:t>
        </m:r>
      </m:oMath>
      <w:r w:rsidR="00B75CB5">
        <w:t xml:space="preserve"> is the simulation step at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rsidR="00B75CB5">
        <w:t xml:space="preserve">, and every field is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00B75CB5">
        <w:t xml:space="preserve"> of the grid </w:t>
      </w:r>
      <m:oMath>
        <m:r>
          <m:rPr>
            <m:scr m:val="script"/>
            <m:sty m:val="p"/>
          </m:rPr>
          <w:rPr>
            <w:rFonts w:ascii="Cambria Math" w:hAnsi="Cambria Math"/>
          </w:rPr>
          <m:t>G</m:t>
        </m:r>
      </m:oMath>
      <w:r w:rsidR="008669BA">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rsidR="00B75CB5">
        <w:t xml:space="preserve"> holds the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rsidR="00B75CB5">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rsidR="00B75CB5">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00B75CB5">
        <w:t xml:space="preserve"> holds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rsidR="00B75CB5">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rsidR="00B75CB5">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rsidR="00B75CB5">
        <w:t xml:space="preserve"> holds the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B75CB5">
        <w:t xml:space="preserve"> of a standard fuel model </w:t>
      </w:r>
      <w:sdt>
        <w:sdtPr>
          <w:id w:val="-1979969983"/>
          <w:citation/>
        </w:sdtPr>
        <w:sdtContent>
          <w:r w:rsidR="00B75CB5">
            <w:fldChar w:fldCharType="begin" w:fldLock="1"/>
          </w:r>
          <w:r w:rsidR="00B75CB5">
            <w:instrText xml:space="preserve"> CITATION ScottBurgan05 \l 1033 </w:instrText>
          </w:r>
          <w:r w:rsidR="00B75CB5">
            <w:fldChar w:fldCharType="separate"/>
          </w:r>
          <w:r w:rsidR="00B75CB5">
            <w:rPr>
              <w:noProof/>
            </w:rPr>
            <w:t>[42]</w:t>
          </w:r>
          <w:r w:rsidR="00B75CB5">
            <w:fldChar w:fldCharType="end"/>
          </w:r>
        </w:sdtContent>
      </w:sdt>
      <w:r w:rsidR="00B75CB5">
        <w:t xml:space="preserve">, the initial fuel load, and the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00B75CB5">
        <w:t xml:space="preserve"> holds scenario ignitions. The decisional fields never enter </w:t>
      </w:r>
      <m:oMath>
        <m:r>
          <w:rPr>
            <w:rFonts w:ascii="Cambria Math" w:hAnsi="Cambria Math"/>
          </w:rPr>
          <m:t>Φ</m:t>
        </m:r>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rsidR="00B75CB5">
        <w:t xml:space="preserve"> aggregates buildings, critical facilities, population, and evacuation access into a value at risk, and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rsidR="00B75CB5">
        <w:t xml:space="preserve"> describes crews and water sources by the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rsidR="00B75CB5">
        <w:t xml:space="preserve"> an order can draw on a cell,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rsidR="00B75CB5">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rsidR="00B75CB5">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rsidR="00B75CB5">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162167B" w14:textId="77777777">
        <w:trPr>
          <w:cantSplit/>
          <w:jc w:val="center"/>
        </w:trPr>
        <w:tc>
          <w:tcPr>
            <w:tcW w:w="4500" w:type="pct"/>
            <w:vAlign w:val="center"/>
          </w:tcPr>
          <w:p w14:paraId="144E1EC1" w14:textId="77777777" w:rsidR="00F37C7B" w:rsidRPr="00F37C7B" w:rsidRDefault="00000000" w:rsidP="004F7DCA">
            <w:pPr>
              <w:keepNext/>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13FE879D" w14:textId="77777777" w:rsidR="00096354" w:rsidRDefault="00000000" w:rsidP="004F7DCA">
            <w:pPr>
              <w:keepNext/>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26A5600A" w14:textId="77777777" w:rsidR="00096354" w:rsidRDefault="00D31F60" w:rsidP="004F7DCA">
            <w:pPr>
              <w:keepNext/>
              <w:jc w:val="right"/>
            </w:pPr>
            <w:r>
              <w:t>(</w:t>
            </w:r>
            <w:bookmarkStart w:id="11" w:name="_RefEqN_loop"/>
            <w:r>
              <w:fldChar w:fldCharType="begin"/>
            </w:r>
            <w:r>
              <w:instrText xml:space="preserve"> SEQ ( \* ARABIC </w:instrText>
            </w:r>
            <w:r>
              <w:fldChar w:fldCharType="separate"/>
            </w:r>
            <w:r>
              <w:rPr>
                <w:noProof/>
              </w:rPr>
              <w:t>2</w:t>
            </w:r>
            <w:r>
              <w:fldChar w:fldCharType="end"/>
            </w:r>
            <w:bookmarkEnd w:id="11"/>
            <w:r>
              <w:t>)</w:t>
            </w:r>
          </w:p>
        </w:tc>
      </w:tr>
    </w:tbl>
    <w:p w14:paraId="1B054507" w14:textId="77777777" w:rsidR="00096354" w:rsidRDefault="00096354">
      <w:pPr>
        <w:pStyle w:val="Text"/>
        <w:rPr>
          <w:sz w:val="12"/>
          <w:szCs w:val="12"/>
        </w:rPr>
      </w:pPr>
    </w:p>
    <w:p w14:paraId="3435D6F0" w14:textId="77777777" w:rsidR="00096354" w:rsidRDefault="00F13B08">
      <w:pPr>
        <w:pStyle w:val="Text"/>
      </w:pPr>
      <w:r>
        <w:t>The two cores run the loop of (</w:t>
      </w:r>
      <w:r>
        <w:fldChar w:fldCharType="begin"/>
      </w:r>
      <w:r>
        <w:instrText xml:space="preserve"> REF _RefEqN_loop \h </w:instrText>
      </w:r>
      <w:r>
        <w:fldChar w:fldCharType="separate"/>
      </w:r>
      <w:r>
        <w:rPr>
          <w:noProof/>
        </w:rPr>
        <w:t>2</w:t>
      </w:r>
      <w:r>
        <w:fldChar w:fldCharType="end"/>
      </w:r>
      <w:r>
        <w:t xml:space="preserve">) once per decision cycle. The observation function </w:t>
      </w:r>
      <m:oMath>
        <m:r>
          <w:rPr>
            <w:rFonts w:ascii="Cambria Math" w:hAnsi="Cambria Math"/>
          </w:rPr>
          <m:t>h</m:t>
        </m:r>
      </m:oMath>
      <w:r>
        <w:t xml:space="preserve"> injects the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the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as in (</w:t>
      </w:r>
      <w:r>
        <w:fldChar w:fldCharType="begin"/>
      </w:r>
      <w:r>
        <w:instrText xml:space="preserve"> REF _RefEqN_loop \h </w:instrText>
      </w:r>
      <w:r>
        <w:fldChar w:fldCharType="separate"/>
      </w:r>
      <w:r>
        <w:rPr>
          <w:noProof/>
        </w:rPr>
        <w:t>2</w:t>
      </w:r>
      <w:r>
        <w:fldChar w:fldCharType="end"/>
      </w:r>
      <w:r>
        <w:t xml:space="preserve">), so a confident cell is observed </w:t>
      </w:r>
      <w:proofErr w:type="gramStart"/>
      <w:r>
        <w:t>exactly</w:t>
      </w:r>
      <w:proofErr w:type="gramEnd"/>
      <w:r>
        <w:t xml:space="preserve"> and an unobserved one admits the worst case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maps the observation and the decisional fields 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which enters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acts on the state only through </w:t>
      </w:r>
      <m:oMath>
        <m:r>
          <w:rPr>
            <w:rFonts w:ascii="Cambria Math" w:hAnsi="Cambria Math"/>
          </w:rPr>
          <m:t>Φ</m:t>
        </m:r>
      </m:oMath>
      <w:r>
        <w:t xml:space="preserve">. Since the decision core never reads the state directly, any hazard model that exposes its state through </w:t>
      </w:r>
      <m:oMath>
        <m:r>
          <w:rPr>
            <w:rFonts w:ascii="Cambria Math" w:hAnsi="Cambria Math"/>
          </w:rPr>
          <m:t>h</m:t>
        </m:r>
      </m:oMath>
      <w:r>
        <w:t xml:space="preserve"> and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can replace the simulation core. </w:t>
      </w:r>
      <w:r w:rsidR="00704EFD" w:rsidRPr="00704EFD">
        <w:t>The core is seeded and replayed from a snapshot of its random state, so the same incident runs with and without a decision mechanism and the difference is due to the mechanism alone, the basis of every paired comparison in</w:t>
      </w:r>
      <w:r w:rsidR="00704EFD">
        <w:t xml:space="preserve"> </w:t>
      </w:r>
      <w:r>
        <w:t xml:space="preserve">Section </w:t>
      </w:r>
      <w:r>
        <w:fldChar w:fldCharType="begin"/>
      </w:r>
      <w:r>
        <w:instrText xml:space="preserve"> REF _RefSec_V \h </w:instrText>
      </w:r>
      <w:r>
        <w:fldChar w:fldCharType="separate"/>
      </w:r>
      <w:r>
        <w:rPr>
          <w:noProof/>
        </w:rPr>
        <w:t>V</w:t>
      </w:r>
      <w:r>
        <w:fldChar w:fldCharType="end"/>
      </w:r>
      <w:r>
        <w:t>.</w:t>
      </w:r>
    </w:p>
    <w:p w14:paraId="10839446" w14:textId="77777777" w:rsidR="00A3331E" w:rsidRDefault="00D31F60">
      <w:pPr>
        <w:pStyle w:val="Heading2"/>
      </w:pPr>
      <w:bookmarkStart w:id="12" w:name="_RefSec_III_B"/>
      <w:r>
        <w:t>B</w:t>
      </w:r>
      <w:bookmarkEnd w:id="12"/>
      <w:r>
        <w:t>. State, Transition, and Spread</w:t>
      </w:r>
    </w:p>
    <w:p w14:paraId="22DC082A" w14:textId="77777777" w:rsidR="00096354" w:rsidRDefault="00D31F60">
      <w:pPr>
        <w:pStyle w:val="Text"/>
      </w:pPr>
      <w:r>
        <w:t>The state is the collection of per-cell states (</w:t>
      </w:r>
      <w:r>
        <w:fldChar w:fldCharType="begin"/>
      </w:r>
      <w:r>
        <w:instrText xml:space="preserve"> REF _RefEqN_state \h </w:instrText>
      </w:r>
      <w:r>
        <w:fldChar w:fldCharType="separate"/>
      </w:r>
      <w:r>
        <w:rPr>
          <w:noProof/>
        </w:rPr>
        <w:t>3</w:t>
      </w:r>
      <w:r>
        <w:fldChar w:fldCharType="end"/>
      </w:r>
      <w:r>
        <w:t xml:space="preserve">). 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marks whether the cell burns. The available fuel mass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remaining fraction of the initial fuel load. The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is a bounded measure of fireline intensity, and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is the time since ignition. One step of </w:t>
      </w:r>
      <m:oMath>
        <m:r>
          <w:rPr>
            <w:rFonts w:ascii="Cambria Math" w:hAnsi="Cambria Math"/>
          </w:rPr>
          <m:t>Φ</m:t>
        </m:r>
      </m:oMath>
      <w:r>
        <w:t xml:space="preserve"> updates the four components by (</w:t>
      </w:r>
      <w:r>
        <w:fldChar w:fldCharType="begin"/>
      </w:r>
      <w:r>
        <w:instrText xml:space="preserve"> REF _RefEqN_burn \h </w:instrText>
      </w:r>
      <w:r>
        <w:fldChar w:fldCharType="separate"/>
      </w:r>
      <w:r>
        <w:rPr>
          <w:noProof/>
        </w:rPr>
        <w:t>4</w:t>
      </w:r>
      <w:r>
        <w:fldChar w:fldCharType="end"/>
      </w:r>
      <w:r>
        <w:t>) to (</w:t>
      </w:r>
      <w:r>
        <w:fldChar w:fldCharType="begin"/>
      </w:r>
      <w:r>
        <w:instrText xml:space="preserve"> REF _RefEqN_tau \h </w:instrText>
      </w:r>
      <w:r>
        <w:fldChar w:fldCharType="separate"/>
      </w:r>
      <w:r>
        <w:rPr>
          <w:noProof/>
        </w:rPr>
        <w:t>8</w:t>
      </w:r>
      <w:r>
        <w:fldChar w:fldCharType="end"/>
      </w:r>
      <w:r>
        <w:t xml:space="preserve">), where </w:t>
      </w:r>
      <m:oMath>
        <m:d>
          <m:dPr>
            <m:begChr m:val="["/>
            <m:endChr m:val="]"/>
            <m:ctrlPr>
              <w:rPr>
                <w:rFonts w:ascii="Cambria Math" w:hAnsi="Cambria Math"/>
              </w:rPr>
            </m:ctrlPr>
          </m:dPr>
          <m:e>
            <m:r>
              <m:rPr>
                <m:sty m:val="p"/>
              </m:rPr>
              <w:rPr>
                <w:rFonts w:ascii="Cambria Math" w:hAnsi="Cambria Math"/>
              </w:rPr>
              <m:t>⋅</m:t>
            </m:r>
          </m:e>
        </m:d>
      </m:oMath>
      <w:r>
        <w:t xml:space="preserve"> is the Iverson bracket, equal to one when its condition holds.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6A2C864" w14:textId="77777777">
        <w:trPr>
          <w:cantSplit/>
          <w:jc w:val="center"/>
        </w:trPr>
        <w:tc>
          <w:tcPr>
            <w:tcW w:w="4500" w:type="pct"/>
            <w:vAlign w:val="center"/>
          </w:tcPr>
          <w:p w14:paraId="6E31F8B7"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0E1F6CEF" w14:textId="77777777" w:rsidR="00096354" w:rsidRDefault="00D31F60">
            <w:pPr>
              <w:keepNext/>
              <w:jc w:val="right"/>
            </w:pPr>
            <w:r>
              <w:t>(</w:t>
            </w:r>
            <w:bookmarkStart w:id="13" w:name="_RefEqN_state"/>
            <w:r>
              <w:fldChar w:fldCharType="begin"/>
            </w:r>
            <w:r>
              <w:instrText xml:space="preserve"> SEQ ( \* ARABIC </w:instrText>
            </w:r>
            <w:r>
              <w:fldChar w:fldCharType="separate"/>
            </w:r>
            <w:r>
              <w:rPr>
                <w:noProof/>
              </w:rPr>
              <w:t>3</w:t>
            </w:r>
            <w:r>
              <w:fldChar w:fldCharType="end"/>
            </w:r>
            <w:bookmarkEnd w:id="13"/>
            <w:r>
              <w:t>)</w:t>
            </w:r>
          </w:p>
        </w:tc>
      </w:tr>
    </w:tbl>
    <w:p w14:paraId="0DEE8DAE" w14:textId="77777777" w:rsidR="00096354" w:rsidRDefault="00096354">
      <w:pPr>
        <w:pStyle w:val="Text"/>
        <w:rPr>
          <w:sz w:val="12"/>
          <w:szCs w:val="12"/>
        </w:rPr>
      </w:pPr>
    </w:p>
    <w:p w14:paraId="13BE0E87" w14:textId="77777777" w:rsidR="00096354" w:rsidRDefault="00D31F60">
      <w:pPr>
        <w:pStyle w:val="Text"/>
      </w:pPr>
      <w:r>
        <w:t>Burning (</w:t>
      </w:r>
      <w:r>
        <w:fldChar w:fldCharType="begin"/>
      </w:r>
      <w:r>
        <w:instrText xml:space="preserve"> REF _RefEqN_burn \h </w:instrText>
      </w:r>
      <w:r>
        <w:fldChar w:fldCharType="separate"/>
      </w:r>
      <w:r>
        <w:rPr>
          <w:noProof/>
        </w:rPr>
        <w:t>4</w:t>
      </w:r>
      <w:r>
        <w:fldChar w:fldCharType="end"/>
      </w:r>
      <w:r>
        <w:t xml:space="preserve">) is the maximum of four sources. It persists,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while the fuel exceeds the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the moisture stays below the moisture of extinction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of the fuel type </w:t>
      </w:r>
      <w:sdt>
        <w:sdtPr>
          <w:id w:val="-197996992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It propagates,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when the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of (</w:t>
      </w:r>
      <w:r>
        <w:fldChar w:fldCharType="begin"/>
      </w:r>
      <w:r>
        <w:instrText xml:space="preserve"> REF _RefEqN_psi \h </w:instrText>
      </w:r>
      <w:r>
        <w:fldChar w:fldCharType="separate"/>
      </w:r>
      <w:r>
        <w:rPr>
          <w:noProof/>
        </w:rPr>
        <w:t>9</w:t>
      </w:r>
      <w:r>
        <w:fldChar w:fldCharType="end"/>
      </w:r>
      <w:r>
        <w:t xml:space="preserve">) exceeds the threshold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the cellular rule of </w:t>
      </w:r>
      <w:sdt>
        <w:sdtPr>
          <w:id w:val="-1979969928"/>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It starts by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when a seeded ember lands on fuel, or on the injected ignition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3BAC243" w14:textId="77777777">
        <w:trPr>
          <w:cantSplit/>
          <w:jc w:val="center"/>
        </w:trPr>
        <w:tc>
          <w:tcPr>
            <w:tcW w:w="4500" w:type="pct"/>
            <w:vAlign w:val="center"/>
          </w:tcPr>
          <w:p w14:paraId="7D3FFB00"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1A8D246A" w14:textId="77777777" w:rsidR="00096354" w:rsidRDefault="00D31F60" w:rsidP="004F7DCA">
            <w:pPr>
              <w:keepNext/>
              <w:jc w:val="right"/>
            </w:pPr>
            <w:r>
              <w:t>(</w:t>
            </w:r>
            <w:bookmarkStart w:id="14" w:name="_RefEqN_burn"/>
            <w:r>
              <w:fldChar w:fldCharType="begin"/>
            </w:r>
            <w:r>
              <w:instrText xml:space="preserve"> SEQ ( \* ARABIC </w:instrText>
            </w:r>
            <w:r>
              <w:fldChar w:fldCharType="separate"/>
            </w:r>
            <w:r>
              <w:rPr>
                <w:noProof/>
              </w:rPr>
              <w:t>4</w:t>
            </w:r>
            <w:r>
              <w:fldChar w:fldCharType="end"/>
            </w:r>
            <w:bookmarkEnd w:id="14"/>
            <w:r>
              <w:t>)</w:t>
            </w:r>
          </w:p>
        </w:tc>
      </w:tr>
    </w:tbl>
    <w:p w14:paraId="1EBB5052" w14:textId="77777777" w:rsidR="00096354" w:rsidRDefault="00096354">
      <w:pPr>
        <w:pStyle w:val="Text"/>
        <w:rPr>
          <w:sz w:val="12"/>
          <w:szCs w:val="12"/>
        </w:rPr>
      </w:pPr>
    </w:p>
    <w:p w14:paraId="13051450" w14:textId="77777777" w:rsidR="00096354" w:rsidRDefault="00D31F60">
      <w:pPr>
        <w:pStyle w:val="Text"/>
      </w:pPr>
      <w:r>
        <w:t>Fuel (</w:t>
      </w:r>
      <w:r>
        <w:fldChar w:fldCharType="begin"/>
      </w:r>
      <w:r>
        <w:instrText xml:space="preserve"> REF _RefEqN_fuel \h </w:instrText>
      </w:r>
      <w:r>
        <w:fldChar w:fldCharType="separate"/>
      </w:r>
      <w:r>
        <w:rPr>
          <w:noProof/>
        </w:rPr>
        <w:t>5</w:t>
      </w:r>
      <w:r>
        <w:fldChar w:fldCharType="end"/>
      </w:r>
      <w:r>
        <w:t xml:space="preserve">) falls through combustion by the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burning cells and through the suppression term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_RefEqN_supp \h </w:instrText>
      </w:r>
      <w:r>
        <w:fldChar w:fldCharType="separate"/>
      </w:r>
      <w:r>
        <w:rPr>
          <w:noProof/>
        </w:rPr>
        <w:t>6</w:t>
      </w:r>
      <w:r>
        <w:fldChar w:fldCharType="end"/>
      </w:r>
      <w:r>
        <w:t xml:space="preserve">). The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the initial-attack productivity model of </w:t>
      </w:r>
      <w:sdt>
        <w:sdtPr>
          <w:id w:val="-1979969913"/>
          <w:citation/>
        </w:sdtPr>
        <w:sdtContent>
          <w:r>
            <w:fldChar w:fldCharType="begin" w:fldLock="1"/>
          </w:r>
          <w:r>
            <w:instrText xml:space="preserve"> CITATION HirschMartell96 \l 1033 </w:instrText>
          </w:r>
          <w:r>
            <w:fldChar w:fldCharType="separate"/>
          </w:r>
          <w:r>
            <w:rPr>
              <w:noProof/>
            </w:rPr>
            <w:t>[43]</w:t>
          </w:r>
          <w:r>
            <w:fldChar w:fldCharType="end"/>
          </w:r>
        </w:sdtContent>
      </w:sdt>
      <w:r>
        <w:t xml:space="preserve">. The fuel a crew removes per step grows with the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is discounted by the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which falls with the local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by the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by the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of the cell. Hence, an order changes what the fire can burn and never the burning state.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CB510FC" w14:textId="77777777">
        <w:trPr>
          <w:cantSplit/>
          <w:jc w:val="center"/>
        </w:trPr>
        <w:tc>
          <w:tcPr>
            <w:tcW w:w="4500" w:type="pct"/>
            <w:vAlign w:val="center"/>
          </w:tcPr>
          <w:p w14:paraId="44E8EF38"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372E0CFD" w14:textId="77777777" w:rsidR="00096354" w:rsidRDefault="00D31F60" w:rsidP="004F7DCA">
            <w:pPr>
              <w:keepNext/>
              <w:jc w:val="right"/>
            </w:pPr>
            <w:r>
              <w:t>(</w:t>
            </w:r>
            <w:bookmarkStart w:id="15" w:name="_RefEqN_fuel"/>
            <w:r>
              <w:fldChar w:fldCharType="begin"/>
            </w:r>
            <w:r>
              <w:instrText xml:space="preserve"> SEQ ( \* ARABIC </w:instrText>
            </w:r>
            <w:r>
              <w:fldChar w:fldCharType="separate"/>
            </w:r>
            <w:r>
              <w:rPr>
                <w:noProof/>
              </w:rPr>
              <w:t>5</w:t>
            </w:r>
            <w:r>
              <w:fldChar w:fldCharType="end"/>
            </w:r>
            <w:bookmarkEnd w:id="15"/>
            <w:r>
              <w:t>)</w:t>
            </w:r>
          </w:p>
        </w:tc>
      </w:tr>
      <w:tr w:rsidR="00096354" w14:paraId="680E0246" w14:textId="77777777">
        <w:trPr>
          <w:cantSplit/>
          <w:jc w:val="center"/>
        </w:trPr>
        <w:tc>
          <w:tcPr>
            <w:tcW w:w="4500" w:type="pct"/>
            <w:vAlign w:val="center"/>
          </w:tcPr>
          <w:p w14:paraId="495993E6"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0C8BBE3E" w14:textId="77777777" w:rsidR="00096354" w:rsidRDefault="00D31F60" w:rsidP="004F7DCA">
            <w:pPr>
              <w:keepNext/>
              <w:jc w:val="right"/>
            </w:pPr>
            <w:r>
              <w:t>(</w:t>
            </w:r>
            <w:bookmarkStart w:id="16" w:name="_RefEqN_supp"/>
            <w:r>
              <w:fldChar w:fldCharType="begin"/>
            </w:r>
            <w:r>
              <w:instrText xml:space="preserve"> SEQ ( \* ARABIC </w:instrText>
            </w:r>
            <w:r>
              <w:fldChar w:fldCharType="separate"/>
            </w:r>
            <w:r>
              <w:rPr>
                <w:noProof/>
              </w:rPr>
              <w:t>6</w:t>
            </w:r>
            <w:r>
              <w:fldChar w:fldCharType="end"/>
            </w:r>
            <w:bookmarkEnd w:id="16"/>
            <w:r>
              <w:t>)</w:t>
            </w:r>
          </w:p>
        </w:tc>
      </w:tr>
    </w:tbl>
    <w:p w14:paraId="7C7A28A5" w14:textId="77777777" w:rsidR="00096354" w:rsidRDefault="00096354">
      <w:pPr>
        <w:pStyle w:val="Text"/>
        <w:rPr>
          <w:sz w:val="12"/>
          <w:szCs w:val="12"/>
        </w:rPr>
      </w:pPr>
    </w:p>
    <w:p w14:paraId="75762D63" w14:textId="77777777" w:rsidR="00096354" w:rsidRDefault="00D31F60">
      <w:pPr>
        <w:pStyle w:val="Text"/>
      </w:pPr>
      <w:r>
        <w:t>The intensity proxy (</w:t>
      </w:r>
      <w:r>
        <w:fldChar w:fldCharType="begin"/>
      </w:r>
      <w:r>
        <w:instrText xml:space="preserve"> REF _RefEqN_inten \h </w:instrText>
      </w:r>
      <w:r>
        <w:fldChar w:fldCharType="separate"/>
      </w:r>
      <w:r>
        <w:rPr>
          <w:noProof/>
        </w:rPr>
        <w:t>7</w:t>
      </w:r>
      <w:r>
        <w:fldChar w:fldCharType="end"/>
      </w:r>
      <w:r>
        <w:t xml:space="preserve">) is a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as parameterized in </w:t>
      </w:r>
      <w:sdt>
        <w:sdtPr>
          <w:id w:val="-1979969894"/>
          <w:citation/>
        </w:sdtPr>
        <w:sdtContent>
          <w:r>
            <w:fldChar w:fldCharType="begin" w:fldLock="1"/>
          </w:r>
          <w:r>
            <w:instrText xml:space="preserve"> CITATION Rothermel72 \l 1033 </w:instrText>
          </w:r>
          <w:r>
            <w:fldChar w:fldCharType="separate"/>
          </w:r>
          <w:r>
            <w:rPr>
              <w:noProof/>
            </w:rPr>
            <w:t>[6]</w:t>
          </w:r>
          <w:r>
            <w:fldChar w:fldCharType="end"/>
          </w:r>
        </w:sdtContent>
      </w:sdt>
      <w:r>
        <w:t>, and is zero where the cell does not burn.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10A559D0" w14:textId="77777777">
        <w:trPr>
          <w:cantSplit/>
          <w:jc w:val="center"/>
        </w:trPr>
        <w:tc>
          <w:tcPr>
            <w:tcW w:w="4500" w:type="pct"/>
            <w:vAlign w:val="center"/>
          </w:tcPr>
          <w:p w14:paraId="51B81B16"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1EF3F908" w14:textId="77777777" w:rsidR="00096354" w:rsidRDefault="00D31F60" w:rsidP="004F7DCA">
            <w:pPr>
              <w:keepNext/>
              <w:jc w:val="right"/>
            </w:pPr>
            <w:r>
              <w:t>(</w:t>
            </w:r>
            <w:bookmarkStart w:id="17" w:name="_RefEqN_inten"/>
            <w:r>
              <w:fldChar w:fldCharType="begin"/>
            </w:r>
            <w:r>
              <w:instrText xml:space="preserve"> SEQ ( \* ARABIC </w:instrText>
            </w:r>
            <w:r>
              <w:fldChar w:fldCharType="separate"/>
            </w:r>
            <w:r>
              <w:rPr>
                <w:noProof/>
              </w:rPr>
              <w:t>7</w:t>
            </w:r>
            <w:r>
              <w:fldChar w:fldCharType="end"/>
            </w:r>
            <w:bookmarkEnd w:id="17"/>
            <w:r>
              <w:t>)</w:t>
            </w:r>
          </w:p>
        </w:tc>
      </w:tr>
    </w:tbl>
    <w:p w14:paraId="327332FE" w14:textId="77777777" w:rsidR="00096354" w:rsidRDefault="00096354">
      <w:pPr>
        <w:pStyle w:val="Text"/>
        <w:rPr>
          <w:sz w:val="12"/>
          <w:szCs w:val="12"/>
        </w:rPr>
      </w:pPr>
    </w:p>
    <w:p w14:paraId="0877F71E" w14:textId="77777777" w:rsidR="00096354" w:rsidRDefault="00D31F60">
      <w:pPr>
        <w:pStyle w:val="Text"/>
      </w:pPr>
      <w:r>
        <w:t>The ignition clock (</w:t>
      </w:r>
      <w:r>
        <w:fldChar w:fldCharType="begin"/>
      </w:r>
      <w:r>
        <w:instrText xml:space="preserve"> REF _RefEqN_tau \h </w:instrText>
      </w:r>
      <w:r>
        <w:fldChar w:fldCharType="separate"/>
      </w:r>
      <w:r>
        <w:rPr>
          <w:noProof/>
        </w:rPr>
        <w:t>8</w:t>
      </w:r>
      <w:r>
        <w:fldChar w:fldCharType="end"/>
      </w:r>
      <w:r>
        <w:t xml:space="preserve">) counts active burning. It restarts at ignition, grows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while the cell burns, and returns to zero when it burns 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3C609D9" w14:textId="77777777">
        <w:trPr>
          <w:cantSplit/>
          <w:jc w:val="center"/>
        </w:trPr>
        <w:tc>
          <w:tcPr>
            <w:tcW w:w="4500" w:type="pct"/>
            <w:vAlign w:val="center"/>
          </w:tcPr>
          <w:p w14:paraId="7D500041"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0126ACF6" w14:textId="77777777" w:rsidR="00096354" w:rsidRDefault="00D31F60" w:rsidP="004F7DCA">
            <w:pPr>
              <w:keepNext/>
              <w:jc w:val="right"/>
            </w:pPr>
            <w:r>
              <w:t>(</w:t>
            </w:r>
            <w:bookmarkStart w:id="18" w:name="_RefEqN_tau"/>
            <w:r>
              <w:fldChar w:fldCharType="begin"/>
            </w:r>
            <w:r>
              <w:instrText xml:space="preserve"> SEQ ( \* ARABIC </w:instrText>
            </w:r>
            <w:r>
              <w:fldChar w:fldCharType="separate"/>
            </w:r>
            <w:r>
              <w:rPr>
                <w:noProof/>
              </w:rPr>
              <w:t>8</w:t>
            </w:r>
            <w:r>
              <w:fldChar w:fldCharType="end"/>
            </w:r>
            <w:bookmarkEnd w:id="18"/>
            <w:r>
              <w:t>)</w:t>
            </w:r>
          </w:p>
        </w:tc>
      </w:tr>
    </w:tbl>
    <w:p w14:paraId="1F749151" w14:textId="77777777" w:rsidR="00096354" w:rsidRDefault="00096354">
      <w:pPr>
        <w:pStyle w:val="Text"/>
        <w:rPr>
          <w:sz w:val="12"/>
          <w:szCs w:val="12"/>
        </w:rPr>
      </w:pPr>
    </w:p>
    <w:p w14:paraId="55F79A4E" w14:textId="77777777" w:rsidR="00096354" w:rsidRDefault="00EF3860">
      <w:pPr>
        <w:pStyle w:val="Text"/>
      </w:pPr>
      <w:r>
        <w:t>Propagation (</w:t>
      </w:r>
      <w:r>
        <w:fldChar w:fldCharType="begin"/>
      </w:r>
      <w:r>
        <w:instrText xml:space="preserve"> REF _RefEqN_psi \h </w:instrText>
      </w:r>
      <w:r>
        <w:fldChar w:fldCharType="separate"/>
      </w:r>
      <w:r>
        <w:rPr>
          <w:noProof/>
        </w:rPr>
        <w:t>9</w:t>
      </w:r>
      <w:r>
        <w:fldChar w:fldCharType="end"/>
      </w:r>
      <w:r>
        <w:t xml:space="preserve">) is anisotropic.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its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the cosine of the angle between the wind </w:t>
      </w:r>
      <w:r>
        <w:lastRenderedPageBreak/>
        <w:t xml:space="preserve">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the direction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to the target cell. The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of (</w:t>
      </w:r>
      <w:r>
        <w:fldChar w:fldCharType="begin"/>
      </w:r>
      <w:r>
        <w:instrText xml:space="preserve"> REF _RefEqN_ros \h </w:instrText>
      </w:r>
      <w:r>
        <w:fldChar w:fldCharType="separate"/>
      </w:r>
      <w:r>
        <w:rPr>
          <w:noProof/>
        </w:rPr>
        <w:t>10</w:t>
      </w:r>
      <w:r>
        <w:fldChar w:fldCharType="end"/>
      </w:r>
      <w:r>
        <w:t xml:space="preserve">) over wind, slope, aspect, moisture, and fuel type. The front advances in </w:t>
      </w:r>
      <w:proofErr w:type="spellStart"/>
      <w:r>
        <w:t>substeps</w:t>
      </w:r>
      <w:proofErr w:type="spellEnd"/>
      <w:r>
        <w:t xml:space="preserve"> of at most one cell</w:t>
      </w:r>
      <w:r w:rsidR="007E00D7">
        <w:t xml:space="preserve">, </w:t>
      </w:r>
      <w:r w:rsidR="007E00D7" w:rsidRPr="007E00D7">
        <w:t>and spotting is the only stochastic element</w:t>
      </w:r>
      <w:r>
        <w:t xml:space="preserve">. Precipitation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xml:space="preserve"> gradually, so a front dies out rather than stopping at once.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895F3BD" w14:textId="77777777">
        <w:trPr>
          <w:cantSplit/>
          <w:jc w:val="center"/>
        </w:trPr>
        <w:tc>
          <w:tcPr>
            <w:tcW w:w="4500" w:type="pct"/>
            <w:vAlign w:val="center"/>
          </w:tcPr>
          <w:p w14:paraId="16E77FED" w14:textId="77777777" w:rsidR="00096354" w:rsidRDefault="00000000" w:rsidP="004F7DCA">
            <w:pPr>
              <w:jc w:val="center"/>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=max{</m:t>
                </m:r>
                <m:r>
                  <w:rPr>
                    <w:rFonts w:ascii="Cambria Math" w:hAnsi="Cambria Math"/>
                  </w:rPr>
                  <m:t>0</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r>
                  <m:rPr>
                    <m:sty m:val="p"/>
                  </m:rPr>
                  <w:rPr>
                    <w:rFonts w:ascii="Cambria Math" w:hAnsi="Cambria Math"/>
                  </w:rPr>
                  <m:t>}</m:t>
                </m:r>
              </m:oMath>
            </m:oMathPara>
          </w:p>
        </w:tc>
        <w:tc>
          <w:tcPr>
            <w:tcW w:w="500" w:type="pct"/>
            <w:noWrap/>
            <w:tcMar>
              <w:left w:w="0" w:type="dxa"/>
              <w:right w:w="0" w:type="dxa"/>
            </w:tcMar>
            <w:vAlign w:val="center"/>
          </w:tcPr>
          <w:p w14:paraId="4A23558E" w14:textId="77777777" w:rsidR="00096354" w:rsidRDefault="00D31F60" w:rsidP="004F7DCA">
            <w:pPr>
              <w:jc w:val="right"/>
            </w:pPr>
            <w:r>
              <w:t>(</w:t>
            </w:r>
            <w:bookmarkStart w:id="19" w:name="_RefEqN_psi"/>
            <w:r>
              <w:fldChar w:fldCharType="begin"/>
            </w:r>
            <w:r>
              <w:instrText xml:space="preserve"> SEQ ( \* ARABIC </w:instrText>
            </w:r>
            <w:r>
              <w:fldChar w:fldCharType="separate"/>
            </w:r>
            <w:r>
              <w:rPr>
                <w:noProof/>
              </w:rPr>
              <w:t>9</w:t>
            </w:r>
            <w:r>
              <w:fldChar w:fldCharType="end"/>
            </w:r>
            <w:bookmarkEnd w:id="19"/>
            <w:r>
              <w:t>)</w:t>
            </w:r>
          </w:p>
        </w:tc>
      </w:tr>
      <w:tr w:rsidR="00096354" w14:paraId="086A07FE" w14:textId="77777777">
        <w:trPr>
          <w:cantSplit/>
          <w:jc w:val="center"/>
        </w:trPr>
        <w:tc>
          <w:tcPr>
            <w:tcW w:w="4500" w:type="pct"/>
            <w:vAlign w:val="center"/>
          </w:tcPr>
          <w:p w14:paraId="3BB47A9E" w14:textId="77777777" w:rsidR="00096354" w:rsidRDefault="00000000" w:rsidP="004F7DCA">
            <w:pPr>
              <w:jc w:val="center"/>
            </w:pPr>
            <m:oMathPara>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15D0DAE4" w14:textId="77777777" w:rsidR="00096354" w:rsidRDefault="00D31F60" w:rsidP="004F7DCA">
            <w:pPr>
              <w:jc w:val="right"/>
            </w:pPr>
            <w:r>
              <w:t>(</w:t>
            </w:r>
            <w:bookmarkStart w:id="20" w:name="_RefEqN_ros"/>
            <w:r>
              <w:fldChar w:fldCharType="begin"/>
            </w:r>
            <w:r>
              <w:instrText xml:space="preserve"> SEQ ( \* ARABIC </w:instrText>
            </w:r>
            <w:r>
              <w:fldChar w:fldCharType="separate"/>
            </w:r>
            <w:r>
              <w:rPr>
                <w:noProof/>
              </w:rPr>
              <w:t>10</w:t>
            </w:r>
            <w:r>
              <w:fldChar w:fldCharType="end"/>
            </w:r>
            <w:bookmarkEnd w:id="20"/>
            <w:r>
              <w:t>)</w:t>
            </w:r>
          </w:p>
        </w:tc>
      </w:tr>
    </w:tbl>
    <w:p w14:paraId="66C1405C" w14:textId="77777777" w:rsidR="00C63C9D" w:rsidRDefault="00D31F60">
      <w:pPr>
        <w:pStyle w:val="Heading1"/>
      </w:pPr>
      <w:bookmarkStart w:id="21" w:name="_RefSec_IV"/>
      <w:r>
        <w:t>IV</w:t>
      </w:r>
      <w:bookmarkEnd w:id="21"/>
      <w:r>
        <w:t>. The Decision Core</w:t>
      </w:r>
    </w:p>
    <w:p w14:paraId="1ECF0641" w14:textId="77777777" w:rsidR="00096354" w:rsidRDefault="000A3F47">
      <w:pPr>
        <w:pStyle w:val="Text"/>
      </w:pPr>
      <w:r>
        <w:t xml:space="preserve">The decision core runs as </w:t>
      </w:r>
      <m:oMath>
        <m:r>
          <w:rPr>
            <w:rFonts w:ascii="Cambria Math" w:hAnsi="Cambria Math"/>
          </w:rPr>
          <m:t>N</m:t>
        </m:r>
      </m:oMath>
      <w:r>
        <w:t xml:space="preserve"> regional agents over a partition of the grid into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reads the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four stages, feature extraction, the concept space, the closed decision layer, and the open decision layer, and returns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A local agent is this path confined to one region; the global coordinator ranks the regions, allocates the shared pool, and merges the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as given in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_RefSec_IV_E \h </w:instrText>
      </w:r>
      <w:r>
        <w:fldChar w:fldCharType="separate"/>
      </w:r>
      <w:r>
        <w:rPr>
          <w:noProof/>
        </w:rPr>
        <w:t>E</w:t>
      </w:r>
      <w:r>
        <w:fldChar w:fldCharType="end"/>
      </w:r>
      <w:r>
        <w:t>.</w:t>
      </w:r>
    </w:p>
    <w:p w14:paraId="072FB69F" w14:textId="77777777" w:rsidR="00C63C9D" w:rsidRDefault="00D31F60">
      <w:pPr>
        <w:pStyle w:val="Heading2"/>
      </w:pPr>
      <w:bookmarkStart w:id="22" w:name="_RefSec_IV_A"/>
      <w:r>
        <w:t>A</w:t>
      </w:r>
      <w:bookmarkEnd w:id="22"/>
      <w:r>
        <w:t>. Sources, Features, and Confidence</w:t>
      </w:r>
    </w:p>
    <w:p w14:paraId="4C7D9E6B" w14:textId="77777777" w:rsidR="00C63C9D" w:rsidRDefault="004F7DCA">
      <w:pPr>
        <w:pStyle w:val="Text"/>
      </w:pPr>
      <w:r>
        <w:rPr>
          <w:noProof/>
        </w:rPr>
        <mc:AlternateContent>
          <mc:Choice Requires="wpg">
            <w:drawing>
              <wp:anchor distT="0" distB="0" distL="114300" distR="114300" simplePos="0" relativeHeight="251650560" behindDoc="0" locked="0" layoutInCell="1" allowOverlap="1" wp14:anchorId="366561D6" wp14:editId="7534FC3B">
                <wp:simplePos x="0" y="0"/>
                <wp:positionH relativeFrom="margin">
                  <wp:posOffset>3679767</wp:posOffset>
                </wp:positionH>
                <wp:positionV relativeFrom="margin">
                  <wp:posOffset>1039</wp:posOffset>
                </wp:positionV>
                <wp:extent cx="2895600" cy="2044154"/>
                <wp:effectExtent l="0" t="0" r="0" b="2540"/>
                <wp:wrapSquare wrapText="bothSides"/>
                <wp:docPr id="1312418893" name="Group 2"/>
                <wp:cNvGraphicFramePr/>
                <a:graphic xmlns:a="http://schemas.openxmlformats.org/drawingml/2006/main">
                  <a:graphicData uri="http://schemas.microsoft.com/office/word/2010/wordprocessingGroup">
                    <wpg:wgp>
                      <wpg:cNvGrpSpPr/>
                      <wpg:grpSpPr>
                        <a:xfrm>
                          <a:off x="0" y="0"/>
                          <a:ext cx="2895600" cy="2044154"/>
                          <a:chOff x="0" y="0"/>
                          <a:chExt cx="2895600" cy="2044154"/>
                        </a:xfrm>
                      </wpg:grpSpPr>
                      <pic:pic xmlns:pic="http://schemas.openxmlformats.org/drawingml/2006/picture">
                        <pic:nvPicPr>
                          <pic:cNvPr id="307809320"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08000" cy="1817895"/>
                          </a:xfrm>
                          <a:prstGeom prst="rect">
                            <a:avLst/>
                          </a:prstGeom>
                        </pic:spPr>
                      </pic:pic>
                      <wps:wsp>
                        <wps:cNvPr id="1087296100" name="Text Box 1"/>
                        <wps:cNvSpPr txBox="1"/>
                        <wps:spPr>
                          <a:xfrm>
                            <a:off x="0" y="1821070"/>
                            <a:ext cx="2895600" cy="223084"/>
                          </a:xfrm>
                          <a:prstGeom prst="rect">
                            <a:avLst/>
                          </a:prstGeom>
                          <a:solidFill>
                            <a:prstClr val="white"/>
                          </a:solidFill>
                          <a:ln>
                            <a:noFill/>
                          </a:ln>
                        </wps:spPr>
                        <wps:txbx>
                          <w:txbxContent>
                            <w:p w14:paraId="326DD628" w14:textId="4BAF22F3" w:rsidR="00733504" w:rsidRPr="00733504" w:rsidRDefault="00116384" w:rsidP="0032616D">
                              <w:pPr>
                                <w:pStyle w:val="Caption"/>
                              </w:pPr>
                              <w:bookmarkStart w:id="23" w:name="_Ref242815634"/>
                              <w:r>
                                <w:t xml:space="preserve">Fig. </w:t>
                              </w:r>
                              <w:fldSimple w:instr=" SEQ Fig. \* ARABIC ">
                                <w:r w:rsidR="007A1391">
                                  <w:rPr>
                                    <w:noProof/>
                                  </w:rPr>
                                  <w:t>2</w:t>
                                </w:r>
                              </w:fldSimple>
                              <w:bookmarkEnd w:id="23"/>
                              <w:r>
                                <w:t>. Observation and concept space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66561D6" id="Group 2" o:spid="_x0000_s1029" style="position:absolute;left:0;text-align:left;margin-left:289.75pt;margin-top:.1pt;width:228pt;height:160.95pt;z-index:251650560;mso-position-horizontal-relative:margin;mso-position-vertical-relative:margin;mso-width-relative:margin;mso-height-relative:margin" coordsize="28956,204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">
                <v:shape id="Picture 1" o:spid="_x0000_s1030" type="#_x0000_t75" style="position:absolute;width:28080;height:18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">
                  <v:imagedata r:id="rId13" o:title=""/>
                </v:shape>
                <v:shape id="Text Box 1" o:spid="_x0000_s1031" type="#_x0000_t202" style="position:absolute;top:18210;width:28956;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" stroked="f">
                  <v:textbox style="mso-fit-shape-to-text:t" inset="0,0,0,0">
                    <w:txbxContent>
                      <w:p w14:paraId="326DD628" w14:textId="4BAF22F3" w:rsidR="00733504" w:rsidRPr="00733504" w:rsidRDefault="00116384" w:rsidP="0032616D">
                        <w:pPr>
                          <w:pStyle w:val="Caption"/>
                        </w:pPr>
                        <w:bookmarkStart w:id="24" w:name="_Ref242815634"/>
                        <w:r>
                          <w:t xml:space="preserve">Fig. </w:t>
                        </w:r>
                        <w:fldSimple w:instr=" SEQ Fig. \* ARABIC ">
                          <w:r w:rsidR="007A1391">
                            <w:rPr>
                              <w:noProof/>
                            </w:rPr>
                            <w:t>2</w:t>
                          </w:r>
                        </w:fldSimple>
                        <w:bookmarkEnd w:id="24"/>
                        <w:r>
                          <w:t>. Observation and concept space of one agent.</w:t>
                        </w:r>
                      </w:p>
                    </w:txbxContent>
                  </v:textbox>
                </v:shape>
                <w10:wrap type="square" anchorx="margin" anchory="margin"/>
              </v:group>
            </w:pict>
          </mc:Fallback>
        </mc:AlternateContent>
      </w:r>
      <w:r w:rsidR="00D31F60">
        <w:t>The sources are weather stations and forecasts, satellite and airborne imagery, terrain and fuel maps, road networks, resource status, asset and population layers, and field reports. The agent reduces them to 10 features in the unit interval (</w:t>
      </w:r>
      <w:r w:rsidR="00D31F60">
        <w:fldChar w:fldCharType="begin"/>
      </w:r>
      <w:r w:rsidR="00D31F60">
        <w:instrText xml:space="preserve"> REF _RefEqN_feat \h </w:instrText>
      </w:r>
      <w:r w:rsidR="00D31F60">
        <w:fldChar w:fldCharType="separate"/>
      </w:r>
      <w:r w:rsidR="00D31F60">
        <w:rPr>
          <w:noProof/>
        </w:rPr>
        <w:t>11</w:t>
      </w:r>
      <w:r w:rsidR="00D31F60">
        <w:fldChar w:fldCharType="end"/>
      </w:r>
      <w:r w:rsidR="00D31F60">
        <w:t xml:space="preserve">), namely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00D31F60">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00D31F60">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rsidR="00D31F60">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rsidR="00D31F60">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rsidR="00D31F60">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rsidR="00D31F60">
        <w:t xml:space="preserve">, 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rsidR="00D31F60">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rsidR="00D31F60">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rsidR="00D31F60">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rsidR="00D31F60">
        <w:t xml:space="preserve">. Every cell has </w:t>
      </w:r>
      <w:proofErr w:type="gramStart"/>
      <w:r w:rsidR="00D31F60">
        <w:t>a confidence</w:t>
      </w:r>
      <w:proofErr w:type="gramEnd"/>
      <w:r w:rsidR="00D31F60">
        <w:t xml:space="preserve"> composed from observability, coverage, freshness, and reliability by their minimum (</w:t>
      </w:r>
      <w:r w:rsidR="00D31F60">
        <w:fldChar w:fldCharType="begin"/>
      </w:r>
      <w:r w:rsidR="00D31F60">
        <w:instrText xml:space="preserve"> REF _RefEqN_conf \h </w:instrText>
      </w:r>
      <w:r w:rsidR="00D31F60">
        <w:fldChar w:fldCharType="separate"/>
      </w:r>
      <w:r w:rsidR="00D31F60">
        <w:rPr>
          <w:noProof/>
        </w:rPr>
        <w:t>12</w:t>
      </w:r>
      <w:r w:rsidR="00D31F60">
        <w:fldChar w:fldCharType="end"/>
      </w:r>
      <w:r w:rsidR="00D31F60">
        <w:t xml:space="preserve">). The state is under-observed rather than noisy </w:t>
      </w:r>
      <w:sdt>
        <w:sdtPr>
          <w:id w:val="-1979969849"/>
          <w:citation/>
        </w:sdtPr>
        <w:sdtContent>
          <w:r w:rsidR="00D31F60">
            <w:fldChar w:fldCharType="begin" w:fldLock="1"/>
          </w:r>
          <w:r w:rsidR="00D31F60">
            <w:instrText xml:space="preserve"> CITATION Morgan90 \l 1033 </w:instrText>
          </w:r>
          <w:r w:rsidR="00D31F60">
            <w:fldChar w:fldCharType="separate"/>
          </w:r>
          <w:r w:rsidR="00D31F60">
            <w:rPr>
              <w:noProof/>
            </w:rPr>
            <w:t>[19]</w:t>
          </w:r>
          <w:r w:rsidR="00D31F60">
            <w:fldChar w:fldCharType="end"/>
          </w:r>
        </w:sdtContent>
      </w:sdt>
      <w:r w:rsidR="00D31F60">
        <w:t xml:space="preserve">, and Bayesian or Dempster-Shafer treatments presuppose distributional knowledge that real-time sensing lacks </w:t>
      </w:r>
      <w:sdt>
        <w:sdtPr>
          <w:id w:val="-1979969848"/>
          <w:citation/>
        </w:sdtPr>
        <w:sdtContent>
          <w:r w:rsidR="00D31F60">
            <w:fldChar w:fldCharType="begin" w:fldLock="1"/>
          </w:r>
          <w:r w:rsidR="00D31F60">
            <w:instrText xml:space="preserve"> CITATION Shafer76 \l 1033 </w:instrText>
          </w:r>
          <w:r w:rsidR="00D31F60">
            <w:fldChar w:fldCharType="separate"/>
          </w:r>
          <w:r w:rsidR="00D31F60">
            <w:rPr>
              <w:noProof/>
            </w:rPr>
            <w:t>[20]</w:t>
          </w:r>
          <w:r w:rsidR="00D31F60">
            <w:fldChar w:fldCharType="end"/>
          </w:r>
        </w:sdtContent>
      </w:sdt>
      <w:r w:rsidR="00D31F60">
        <w:t>.</w:t>
      </w:r>
    </w:p>
    <w:p w14:paraId="0A33529B" w14:textId="06DE23F0" w:rsidR="00510E30" w:rsidRDefault="00D31F60">
      <w:pPr>
        <w:pStyle w:val="Text"/>
      </w:pPr>
      <w:r>
        <w:t xml:space="preserve">Each extraction map normalizes a standard operational descriptor to the unit interval. Fire intensity and spread potential follow fireline intensity after Byram </w:t>
      </w:r>
      <w:sdt>
        <w:sdtPr>
          <w:id w:val="-1979954992"/>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and the Rothermel rate of spread </w:t>
      </w:r>
      <w:sdt>
        <w:sdtPr>
          <w:id w:val="-1979954991"/>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on the observed fire state; weather severity is a fire weather index of the Canadian type </w:t>
      </w:r>
      <w:sdt>
        <w:sdtPr>
          <w:id w:val="-1979954990"/>
          <w:citation/>
        </w:sdtPr>
        <w:sdtContent>
          <w:r>
            <w:fldChar w:fldCharType="begin" w:fldLock="1"/>
          </w:r>
          <w:r>
            <w:instrText xml:space="preserve"> CITATION VanWagner87 \l 1033 </w:instrText>
          </w:r>
          <w:r>
            <w:fldChar w:fldCharType="separate"/>
          </w:r>
          <w:r>
            <w:rPr>
              <w:noProof/>
            </w:rPr>
            <w:t>[45]</w:t>
          </w:r>
          <w:r>
            <w:fldChar w:fldCharType="end"/>
          </w:r>
        </w:sdtContent>
      </w:sdt>
      <w:r>
        <w:t xml:space="preserve">; ignition proximity is the distance between the ignition points and the nearest roads and infrastructure; fuel load is the load of the standard fuel model </w:t>
      </w:r>
      <w:sdt>
        <w:sdtPr>
          <w:id w:val="-1979954989"/>
          <w:citation/>
        </w:sdtPr>
        <w:sdtContent>
          <w:r>
            <w:fldChar w:fldCharType="begin" w:fldLock="1"/>
          </w:r>
          <w:r>
            <w:instrText xml:space="preserve"> CITATION ScottBurgan05 \l 1033 </w:instrText>
          </w:r>
          <w:r>
            <w:fldChar w:fldCharType="separate"/>
          </w:r>
          <w:r>
            <w:rPr>
              <w:noProof/>
            </w:rPr>
            <w:t>[42]</w:t>
          </w:r>
          <w:r>
            <w:fldChar w:fldCharType="end"/>
          </w:r>
        </w:sdtContent>
      </w:sdt>
      <w:r>
        <w:t xml:space="preserve">. Asset exposure follows values-at-risk mapping </w:t>
      </w:r>
      <w:sdt>
        <w:sdtPr>
          <w:id w:val="-1979954988"/>
          <w:citation/>
        </w:sdtPr>
        <w:sdtContent>
          <w:r>
            <w:fldChar w:fldCharType="begin" w:fldLock="1"/>
          </w:r>
          <w:r>
            <w:instrText xml:space="preserve"> CITATION Calkin21 \l 1033 </w:instrText>
          </w:r>
          <w:r>
            <w:fldChar w:fldCharType="separate"/>
          </w:r>
          <w:r>
            <w:rPr>
              <w:noProof/>
            </w:rPr>
            <w:t>[4]</w:t>
          </w:r>
          <w:r>
            <w:fldChar w:fldCharType="end"/>
          </w:r>
        </w:sdtContent>
      </w:sdt>
      <w:r>
        <w:t xml:space="preserve">, resource accessibility a suppression difficulty index over terrain, fuel, and access </w:t>
      </w:r>
      <w:sdt>
        <w:sdtPr>
          <w:id w:val="-1979954987"/>
          <w:citation/>
        </w:sdtPr>
        <w:sdtContent>
          <w:r>
            <w:fldChar w:fldCharType="begin" w:fldLock="1"/>
          </w:r>
          <w:r>
            <w:instrText xml:space="preserve"> CITATION RodriguezSilva14 \l 1033 </w:instrText>
          </w:r>
          <w:r>
            <w:fldChar w:fldCharType="separate"/>
          </w:r>
          <w:r>
            <w:rPr>
              <w:noProof/>
            </w:rPr>
            <w:t>[46]</w:t>
          </w:r>
          <w:r>
            <w:fldChar w:fldCharType="end"/>
          </w:r>
        </w:sdtContent>
      </w:sdt>
      <w:r>
        <w:t xml:space="preserve">, access and road status the road network and field reports, suppression availability the fireline production rate of the available crews </w:t>
      </w:r>
      <w:sdt>
        <w:sdtPr>
          <w:id w:val="-1979954986"/>
          <w:citation/>
        </w:sdtPr>
        <w:sdtContent>
          <w:r>
            <w:fldChar w:fldCharType="begin" w:fldLock="1"/>
          </w:r>
          <w:r>
            <w:instrText xml:space="preserve"> CITATION HirschMartell96 \l 1033 </w:instrText>
          </w:r>
          <w:r>
            <w:fldChar w:fldCharType="separate"/>
          </w:r>
          <w:r>
            <w:rPr>
              <w:noProof/>
            </w:rPr>
            <w:t>[43]</w:t>
          </w:r>
          <w:r>
            <w:fldChar w:fldCharType="end"/>
          </w:r>
        </w:sdtContent>
      </w:sdt>
      <w:r>
        <w:t>, and temporal urgency the time elapsed since ignition. Each feature inherits its confidence from the observation fields its map reads.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35731FF" w14:textId="77777777">
        <w:trPr>
          <w:cantSplit/>
          <w:jc w:val="center"/>
        </w:trPr>
        <w:tc>
          <w:tcPr>
            <w:tcW w:w="4500" w:type="pct"/>
            <w:vAlign w:val="center"/>
          </w:tcPr>
          <w:p w14:paraId="6DF4AEB7" w14:textId="77777777" w:rsidR="00096354" w:rsidRDefault="00000000" w:rsidP="004F7DCA">
            <w:pPr>
              <w:keepNext/>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5EDF9B57" w14:textId="77777777" w:rsidR="00096354" w:rsidRDefault="00D31F60" w:rsidP="004F7DCA">
            <w:pPr>
              <w:keepNext/>
              <w:jc w:val="right"/>
            </w:pPr>
            <w:r>
              <w:t>(</w:t>
            </w:r>
            <w:bookmarkStart w:id="25" w:name="_RefEqN_feat"/>
            <w:r>
              <w:fldChar w:fldCharType="begin"/>
            </w:r>
            <w:r>
              <w:instrText xml:space="preserve"> SEQ ( \* ARABIC </w:instrText>
            </w:r>
            <w:r>
              <w:fldChar w:fldCharType="separate"/>
            </w:r>
            <w:r>
              <w:rPr>
                <w:noProof/>
              </w:rPr>
              <w:t>11</w:t>
            </w:r>
            <w:r>
              <w:fldChar w:fldCharType="end"/>
            </w:r>
            <w:bookmarkEnd w:id="25"/>
            <w:r>
              <w:t>)</w:t>
            </w:r>
          </w:p>
        </w:tc>
      </w:tr>
      <w:tr w:rsidR="00096354" w14:paraId="1E76669D" w14:textId="77777777">
        <w:trPr>
          <w:cantSplit/>
          <w:jc w:val="center"/>
        </w:trPr>
        <w:tc>
          <w:tcPr>
            <w:tcW w:w="4500" w:type="pct"/>
            <w:vAlign w:val="center"/>
          </w:tcPr>
          <w:p w14:paraId="0325D1DE"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5CF0D709" w14:textId="77777777" w:rsidR="00096354" w:rsidRDefault="00D31F60" w:rsidP="004F7DCA">
            <w:pPr>
              <w:keepNext/>
              <w:jc w:val="right"/>
            </w:pPr>
            <w:r>
              <w:t>(</w:t>
            </w:r>
            <w:bookmarkStart w:id="26" w:name="_RefEqN_conf"/>
            <w:r>
              <w:fldChar w:fldCharType="begin"/>
            </w:r>
            <w:r>
              <w:instrText xml:space="preserve"> SEQ ( \* ARABIC </w:instrText>
            </w:r>
            <w:r>
              <w:fldChar w:fldCharType="separate"/>
            </w:r>
            <w:r>
              <w:rPr>
                <w:noProof/>
              </w:rPr>
              <w:t>12</w:t>
            </w:r>
            <w:r>
              <w:fldChar w:fldCharType="end"/>
            </w:r>
            <w:bookmarkEnd w:id="26"/>
            <w:r>
              <w:t>)</w:t>
            </w:r>
          </w:p>
        </w:tc>
      </w:tr>
    </w:tbl>
    <w:p w14:paraId="3F4B668F" w14:textId="77777777" w:rsidR="00096354" w:rsidRDefault="00096354">
      <w:pPr>
        <w:pStyle w:val="Text"/>
        <w:rPr>
          <w:sz w:val="12"/>
          <w:szCs w:val="12"/>
        </w:rPr>
      </w:pPr>
    </w:p>
    <w:p w14:paraId="4AAA4767" w14:textId="77777777" w:rsidR="00C63C9D" w:rsidRDefault="00D31F60">
      <w:pPr>
        <w:pStyle w:val="Text"/>
      </w:pPr>
      <w:r>
        <w:t>In (</w:t>
      </w:r>
      <w:r>
        <w:fldChar w:fldCharType="begin"/>
      </w:r>
      <w:r>
        <w:instrText xml:space="preserve"> REF _RefEqN_feat \h </w:instrText>
      </w:r>
      <w:r>
        <w:fldChar w:fldCharType="separate"/>
      </w:r>
      <w:r>
        <w:rPr>
          <w:noProof/>
        </w:rPr>
        <w:t>11</w:t>
      </w:r>
      <w:r>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of feature </w:t>
      </w:r>
      <m:oMath>
        <m:r>
          <w:rPr>
            <w:rFonts w:ascii="Cambria Math" w:hAnsi="Cambria Math"/>
          </w:rPr>
          <m:t>f</m:t>
        </m:r>
      </m:oMath>
      <w:r>
        <w:t>. In (</w:t>
      </w:r>
      <w:r>
        <w:fldChar w:fldCharType="begin"/>
      </w:r>
      <w:r>
        <w:instrText xml:space="preserve"> REF _RefEqN_conf \h </w:instrText>
      </w:r>
      <w:r>
        <w:fldChar w:fldCharType="separate"/>
      </w:r>
      <w:r>
        <w:rPr>
          <w:noProof/>
        </w:rPr>
        <w:t>12</w:t>
      </w:r>
      <w:r>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is observability,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sensor coverage,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freshness,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source reliability.</w:t>
      </w:r>
    </w:p>
    <w:p w14:paraId="018210E4" w14:textId="77777777" w:rsidR="00C63C9D" w:rsidRDefault="00B94C98">
      <w:pPr>
        <w:pStyle w:val="Heading2"/>
      </w:pPr>
      <w:bookmarkStart w:id="27" w:name="_RefSec_IV_B"/>
      <w:r>
        <w:t>B</w:t>
      </w:r>
      <w:bookmarkEnd w:id="27"/>
      <w:r>
        <w:t>. Concept Space</w:t>
      </w:r>
    </w:p>
    <w:p w14:paraId="75CE9F77" w14:textId="77777777" w:rsidR="00096354" w:rsidRDefault="00A436DD">
      <w:pPr>
        <w:pStyle w:val="Text"/>
      </w:pPr>
      <w:r>
        <w:t xml:space="preserve">Fig. </w:t>
      </w:r>
      <w:r>
        <w:fldChar w:fldCharType="begin"/>
      </w:r>
      <w:r>
        <w:instrText xml:space="preserve"> REF _RefFig2 \h </w:instrText>
      </w:r>
      <w:r>
        <w:fldChar w:fldCharType="separate"/>
      </w:r>
      <w:r w:rsidR="009B784F">
        <w:rPr>
          <w:noProof/>
        </w:rPr>
        <w:t>2</w:t>
      </w:r>
      <w:r>
        <w:fldChar w:fldCharType="end"/>
      </w:r>
      <w:r>
        <w:t xml:space="preserve"> shows the path from the sources to the </w:t>
      </w:r>
      <w:r w:rsidR="00D64352">
        <w:t>5</w:t>
      </w:r>
      <w:r>
        <w:t xml:space="preserve"> decision concepts. Each feature is fuzzified over a </w:t>
      </w:r>
      <w:r w:rsidR="00D64352">
        <w:t>5</w:t>
      </w:r>
      <w:r>
        <w:t xml:space="preserve">-term partition of unity. The concept space composes the features into </w:t>
      </w:r>
      <w:r w:rsidR="00D64352">
        <w:t>6</w:t>
      </w:r>
      <w:r>
        <w:t xml:space="preserve"> base concepts, </w:t>
      </w:r>
      <w:r w:rsidR="00EA0124">
        <w:t>these</w:t>
      </w:r>
      <w:r>
        <w:t xml:space="preserve"> into </w:t>
      </w:r>
      <w:r w:rsidR="00D64352">
        <w:t>5</w:t>
      </w:r>
      <w:r>
        <w:t xml:space="preserve"> decision concepts on two levels, and two of these into one coordination concept, with the sets of (</w:t>
      </w:r>
      <w:r>
        <w:fldChar w:fldCharType="begin"/>
      </w:r>
      <w:r>
        <w:instrText xml:space="preserve"> REF _RefEqN_sets \h </w:instrText>
      </w:r>
      <w:r>
        <w:fldChar w:fldCharType="separate"/>
      </w:r>
      <w:r>
        <w:rPr>
          <w:noProof/>
        </w:rPr>
        <w:t>13</w:t>
      </w:r>
      <w:r>
        <w:fldChar w:fldCharType="end"/>
      </w:r>
      <w:r>
        <w:t>). An activation is a normalized weighted sum of the memberships or activations below it (</w:t>
      </w:r>
      <w:r>
        <w:fldChar w:fldCharType="begin"/>
      </w:r>
      <w:r>
        <w:instrText xml:space="preserve"> REF _RefEqN_agg \h </w:instrText>
      </w:r>
      <w:r>
        <w:fldChar w:fldCharType="separate"/>
      </w:r>
      <w:r>
        <w:rPr>
          <w:noProof/>
        </w:rPr>
        <w:t>14</w:t>
      </w:r>
      <w:r>
        <w:fldChar w:fldCharType="end"/>
      </w:r>
      <w:r w:rsidR="003F6DAD">
        <w:t>). Each raw activation is gated by its confidence and blended with a persistence-carried prior (</w:t>
      </w:r>
      <w:r>
        <w:fldChar w:fldCharType="begin"/>
      </w:r>
      <w:r>
        <w:instrText xml:space="preserve"> REF _RefEqN_gate \h </w:instrText>
      </w:r>
      <w:r>
        <w:fldChar w:fldCharType="separate"/>
      </w:r>
      <w:r>
        <w:rPr>
          <w:noProof/>
        </w:rPr>
        <w:t>15</w:t>
      </w:r>
      <w:r>
        <w:fldChar w:fldCharType="end"/>
      </w:r>
      <w:r>
        <w:t xml:space="preserve">), so a lost observation decays geometrically </w:t>
      </w:r>
      <w:r w:rsidR="00B63DEC" w:rsidRPr="00B63DEC">
        <w:t>and returns with confidence</w:t>
      </w:r>
      <w:r>
        <w:t xml:space="preserve">. The decision concepts,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xml:space="preserve">, are the only variables rules are </w:t>
      </w:r>
      <w:r w:rsidR="00EA0124">
        <w:t>written over</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262370F" w14:textId="77777777">
        <w:trPr>
          <w:cantSplit/>
          <w:jc w:val="center"/>
        </w:trPr>
        <w:tc>
          <w:tcPr>
            <w:tcW w:w="4500" w:type="pct"/>
            <w:vAlign w:val="center"/>
          </w:tcPr>
          <w:p w14:paraId="12C8919E" w14:textId="77777777" w:rsidR="00096354" w:rsidRDefault="00000000" w:rsidP="00AD14D1">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3387234E" w14:textId="77777777" w:rsidR="00096354" w:rsidRDefault="00D31F60" w:rsidP="00AD14D1">
            <w:pPr>
              <w:keepNext/>
              <w:jc w:val="right"/>
            </w:pPr>
            <w:r>
              <w:t>(</w:t>
            </w:r>
            <w:bookmarkStart w:id="28" w:name="_RefEqN_sets"/>
            <w:r>
              <w:fldChar w:fldCharType="begin"/>
            </w:r>
            <w:r>
              <w:instrText xml:space="preserve"> SEQ ( \* ARABIC </w:instrText>
            </w:r>
            <w:r>
              <w:fldChar w:fldCharType="separate"/>
            </w:r>
            <w:r>
              <w:rPr>
                <w:noProof/>
              </w:rPr>
              <w:t>13</w:t>
            </w:r>
            <w:r>
              <w:fldChar w:fldCharType="end"/>
            </w:r>
            <w:bookmarkEnd w:id="28"/>
            <w:r>
              <w:t>)</w:t>
            </w:r>
          </w:p>
        </w:tc>
      </w:tr>
      <w:tr w:rsidR="00096354" w14:paraId="1BDC5E42" w14:textId="77777777">
        <w:trPr>
          <w:cantSplit/>
          <w:jc w:val="center"/>
        </w:trPr>
        <w:tc>
          <w:tcPr>
            <w:tcW w:w="4500" w:type="pct"/>
            <w:vAlign w:val="center"/>
          </w:tcPr>
          <w:p w14:paraId="6CE71E7A"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e>
                </m:nary>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e>
                </m:nary>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tc>
        <w:tc>
          <w:tcPr>
            <w:tcW w:w="500" w:type="pct"/>
            <w:noWrap/>
            <w:tcMar>
              <w:left w:w="0" w:type="dxa"/>
              <w:right w:w="0" w:type="dxa"/>
            </w:tcMar>
            <w:vAlign w:val="center"/>
          </w:tcPr>
          <w:p w14:paraId="79891AF7" w14:textId="77777777" w:rsidR="00096354" w:rsidRDefault="00D31F60" w:rsidP="00AD14D1">
            <w:pPr>
              <w:keepNext/>
              <w:jc w:val="right"/>
            </w:pPr>
            <w:r>
              <w:t>(</w:t>
            </w:r>
            <w:bookmarkStart w:id="29" w:name="_RefEqN_agg"/>
            <w:r>
              <w:fldChar w:fldCharType="begin"/>
            </w:r>
            <w:r>
              <w:instrText xml:space="preserve"> SEQ ( \* ARABIC </w:instrText>
            </w:r>
            <w:r>
              <w:fldChar w:fldCharType="separate"/>
            </w:r>
            <w:r>
              <w:rPr>
                <w:noProof/>
              </w:rPr>
              <w:t>14</w:t>
            </w:r>
            <w:r>
              <w:fldChar w:fldCharType="end"/>
            </w:r>
            <w:bookmarkEnd w:id="29"/>
            <w:r>
              <w:t>)</w:t>
            </w:r>
          </w:p>
        </w:tc>
      </w:tr>
      <w:tr w:rsidR="00096354" w14:paraId="61AEAB3C" w14:textId="77777777">
        <w:trPr>
          <w:cantSplit/>
          <w:jc w:val="center"/>
        </w:trPr>
        <w:tc>
          <w:tcPr>
            <w:tcW w:w="4500" w:type="pct"/>
            <w:vAlign w:val="center"/>
          </w:tcPr>
          <w:p w14:paraId="7018CC6F"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ρ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0267C2F4" w14:textId="77777777" w:rsidR="00096354" w:rsidRDefault="00D31F60" w:rsidP="00AD14D1">
            <w:pPr>
              <w:keepNext/>
              <w:jc w:val="right"/>
            </w:pPr>
            <w:r>
              <w:t>(</w:t>
            </w:r>
            <w:bookmarkStart w:id="30" w:name="_RefEqN_gate"/>
            <w:r>
              <w:fldChar w:fldCharType="begin"/>
            </w:r>
            <w:r>
              <w:instrText xml:space="preserve"> SEQ ( \* ARABIC </w:instrText>
            </w:r>
            <w:r>
              <w:fldChar w:fldCharType="separate"/>
            </w:r>
            <w:r>
              <w:rPr>
                <w:noProof/>
              </w:rPr>
              <w:t>15</w:t>
            </w:r>
            <w:r>
              <w:fldChar w:fldCharType="end"/>
            </w:r>
            <w:bookmarkEnd w:id="30"/>
            <w:r>
              <w:t>)</w:t>
            </w:r>
          </w:p>
        </w:tc>
      </w:tr>
    </w:tbl>
    <w:p w14:paraId="04EBF72B" w14:textId="77777777" w:rsidR="00096354" w:rsidRDefault="00096354">
      <w:pPr>
        <w:pStyle w:val="Text"/>
        <w:rPr>
          <w:sz w:val="12"/>
          <w:szCs w:val="12"/>
        </w:rPr>
      </w:pPr>
    </w:p>
    <w:p w14:paraId="6B75D2FB" w14:textId="77777777" w:rsidR="00C63C9D" w:rsidRDefault="00D31F60">
      <w:pPr>
        <w:pStyle w:val="Text"/>
      </w:pPr>
      <w:r>
        <w:t>In (</w:t>
      </w:r>
      <w:r>
        <w:fldChar w:fldCharType="begin"/>
      </w:r>
      <w:r>
        <w:instrText xml:space="preserve"> REF _RefEqN_sets \h </w:instrText>
      </w:r>
      <w:r>
        <w:fldChar w:fldCharType="separate"/>
      </w:r>
      <w:r>
        <w:rPr>
          <w:noProof/>
        </w:rPr>
        <w:t>13</w:t>
      </w:r>
      <w:r>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is the input set of </w:t>
      </w:r>
      <w:proofErr w:type="gramStart"/>
      <w:r>
        <w:t>concept</w:t>
      </w:r>
      <w:proofErr w:type="gramEnd"/>
      <w:r>
        <w:t xml:space="preserve"> </w:t>
      </w:r>
      <m:oMath>
        <m:r>
          <w:rPr>
            <w:rFonts w:ascii="Cambria Math" w:hAnsi="Cambria Math"/>
          </w:rPr>
          <m:t>n</m:t>
        </m:r>
      </m:oMath>
      <w:r>
        <w:t xml:space="preserve"> at level </w:t>
      </w:r>
      <m:oMath>
        <m:r>
          <w:rPr>
            <w:rFonts w:ascii="Cambria Math" w:hAnsi="Cambria Math"/>
          </w:rPr>
          <m:t>l</m:t>
        </m:r>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is the operational priority </w:t>
      </w:r>
      <w:r w:rsidR="00AD14D1">
        <w:t>of</w:t>
      </w:r>
      <w:r>
        <w:t xml:space="preserve"> the coordinator. In (</w:t>
      </w:r>
      <w:r>
        <w:fldChar w:fldCharType="begin"/>
      </w:r>
      <w:r>
        <w:instrText xml:space="preserve"> REF _RefEqN_agg \h </w:instrText>
      </w:r>
      <w:r>
        <w:fldChar w:fldCharType="separate"/>
      </w:r>
      <w:r>
        <w:rPr>
          <w:noProof/>
        </w:rPr>
        <w:t>14</w:t>
      </w:r>
      <w:r>
        <w:fldChar w:fldCharType="end"/>
      </w:r>
      <w:r>
        <w:t xml:space="preserve">), </w:t>
      </w:r>
      <m:oMath>
        <m:r>
          <w:rPr>
            <w:rFonts w:ascii="Cambria Math" w:hAnsi="Cambria Math"/>
          </w:rPr>
          <m:t>a</m:t>
        </m:r>
      </m:oMath>
      <w:r>
        <w:t xml:space="preserve"> is an activation,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 term membership. In (</w:t>
      </w:r>
      <w:r>
        <w:fldChar w:fldCharType="begin"/>
      </w:r>
      <w:r>
        <w:instrText xml:space="preserve"> REF _RefEqN_gate \h </w:instrText>
      </w:r>
      <w:r>
        <w:fldChar w:fldCharType="separate"/>
      </w:r>
      <w:r>
        <w:rPr>
          <w:noProof/>
        </w:rPr>
        <w:t>15</w:t>
      </w:r>
      <w:r>
        <w:fldChar w:fldCharType="end"/>
      </w:r>
      <w:r>
        <w:t xml:space="preserve">),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is the observed activation,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the gated one that rules consume, and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persistence decay.</w:t>
      </w:r>
    </w:p>
    <w:p w14:paraId="222BE763" w14:textId="77777777" w:rsidR="00C63C9D" w:rsidRDefault="00A13A12">
      <w:pPr>
        <w:pStyle w:val="Heading2"/>
      </w:pPr>
      <w:bookmarkStart w:id="31" w:name="_RefSec_IV_C"/>
      <w:r>
        <w:lastRenderedPageBreak/>
        <w:t>C</w:t>
      </w:r>
      <w:bookmarkEnd w:id="31"/>
      <w:r>
        <w:t>. The Closed Decision Layer</w:t>
      </w:r>
    </w:p>
    <w:p w14:paraId="095892B7" w14:textId="490BD8B2" w:rsidR="00101890" w:rsidRDefault="00D31F60">
      <w:pPr>
        <w:pStyle w:val="Text"/>
      </w:pPr>
      <w:r>
        <w:t xml:space="preserve">Fig. </w:t>
      </w:r>
      <w:r>
        <w:fldChar w:fldCharType="begin"/>
      </w:r>
      <w:r>
        <w:instrText xml:space="preserve"> REF _RefFig3 \h </w:instrText>
      </w:r>
      <w:r>
        <w:fldChar w:fldCharType="separate"/>
      </w:r>
      <w:r>
        <w:rPr>
          <w:noProof/>
        </w:rPr>
        <w:t>3</w:t>
      </w:r>
      <w:r>
        <w:fldChar w:fldCharType="end"/>
      </w:r>
      <w:r>
        <w:t xml:space="preserve"> gives the closed layer. Each rule has the TS form (</w:t>
      </w:r>
      <w:r>
        <w:fldChar w:fldCharType="begin"/>
      </w:r>
      <w:r>
        <w:instrText xml:space="preserve"> REF _RefEqN_rule \h </w:instrText>
      </w:r>
      <w:r>
        <w:fldChar w:fldCharType="separate"/>
      </w:r>
      <w:r>
        <w:rPr>
          <w:noProof/>
        </w:rPr>
        <w:t>16</w:t>
      </w:r>
      <w:r>
        <w:fldChar w:fldCharType="end"/>
      </w:r>
      <w:r>
        <w:t xml:space="preserve">) over 5 decision concepts and a constant consequent over 6 intervention families </w:t>
      </w:r>
      <m:oMath>
        <m:r>
          <w:rPr>
            <w:rFonts w:ascii="Cambria Math" w:hAnsi="Cambria Math"/>
          </w:rPr>
          <m:t>M</m:t>
        </m:r>
      </m:oMath>
      <w:r>
        <w:t xml:space="preserve">, namely suppression effort, resource deployment, containment line, asset protection, evacuation, and public warning, with inaction as the zero point of each. A rule fires with its weakest clause. The candidate is the firing-weighted average of the consequents, with the sum of firing strengths floored at one in the denominator, so that weak support gives a weak order. Five seed rules start the base and must cover every reachable reading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10F253D3" w14:textId="77777777">
        <w:trPr>
          <w:cantSplit/>
          <w:jc w:val="center"/>
        </w:trPr>
        <w:tc>
          <w:tcPr>
            <w:tcW w:w="4500" w:type="pct"/>
            <w:vAlign w:val="center"/>
          </w:tcPr>
          <w:p w14:paraId="2601307A" w14:textId="77777777" w:rsidR="00D602B3" w:rsidRPr="00D602B3" w:rsidRDefault="00000000" w:rsidP="00B264AF">
            <w:pPr>
              <w:keepNext/>
              <w:spacing w:after="40"/>
              <w:jc w:val="center"/>
            </w:pPr>
            <m:oMathPara>
              <m:oMath>
                <m:sSub>
                  <m:sSubPr>
                    <m:ctrlPr>
                      <w:rPr>
                        <w:rFonts w:ascii="Cambria Math" w:hAnsi="Cambria Math"/>
                        <w:sz w:val="16"/>
                        <w:szCs w:val="16"/>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m:t>
                </m:r>
                <m:r>
                  <m:rPr>
                    <m:nor/>
                  </m:rPr>
                  <w:rPr>
                    <w:sz w:val="18"/>
                    <w:szCs w:val="18"/>
                  </w:rPr>
                  <m:t>IF</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1</m:t>
                    </m:r>
                  </m:sub>
                </m:sSub>
                <m:r>
                  <m:rPr>
                    <m:nor/>
                  </m:rPr>
                  <w:rPr>
                    <w:sz w:val="18"/>
                    <w:szCs w:val="18"/>
                  </w:rPr>
                  <m:t>AND</m:t>
                </m:r>
                <m:r>
                  <m:rPr>
                    <m:sty m:val="p"/>
                  </m:rPr>
                  <w:rPr>
                    <w:rFonts w:ascii="Cambria Math" w:hAnsi="Cambria Math"/>
                    <w:sz w:val="18"/>
                    <w:szCs w:val="18"/>
                  </w:rPr>
                  <m:t>⋯</m:t>
                </m:r>
                <m:r>
                  <m:rPr>
                    <m:nor/>
                  </m:rPr>
                  <w:rPr>
                    <w:sz w:val="18"/>
                    <w:szCs w:val="18"/>
                  </w:rPr>
                  <m:t>AND</m:t>
                </m:r>
                <m:r>
                  <m:rPr>
                    <m:nor/>
                  </m:rPr>
                  <w:rPr>
                    <w:rFonts w:ascii="Cambria Math"/>
                    <w:sz w:val="18"/>
                    <w:szCs w:val="18"/>
                  </w:rPr>
                  <m:t xml:space="preserve"> </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5</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 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5</m:t>
                    </m:r>
                  </m:sub>
                </m:sSub>
                <m:r>
                  <m:rPr>
                    <m:nor/>
                  </m:rPr>
                  <w:rPr>
                    <w:sz w:val="18"/>
                    <w:szCs w:val="18"/>
                  </w:rPr>
                  <m:t>THEN</m:t>
                </m:r>
                <m:sSub>
                  <m:sSubPr>
                    <m:ctrlPr>
                      <w:rPr>
                        <w:rFonts w:ascii="Cambria Math" w:hAnsi="Cambria Math"/>
                        <w:sz w:val="16"/>
                        <w:szCs w:val="16"/>
                      </w:rPr>
                    </m:ctrlPr>
                  </m:sSubPr>
                  <m:e>
                    <m:r>
                      <w:rPr>
                        <w:rFonts w:ascii="Cambria Math" w:hAnsi="Cambria Math"/>
                        <w:sz w:val="18"/>
                        <w:szCs w:val="18"/>
                      </w:rPr>
                      <m:t>u</m:t>
                    </m:r>
                  </m:e>
                  <m:sub>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sz w:val="16"/>
                        <w:szCs w:val="16"/>
                      </w:rPr>
                    </m:ctrlPr>
                  </m:sSubPr>
                  <m:e>
                    <m:r>
                      <w:rPr>
                        <w:rFonts w:ascii="Cambria Math" w:hAnsi="Cambria Math"/>
                        <w:sz w:val="18"/>
                        <w:szCs w:val="18"/>
                      </w:rPr>
                      <m:t>v</m:t>
                    </m:r>
                  </m:e>
                  <m:sub>
                    <m:r>
                      <w:rPr>
                        <w:rFonts w:ascii="Cambria Math" w:hAnsi="Cambria Math"/>
                        <w:sz w:val="18"/>
                        <w:szCs w:val="18"/>
                      </w:rPr>
                      <m:t>r</m:t>
                    </m:r>
                  </m:sub>
                </m:sSub>
                <m:r>
                  <w:rPr>
                    <w:rFonts w:ascii="Cambria Math" w:hAnsi="Cambria Math"/>
                    <w:sz w:val="18"/>
                    <w:szCs w:val="18"/>
                  </w:rPr>
                  <m:t xml:space="preserve"> </m:t>
                </m:r>
              </m:oMath>
            </m:oMathPara>
          </w:p>
          <w:p w14:paraId="16AD826D" w14:textId="77777777" w:rsidR="00D602B3" w:rsidRPr="00D602B3" w:rsidRDefault="00000000" w:rsidP="00B264AF">
            <w:pPr>
              <w:keepNext/>
              <w:spacing w:after="40"/>
              <w:jc w:val="center"/>
            </w:pPr>
            <m:oMathPara>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19715BBA" w14:textId="77777777" w:rsidR="00101890" w:rsidRDefault="00000000" w:rsidP="00B264AF">
            <w:pPr>
              <w:keepNext/>
              <w:spacing w:after="40"/>
              <w:jc w:val="center"/>
            </w:pPr>
            <m:oMathPara>
              <m:oMath>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a</m:t>
                        </m:r>
                      </m:e>
                      <m:sup>
                        <m:r>
                          <w:rPr>
                            <w:rFonts w:ascii="Cambria Math" w:hAnsi="Cambria Math"/>
                          </w:rPr>
                          <m:t>eff</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lim>
                </m:limLow>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500" w:type="pct"/>
            <w:noWrap/>
            <w:tcMar>
              <w:left w:w="0" w:type="dxa"/>
              <w:right w:w="0" w:type="dxa"/>
            </w:tcMar>
            <w:vAlign w:val="center"/>
          </w:tcPr>
          <w:p w14:paraId="2CD8B707" w14:textId="77777777" w:rsidR="00101890" w:rsidRDefault="00D31F60" w:rsidP="00B264AF">
            <w:pPr>
              <w:keepNext/>
              <w:spacing w:after="40"/>
              <w:jc w:val="right"/>
            </w:pPr>
            <w:r>
              <w:t>(</w:t>
            </w:r>
            <w:bookmarkStart w:id="32" w:name="_RefEqN_rule"/>
            <w:r>
              <w:fldChar w:fldCharType="begin"/>
            </w:r>
            <w:r>
              <w:instrText xml:space="preserve"> SEQ ( \* ARABIC </w:instrText>
            </w:r>
            <w:r>
              <w:fldChar w:fldCharType="separate"/>
            </w:r>
            <w:r>
              <w:rPr>
                <w:noProof/>
              </w:rPr>
              <w:t>16</w:t>
            </w:r>
            <w:r>
              <w:fldChar w:fldCharType="end"/>
            </w:r>
            <w:bookmarkEnd w:id="32"/>
            <w:r>
              <w:t>)</w:t>
            </w:r>
          </w:p>
        </w:tc>
      </w:tr>
    </w:tbl>
    <w:p w14:paraId="3B8675AF" w14:textId="77777777" w:rsidR="00101890" w:rsidRDefault="00101890">
      <w:pPr>
        <w:pStyle w:val="Text"/>
        <w:rPr>
          <w:sz w:val="12"/>
          <w:szCs w:val="12"/>
        </w:rPr>
      </w:pPr>
    </w:p>
    <w:p w14:paraId="305D7E9C" w14:textId="77777777" w:rsidR="00ED0FF9" w:rsidRDefault="00D31F60">
      <w:pPr>
        <w:pStyle w:val="Text"/>
      </w:pPr>
      <w:r>
        <w:t>In (</w:t>
      </w:r>
      <w:r>
        <w:fldChar w:fldCharType="begin"/>
      </w:r>
      <w:r>
        <w:instrText xml:space="preserve"> REF _RefEqN_rule \h </w:instrText>
      </w:r>
      <w:r>
        <w:fldChar w:fldCharType="separate"/>
      </w:r>
      <w:r>
        <w:rPr>
          <w:noProof/>
        </w:rPr>
        <w:t>16</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is rule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term for concept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and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the coverage floor.</w:t>
      </w:r>
    </w:p>
    <w:p w14:paraId="0DCEFDD1" w14:textId="77777777" w:rsidR="00101890" w:rsidRDefault="004F7DCA">
      <w:pPr>
        <w:pStyle w:val="Text"/>
      </w:pPr>
      <w:r>
        <w:rPr>
          <w:noProof/>
        </w:rPr>
        <mc:AlternateContent>
          <mc:Choice Requires="wpg">
            <w:drawing>
              <wp:anchor distT="0" distB="0" distL="114300" distR="114300" simplePos="0" relativeHeight="251652608" behindDoc="0" locked="0" layoutInCell="1" allowOverlap="1" wp14:anchorId="1070461E" wp14:editId="27AC0A58">
                <wp:simplePos x="0" y="0"/>
                <wp:positionH relativeFrom="margin">
                  <wp:posOffset>3400697</wp:posOffset>
                </wp:positionH>
                <wp:positionV relativeFrom="margin">
                  <wp:posOffset>544</wp:posOffset>
                </wp:positionV>
                <wp:extent cx="3179445" cy="2489200"/>
                <wp:effectExtent l="0" t="0" r="1905" b="6350"/>
                <wp:wrapSquare wrapText="bothSides"/>
                <wp:docPr id="547767082" name="Group 6"/>
                <wp:cNvGraphicFramePr/>
                <a:graphic xmlns:a="http://schemas.openxmlformats.org/drawingml/2006/main">
                  <a:graphicData uri="http://schemas.microsoft.com/office/word/2010/wordprocessingGroup">
                    <wpg:wgp>
                      <wpg:cNvGrpSpPr/>
                      <wpg:grpSpPr>
                        <a:xfrm>
                          <a:off x="0" y="0"/>
                          <a:ext cx="3179445" cy="2489200"/>
                          <a:chOff x="-480944" y="152400"/>
                          <a:chExt cx="3180743" cy="2494368"/>
                        </a:xfrm>
                      </wpg:grpSpPr>
                      <pic:pic xmlns:pic="http://schemas.openxmlformats.org/drawingml/2006/picture">
                        <pic:nvPicPr>
                          <pic:cNvPr id="1632599473"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t="6092" b="6"/>
                          <a:stretch>
                            <a:fillRect/>
                          </a:stretch>
                        </pic:blipFill>
                        <pic:spPr bwMode="auto">
                          <a:xfrm>
                            <a:off x="-260755" y="152400"/>
                            <a:ext cx="2700000" cy="2348922"/>
                          </a:xfrm>
                          <a:prstGeom prst="rect">
                            <a:avLst/>
                          </a:prstGeom>
                          <a:noFill/>
                        </pic:spPr>
                      </pic:pic>
                      <wps:wsp>
                        <wps:cNvPr id="285984097" name="Text Box Fig3"/>
                        <wps:cNvSpPr txBox="1"/>
                        <wps:spPr>
                          <a:xfrm>
                            <a:off x="-480944" y="2432182"/>
                            <a:ext cx="3180743" cy="214586"/>
                          </a:xfrm>
                          <a:prstGeom prst="rect">
                            <a:avLst/>
                          </a:prstGeom>
                          <a:solidFill>
                            <a:prstClr val="white"/>
                          </a:solidFill>
                          <a:ln>
                            <a:noFill/>
                          </a:ln>
                        </wps:spPr>
                        <wps:txbx>
                          <w:txbxContent>
                            <w:p w14:paraId="150AFA06" w14:textId="77777777" w:rsidR="00137C4F" w:rsidRPr="0030542E" w:rsidRDefault="00137C4F" w:rsidP="00B63DEC">
                              <w:pPr>
                                <w:pStyle w:val="Caption"/>
                                <w:spacing w:after="0"/>
                                <w:rPr>
                                  <w:noProof/>
                                </w:rPr>
                              </w:pPr>
                              <w:r>
                                <w:t xml:space="preserve">Fig. </w:t>
                              </w:r>
                              <w:bookmarkStart w:id="33" w:name="_RefFig3"/>
                              <w:r>
                                <w:fldChar w:fldCharType="begin"/>
                              </w:r>
                              <w:r>
                                <w:instrText xml:space="preserve"> SEQ Fig. \* ARABIC </w:instrText>
                              </w:r>
                              <w:r>
                                <w:fldChar w:fldCharType="separate"/>
                              </w:r>
                              <w:r w:rsidR="007A1391">
                                <w:rPr>
                                  <w:noProof/>
                                </w:rPr>
                                <w:t>3</w:t>
                              </w:r>
                              <w:r>
                                <w:fldChar w:fldCharType="end"/>
                              </w:r>
                              <w:bookmarkEnd w:id="33"/>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70461E" id="Group 6" o:spid="_x0000_s1032" style="position:absolute;left:0;text-align:left;margin-left:267.75pt;margin-top:.05pt;width:250.35pt;height:196pt;z-index:251652608;mso-position-horizontal-relative:margin;mso-position-vertical-relative:margin;mso-width-relative:margin;mso-height-relative:margin" coordorigin="-4809,1524" coordsize="31807,24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">
                <v:shape id="Picture 5" o:spid="_x0000_s1033" type="#_x0000_t75" style="position:absolute;left:-2607;top:1524;width:26999;height:23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">
                  <v:imagedata r:id="rId15" o:title="" croptop="3992f" cropbottom="4f"/>
                </v:shape>
                <v:shape id="Text Box Fig3" o:spid="_x0000_s1034" type="#_x0000_t202" style="position:absolute;left:-4809;top:24321;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" stroked="f">
                  <v:textbox inset="0,0,0,0">
                    <w:txbxContent>
                      <w:p w14:paraId="150AFA06" w14:textId="77777777" w:rsidR="00137C4F" w:rsidRPr="0030542E" w:rsidRDefault="00137C4F" w:rsidP="00B63DEC">
                        <w:pPr>
                          <w:pStyle w:val="Caption"/>
                          <w:spacing w:after="0"/>
                          <w:rPr>
                            <w:noProof/>
                          </w:rPr>
                        </w:pPr>
                        <w:r>
                          <w:t xml:space="preserve">Fig. </w:t>
                        </w:r>
                        <w:bookmarkStart w:id="34" w:name="_RefFig3"/>
                        <w:r>
                          <w:fldChar w:fldCharType="begin"/>
                        </w:r>
                        <w:r>
                          <w:instrText xml:space="preserve"> SEQ Fig. \* ARABIC </w:instrText>
                        </w:r>
                        <w:r>
                          <w:fldChar w:fldCharType="separate"/>
                        </w:r>
                        <w:r w:rsidR="007A1391">
                          <w:rPr>
                            <w:noProof/>
                          </w:rPr>
                          <w:t>3</w:t>
                        </w:r>
                        <w:r>
                          <w:fldChar w:fldCharType="end"/>
                        </w:r>
                        <w:bookmarkEnd w:id="34"/>
                        <w:r>
                          <w:t>. Decision layer 1, the closed decision space.</w:t>
                        </w:r>
                      </w:p>
                    </w:txbxContent>
                  </v:textbox>
                </v:shape>
                <w10:wrap type="square" anchorx="margin" anchory="margin"/>
              </v:group>
            </w:pict>
          </mc:Fallback>
        </mc:AlternateContent>
      </w:r>
      <w:r w:rsidR="00D31F60">
        <w:t xml:space="preserve">Every candidate is judged on a shadow copy of the simulation core over a horizon </w:t>
      </w:r>
      <m:oMath>
        <m:r>
          <w:rPr>
            <w:rFonts w:ascii="Cambria Math" w:hAnsi="Cambria Math"/>
          </w:rPr>
          <m:t>H</m:t>
        </m:r>
      </m:oMath>
      <w:r w:rsidR="0092569A">
        <w:t>. The decision cost (</w:t>
      </w:r>
      <w:r w:rsidR="0092569A">
        <w:fldChar w:fldCharType="begin"/>
      </w:r>
      <w:r w:rsidR="0092569A">
        <w:instrText xml:space="preserve"> REF _RefEqN_cost \h </w:instrText>
      </w:r>
      <w:r w:rsidR="0092569A">
        <w:fldChar w:fldCharType="separate"/>
      </w:r>
      <w:r w:rsidR="0092569A">
        <w:rPr>
          <w:noProof/>
        </w:rPr>
        <w:t>17</w:t>
      </w:r>
      <w:r w:rsidR="0092569A">
        <w:fldChar w:fldCharType="end"/>
      </w:r>
      <w:r w:rsidR="00D31F60">
        <w:t xml:space="preserve">) is a weighted sum of five bounded terms, namely burned area, lost asset value, population exposure, committed response, and dispatch delay. The first three form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rsidR="00D31F60">
        <w:t xml:space="preserve">, the measure read in every comparison across configurations, since a run without intervention carries no response cost.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5ACA255D" w14:textId="77777777">
        <w:trPr>
          <w:cantSplit/>
          <w:jc w:val="center"/>
        </w:trPr>
        <w:tc>
          <w:tcPr>
            <w:tcW w:w="4500" w:type="pct"/>
            <w:vAlign w:val="center"/>
          </w:tcPr>
          <w:p w14:paraId="58EBF7EB" w14:textId="77777777" w:rsidR="00C83219" w:rsidRPr="00C83219" w:rsidRDefault="00C83219" w:rsidP="004F7DCA">
            <w:pPr>
              <w:keepNext/>
              <w:jc w:val="center"/>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burn</m:t>
                    </m:r>
                    <m:r>
                      <m:rPr>
                        <m:sty m:val="p"/>
                      </m:rPr>
                      <w:rPr>
                        <w:rFonts w:ascii="Cambria Math" w:hAnsi="Cambria Math"/>
                      </w:rPr>
                      <m:t>,</m:t>
                    </m:r>
                    <m:r>
                      <w:rPr>
                        <w:rFonts w:ascii="Cambria Math" w:hAnsi="Cambria Math"/>
                      </w:rPr>
                      <m:t>asset</m:t>
                    </m:r>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resp</m:t>
                    </m:r>
                    <m:r>
                      <m:rPr>
                        <m:sty m:val="p"/>
                      </m:rPr>
                      <w:rPr>
                        <w:rFonts w:ascii="Cambria Math" w:hAnsi="Cambria Math"/>
                      </w:rPr>
                      <m:t>,</m:t>
                    </m:r>
                    <m:r>
                      <w:rPr>
                        <w:rFonts w:ascii="Cambria Math" w:hAnsi="Cambria Math"/>
                      </w:rPr>
                      <m:t>delay</m:t>
                    </m:r>
                  </m:e>
                </m:d>
              </m:oMath>
            </m:oMathPara>
          </w:p>
          <w:p w14:paraId="6F92C6AA" w14:textId="77777777" w:rsidR="00101890" w:rsidRDefault="00000000" w:rsidP="004F7DCA">
            <w:pPr>
              <w:keepNext/>
            </w:pPr>
            <m:oMathPara>
              <m:oMathParaPr>
                <m:jc m:val="left"/>
              </m:oMathParaPr>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6CDC4EDB" w14:textId="77777777" w:rsidR="00101890" w:rsidRDefault="00D31F60" w:rsidP="004F7DCA">
            <w:pPr>
              <w:keepNext/>
              <w:jc w:val="right"/>
            </w:pPr>
            <w:r>
              <w:t>(</w:t>
            </w:r>
            <w:bookmarkStart w:id="35" w:name="_RefEqN_cost"/>
            <w:r>
              <w:fldChar w:fldCharType="begin"/>
            </w:r>
            <w:r>
              <w:instrText xml:space="preserve"> SEQ ( \* ARABIC </w:instrText>
            </w:r>
            <w:r>
              <w:fldChar w:fldCharType="separate"/>
            </w:r>
            <w:r>
              <w:rPr>
                <w:noProof/>
              </w:rPr>
              <w:t>17</w:t>
            </w:r>
            <w:r>
              <w:fldChar w:fldCharType="end"/>
            </w:r>
            <w:bookmarkEnd w:id="35"/>
            <w:r>
              <w:t>)</w:t>
            </w:r>
          </w:p>
        </w:tc>
      </w:tr>
    </w:tbl>
    <w:p w14:paraId="180839BA" w14:textId="77777777" w:rsidR="00101890" w:rsidRDefault="004F7DCA">
      <w:pPr>
        <w:pStyle w:val="Text"/>
        <w:rPr>
          <w:sz w:val="10"/>
          <w:szCs w:val="10"/>
        </w:rPr>
      </w:pPr>
      <w:r>
        <w:t>Acceptance follows the satisficing rule of (</w:t>
      </w:r>
      <w:r>
        <w:fldChar w:fldCharType="begin"/>
      </w:r>
      <w:r>
        <w:instrText xml:space="preserve"> REF _RefEqN_sat \h </w:instrText>
      </w:r>
      <w:r>
        <w:fldChar w:fldCharType="separate"/>
      </w:r>
      <w:r>
        <w:rPr>
          <w:noProof/>
        </w:rPr>
        <w:t>18</w:t>
      </w:r>
      <w:r>
        <w:fldChar w:fldCharType="end"/>
      </w:r>
      <w:r>
        <w:t>). The forecast cost must stay under a ceiling and improve on inaction by a margin. The quality test in (</w:t>
      </w:r>
      <w:r>
        <w:fldChar w:fldCharType="begin"/>
      </w:r>
      <w:r>
        <w:instrText xml:space="preserve"> REF _RefEqN_sat \h </w:instrText>
      </w:r>
      <w:r>
        <w:fldChar w:fldCharType="separate"/>
      </w:r>
      <w:r>
        <w:rPr>
          <w:noProof/>
        </w:rPr>
        <w:t>18</w:t>
      </w:r>
      <w:r>
        <w:fldChar w:fldCharType="end"/>
      </w:r>
      <w:r>
        <w:t xml:space="preserve">) compares each scored concept with the strongest intensity ordered for its answering family.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and leaves the two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untouched,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F7DCA" w14:paraId="3BFC9841" w14:textId="77777777" w:rsidTr="002B2CE5">
        <w:trPr>
          <w:cantSplit/>
          <w:jc w:val="center"/>
        </w:trPr>
        <w:tc>
          <w:tcPr>
            <w:tcW w:w="4500" w:type="pct"/>
            <w:vAlign w:val="center"/>
          </w:tcPr>
          <w:p w14:paraId="0E9B5F5A"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oMath>
            </m:oMathPara>
          </w:p>
          <w:p w14:paraId="79A5BDCF"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oMath>
            </m:oMathPara>
          </w:p>
          <w:p w14:paraId="666F9E4A" w14:textId="77777777" w:rsidR="004F7DCA" w:rsidRPr="0021084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631872E5" w14:textId="77777777" w:rsidR="004F7DCA" w:rsidRDefault="004F7DCA" w:rsidP="002B2CE5">
            <w:pPr>
              <w:keepNext/>
              <w:jc w:val="right"/>
            </w:pPr>
            <w:r>
              <w:t>(</w:t>
            </w:r>
            <w:bookmarkStart w:id="36" w:name="_RefEqN_sat"/>
            <w:r>
              <w:fldChar w:fldCharType="begin"/>
            </w:r>
            <w:r>
              <w:instrText xml:space="preserve"> SEQ ( \* ARABIC </w:instrText>
            </w:r>
            <w:r>
              <w:fldChar w:fldCharType="separate"/>
            </w:r>
            <w:r>
              <w:rPr>
                <w:noProof/>
              </w:rPr>
              <w:t>18</w:t>
            </w:r>
            <w:r>
              <w:fldChar w:fldCharType="end"/>
            </w:r>
            <w:bookmarkEnd w:id="36"/>
            <w:r>
              <w:t>)</w:t>
            </w:r>
          </w:p>
        </w:tc>
      </w:tr>
    </w:tbl>
    <w:p w14:paraId="6469C004" w14:textId="7DF12C90" w:rsidR="002D62AF" w:rsidRDefault="00D31F60" w:rsidP="002D62AF">
      <w:pPr>
        <w:pStyle w:val="Text"/>
      </w:pPr>
      <w:r>
        <w:t>In (</w:t>
      </w:r>
      <w:r>
        <w:fldChar w:fldCharType="begin"/>
      </w:r>
      <w:r>
        <w:instrText xml:space="preserve"> REF _RefEqN_cost \h </w:instrText>
      </w:r>
      <w:r>
        <w:fldChar w:fldCharType="separate"/>
      </w:r>
      <w:r>
        <w:rPr>
          <w:noProof/>
        </w:rPr>
        <w:t>17</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the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the person-steps in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the population at risk,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the decision steps of the horizon,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the fielded capacity summed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the reference capacity,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the capacity-weighted dispatch time,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the reference dispatch time. The physical cost is the mean of its three terms, whereas the total cost is divided by the sum of the weights, 3.4, so the physical cost can exceed the total cost when the response terms are small. In (</w:t>
      </w:r>
      <w:r>
        <w:fldChar w:fldCharType="begin"/>
      </w:r>
      <w:r>
        <w:instrText xml:space="preserve"> REF _RefEqN_sat \h </w:instrText>
      </w:r>
      <w:r>
        <w:fldChar w:fldCharType="separate"/>
      </w:r>
      <w:r>
        <w:rPr>
          <w:noProof/>
        </w:rPr>
        <w:t>18</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the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the no-action forecast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the four scored concepts, all but suppression feasibility, which gates the others, and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the families that answer concept </w:t>
      </w:r>
      <m:oMath>
        <m:r>
          <w:rPr>
            <w:rFonts w:ascii="Cambria Math" w:hAnsi="Cambria Math"/>
          </w:rPr>
          <m:t>n</m:t>
        </m:r>
      </m:oMath>
      <w:r>
        <w:t>.</w:t>
      </w:r>
    </w:p>
    <w:p w14:paraId="47F84174" w14:textId="77777777" w:rsidR="00101890" w:rsidRDefault="00D31F60">
      <w:pPr>
        <w:pStyle w:val="Text"/>
      </w:pPr>
      <w:r>
        <w:t xml:space="preserve">When the standing decision falls short, the layer adapts within its vocabulary, in the evolving fuzzy tradition </w:t>
      </w:r>
      <w:sdt>
        <w:sdtPr>
          <w:id w:val="-1979969946"/>
          <w:citation/>
        </w:sdtPr>
        <w:sdtContent>
          <w:r>
            <w:fldChar w:fldCharType="begin" w:fldLock="1"/>
          </w:r>
          <w:r>
            <w:instrText xml:space="preserve"> CITATION Angelov04 \l 1033 </w:instrText>
          </w:r>
          <w:r>
            <w:fldChar w:fldCharType="separate"/>
          </w:r>
          <w:r>
            <w:rPr>
              <w:noProof/>
            </w:rPr>
            <w:t>[26]</w:t>
          </w:r>
          <w:r>
            <w:fldChar w:fldCharType="end"/>
          </w:r>
        </w:sdtContent>
      </w:sdt>
      <w:r>
        <w:t>, by the four moves of (</w:t>
      </w:r>
      <w:r>
        <w:fldChar w:fldCharType="begin"/>
      </w:r>
      <w:r>
        <w:instrText xml:space="preserve"> REF _RefEqN_adapt \h </w:instrText>
      </w:r>
      <w:r>
        <w:fldChar w:fldCharType="separate"/>
      </w:r>
      <w:r>
        <w:rPr>
          <w:noProof/>
        </w:rPr>
        <w:t>19</w:t>
      </w:r>
      <w:r>
        <w:fldChar w:fldCharType="end"/>
      </w:r>
      <w:r>
        <w:t xml:space="preserve">). A step changes one consequent. A shift moves a term edge with the facing edge of its left neighbor, so the partition of unity is preserved. A new rule is written on the uncovered combination of the two most active concepts. A new term is inserted where no term reads the current value clearly. Every move is tried on a working copy and kept only when the forecast physical cost falls. After the last trial, the no-harm guard restricts the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when it forecasts a higher physical cost than inaction. The result is the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of region </w:t>
      </w:r>
      <m:oMath>
        <m:r>
          <w:rPr>
            <w:rFonts w:ascii="Cambria Math" w:hAnsi="Cambria Math"/>
          </w:rPr>
          <m:t>i</m:t>
        </m:r>
      </m:oMath>
      <w:r>
        <w:t>, merged by the coordinator.</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0982DE27" w14:textId="77777777">
        <w:trPr>
          <w:cantSplit/>
          <w:jc w:val="center"/>
        </w:trPr>
        <w:tc>
          <w:tcPr>
            <w:tcW w:w="4500" w:type="pct"/>
            <w:vAlign w:val="center"/>
          </w:tcPr>
          <w:p w14:paraId="19F3DD7A" w14:textId="77777777" w:rsidR="00535D85" w:rsidRPr="005B300A" w:rsidRDefault="00D31F60" w:rsidP="00D059CA">
            <w:pPr>
              <w:keepNext/>
              <w:jc w:val="center"/>
            </w:pPr>
            <m:oMathPara>
              <m:oMathParaPr>
                <m:jc m:val="left"/>
              </m:oMathParaPr>
              <m:oMath>
                <m:r>
                  <m:rPr>
                    <m:nor/>
                  </m:rPr>
                  <w:rPr>
                    <w:rFonts w:ascii="Cambria Math" w:hAnsi="Cambria Math"/>
                    <w:b/>
                    <w:bCs/>
                  </w:rPr>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3B845F19" w14:textId="77777777" w:rsidR="00535D85" w:rsidRPr="005B300A" w:rsidRDefault="00D31F60" w:rsidP="00D059CA">
            <w:pPr>
              <w:keepNext/>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60410A63" w14:textId="77777777" w:rsidR="00535D85" w:rsidRPr="005B300A" w:rsidRDefault="00D31F60" w:rsidP="00D059CA">
            <w:pPr>
              <w:keepNext/>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oMath>
            </m:oMathPara>
          </w:p>
          <w:p w14:paraId="3A385CAB" w14:textId="77777777" w:rsidR="00535D85" w:rsidRPr="005B300A" w:rsidRDefault="00000000" w:rsidP="00D059CA">
            <w:pPr>
              <w:keepNext/>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1F47EAC2" w14:textId="77777777" w:rsidR="00C83219" w:rsidRPr="005B300A" w:rsidRDefault="00D31F60" w:rsidP="00D059CA">
            <w:pPr>
              <w:keepNext/>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oMath>
            </m:oMathPara>
          </w:p>
          <w:p w14:paraId="2505D7C4" w14:textId="77777777" w:rsidR="00C83219" w:rsidRPr="005B300A" w:rsidRDefault="00000000" w:rsidP="00D059CA">
            <w:pPr>
              <w:keepNext/>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e>
                </m:d>
                <m:r>
                  <w:rPr>
                    <w:rFonts w:ascii="Cambria Math" w:hAnsi="Cambria Math"/>
                  </w:rPr>
                  <m:t xml:space="preserve"> </m:t>
                </m:r>
              </m:oMath>
            </m:oMathPara>
          </w:p>
          <w:p w14:paraId="6C333206" w14:textId="77777777" w:rsidR="00101890" w:rsidRPr="00D12190" w:rsidRDefault="00D31F60" w:rsidP="00D059CA">
            <w:pPr>
              <w:keepNext/>
              <w:jc w:val="center"/>
            </w:pPr>
            <m:oMathPara>
              <m:oMath>
                <m:r>
                  <m:rPr>
                    <m:nor/>
                  </m:rPr>
                  <w:rPr>
                    <w:rFonts w:ascii="Cambria Math" w:hAnsi="Cambria Math"/>
                  </w:rPr>
                  <m:t xml:space="preserve">keep: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m:t>
                </m:r>
                <m:r>
                  <w:rPr>
                    <w:rFonts w:ascii="Cambria Math" w:hAnsi="Cambria Math"/>
                  </w:rPr>
                  <m:t>0</m:t>
                </m:r>
              </m:oMath>
            </m:oMathPara>
          </w:p>
        </w:tc>
        <w:tc>
          <w:tcPr>
            <w:tcW w:w="500" w:type="pct"/>
            <w:noWrap/>
            <w:tcMar>
              <w:left w:w="0" w:type="dxa"/>
              <w:right w:w="0" w:type="dxa"/>
            </w:tcMar>
            <w:vAlign w:val="center"/>
          </w:tcPr>
          <w:p w14:paraId="0312F663" w14:textId="77777777" w:rsidR="00101890" w:rsidRDefault="00D31F60" w:rsidP="00D059CA">
            <w:pPr>
              <w:keepNext/>
              <w:jc w:val="right"/>
            </w:pPr>
            <w:r>
              <w:t>(</w:t>
            </w:r>
            <w:bookmarkStart w:id="37" w:name="_RefEqN_adapt"/>
            <w:r>
              <w:fldChar w:fldCharType="begin"/>
            </w:r>
            <w:r>
              <w:instrText xml:space="preserve"> SEQ ( \* ARABIC </w:instrText>
            </w:r>
            <w:r>
              <w:fldChar w:fldCharType="separate"/>
            </w:r>
            <w:r>
              <w:rPr>
                <w:noProof/>
              </w:rPr>
              <w:t>19</w:t>
            </w:r>
            <w:r>
              <w:fldChar w:fldCharType="end"/>
            </w:r>
            <w:bookmarkEnd w:id="37"/>
            <w:r>
              <w:t>)</w:t>
            </w:r>
          </w:p>
        </w:tc>
      </w:tr>
    </w:tbl>
    <w:p w14:paraId="7C913BC2" w14:textId="77777777" w:rsidR="00101890" w:rsidRPr="00A13A12" w:rsidRDefault="00101890">
      <w:pPr>
        <w:pStyle w:val="Text"/>
        <w:rPr>
          <w:sz w:val="8"/>
          <w:szCs w:val="8"/>
        </w:rPr>
      </w:pPr>
    </w:p>
    <w:p w14:paraId="6AAE7E25" w14:textId="77777777" w:rsidR="00101890" w:rsidRDefault="00D31F60">
      <w:pPr>
        <w:pStyle w:val="Text"/>
      </w:pPr>
      <w:r>
        <w:t>In (</w:t>
      </w:r>
      <w:r>
        <w:fldChar w:fldCharType="begin"/>
      </w:r>
      <w:r>
        <w:instrText xml:space="preserve"> REF _RefEqN_adapt \h </w:instrText>
      </w:r>
      <w:r>
        <w:fldChar w:fldCharType="separate"/>
      </w:r>
      <w:r>
        <w:rPr>
          <w:noProof/>
        </w:rPr>
        <w:t>19</w:t>
      </w:r>
      <w:r>
        <w:fldChar w:fldCharType="end"/>
      </w:r>
      <w:r>
        <w:t xml:space="preserve">), </w:t>
      </w:r>
      <m:oMath>
        <m:r>
          <w:rPr>
            <w:rFonts w:ascii="Cambria Math" w:hAnsi="Cambria Math"/>
          </w:rPr>
          <m:t>δ</m:t>
        </m:r>
      </m:oMath>
      <w:r>
        <w:t xml:space="preserve"> is the step,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the left corners of term </w:t>
      </w:r>
      <m:oMath>
        <m:r>
          <w:rPr>
            <w:rFonts w:ascii="Cambria Math" w:hAnsi="Cambria Math"/>
          </w:rPr>
          <m:t>A</m:t>
        </m:r>
      </m:oMath>
      <w:r>
        <w:t xml:space="preserve">,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the two most active concepts,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term set of concept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dominant term,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threshold, and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a trapezoid of half-width </w:t>
      </w:r>
      <m:oMath>
        <m:r>
          <m:rPr>
            <m:scr m:val="script"/>
            <m:sty m:val="p"/>
          </m:rPr>
          <w:rPr>
            <w:rFonts w:ascii="Cambria Math" w:hAnsi="Cambria Math"/>
          </w:rPr>
          <m:t>l</m:t>
        </m:r>
      </m:oMath>
      <w:r>
        <w:t xml:space="preserve"> centered on the crisp reading </w:t>
      </w:r>
      <m:oMath>
        <m:r>
          <w:rPr>
            <w:rFonts w:ascii="Cambria Math" w:hAnsi="Cambria Math"/>
          </w:rPr>
          <m:t>x</m:t>
        </m:r>
      </m:oMath>
      <w:r>
        <w:t>.</w:t>
      </w:r>
    </w:p>
    <w:p w14:paraId="432A4C19" w14:textId="77777777" w:rsidR="00C63C9D" w:rsidRDefault="00D31F60">
      <w:pPr>
        <w:pStyle w:val="Heading2"/>
      </w:pPr>
      <w:bookmarkStart w:id="38" w:name="_RefSec_IV_D"/>
      <w:r>
        <w:t>D</w:t>
      </w:r>
      <w:bookmarkEnd w:id="38"/>
      <w:r>
        <w:t>. The Open Decision Layer</w:t>
      </w:r>
    </w:p>
    <w:p w14:paraId="48B6422F" w14:textId="4B3EC2D4" w:rsidR="00DF7EE8" w:rsidRDefault="00D31F60">
      <w:pPr>
        <w:pStyle w:val="Text"/>
      </w:pPr>
      <w:r>
        <w:t xml:space="preserve">Fig. </w:t>
      </w:r>
      <w:r>
        <w:fldChar w:fldCharType="begin"/>
      </w:r>
      <w:r>
        <w:instrText xml:space="preserve"> REF _RefFig4 \h </w:instrText>
      </w:r>
      <w:r>
        <w:fldChar w:fldCharType="separate"/>
      </w:r>
      <w:r>
        <w:rPr>
          <w:noProof/>
        </w:rPr>
        <w:t>4</w:t>
      </w:r>
      <w:r>
        <w:fldChar w:fldCharType="end"/>
      </w:r>
      <w:r>
        <w:t xml:space="preserve"> gives the open layer. It is entered when adaptation leaves a deficit, when a coverage gap opens while the fire is alive, or when spread renews under applied orders. </w:t>
      </w:r>
      <w:del w:id="190003" w:author="Claude" w:date="2026-10-18T21:38:49Z">
        <w:r>
          <w:delText xml:space="preserve">At entry a contextual bandit </w:delText>
        </w:r>
      </w:del>
      <w:ins w:id="190004" w:author="Claude" w:date="2026-10-18T21:38:49Z">
        <w:r>
          <w:t xml:space="preserve">At entry a stage selector, in form a contextual bandit </w:t>
        </w:r>
      </w:ins>
      <w:sdt>
        <w:sdtPr>
          <w:id w:val="-1979969998"/>
          <w:citation/>
        </w:sdtPr>
        <w:sdtContent>
          <w:r>
            <w:fldChar w:fldCharType="begin" w:fldLock="1"/>
          </w:r>
          <w:r>
            <w:instrText xml:space="preserve"> CITATION Sutton18 \l 1033 </w:instrText>
          </w:r>
          <w:r>
            <w:fldChar w:fldCharType="separate"/>
          </w:r>
          <w:r>
            <w:rPr>
              <w:noProof/>
            </w:rPr>
            <w:t>[32]</w:t>
          </w:r>
          <w:r>
            <w:fldChar w:fldCharType="end"/>
          </w:r>
        </w:sdtContent>
      </w:sdt>
      <w:del w:id="190005" w:author="Claude" w:date="2026-10-18T21:38:49Z">
        <w:r>
          <w:delText xml:space="preserve"> chooses between another closed trial and a proposal (</w:delText>
        </w:r>
      </w:del>
      <w:ins w:id="190006" w:author="Claude" w:date="2026-10-18T21:38:49Z">
        <w:r>
          <w:t xml:space="preserve">, chooses between another closed trial, a tuning or a new rule, and a proposal (</w:t>
        </w:r>
      </w:ins>
      <w:r>
        <w:fldChar w:fldCharType="begin"/>
      </w:r>
      <w:r>
        <w:instrText xml:space="preserve"> REF _RefEqN_bandit \h </w:instrText>
      </w:r>
      <w:r>
        <w:fldChar w:fldCharType="separate"/>
      </w:r>
      <w:r>
        <w:rPr>
          <w:noProof/>
        </w:rPr>
        <w:t>20</w:t>
      </w:r>
      <w:r>
        <w:fldChar w:fldCharType="end"/>
      </w:r>
      <w:r>
        <w:t xml:space="preserve">). The context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is the deficit band and the coverage flag, the options </w:t>
      </w:r>
      <m:oMath>
        <m:r>
          <w:rPr>
            <w:rFonts w:ascii="Cambria Math" w:hAnsi="Cambria Math"/>
          </w:rPr>
          <m:t>q</m:t>
        </m:r>
      </m:oMath>
      <w:r>
        <w:t xml:space="preserve"> are the two choices, and the reward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is the forecast cost reduction of the cycle. The value table </w:t>
      </w:r>
      <m:oMath>
        <m:r>
          <m:rPr>
            <m:scr m:val="script"/>
            <m:sty m:val="p"/>
          </m:rPr>
          <w:rPr>
            <w:rFonts w:ascii="Cambria Math" w:hAnsi="Cambria Math"/>
          </w:rPr>
          <m:t>V</m:t>
        </m:r>
      </m:oMath>
      <w:r>
        <w:t xml:space="preserve"> is updated with the step </w:t>
      </w:r>
      <m:oMath>
        <m:sSub>
          <m:sSubPr>
            <m:ctrlPr>
              <w:rPr>
                <w:rFonts w:ascii="Cambria Math" w:hAnsi="Cambria Math"/>
              </w:rPr>
            </m:ctrlPr>
          </m:sSubPr>
          <m:e>
            <m:r>
              <w:rPr>
                <w:rFonts w:ascii="Cambria Math" w:hAnsi="Cambria Math"/>
              </w:rPr>
              <m:t>α</m:t>
            </m:r>
          </m:e>
          <m:sub>
            <m:r>
              <w:rPr>
                <w:rFonts w:ascii="Cambria Math" w:hAnsi="Cambria Math"/>
              </w:rPr>
              <m:t>b</m:t>
            </m:r>
          </m:sub>
        </m:sSub>
      </m:oMath>
      <w:r>
        <w:t xml:space="preserve">, and a random option is tried with the exploration rate </w:t>
      </w:r>
      <m:oMath>
        <m:sSub>
          <m:sSubPr>
            <m:ctrlPr>
              <w:rPr>
                <w:rFonts w:ascii="Cambria Math" w:hAnsi="Cambria Math"/>
              </w:rPr>
            </m:ctrlPr>
          </m:sSubPr>
          <m:e>
            <m:r>
              <w:rPr>
                <w:rFonts w:ascii="Cambria Math" w:hAnsi="Cambria Math"/>
              </w:rPr>
              <m:t>ϵ</m:t>
            </m:r>
          </m:e>
          <m:sub>
            <m:r>
              <w:rPr>
                <w:rFonts w:ascii="Cambria Math" w:hAnsi="Cambria Math"/>
              </w:rPr>
              <m:t>b</m:t>
            </m:r>
          </m:sub>
        </m:sSub>
      </m:oMath>
      <w:r>
        <w:t xml:space="preserve">. The table is reset at the start of each incident, </w:t>
      </w:r>
      <w:del w:id="190007" w:author="Claude" w:date="2026-10-18T21:38:49Z">
        <w:r>
          <w:delText xml:space="preserve">so the bandit learns within one incident only.</w:delText>
        </w:r>
      </w:del>
      <w:ins w:id="190008" w:author="Claude" w:date="2026-10-18T21:38:49Z">
        <w:r>
          <w:t xml:space="preserve">so the selector learns within one incident only, from a few dozen decisions. Whether it improves on a fixed order of trial is tested in the experiments.</w:t>
        </w:r>
      </w:ins>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115C181A" w14:textId="77777777">
        <w:trPr>
          <w:cantSplit/>
          <w:jc w:val="center"/>
        </w:trPr>
        <w:tc>
          <w:tcPr>
            <w:tcW w:w="4500" w:type="pct"/>
            <w:vAlign w:val="center"/>
          </w:tcPr>
          <w:p w14:paraId="1315DC85" w14:textId="77777777" w:rsidR="00F30F81" w:rsidRDefault="00000000" w:rsidP="00D059CA">
            <w:pPr>
              <w:keepNext/>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q</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q</m:t>
                    </m:r>
                  </m:e>
                </m:d>
                <m:r>
                  <w:rPr>
                    <w:rFonts w:ascii="Cambria Math" w:hAnsi="Cambria Math"/>
                  </w:rPr>
                  <m:t> </m:t>
                </m:r>
                <m:r>
                  <m:rPr>
                    <m:nor/>
                  </m:rPr>
                  <m:t xml:space="preserve"> with probability </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b</m:t>
                    </m:r>
                  </m:sub>
                </m:sSub>
                <m:r>
                  <w:rPr>
                    <w:rFonts w:ascii="Cambria Math" w:hAnsi="Cambria Math"/>
                  </w:rPr>
                  <m:t xml:space="preserve"> </m:t>
                </m:r>
                <m:r>
                  <m:rPr>
                    <m:scr m:val="script"/>
                    <m:sty m:val="p"/>
                  </m:rPr>
                  <w:rPr>
                    <w:rFonts w:ascii="Cambria Math" w:hAnsi="Cambria Math"/>
                  </w:rPr>
                  <w:br/>
                </m:r>
              </m:oMath>
              <m:oMath>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e>
                </m:d>
              </m:oMath>
            </m:oMathPara>
          </w:p>
        </w:tc>
        <w:tc>
          <w:tcPr>
            <w:tcW w:w="500" w:type="pct"/>
            <w:noWrap/>
            <w:tcMar>
              <w:left w:w="0" w:type="dxa"/>
              <w:right w:w="0" w:type="dxa"/>
            </w:tcMar>
            <w:vAlign w:val="center"/>
          </w:tcPr>
          <w:p w14:paraId="48B98CD1" w14:textId="77777777" w:rsidR="00F30F81" w:rsidRDefault="00D31F60" w:rsidP="00D059CA">
            <w:pPr>
              <w:keepNext/>
              <w:jc w:val="right"/>
            </w:pPr>
            <w:r>
              <w:t>(</w:t>
            </w:r>
            <w:bookmarkStart w:id="39" w:name="_RefEqN_bandit"/>
            <w:r>
              <w:fldChar w:fldCharType="begin"/>
            </w:r>
            <w:r>
              <w:instrText xml:space="preserve"> SEQ ( \* ARABIC </w:instrText>
            </w:r>
            <w:r>
              <w:fldChar w:fldCharType="separate"/>
            </w:r>
            <w:r>
              <w:rPr>
                <w:noProof/>
              </w:rPr>
              <w:t>20</w:t>
            </w:r>
            <w:r>
              <w:fldChar w:fldCharType="end"/>
            </w:r>
            <w:bookmarkEnd w:id="39"/>
            <w:r>
              <w:t>)</w:t>
            </w:r>
          </w:p>
        </w:tc>
      </w:tr>
    </w:tbl>
    <w:p w14:paraId="15155FAF" w14:textId="77777777" w:rsidR="00F30F81" w:rsidRDefault="00F30F81">
      <w:pPr>
        <w:pStyle w:val="Text"/>
        <w:rPr>
          <w:sz w:val="12"/>
          <w:szCs w:val="12"/>
        </w:rPr>
      </w:pPr>
    </w:p>
    <w:p w14:paraId="700485ED" w14:textId="536F2740" w:rsidR="00DF7EE8" w:rsidRDefault="001426E9">
      <w:pPr>
        <w:pStyle w:val="Text"/>
      </w:pPr>
      <w:del w:id="190001" w:author="Claude" w:date="2026-10-18T21:38:49Z">
        <w:r>
          <w:delText xml:space="preserve">The proposer is a pretrained LLM, command-line interface with default sampling settings</w:delText>
        </w:r>
      </w:del>
      <w:ins w:id="190002" w:author="Claude" w:date="2026-10-18T21:38:49Z">
        <w:r>
          <w:t xml:space="preserve">The proposer is a pretrained LLM, Claude Sonnet 5, called through its command-line interface with default sampling settings</w:t>
        </w:r>
      </w:ins>
      <w:r>
        <w:t xml:space="preserve">, one call per proposal, and a 180 s timeout. It is used in context only and is not fine-tuned. It receives the gated activations, the firing rules, the deficit, the resource state, and the vocabulary of effects, sectors, and bands, and returns one object of (</w:t>
      </w:r>
      <w:r>
        <w:fldChar w:fldCharType="begin"/>
      </w:r>
      <w:r>
        <w:instrText xml:space="preserve"> REF _RefEqN_object \h </w:instrText>
      </w:r>
      <w:r>
        <w:fldChar w:fldCharType="separate"/>
      </w:r>
      <w:r>
        <w:rPr>
          <w:noProof/>
        </w:rPr>
        <w:t>21</w:t>
      </w:r>
      <w:r>
        <w:fldChar w:fldCharType="end"/>
      </w:r>
      <w:r>
        <w:t>). The object is a rule in the form of (</w:t>
      </w:r>
      <w:r>
        <w:fldChar w:fldCharType="begin"/>
      </w:r>
      <w:r>
        <w:instrText xml:space="preserve"> REF _RefEqN_rule \h </w:instrText>
      </w:r>
      <w:r>
        <w:fldChar w:fldCharType="separate"/>
      </w:r>
      <w:r>
        <w:rPr>
          <w:noProof/>
        </w:rPr>
        <w:t>16</w:t>
      </w:r>
      <w:r>
        <w:fldChar w:fldCharType="end"/>
      </w:r>
      <w:r>
        <w:t xml:space="preserve">), a macro </w:t>
      </w:r>
      <m:oMath>
        <m:r>
          <m:rPr>
            <m:scr m:val="script"/>
            <m:sty m:val="p"/>
          </m:rPr>
          <w:rPr>
            <w:rFonts w:ascii="Cambria Math" w:hAnsi="Cambria Math"/>
          </w:rPr>
          <m:t>B</m:t>
        </m:r>
      </m:oMath>
      <w:r>
        <w:t xml:space="preserve"> that blends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or a composed intervention </w:t>
      </w:r>
      <m:oMath>
        <m:r>
          <w:rPr>
            <w:rFonts w:ascii="Cambria Math" w:hAnsi="Cambria Math"/>
          </w:rPr>
          <m:t>A</m:t>
        </m:r>
      </m:oMath>
      <w:r>
        <w:t xml:space="preserve"> of up to three clauses. A clause names an effect </w:t>
      </w:r>
      <m:oMath>
        <m:r>
          <w:rPr>
            <w:rFonts w:ascii="Cambria Math" w:hAnsi="Cambria Math"/>
          </w:rPr>
          <m:t>e</m:t>
        </m:r>
      </m:oMath>
      <w:r>
        <w:t xml:space="preserve"> from seven verified effects, a sector </w:t>
      </w:r>
      <m:oMath>
        <m:r>
          <w:rPr>
            <w:rFonts w:ascii="Cambria Math" w:hAnsi="Cambria Math"/>
          </w:rPr>
          <m:t>s</m:t>
        </m:r>
      </m:oMath>
      <w:r>
        <w:t xml:space="preserve"> from seven sectors,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t xml:space="preserve"> in cells, and an amount </w:t>
      </w:r>
      <m:oMath>
        <m:r>
          <w:rPr>
            <w:rFonts w:ascii="Cambria Math" w:hAnsi="Cambria Math"/>
          </w:rPr>
          <m:t>α</m:t>
        </m:r>
      </m:oMath>
      <w:r>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3795CEE1" w14:textId="77777777" w:rsidTr="0083545B">
        <w:trPr>
          <w:cantSplit/>
          <w:jc w:val="center"/>
        </w:trPr>
        <w:tc>
          <w:tcPr>
            <w:tcW w:w="4529" w:type="pct"/>
            <w:vAlign w:val="center"/>
          </w:tcPr>
          <w:p w14:paraId="7892CEA1" w14:textId="77777777" w:rsidR="00F30F81" w:rsidRDefault="00D31F60" w:rsidP="00D059CA">
            <w:pPr>
              <w:keepNext/>
              <w:jc w:val="center"/>
            </w:pPr>
            <m:oMathPara>
              <m:oMath>
                <m:r>
                  <m:rPr>
                    <m:scr m:val="script"/>
                    <m:sty m:val="p"/>
                  </m:rP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m:t>
                </m:r>
                <m:d>
                  <m:dPr>
                    <m:ctrlPr>
                      <w:rPr>
                        <w:rFonts w:ascii="Cambria Math" w:hAnsi="Cambria Math"/>
                      </w:rPr>
                    </m:ctrlPr>
                  </m:dPr>
                  <m:e>
                    <m:r>
                      <m:rPr>
                        <m:scr m:val="script"/>
                        <m:sty m:val="p"/>
                      </m:rPr>
                      <w:rPr>
                        <w:rFonts w:ascii="Cambria Math" w:hAnsi="Cambria Math"/>
                      </w:rPr>
                      <m:t>B,</m:t>
                    </m:r>
                    <m:r>
                      <w:rPr>
                        <w:rFonts w:ascii="Cambria Math" w:hAnsi="Cambria Math"/>
                      </w:rPr>
                      <m:t>v</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e>
                </m:d>
                <m:r>
                  <w:rPr>
                    <w:rFonts w:ascii="Cambria Math" w:hAnsi="Cambria Math"/>
                  </w:rPr>
                  <m:t xml:space="preserve"> </m:t>
                </m:r>
                <m:r>
                  <m:rPr>
                    <m:sty m:val="p"/>
                  </m:rPr>
                  <w:rPr>
                    <w:rFonts w:ascii="Cambria Math" w:hAnsi="Cambria Math"/>
                  </w:rPr>
                  <w:br/>
                </m:r>
              </m:oMath>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3</m:t>
                    </m:r>
                  </m:sub>
                </m:sSub>
                <m:r>
                  <w:rPr>
                    <w:rFonts w:ascii="Cambria Math" w:hAnsi="Cambria Math"/>
                  </w:rPr>
                  <m:t xml:space="preserve"> </m:t>
                </m:r>
                <m:r>
                  <m:rPr>
                    <m:sty m:val="p"/>
                  </m:rPr>
                  <w:rPr>
                    <w:rFonts w:ascii="Cambria Math" w:hAnsi="Cambria Math"/>
                  </w:rPr>
                  <w:br/>
                </m:r>
              </m:oMath>
              <m:oMath>
                <m:r>
                  <w:rPr>
                    <w:rFonts w:ascii="Cambria Math" w:hAnsi="Cambria Math"/>
                    <w:sz w:val="18"/>
                    <w:szCs w:val="18"/>
                  </w:rPr>
                  <m:t>e</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wet</m:t>
                    </m:r>
                    <m:r>
                      <m:rPr>
                        <m:sty m:val="p"/>
                      </m:rPr>
                      <w:rPr>
                        <w:rFonts w:ascii="Cambria Math" w:hAnsi="Cambria Math"/>
                        <w:sz w:val="18"/>
                        <w:szCs w:val="18"/>
                      </w:rPr>
                      <m:t>,</m:t>
                    </m:r>
                    <m:r>
                      <w:rPr>
                        <w:rFonts w:ascii="Cambria Math" w:hAnsi="Cambria Math"/>
                        <w:sz w:val="18"/>
                        <w:szCs w:val="18"/>
                      </w:rPr>
                      <m:t>clear</m:t>
                    </m:r>
                    <m:r>
                      <m:rPr>
                        <m:sty m:val="p"/>
                      </m:rPr>
                      <w:rPr>
                        <w:rFonts w:ascii="Cambria Math" w:hAnsi="Cambria Math"/>
                        <w:sz w:val="18"/>
                        <w:szCs w:val="18"/>
                      </w:rPr>
                      <m:t>,</m:t>
                    </m:r>
                    <m:r>
                      <w:rPr>
                        <w:rFonts w:ascii="Cambria Math" w:hAnsi="Cambria Math"/>
                        <w:sz w:val="18"/>
                        <w:szCs w:val="18"/>
                      </w:rPr>
                      <m:t>ignite</m:t>
                    </m:r>
                    <m:r>
                      <m:rPr>
                        <m:sty m:val="p"/>
                      </m:rPr>
                      <w:rPr>
                        <w:rFonts w:ascii="Cambria Math" w:hAnsi="Cambria Math"/>
                        <w:sz w:val="18"/>
                        <w:szCs w:val="18"/>
                      </w:rPr>
                      <m:t>,</m:t>
                    </m:r>
                    <m:r>
                      <w:rPr>
                        <w:rFonts w:ascii="Cambria Math" w:hAnsi="Cambria Math"/>
                        <w:sz w:val="18"/>
                        <w:szCs w:val="18"/>
                      </w:rPr>
                      <m:t>coat</m:t>
                    </m:r>
                    <m:r>
                      <m:rPr>
                        <m:sty m:val="p"/>
                      </m:rPr>
                      <w:rPr>
                        <w:rFonts w:ascii="Cambria Math" w:hAnsi="Cambria Math"/>
                        <w:sz w:val="18"/>
                        <w:szCs w:val="18"/>
                      </w:rPr>
                      <m:t>,</m:t>
                    </m:r>
                    <m:r>
                      <w:rPr>
                        <w:rFonts w:ascii="Cambria Math" w:hAnsi="Cambria Math"/>
                        <w:sz w:val="18"/>
                        <w:szCs w:val="18"/>
                      </w:rPr>
                      <m:t>draft</m:t>
                    </m:r>
                    <m:r>
                      <m:rPr>
                        <m:sty m:val="p"/>
                      </m:rPr>
                      <w:rPr>
                        <w:rFonts w:ascii="Cambria Math" w:hAnsi="Cambria Math"/>
                        <w:sz w:val="18"/>
                        <w:szCs w:val="18"/>
                      </w:rPr>
                      <m:t>,</m:t>
                    </m:r>
                    <m:r>
                      <w:rPr>
                        <w:rFonts w:ascii="Cambria Math" w:hAnsi="Cambria Math"/>
                        <w:sz w:val="18"/>
                        <w:szCs w:val="18"/>
                      </w:rPr>
                      <m:t>evacuate</m:t>
                    </m:r>
                    <m:r>
                      <m:rPr>
                        <m:sty m:val="p"/>
                      </m:rPr>
                      <w:rPr>
                        <w:rFonts w:ascii="Cambria Math" w:hAnsi="Cambria Math"/>
                        <w:sz w:val="18"/>
                        <w:szCs w:val="18"/>
                      </w:rPr>
                      <m:t>,</m:t>
                    </m:r>
                    <m:r>
                      <w:rPr>
                        <w:rFonts w:ascii="Cambria Math" w:hAnsi="Cambria Math"/>
                        <w:sz w:val="18"/>
                        <w:szCs w:val="18"/>
                      </w:rPr>
                      <m:t>prime</m:t>
                    </m:r>
                  </m:e>
                </m:d>
                <m:r>
                  <m:rPr>
                    <m:sty m:val="p"/>
                  </m:rPr>
                  <w:rPr>
                    <w:rFonts w:ascii="Cambria Math" w:hAnsi="Cambria Math"/>
                    <w:sz w:val="18"/>
                    <w:szCs w:val="18"/>
                  </w:rPr>
                  <w:br/>
                </m:r>
              </m:oMath>
              <m:oMath>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head</m:t>
                </m:r>
                <m:r>
                  <m:rPr>
                    <m:sty m:val="p"/>
                  </m:rPr>
                  <w:rPr>
                    <w:rFonts w:ascii="Cambria Math" w:hAnsi="Cambria Math"/>
                    <w:sz w:val="18"/>
                    <w:szCs w:val="18"/>
                  </w:rPr>
                  <m:t>,</m:t>
                </m:r>
                <m:r>
                  <w:rPr>
                    <w:rFonts w:ascii="Cambria Math" w:hAnsi="Cambria Math"/>
                    <w:sz w:val="18"/>
                    <w:szCs w:val="18"/>
                  </w:rPr>
                  <m:t>flank</m:t>
                </m:r>
                <m:r>
                  <m:rPr>
                    <m:sty m:val="p"/>
                  </m:rPr>
                  <w:rPr>
                    <w:rFonts w:ascii="Cambria Math" w:hAnsi="Cambria Math"/>
                    <w:sz w:val="18"/>
                    <w:szCs w:val="18"/>
                  </w:rPr>
                  <m:t>,</m:t>
                </m:r>
                <m:r>
                  <w:rPr>
                    <w:rFonts w:ascii="Cambria Math" w:hAnsi="Cambria Math"/>
                    <w:sz w:val="18"/>
                    <w:szCs w:val="18"/>
                  </w:rPr>
                  <m:t>rear</m:t>
                </m:r>
                <m:r>
                  <m:rPr>
                    <m:sty m:val="p"/>
                  </m:rPr>
                  <w:rPr>
                    <w:rFonts w:ascii="Cambria Math" w:hAnsi="Cambria Math"/>
                    <w:sz w:val="18"/>
                    <w:szCs w:val="18"/>
                  </w:rPr>
                  <m:t>,</m:t>
                </m:r>
                <m:r>
                  <w:rPr>
                    <w:rFonts w:ascii="Cambria Math" w:hAnsi="Cambria Math"/>
                    <w:sz w:val="18"/>
                    <w:szCs w:val="18"/>
                  </w:rPr>
                  <m:t>ring</m:t>
                </m:r>
                <m:r>
                  <m:rPr>
                    <m:sty m:val="p"/>
                  </m:rPr>
                  <w:rPr>
                    <w:rFonts w:ascii="Cambria Math" w:hAnsi="Cambria Math"/>
                    <w:sz w:val="18"/>
                    <w:szCs w:val="18"/>
                  </w:rPr>
                  <m:t>,</m:t>
                </m:r>
                <m:r>
                  <w:rPr>
                    <w:rFonts w:ascii="Cambria Math" w:hAnsi="Cambria Math"/>
                    <w:sz w:val="18"/>
                    <w:szCs w:val="18"/>
                  </w:rPr>
                  <m:t>at</m:t>
                </m:r>
                <m:r>
                  <m:rPr>
                    <m:sty m:val="p"/>
                  </m:rPr>
                  <w:rPr>
                    <w:rFonts w:ascii="Cambria Math" w:hAnsi="Cambria Math"/>
                    <w:sz w:val="18"/>
                    <w:szCs w:val="18"/>
                  </w:rPr>
                  <m:t>_</m:t>
                </m:r>
                <m:r>
                  <w:rPr>
                    <w:rFonts w:ascii="Cambria Math" w:hAnsi="Cambria Math"/>
                    <w:sz w:val="18"/>
                    <w:szCs w:val="18"/>
                  </w:rPr>
                  <m:t>fire</m:t>
                </m:r>
                <m:r>
                  <m:rPr>
                    <m:sty m:val="p"/>
                  </m:rPr>
                  <w:rPr>
                    <w:rFonts w:ascii="Cambria Math" w:hAnsi="Cambria Math"/>
                    <w:sz w:val="18"/>
                    <w:szCs w:val="18"/>
                  </w:rPr>
                  <m:t>,</m:t>
                </m:r>
                <m:r>
                  <w:rPr>
                    <w:rFonts w:ascii="Cambria Math" w:hAnsi="Cambria Math"/>
                    <w:sz w:val="18"/>
                    <w:szCs w:val="18"/>
                  </w:rPr>
                  <m:t>assets</m:t>
                </m:r>
                <m:r>
                  <m:rPr>
                    <m:sty m:val="p"/>
                  </m:rPr>
                  <w:rPr>
                    <w:rFonts w:ascii="Cambria Math" w:hAnsi="Cambria Math"/>
                    <w:sz w:val="18"/>
                    <w:szCs w:val="18"/>
                  </w:rPr>
                  <m:t>,</m:t>
                </m:r>
                <m:r>
                  <w:rPr>
                    <w:rFonts w:ascii="Cambria Math" w:hAnsi="Cambria Math"/>
                    <w:sz w:val="18"/>
                    <w:szCs w:val="18"/>
                  </w:rPr>
                  <m:t>populated</m:t>
                </m:r>
                <m:r>
                  <m:rPr>
                    <m:sty m:val="p"/>
                  </m:rPr>
                  <w:rPr>
                    <w:rFonts w:ascii="Cambria Math" w:hAnsi="Cambria Math"/>
                    <w:sz w:val="18"/>
                    <w:szCs w:val="18"/>
                  </w:rPr>
                  <m:t>}</m:t>
                </m:r>
              </m:oMath>
            </m:oMathPara>
          </w:p>
        </w:tc>
        <w:tc>
          <w:tcPr>
            <w:tcW w:w="471" w:type="pct"/>
            <w:noWrap/>
            <w:tcMar>
              <w:left w:w="0" w:type="dxa"/>
              <w:right w:w="0" w:type="dxa"/>
            </w:tcMar>
            <w:vAlign w:val="center"/>
          </w:tcPr>
          <w:p w14:paraId="330DE84E" w14:textId="77777777" w:rsidR="00F30F81" w:rsidRDefault="00D31F60" w:rsidP="00D059CA">
            <w:pPr>
              <w:keepNext/>
              <w:jc w:val="right"/>
            </w:pPr>
            <w:r>
              <w:t>(</w:t>
            </w:r>
            <w:bookmarkStart w:id="40" w:name="_RefEqN_object"/>
            <w:r>
              <w:fldChar w:fldCharType="begin"/>
            </w:r>
            <w:r>
              <w:instrText xml:space="preserve"> SEQ ( \* ARABIC </w:instrText>
            </w:r>
            <w:r>
              <w:fldChar w:fldCharType="separate"/>
            </w:r>
            <w:r>
              <w:rPr>
                <w:noProof/>
              </w:rPr>
              <w:t>21</w:t>
            </w:r>
            <w:r>
              <w:fldChar w:fldCharType="end"/>
            </w:r>
            <w:bookmarkEnd w:id="40"/>
            <w:r>
              <w:t>)</w:t>
            </w:r>
          </w:p>
        </w:tc>
      </w:tr>
    </w:tbl>
    <w:p w14:paraId="092E5FB7" w14:textId="77777777" w:rsidR="00F30F81" w:rsidRDefault="00F30F81">
      <w:pPr>
        <w:pStyle w:val="Text"/>
        <w:rPr>
          <w:sz w:val="12"/>
          <w:szCs w:val="12"/>
        </w:rPr>
      </w:pPr>
    </w:p>
    <w:p w14:paraId="531A9804" w14:textId="77777777" w:rsidR="00DF7EE8" w:rsidRDefault="00D059CA">
      <w:pPr>
        <w:pStyle w:val="Text"/>
      </w:pPr>
      <w:r>
        <w:rPr>
          <w:noProof/>
        </w:rPr>
        <mc:AlternateContent>
          <mc:Choice Requires="wpg">
            <w:drawing>
              <wp:anchor distT="0" distB="0" distL="114300" distR="114300" simplePos="0" relativeHeight="251651584" behindDoc="0" locked="0" layoutInCell="1" allowOverlap="1" wp14:anchorId="04A98865" wp14:editId="7497B408">
                <wp:simplePos x="0" y="0"/>
                <wp:positionH relativeFrom="margin">
                  <wp:align>right</wp:align>
                </wp:positionH>
                <wp:positionV relativeFrom="margin">
                  <wp:posOffset>-1270</wp:posOffset>
                </wp:positionV>
                <wp:extent cx="3244215" cy="3037205"/>
                <wp:effectExtent l="0" t="0" r="0" b="0"/>
                <wp:wrapSquare wrapText="bothSides"/>
                <wp:docPr id="553784506" name="Group Fig4"/>
                <wp:cNvGraphicFramePr/>
                <a:graphic xmlns:a="http://schemas.openxmlformats.org/drawingml/2006/main">
                  <a:graphicData uri="http://schemas.microsoft.com/office/word/2010/wordprocessingGroup">
                    <wpg:wgp>
                      <wpg:cNvGrpSpPr/>
                      <wpg:grpSpPr>
                        <a:xfrm>
                          <a:off x="0" y="0"/>
                          <a:ext cx="3244215" cy="3037205"/>
                          <a:chOff x="-186891" y="192504"/>
                          <a:chExt cx="3244718" cy="3038488"/>
                        </a:xfrm>
                      </wpg:grpSpPr>
                      <pic:pic xmlns:pic="http://schemas.openxmlformats.org/drawingml/2006/picture">
                        <pic:nvPicPr>
                          <pic:cNvPr id="1981389691" name="Picture Fig4"/>
                          <pic:cNvPicPr>
                            <a:picLocks noChangeAspect="1"/>
                          </pic:cNvPicPr>
                        </pic:nvPicPr>
                        <pic:blipFill rotWithShape="1">
                          <a:blip r:embed="rId16" cstate="print">
                            <a:extLst>
                              <a:ext uri="{28A0092B-C50C-407E-A947-70E740481C1C}">
                                <a14:useLocalDpi xmlns:a14="http://schemas.microsoft.com/office/drawing/2010/main" val="0"/>
                              </a:ext>
                            </a:extLst>
                          </a:blip>
                          <a:srcRect t="6264" b="2093"/>
                          <a:stretch>
                            <a:fillRect/>
                          </a:stretch>
                        </pic:blipFill>
                        <pic:spPr>
                          <a:xfrm>
                            <a:off x="0" y="192504"/>
                            <a:ext cx="3017520" cy="2816200"/>
                          </a:xfrm>
                          <a:prstGeom prst="rect">
                            <a:avLst/>
                          </a:prstGeom>
                        </pic:spPr>
                      </pic:pic>
                      <wps:wsp>
                        <wps:cNvPr id="561013665" name="Text Box Fig4"/>
                        <wps:cNvSpPr txBox="1"/>
                        <wps:spPr>
                          <a:xfrm>
                            <a:off x="-186891" y="3008704"/>
                            <a:ext cx="3244718" cy="222288"/>
                          </a:xfrm>
                          <a:prstGeom prst="rect">
                            <a:avLst/>
                          </a:prstGeom>
                          <a:solidFill>
                            <a:prstClr val="white"/>
                          </a:solidFill>
                          <a:ln>
                            <a:noFill/>
                          </a:ln>
                        </wps:spPr>
                        <wps:txbx>
                          <w:txbxContent>
                            <w:p w14:paraId="1CC2DDC3" w14:textId="77777777" w:rsidR="00137C4F" w:rsidRPr="0030542E" w:rsidRDefault="00137C4F" w:rsidP="00137C4F">
                              <w:pPr>
                                <w:pStyle w:val="Caption"/>
                                <w:rPr>
                                  <w:noProof/>
                                </w:rPr>
                              </w:pPr>
                              <w:r>
                                <w:t xml:space="preserve">Fig. </w:t>
                              </w:r>
                              <w:bookmarkStart w:id="41" w:name="_RefFig4"/>
                              <w:r>
                                <w:fldChar w:fldCharType="begin"/>
                              </w:r>
                              <w:r>
                                <w:instrText xml:space="preserve"> SEQ Fig. \* ARABIC </w:instrText>
                              </w:r>
                              <w:r>
                                <w:fldChar w:fldCharType="separate"/>
                              </w:r>
                              <w:r w:rsidR="007A1391">
                                <w:rPr>
                                  <w:noProof/>
                                </w:rPr>
                                <w:t>4</w:t>
                              </w:r>
                              <w:r>
                                <w:fldChar w:fldCharType="end"/>
                              </w:r>
                              <w:bookmarkEnd w:id="41"/>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4A98865" id="Group Fig4" o:spid="_x0000_s1035" style="position:absolute;left:0;text-align:left;margin-left:204.25pt;margin-top:-.1pt;width:255.45pt;height:239.15pt;z-index:251651584;mso-position-horizontal:right;mso-position-horizontal-relative:margin;mso-position-vertical-relative:margin;mso-width-relative:margin;mso-height-relative:margin" coordorigin="-1868,1925" coordsize="32447,30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">
                <v:shape id="Picture Fig4" o:spid="_x0000_s1036" type="#_x0000_t75" style="position:absolute;top:1925;width:30175;height:28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">
                  <v:imagedata r:id="rId17" o:title="" croptop="4105f" cropbottom="1372f"/>
                </v:shape>
                <v:shape id="Text Box Fig4" o:spid="_x0000_s1037" type="#_x0000_t202" style="position:absolute;left:-1868;top:30087;width:32446;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" stroked="f">
                  <v:textbox style="mso-fit-shape-to-text:t" inset="0,0,0,0">
                    <w:txbxContent>
                      <w:p w14:paraId="1CC2DDC3" w14:textId="77777777" w:rsidR="00137C4F" w:rsidRPr="0030542E" w:rsidRDefault="00137C4F" w:rsidP="00137C4F">
                        <w:pPr>
                          <w:pStyle w:val="Caption"/>
                          <w:rPr>
                            <w:noProof/>
                          </w:rPr>
                        </w:pPr>
                        <w:r>
                          <w:t xml:space="preserve">Fig. </w:t>
                        </w:r>
                        <w:bookmarkStart w:id="42" w:name="_RefFig4"/>
                        <w:r>
                          <w:fldChar w:fldCharType="begin"/>
                        </w:r>
                        <w:r>
                          <w:instrText xml:space="preserve"> SEQ Fig. \* ARABIC </w:instrText>
                        </w:r>
                        <w:r>
                          <w:fldChar w:fldCharType="separate"/>
                        </w:r>
                        <w:r w:rsidR="007A1391">
                          <w:rPr>
                            <w:noProof/>
                          </w:rPr>
                          <w:t>4</w:t>
                        </w:r>
                        <w:r>
                          <w:fldChar w:fldCharType="end"/>
                        </w:r>
                        <w:bookmarkEnd w:id="42"/>
                        <w:r>
                          <w:t>. Decision layer 2, the open decision space.</w:t>
                        </w:r>
                      </w:p>
                    </w:txbxContent>
                  </v:textbox>
                </v:shape>
                <w10:wrap type="square" anchorx="margin" anchory="margin"/>
              </v:group>
            </w:pict>
          </mc:Fallback>
        </mc:AlternateContent>
      </w:r>
      <w:r w:rsidR="00D31F60">
        <w:t>A clause is resolved on the simulation fields by the band geometry and the idempotent operators of (</w:t>
      </w:r>
      <w:r w:rsidR="00D31F60">
        <w:fldChar w:fldCharType="begin"/>
      </w:r>
      <w:r w:rsidR="00D31F60">
        <w:instrText xml:space="preserve"> REF _RefEqN_resolve \h </w:instrText>
      </w:r>
      <w:r w:rsidR="00D31F60">
        <w:fldChar w:fldCharType="separate"/>
      </w:r>
      <w:r w:rsidR="00D31F60">
        <w:rPr>
          <w:noProof/>
        </w:rPr>
        <w:t>22</w:t>
      </w:r>
      <w:r w:rsidR="00D31F60">
        <w:fldChar w:fldCharType="end"/>
      </w:r>
      <w:r w:rsidR="00D31F60">
        <w:t xml:space="preserve">). The band </w:t>
      </w:r>
      <m:oMath>
        <m:r>
          <w:rPr>
            <w:rFonts w:ascii="Cambria Math" w:hAnsi="Cambria Math"/>
          </w:rPr>
          <m:t>B</m:t>
        </m:r>
      </m:oMath>
      <w:r w:rsidR="00D31F60">
        <w:t xml:space="preserve"> is the set of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rsidR="00D31F60">
        <w:t xml:space="preserve"> of the sector core </w:t>
      </w:r>
      <m:oMath>
        <m:r>
          <w:rPr>
            <w:rFonts w:ascii="Cambria Math" w:hAnsi="Cambria Math"/>
          </w:rPr>
          <m:t>C</m:t>
        </m:r>
      </m:oMath>
      <w:r w:rsidR="00D31F60">
        <w:t xml:space="preserve"> but not within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rsidR="00D31F60">
        <w:t xml:space="preserve">, and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C</m:t>
            </m:r>
          </m:e>
        </m:d>
      </m:oMath>
      <w:r w:rsidR="00D31F60">
        <w:t xml:space="preserve"> denotes such a disk. The cosine </w:t>
      </w:r>
      <m:oMath>
        <m:r>
          <w:rPr>
            <w:rFonts w:ascii="Cambria Math" w:hAnsi="Cambria Math"/>
          </w:rPr>
          <m:t>κ</m:t>
        </m:r>
      </m:oMath>
      <w:r w:rsidR="00D31F60">
        <w:t xml:space="preserve"> between a cell direction from the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rsidR="00D31F60">
        <w:t xml:space="preserve"> and the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rsidR="00D31F60">
        <w:t xml:space="preserve"> splits head, flank, and rear. The amount </w:t>
      </w:r>
      <m:oMath>
        <m:r>
          <w:rPr>
            <w:rFonts w:ascii="Cambria Math" w:hAnsi="Cambria Math"/>
          </w:rPr>
          <m:t>a</m:t>
        </m:r>
      </m:oMath>
      <w:r w:rsidR="00D31F60">
        <w:t xml:space="preserve"> is the clause amount scaled by the firing intensity </w:t>
      </w:r>
      <m:oMath>
        <m:r>
          <w:rPr>
            <w:rFonts w:ascii="Cambria Math" w:hAnsi="Cambria Math"/>
          </w:rPr>
          <m:t>u</m:t>
        </m:r>
      </m:oMath>
      <w:r w:rsidR="00D31F60">
        <w:t xml:space="preserve"> of the rule. It raises the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oMath>
      <w:r w:rsidR="00D31F60">
        <w:t xml:space="preserve"> on the mask </w:t>
      </w:r>
      <m:oMath>
        <m:r>
          <w:rPr>
            <w:rFonts w:ascii="Cambria Math" w:hAnsi="Cambria Math"/>
          </w:rPr>
          <m:t>M</m:t>
        </m:r>
      </m:oMath>
      <w:r w:rsidR="00D31F60">
        <w:t xml:space="preserve"> by a maximum and the capacity field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oMath>
      <w:r w:rsidR="00D31F60">
        <w:t xml:space="preserve"> by a minimum, with the drafting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rsidR="00D31F60">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rsidR="00D31F60">
        <w:t xml:space="preserve"> and the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rsidR="00D31F60">
        <w:t>, so that repeating a clause changes nothing. Hence, the space is open at interventions and closed at effects.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2F6B14C8" w14:textId="77777777">
        <w:trPr>
          <w:cantSplit/>
          <w:jc w:val="center"/>
        </w:trPr>
        <w:tc>
          <w:tcPr>
            <w:tcW w:w="4500" w:type="pct"/>
            <w:vAlign w:val="center"/>
          </w:tcPr>
          <w:p w14:paraId="3E46B58F" w14:textId="77777777" w:rsidR="00F30F81" w:rsidRDefault="00D31F60" w:rsidP="00D059CA">
            <w:pPr>
              <w:keepNext/>
              <w:jc w:val="center"/>
            </w:pPr>
            <m:oMathPara>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C</m:t>
                    </m:r>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a</m:t>
                </m:r>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αu</m:t>
                    </m:r>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39AFFC33" w14:textId="77777777" w:rsidR="00F30F81" w:rsidRDefault="00D31F60" w:rsidP="00D059CA">
            <w:pPr>
              <w:keepNext/>
              <w:jc w:val="right"/>
            </w:pPr>
            <w:r>
              <w:t>(</w:t>
            </w:r>
            <w:bookmarkStart w:id="43" w:name="_RefEqN_resolve"/>
            <w:r>
              <w:fldChar w:fldCharType="begin"/>
            </w:r>
            <w:r>
              <w:instrText xml:space="preserve"> SEQ ( \* ARABIC </w:instrText>
            </w:r>
            <w:r>
              <w:fldChar w:fldCharType="separate"/>
            </w:r>
            <w:r>
              <w:rPr>
                <w:noProof/>
              </w:rPr>
              <w:t>22</w:t>
            </w:r>
            <w:r>
              <w:fldChar w:fldCharType="end"/>
            </w:r>
            <w:bookmarkEnd w:id="43"/>
            <w:r>
              <w:t>)</w:t>
            </w:r>
          </w:p>
        </w:tc>
      </w:tr>
    </w:tbl>
    <w:p w14:paraId="3A0917D8" w14:textId="77777777" w:rsidR="00F30F81" w:rsidRDefault="00F30F81">
      <w:pPr>
        <w:pStyle w:val="Text"/>
        <w:rPr>
          <w:sz w:val="12"/>
          <w:szCs w:val="12"/>
        </w:rPr>
      </w:pPr>
    </w:p>
    <w:p w14:paraId="09E4957C" w14:textId="785CFB7D" w:rsidR="00ED0FF9" w:rsidRDefault="00517F54">
      <w:pPr>
        <w:pStyle w:val="Text"/>
      </w:pPr>
      <w:r>
        <w:t xml:space="preserve">Each proposal passes the gates in Fig. </w:t>
      </w:r>
      <w:r w:rsidR="00D31F60">
        <w:fldChar w:fldCharType="begin"/>
      </w:r>
      <w:r w:rsidR="00D31F60">
        <w:instrText xml:space="preserve"> REF _RefFig4 \h </w:instrText>
      </w:r>
      <w:r w:rsidR="00D31F60">
        <w:fldChar w:fldCharType="separate"/>
      </w:r>
      <w:r w:rsidR="00D31F60">
        <w:rPr>
          <w:noProof/>
        </w:rPr>
        <w:t>4</w:t>
      </w:r>
      <w:r w:rsidR="00D31F60">
        <w:fldChar w:fldCharType="end"/>
      </w:r>
      <w:r>
        <w:t>. The first four gates are algebraic. G1 rejects an object that does not parse into the vocabulary, G2 an unknown effect or sector, a duplicate of the base, or an object that lowers a life-safety family, G3 a rule that does not fire on the current reading, and G4 an order that exceeds the free pool. The last four run on the shadow core and read the physical cost, as the closed layer does (</w:t>
      </w:r>
      <w:r w:rsidR="00D31F60">
        <w:fldChar w:fldCharType="begin"/>
      </w:r>
      <w:r w:rsidR="00D31F60">
        <w:instrText xml:space="preserve"> REF _RefEqN_gates \h </w:instrText>
      </w:r>
      <w:r w:rsidR="00D31F60">
        <w:fldChar w:fldCharType="separate"/>
      </w:r>
      <w:r w:rsidR="00D31F60">
        <w:rPr>
          <w:noProof/>
        </w:rPr>
        <w:t>23</w:t>
      </w:r>
      <w:r w:rsidR="00D31F60">
        <w:fldChar w:fldCharType="end"/>
      </w:r>
      <w:r>
        <w:t xml:space="preserve">). </w:t>
      </w:r>
      <w:del w:id="190017" w:author="Claude" w:date="2026-10-18T21:38:49Z">
        <w:r>
          <w:delText xml:space="preserve">G5 and G6 demand a strict gain on two independent futures</w:delText>
        </w:r>
      </w:del>
      <w:ins w:id="190018" w:author="Claude" w:date="2026-10-18T21:38:49Z">
        <w:r>
          <w:t xml:space="preserve">Each shadow forecast runs to at least 45 min, so that an order whose effect arrives late, such as a line or a coating, is judged after it acts. G5 and G6 demand a strict gain on two independent futures</w:t>
        </w:r>
      </w:ins>
      <w:r>
        <w:t xml:space="preserve">, G7 a margin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for a package on each seed, and G8 attribution, a package must beat its own rule without the new object by the same margin. A rejection returns the gate name and both forecasts, and the proposer may revise once. An admitted object joins the base with its origin and gate values logged.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187BEA07" w14:textId="77777777">
        <w:trPr>
          <w:cantSplit/>
          <w:jc w:val="center"/>
        </w:trPr>
        <w:tc>
          <w:tcPr>
            <w:tcW w:w="4500" w:type="pct"/>
            <w:vAlign w:val="center"/>
          </w:tcPr>
          <w:p w14:paraId="21476B9F" w14:textId="77777777" w:rsidR="00F30F81" w:rsidRDefault="00D31F60" w:rsidP="00D059CA">
            <w:pPr>
              <w:keepNext/>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4BF887BB" w14:textId="77777777" w:rsidR="00F30F81" w:rsidRDefault="00D31F60" w:rsidP="00D059CA">
            <w:pPr>
              <w:keepNext/>
              <w:jc w:val="right"/>
            </w:pPr>
            <w:r>
              <w:t>(</w:t>
            </w:r>
            <w:bookmarkStart w:id="44" w:name="_RefEqN_gates"/>
            <w:r>
              <w:fldChar w:fldCharType="begin"/>
            </w:r>
            <w:r>
              <w:instrText xml:space="preserve"> SEQ ( \* ARABIC </w:instrText>
            </w:r>
            <w:r>
              <w:fldChar w:fldCharType="separate"/>
            </w:r>
            <w:r>
              <w:rPr>
                <w:noProof/>
              </w:rPr>
              <w:t>23</w:t>
            </w:r>
            <w:r>
              <w:fldChar w:fldCharType="end"/>
            </w:r>
            <w:bookmarkEnd w:id="44"/>
            <w:r>
              <w:t>)</w:t>
            </w:r>
          </w:p>
        </w:tc>
      </w:tr>
    </w:tbl>
    <w:p w14:paraId="64CDC0E5" w14:textId="77777777" w:rsidR="00F30F81" w:rsidRDefault="00F30F81">
      <w:pPr>
        <w:pStyle w:val="Text"/>
        <w:rPr>
          <w:sz w:val="12"/>
          <w:szCs w:val="12"/>
        </w:rPr>
      </w:pPr>
    </w:p>
    <w:p w14:paraId="446DED6E" w14:textId="77777777" w:rsidR="00B23D61" w:rsidRDefault="00F616EA">
      <w:pPr>
        <w:pStyle w:val="Text"/>
      </w:pPr>
      <w:r>
        <w:t>In (</w:t>
      </w:r>
      <w:r>
        <w:fldChar w:fldCharType="begin"/>
      </w:r>
      <w:r>
        <w:instrText xml:space="preserve"> REF _RefEqN_gates \h </w:instrText>
      </w:r>
      <w:r>
        <w:fldChar w:fldCharType="separate"/>
      </w:r>
      <w:r>
        <w:rPr>
          <w:noProof/>
        </w:rPr>
        <w:t>23</w:t>
      </w:r>
      <w:r>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two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the new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p w14:paraId="483A5F71" w14:textId="77777777" w:rsidR="00F30F81" w:rsidRDefault="00D31F60">
      <w:pPr>
        <w:pStyle w:val="Text"/>
      </w:pPr>
      <w:r>
        <w:t xml:space="preserve">Four properties follow from the acceptance rules alone and hold whatever the proposer produces. No order reaches the field whose forecast physical cost exceeds the no-action forecast over the guard horizon. The intensities of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are never reduced, since neither the fail-safe nor the no-harm rule acts on them and a proposal that lowers them fails G2. At every reachable reading some rule fires above the coverage floor of (</w:t>
      </w:r>
      <w:r>
        <w:fldChar w:fldCharType="begin"/>
      </w:r>
      <w:r>
        <w:instrText xml:space="preserve"> REF _RefEqN_rule \h </w:instrText>
      </w:r>
      <w:r>
        <w:fldChar w:fldCharType="separate"/>
      </w:r>
      <w:r>
        <w:rPr>
          <w:noProof/>
        </w:rPr>
        <w:t>16</w:t>
      </w:r>
      <w:r>
        <w:fldChar w:fldCharType="end"/>
      </w:r>
      <w:r>
        <w:t xml:space="preserve">), or the layer falls back to the watchful posture and adapts. Each admitted package lowers the forecast physical cost on both seeds by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so the admissions in one incident are bounded and the extension halts once no proposal clears the gates. One risk remains, and it is statistical. A proposal with zero or harmful true effect passes G5 and G6 with probability at most </w:t>
      </w:r>
      <m:oMath>
        <m:sSup>
          <m:sSupPr>
            <m:ctrlPr>
              <w:rPr>
                <w:rFonts w:ascii="Cambria Math" w:hAnsi="Cambria Math"/>
              </w:rPr>
            </m:ctrlPr>
          </m:sSupPr>
          <m:e>
            <m:r>
              <w:rPr>
                <w:rFonts w:ascii="Cambria Math" w:hAnsi="Cambria Math"/>
              </w:rPr>
              <m:t>ψ</m:t>
            </m:r>
          </m:e>
          <m:sup>
            <m:r>
              <w:rPr>
                <w:rFonts w:ascii="Cambria Math" w:hAnsi="Cambria Math"/>
              </w:rPr>
              <m:t>2</m:t>
            </m:r>
          </m:sup>
        </m:sSup>
      </m:oMath>
      <w:r>
        <w:t xml:space="preserve">, where </w:t>
      </w:r>
      <m:oMath>
        <m:r>
          <w:rPr>
            <w:rFonts w:ascii="Cambria Math" w:hAnsi="Cambria Math"/>
          </w:rPr>
          <m:t>ψ</m:t>
        </m:r>
      </m:oMath>
      <w:r>
        <w:t xml:space="preserve"> is the probability that one shadow forecast reports a gain by chance.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_RefSec_V_E \h </w:instrText>
      </w:r>
      <w:r>
        <w:fldChar w:fldCharType="separate"/>
      </w:r>
      <w:r>
        <w:rPr>
          <w:noProof/>
        </w:rPr>
        <w:t>E</w:t>
      </w:r>
      <w:r>
        <w:fldChar w:fldCharType="end"/>
      </w:r>
      <w:r>
        <w:t xml:space="preserve"> reports how often admitted objects paid off in the outcome.</w:t>
      </w:r>
    </w:p>
    <w:p w14:paraId="026C3AA9" w14:textId="77777777" w:rsidR="00C63C9D" w:rsidRDefault="0083545B">
      <w:pPr>
        <w:pStyle w:val="Heading2"/>
      </w:pPr>
      <w:bookmarkStart w:id="45" w:name="_RefSec_IV_E"/>
      <w:r>
        <w:t>E</w:t>
      </w:r>
      <w:bookmarkEnd w:id="45"/>
      <w:r>
        <w:t>. Local Agents and Global Coordination</w:t>
      </w:r>
    </w:p>
    <w:p w14:paraId="0D131940" w14:textId="78DAD133" w:rsidR="00F30F81" w:rsidRDefault="00D31F60">
      <w:pPr>
        <w:pStyle w:val="Text"/>
      </w:pPr>
      <w:r>
        <w:t xml:space="preserve">Algorithm 1 gives one decision cycle of the decision core. The agents of one incident share one rule base, and each of the </w:t>
      </w:r>
      <m:oMath>
        <m:r>
          <w:rPr>
            <w:rFonts w:ascii="Cambria Math" w:hAnsi="Cambria Math"/>
          </w:rPr>
          <m:t>N</m:t>
        </m:r>
      </m:oMath>
      <w:r>
        <w:t xml:space="preserve"> local agents </w:t>
      </w:r>
      <w:proofErr w:type="gramStart"/>
      <w:r>
        <w:t>runs</w:t>
      </w:r>
      <w:proofErr w:type="gramEnd"/>
      <w:r>
        <w:t xml:space="preserve"> the closed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_RefSec_IV_C \h </w:instrText>
      </w:r>
      <w:r>
        <w:fldChar w:fldCharType="separate"/>
      </w:r>
      <w:r>
        <w:rPr>
          <w:noProof/>
        </w:rPr>
        <w:t>C</w:t>
      </w:r>
      <w:r>
        <w:fldChar w:fldCharType="end"/>
      </w:r>
      <w:r>
        <w:t xml:space="preserve"> with the open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_RefSec_IV_D \h </w:instrText>
      </w:r>
      <w:r>
        <w:fldChar w:fldCharType="separate"/>
      </w:r>
      <w:r>
        <w:rPr>
          <w:noProof/>
        </w:rPr>
        <w:t>D</w:t>
      </w:r>
      <w:r>
        <w:fldChar w:fldCharType="end"/>
      </w:r>
      <w:r>
        <w:t xml:space="preserve"> inside its trial loop, and the coordinator performs no inference. Each agent sends up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its resource request, and a confidence summary, and receives the allocation, the priority weights, and the acceptance thresholds in force. Regions ranked by priority </w:t>
      </w:r>
      <w:r>
        <w:lastRenderedPageBreak/>
        <w:t xml:space="preserve">receive the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w:t>
      </w:r>
      <w:r>
        <w:fldChar w:fldCharType="begin"/>
      </w:r>
      <w:r>
        <w:instrText xml:space="preserve"> REF _RefEqN_share \h </w:instrText>
      </w:r>
      <w:r>
        <w:fldChar w:fldCharType="separate"/>
      </w:r>
      <w:r>
        <w:rPr>
          <w:noProof/>
        </w:rPr>
        <w:t>24</w:t>
      </w:r>
      <w:r>
        <w:fldChar w:fldCharType="end"/>
      </w:r>
      <w:r>
        <w:t xml:space="preserve">), which scales only </w:t>
      </w:r>
      <w:proofErr w:type="gramStart"/>
      <w:r>
        <w:t>the offensive</w:t>
      </w:r>
      <w:proofErr w:type="gramEnd"/>
      <w:r>
        <w:t xml:space="preserve"> families, and a monitored region faces a stricter quality threshold. The merged field of (</w:t>
      </w:r>
      <w:r>
        <w:fldChar w:fldCharType="begin"/>
      </w:r>
      <w:r>
        <w:instrText xml:space="preserve"> REF _RefEqN_merge \h </w:instrText>
      </w:r>
      <w:r>
        <w:fldChar w:fldCharType="separate"/>
      </w:r>
      <w:r>
        <w:rPr>
          <w:noProof/>
        </w:rPr>
        <w:t>25</w:t>
      </w:r>
      <w:r>
        <w:fldChar w:fldCharType="end"/>
      </w:r>
      <w:r>
        <w:t xml:space="preserve">) passes the no-harm guard once more against inaction. When the plan is worse, the field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and the life-safety orders stand.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0AB79D4C" w14:textId="77777777">
        <w:trPr>
          <w:cantSplit/>
          <w:jc w:val="center"/>
        </w:trPr>
        <w:tc>
          <w:tcPr>
            <w:tcW w:w="4500" w:type="pct"/>
            <w:vAlign w:val="center"/>
          </w:tcPr>
          <w:p w14:paraId="30BC540A"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43F0DF69" w14:textId="77777777" w:rsidR="00F30F81" w:rsidRDefault="00D31F60">
            <w:pPr>
              <w:keepNext/>
              <w:jc w:val="right"/>
            </w:pPr>
            <w:r>
              <w:t>(</w:t>
            </w:r>
            <w:bookmarkStart w:id="46" w:name="_RefEqN_share"/>
            <w:r>
              <w:fldChar w:fldCharType="begin"/>
            </w:r>
            <w:r>
              <w:instrText xml:space="preserve"> SEQ ( \* ARABIC </w:instrText>
            </w:r>
            <w:r>
              <w:fldChar w:fldCharType="separate"/>
            </w:r>
            <w:r>
              <w:rPr>
                <w:noProof/>
              </w:rPr>
              <w:t>24</w:t>
            </w:r>
            <w:r>
              <w:fldChar w:fldCharType="end"/>
            </w:r>
            <w:bookmarkEnd w:id="46"/>
            <w:r>
              <w:t>)</w:t>
            </w:r>
          </w:p>
        </w:tc>
      </w:tr>
      <w:tr w:rsidR="00F30F81" w14:paraId="17C35121" w14:textId="77777777">
        <w:trPr>
          <w:cantSplit/>
          <w:jc w:val="center"/>
        </w:trPr>
        <w:tc>
          <w:tcPr>
            <w:tcW w:w="4500" w:type="pct"/>
            <w:vAlign w:val="center"/>
          </w:tcPr>
          <w:p w14:paraId="411A15D2"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20C3EF62" w14:textId="77777777" w:rsidR="00F30F81" w:rsidRDefault="00D31F60">
            <w:pPr>
              <w:keepNext/>
              <w:jc w:val="right"/>
            </w:pPr>
            <w:r>
              <w:t>(</w:t>
            </w:r>
            <w:bookmarkStart w:id="47" w:name="_RefEqN_merge"/>
            <w:r>
              <w:fldChar w:fldCharType="begin"/>
            </w:r>
            <w:r>
              <w:instrText xml:space="preserve"> SEQ ( \* ARABIC </w:instrText>
            </w:r>
            <w:r>
              <w:fldChar w:fldCharType="separate"/>
            </w:r>
            <w:r>
              <w:rPr>
                <w:noProof/>
              </w:rPr>
              <w:t>25</w:t>
            </w:r>
            <w:r>
              <w:fldChar w:fldCharType="end"/>
            </w:r>
            <w:bookmarkEnd w:id="47"/>
            <w:r>
              <w:t>)</w:t>
            </w:r>
          </w:p>
        </w:tc>
      </w:tr>
    </w:tbl>
    <w:p w14:paraId="3B0C2040" w14:textId="77777777" w:rsidR="00F30F81" w:rsidRDefault="00F30F81">
      <w:pPr>
        <w:pStyle w:val="Text"/>
        <w:rPr>
          <w:sz w:val="12"/>
          <w:szCs w:val="12"/>
        </w:rPr>
      </w:pPr>
    </w:p>
    <w:p w14:paraId="5B3E191B" w14:textId="77777777" w:rsidR="00F30F81" w:rsidRDefault="00D31F60" w:rsidP="00517F54">
      <w:pPr>
        <w:pStyle w:val="Text"/>
        <w:spacing w:after="120"/>
      </w:pPr>
      <w:r>
        <w:t>In (</w:t>
      </w:r>
      <w:r>
        <w:fldChar w:fldCharType="begin"/>
      </w:r>
      <w:r>
        <w:instrText xml:space="preserve"> REF _RefEqN_share \h </w:instrText>
      </w:r>
      <w:r>
        <w:fldChar w:fldCharType="separate"/>
      </w:r>
      <w:r>
        <w:rPr>
          <w:noProof/>
        </w:rPr>
        <w:t>24</w:t>
      </w:r>
      <w:r>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fldChar w:fldCharType="begin"/>
      </w:r>
      <w:r>
        <w:instrText xml:space="preserve"> REF _RefEqN_merge \h </w:instrText>
      </w:r>
      <w:r>
        <w:fldChar w:fldCharType="separate"/>
      </w:r>
      <w:r>
        <w:rPr>
          <w:noProof/>
        </w:rPr>
        <w:t>25</w:t>
      </w:r>
      <w:r>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the regional </w:t>
      </w:r>
      <w:proofErr w:type="gramStart"/>
      <w:r>
        <w:t>fields</w:t>
      </w:r>
      <w:proofErr w:type="gramEnd"/>
      <w:r>
        <w:t xml:space="preserve"> into one intervention field.</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F30F81" w14:paraId="16C5353C" w14:textId="77777777">
        <w:trPr>
          <w:cantSplit/>
        </w:trPr>
        <w:tc>
          <w:tcPr>
            <w:tcW w:w="4968" w:type="dxa"/>
          </w:tcPr>
          <w:p w14:paraId="78560330" w14:textId="77777777" w:rsidR="00F30F81" w:rsidRDefault="00D31F60" w:rsidP="00517F54">
            <w:r>
              <w:rPr>
                <w:b/>
                <w:sz w:val="16"/>
                <w:szCs w:val="16"/>
              </w:rPr>
              <w:t xml:space="preserve">Algorithm 1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F30F81" w14:paraId="1A8B107B" w14:textId="77777777">
        <w:trPr>
          <w:cantSplit/>
        </w:trPr>
        <w:tc>
          <w:tcPr>
            <w:tcW w:w="4968" w:type="dxa"/>
          </w:tcPr>
          <w:p w14:paraId="26980EBF" w14:textId="77777777" w:rsidR="00F30F81" w:rsidRDefault="00D31F60" w:rsidP="00B61580">
            <w:pPr>
              <w:tabs>
                <w:tab w:val="left" w:pos="260"/>
              </w:tabs>
              <w:ind w:left="260" w:hanging="260"/>
            </w:pPr>
            <w:r>
              <w:rPr>
                <w:sz w:val="16"/>
                <w:szCs w:val="16"/>
              </w:rPr>
              <w:t xml:space="preserve">1: </w:t>
            </w:r>
            <w:r>
              <w:rPr>
                <w:b/>
                <w:sz w:val="16"/>
                <w:szCs w:val="16"/>
              </w:rPr>
              <w:t>Input</w:t>
            </w:r>
            <w:r>
              <w:rPr>
                <w:sz w:val="16"/>
                <w:szCs w:val="16"/>
              </w:rPr>
              <w:t xml:space="preserve">: observations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del w:id="190015" w:author="Claude" w:date="2026-10-18T21:38:49Z">
              <w:r>
                <w:rPr>
                  <w:sz w:val="16"/>
                  <w:szCs w:val="16"/>
                </w:rPr>
                <w:delText xml:space="preserve">, rule bases </w:delText>
              </w:r>
            </w:del>
            <w:ins w:id="190016" w:author="Claude" w:date="2026-10-18T21:38:49Z">
              <w:r>
                <w:rPr>
                  <w:sz w:val="16"/>
                  <w:szCs w:val="16"/>
                </w:rPr>
                <w:t xml:space="preserve">, rule base </w:t>
              </w:r>
            </w:ins>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shares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and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327A87F5" w14:textId="77777777" w:rsidR="00F30F81" w:rsidRDefault="00D31F60" w:rsidP="00B61580">
            <w:pPr>
              <w:tabs>
                <w:tab w:val="left" w:pos="260"/>
              </w:tabs>
              <w:ind w:left="260" w:hanging="260"/>
            </w:pPr>
            <w:r>
              <w:rPr>
                <w:sz w:val="16"/>
                <w:szCs w:val="16"/>
              </w:rPr>
              <w:t>2:</w:t>
            </w:r>
            <w:r w:rsidR="00623659">
              <w:rPr>
                <w:sz w:val="16"/>
                <w:szCs w:val="16"/>
              </w:rPr>
              <w:t xml:space="preserve"> </w:t>
            </w:r>
            <w:r>
              <w:rPr>
                <w:b/>
                <w:sz w:val="16"/>
                <w:szCs w:val="16"/>
              </w:rPr>
              <w:t>for</w:t>
            </w:r>
            <w:r>
              <w:rPr>
                <w:sz w:val="16"/>
                <w:szCs w:val="16"/>
              </w:rPr>
              <w:t xml:space="preserve"> each agent </w:t>
            </w:r>
            <m:oMath>
              <m:r>
                <w:rPr>
                  <w:rFonts w:ascii="Cambria Math" w:hAnsi="Cambria Math"/>
                  <w:sz w:val="16"/>
                  <w:szCs w:val="16"/>
                </w:rPr>
                <m:t>i</m:t>
              </m:r>
            </m:oMath>
            <w:r>
              <w:rPr>
                <w:sz w:val="16"/>
                <w:szCs w:val="16"/>
              </w:rPr>
              <w:t xml:space="preserve"> in parallel </w:t>
            </w:r>
            <w:r>
              <w:rPr>
                <w:b/>
                <w:sz w:val="16"/>
                <w:szCs w:val="16"/>
              </w:rPr>
              <w:t>do</w:t>
            </w:r>
          </w:p>
          <w:p w14:paraId="21BEA24A" w14:textId="77777777" w:rsidR="00F30F81" w:rsidRDefault="00D31F60" w:rsidP="00B61580">
            <w:pPr>
              <w:tabs>
                <w:tab w:val="left" w:pos="380"/>
              </w:tabs>
              <w:ind w:left="380" w:hanging="380"/>
            </w:pPr>
            <w:r>
              <w:rPr>
                <w:sz w:val="16"/>
                <w:szCs w:val="16"/>
              </w:rPr>
              <w:t>3:</w:t>
            </w:r>
            <w:r w:rsidR="000C4153">
              <w:rPr>
                <w:sz w:val="16"/>
                <w:szCs w:val="16"/>
              </w:rPr>
              <w:t xml:space="preserve">   </w:t>
            </w:r>
            <w:r>
              <w:rPr>
                <w:sz w:val="16"/>
                <w:szCs w:val="16"/>
              </w:rPr>
              <w:t>features and confidences (</w:t>
            </w:r>
            <w:r>
              <w:rPr>
                <w:sz w:val="16"/>
                <w:szCs w:val="16"/>
              </w:rPr>
              <w:fldChar w:fldCharType="begin"/>
            </w:r>
            <w:r>
              <w:rPr>
                <w:sz w:val="16"/>
                <w:szCs w:val="16"/>
              </w:rPr>
              <w:instrText xml:space="preserve"> REF _RefEqN_feat \h </w:instrText>
            </w:r>
            <w:r>
              <w:rPr>
                <w:sz w:val="16"/>
                <w:szCs w:val="16"/>
              </w:rPr>
            </w:r>
            <w:r>
              <w:rPr>
                <w:sz w:val="16"/>
                <w:szCs w:val="16"/>
              </w:rPr>
              <w:fldChar w:fldCharType="separate"/>
            </w:r>
            <w:r>
              <w:rPr>
                <w:noProof/>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w:instrText>
            </w:r>
            <w:r>
              <w:rPr>
                <w:sz w:val="16"/>
                <w:szCs w:val="16"/>
              </w:rPr>
            </w:r>
            <w:r>
              <w:rPr>
                <w:sz w:val="16"/>
                <w:szCs w:val="16"/>
              </w:rPr>
              <w:fldChar w:fldCharType="separate"/>
            </w:r>
            <w:r>
              <w:rPr>
                <w:noProof/>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w:instrText>
            </w:r>
            <w:r>
              <w:rPr>
                <w:sz w:val="16"/>
                <w:szCs w:val="16"/>
              </w:rPr>
            </w:r>
            <w:r>
              <w:rPr>
                <w:sz w:val="16"/>
                <w:szCs w:val="16"/>
              </w:rPr>
              <w:fldChar w:fldCharType="separate"/>
            </w:r>
            <w:r>
              <w:rPr>
                <w:noProof/>
                <w:sz w:val="16"/>
                <w:szCs w:val="16"/>
              </w:rPr>
              <w:t>14</w:t>
            </w:r>
            <w:r>
              <w:rPr>
                <w:sz w:val="16"/>
                <w:szCs w:val="16"/>
              </w:rPr>
              <w:fldChar w:fldCharType="end"/>
            </w:r>
            <w:r>
              <w:rPr>
                <w:sz w:val="16"/>
                <w:szCs w:val="16"/>
              </w:rPr>
              <w:t>), (</w:t>
            </w:r>
            <w:r>
              <w:rPr>
                <w:sz w:val="16"/>
                <w:szCs w:val="16"/>
              </w:rPr>
              <w:fldChar w:fldCharType="begin"/>
            </w:r>
            <w:r>
              <w:rPr>
                <w:sz w:val="16"/>
                <w:szCs w:val="16"/>
              </w:rPr>
              <w:instrText xml:space="preserve"> REF _RefEqN_gate \h </w:instrText>
            </w:r>
            <w:r>
              <w:rPr>
                <w:sz w:val="16"/>
                <w:szCs w:val="16"/>
              </w:rPr>
            </w:r>
            <w:r>
              <w:rPr>
                <w:sz w:val="16"/>
                <w:szCs w:val="16"/>
              </w:rPr>
              <w:fldChar w:fldCharType="separate"/>
            </w:r>
            <w:r>
              <w:rPr>
                <w:noProof/>
                <w:sz w:val="16"/>
                <w:szCs w:val="16"/>
              </w:rPr>
              <w:t>15</w:t>
            </w:r>
            <w:r>
              <w:rPr>
                <w:sz w:val="16"/>
                <w:szCs w:val="16"/>
              </w:rPr>
              <w:fldChar w:fldCharType="end"/>
            </w:r>
            <w:r>
              <w:rPr>
                <w:sz w:val="16"/>
                <w:szCs w:val="16"/>
              </w:rPr>
              <w:t>)</w:t>
            </w:r>
          </w:p>
          <w:p w14:paraId="2964B405" w14:textId="77777777" w:rsidR="00F30F81" w:rsidRDefault="00D31F60" w:rsidP="00B61580">
            <w:pPr>
              <w:tabs>
                <w:tab w:val="left" w:pos="380"/>
              </w:tabs>
              <w:ind w:left="380" w:hanging="380"/>
            </w:pPr>
            <w:r>
              <w:rPr>
                <w:sz w:val="16"/>
                <w:szCs w:val="16"/>
              </w:rPr>
              <w:t>4:</w:t>
            </w:r>
            <w:r w:rsidR="000C4153">
              <w:rPr>
                <w:sz w:val="16"/>
                <w:szCs w:val="16"/>
              </w:rPr>
              <w:t xml:space="preserve">   </w:t>
            </w:r>
            <w:r>
              <w:rPr>
                <w:sz w:val="16"/>
                <w:szCs w:val="16"/>
              </w:rPr>
              <w:t xml:space="preserve">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w:instrText>
            </w:r>
            <w:r>
              <w:rPr>
                <w:sz w:val="16"/>
                <w:szCs w:val="16"/>
              </w:rPr>
            </w:r>
            <w:r>
              <w:rPr>
                <w:sz w:val="16"/>
                <w:szCs w:val="16"/>
              </w:rPr>
              <w:fldChar w:fldCharType="separate"/>
            </w:r>
            <w:r>
              <w:rPr>
                <w:noProof/>
                <w:sz w:val="16"/>
                <w:szCs w:val="16"/>
              </w:rPr>
              <w:t>16</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175AF411" w14:textId="77777777" w:rsidR="00F30F81" w:rsidRDefault="00D31F60" w:rsidP="00B61580">
            <w:pPr>
              <w:tabs>
                <w:tab w:val="left" w:pos="380"/>
              </w:tabs>
              <w:ind w:left="380" w:hanging="380"/>
            </w:pPr>
            <w:r>
              <w:rPr>
                <w:sz w:val="16"/>
                <w:szCs w:val="16"/>
              </w:rPr>
              <w:t>5:</w:t>
            </w:r>
            <w:r w:rsidR="000C4153">
              <w:rPr>
                <w:sz w:val="16"/>
                <w:szCs w:val="16"/>
              </w:rPr>
              <w:t xml:space="preserve">   </w:t>
            </w:r>
            <w:r>
              <w:rPr>
                <w:sz w:val="16"/>
                <w:szCs w:val="16"/>
              </w:rPr>
              <w:t xml:space="preserve">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1751F842" w14:textId="77777777" w:rsidR="00F30F81" w:rsidRDefault="00D31F60" w:rsidP="00B61580">
            <w:pPr>
              <w:tabs>
                <w:tab w:val="left" w:pos="380"/>
              </w:tabs>
              <w:ind w:left="380" w:hanging="380"/>
            </w:pPr>
            <w:r>
              <w:rPr>
                <w:sz w:val="16"/>
                <w:szCs w:val="16"/>
              </w:rPr>
              <w:t>6:</w:t>
            </w:r>
            <w:r w:rsidR="000C4153">
              <w:rPr>
                <w:sz w:val="16"/>
                <w:szCs w:val="16"/>
              </w:rPr>
              <w:t xml:space="preserve">   </w:t>
            </w:r>
            <w:r>
              <w:rPr>
                <w:b/>
                <w:sz w:val="16"/>
                <w:szCs w:val="16"/>
              </w:rPr>
              <w:t>while</w:t>
            </w:r>
            <w:r>
              <w:rPr>
                <w:sz w:val="16"/>
                <w:szCs w:val="16"/>
              </w:rPr>
              <w:t xml:space="preserve"> (</w:t>
            </w:r>
            <w:r>
              <w:rPr>
                <w:sz w:val="16"/>
                <w:szCs w:val="16"/>
              </w:rPr>
              <w:fldChar w:fldCharType="begin"/>
            </w:r>
            <w:r>
              <w:rPr>
                <w:sz w:val="16"/>
                <w:szCs w:val="16"/>
              </w:rPr>
              <w:instrText xml:space="preserve"> REF _RefEqN_sat \h </w:instrText>
            </w:r>
            <w:r>
              <w:rPr>
                <w:sz w:val="16"/>
                <w:szCs w:val="16"/>
              </w:rPr>
            </w:r>
            <w:r>
              <w:rPr>
                <w:sz w:val="16"/>
                <w:szCs w:val="16"/>
              </w:rPr>
              <w:fldChar w:fldCharType="separate"/>
            </w:r>
            <w:r>
              <w:rPr>
                <w:noProof/>
                <w:sz w:val="16"/>
                <w:szCs w:val="16"/>
              </w:rPr>
              <w:t>18</w:t>
            </w:r>
            <w:r>
              <w:rPr>
                <w:sz w:val="16"/>
                <w:szCs w:val="16"/>
              </w:rPr>
              <w:fldChar w:fldCharType="end"/>
            </w:r>
            <w:r>
              <w:rPr>
                <w:sz w:val="16"/>
                <w:szCs w:val="16"/>
              </w:rPr>
              <w:t xml:space="preserve">) fails and trials remain </w:t>
            </w:r>
            <w:r>
              <w:rPr>
                <w:b/>
                <w:sz w:val="16"/>
                <w:szCs w:val="16"/>
              </w:rPr>
              <w:t>do</w:t>
            </w:r>
          </w:p>
          <w:p w14:paraId="3EADCBC7" w14:textId="77777777" w:rsidR="00F30F81" w:rsidRDefault="00D31F60" w:rsidP="00B61580">
            <w:pPr>
              <w:tabs>
                <w:tab w:val="left" w:pos="500"/>
              </w:tabs>
              <w:ind w:left="500" w:hanging="500"/>
            </w:pPr>
            <w:r>
              <w:rPr>
                <w:sz w:val="16"/>
                <w:szCs w:val="16"/>
              </w:rPr>
              <w:t>7:</w:t>
            </w:r>
            <w:r w:rsidR="000C4153">
              <w:rPr>
                <w:sz w:val="16"/>
                <w:szCs w:val="16"/>
              </w:rPr>
              <w:t xml:space="preserve">     </w:t>
            </w:r>
            <w:r>
              <w:rPr>
                <w:sz w:val="16"/>
                <w:szCs w:val="16"/>
              </w:rPr>
              <w:t>closed move from (</w:t>
            </w:r>
            <w:r>
              <w:rPr>
                <w:sz w:val="16"/>
                <w:szCs w:val="16"/>
              </w:rPr>
              <w:fldChar w:fldCharType="begin"/>
            </w:r>
            <w:r>
              <w:rPr>
                <w:sz w:val="16"/>
                <w:szCs w:val="16"/>
              </w:rPr>
              <w:instrText xml:space="preserve"> REF _RefEqN_adapt \h </w:instrText>
            </w:r>
            <w:r>
              <w:rPr>
                <w:sz w:val="16"/>
                <w:szCs w:val="16"/>
              </w:rPr>
            </w:r>
            <w:r>
              <w:rPr>
                <w:sz w:val="16"/>
                <w:szCs w:val="16"/>
              </w:rPr>
              <w:fldChar w:fldCharType="separate"/>
            </w:r>
            <w:r>
              <w:rPr>
                <w:noProof/>
                <w:sz w:val="16"/>
                <w:szCs w:val="16"/>
              </w:rPr>
              <w:t>19</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2C6F55EE" w14:textId="77777777" w:rsidR="00F30F81" w:rsidRDefault="00D31F60" w:rsidP="00B61580">
            <w:pPr>
              <w:tabs>
                <w:tab w:val="left" w:pos="500"/>
              </w:tabs>
              <w:ind w:left="500" w:hanging="500"/>
            </w:pPr>
            <w:r>
              <w:rPr>
                <w:sz w:val="16"/>
                <w:szCs w:val="16"/>
              </w:rPr>
              <w:t xml:space="preserve">8:     </w:t>
            </w:r>
            <w:r>
              <w:rPr>
                <w:b/>
                <w:sz w:val="16"/>
                <w:szCs w:val="16"/>
              </w:rPr>
              <w:t>if</w:t>
            </w:r>
            <w:del w:id="190009" w:author="Claude" w:date="2026-10-18T21:38:49Z">
              <w:r>
                <w:rPr>
                  <w:sz w:val="16"/>
                  <w:szCs w:val="16"/>
                </w:rPr>
                <w:delText xml:space="preserve"> the bandit of (</w:delText>
              </w:r>
            </w:del>
            <w:ins w:id="190010" w:author="Claude" w:date="2026-10-18T21:38:49Z">
              <w:r>
                <w:rPr>
                  <w:sz w:val="16"/>
                  <w:szCs w:val="16"/>
                </w:rPr>
                <w:t xml:space="preserve"> the selector of (</w:t>
              </w:r>
            </w:ins>
            <w:r>
              <w:rPr>
                <w:sz w:val="16"/>
                <w:szCs w:val="16"/>
              </w:rPr>
              <w:fldChar w:fldCharType="begin"/>
            </w:r>
            <w:r>
              <w:rPr>
                <w:sz w:val="16"/>
                <w:szCs w:val="16"/>
              </w:rPr>
              <w:instrText xml:space="preserve"> REF _RefEqN_bandit \h </w:instrText>
            </w:r>
            <w:r>
              <w:rPr>
                <w:sz w:val="16"/>
                <w:szCs w:val="16"/>
              </w:rPr>
            </w:r>
            <w:r>
              <w:rPr>
                <w:sz w:val="16"/>
                <w:szCs w:val="16"/>
              </w:rPr>
              <w:fldChar w:fldCharType="separate"/>
            </w:r>
            <w:r>
              <w:rPr>
                <w:noProof/>
                <w:sz w:val="16"/>
                <w:szCs w:val="16"/>
              </w:rPr>
              <w:t>20</w:t>
            </w:r>
            <w:r>
              <w:rPr>
                <w:sz w:val="16"/>
                <w:szCs w:val="16"/>
              </w:rPr>
              <w:fldChar w:fldCharType="end"/>
            </w:r>
            <w:r>
              <w:rPr>
                <w:sz w:val="16"/>
                <w:szCs w:val="16"/>
              </w:rPr>
              <w:t xml:space="preserve">) selects a proposal </w:t>
            </w:r>
            <w:r>
              <w:rPr>
                <w:b/>
                <w:sz w:val="16"/>
                <w:szCs w:val="16"/>
              </w:rPr>
              <w:t>then</w:t>
            </w:r>
          </w:p>
          <w:p w14:paraId="46404D9F" w14:textId="77777777" w:rsidR="00F30F81" w:rsidRDefault="00D31F60" w:rsidP="00B61580">
            <w:pPr>
              <w:tabs>
                <w:tab w:val="left" w:pos="620"/>
              </w:tabs>
              <w:ind w:left="620" w:hanging="620"/>
            </w:pPr>
            <w:r>
              <w:rPr>
                <w:sz w:val="16"/>
                <w:szCs w:val="16"/>
              </w:rPr>
              <w:t>9:</w:t>
            </w:r>
            <w:r w:rsidR="000C4153">
              <w:rPr>
                <w:sz w:val="16"/>
                <w:szCs w:val="16"/>
              </w:rPr>
              <w:t xml:space="preserve">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test G1</w:t>
            </w:r>
            <w:r w:rsidR="000C24BB">
              <w:rPr>
                <w:sz w:val="16"/>
                <w:szCs w:val="16"/>
              </w:rPr>
              <w:t>-</w:t>
            </w:r>
            <w:r>
              <w:rPr>
                <w:sz w:val="16"/>
                <w:szCs w:val="16"/>
              </w:rPr>
              <w:t xml:space="preserve">G4; forecast </w:t>
            </w:r>
            <m:oMath>
              <m:r>
                <w:rPr>
                  <w:rFonts w:ascii="Cambria Math" w:hAnsi="Cambria Math"/>
                  <w:sz w:val="16"/>
                  <w:szCs w:val="16"/>
                </w:rPr>
                <m:t>R</m:t>
              </m:r>
            </m:oMath>
            <w:r>
              <w:rPr>
                <w:sz w:val="16"/>
                <w:szCs w:val="16"/>
              </w:rPr>
              <w:t xml:space="preserve"> </w:t>
            </w:r>
            <w:r w:rsidR="000C24BB">
              <w:rPr>
                <w:sz w:val="16"/>
                <w:szCs w:val="16"/>
              </w:rPr>
              <w:t>&amp;</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on</w:t>
            </w:r>
            <w:r w:rsidR="000C24BB">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test (</w:t>
            </w:r>
            <w:r>
              <w:rPr>
                <w:sz w:val="16"/>
                <w:szCs w:val="16"/>
              </w:rPr>
              <w:fldChar w:fldCharType="begin"/>
            </w:r>
            <w:r>
              <w:rPr>
                <w:sz w:val="16"/>
                <w:szCs w:val="16"/>
              </w:rPr>
              <w:instrText xml:space="preserve"> REF _RefEqN_gates \h </w:instrText>
            </w:r>
            <w:r>
              <w:rPr>
                <w:sz w:val="16"/>
                <w:szCs w:val="16"/>
              </w:rPr>
            </w:r>
            <w:r>
              <w:rPr>
                <w:sz w:val="16"/>
                <w:szCs w:val="16"/>
              </w:rPr>
              <w:fldChar w:fldCharType="separate"/>
            </w:r>
            <w:r>
              <w:rPr>
                <w:noProof/>
                <w:sz w:val="16"/>
                <w:szCs w:val="16"/>
              </w:rPr>
              <w:t>23</w:t>
            </w:r>
            <w:r>
              <w:rPr>
                <w:sz w:val="16"/>
                <w:szCs w:val="16"/>
              </w:rPr>
              <w:fldChar w:fldCharType="end"/>
            </w:r>
            <w:r>
              <w:rPr>
                <w:sz w:val="16"/>
                <w:szCs w:val="16"/>
              </w:rPr>
              <w:t>)</w:t>
            </w:r>
          </w:p>
          <w:p w14:paraId="2BEEB583" w14:textId="77777777" w:rsidR="00F30F81" w:rsidRDefault="00D31F60" w:rsidP="00B61580">
            <w:pPr>
              <w:tabs>
                <w:tab w:val="left" w:pos="620"/>
              </w:tabs>
              <w:ind w:left="620" w:hanging="620"/>
            </w:pPr>
            <w:r>
              <w:rPr>
                <w:sz w:val="16"/>
                <w:szCs w:val="16"/>
              </w:rPr>
              <w:t>10:</w:t>
            </w:r>
            <w:r w:rsidR="000C24BB">
              <w:rPr>
                <w:sz w:val="16"/>
                <w:szCs w:val="16"/>
              </w:rPr>
              <w:t xml:space="preserve">    </w:t>
            </w:r>
            <w:r>
              <w:rPr>
                <w:b/>
                <w:sz w:val="16"/>
                <w:szCs w:val="16"/>
              </w:rPr>
              <w:t>if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 one revision</w:t>
            </w:r>
          </w:p>
          <w:p w14:paraId="7FB639E1" w14:textId="77777777" w:rsidR="00F30F81" w:rsidRDefault="00D31F60" w:rsidP="00B61580">
            <w:pPr>
              <w:tabs>
                <w:tab w:val="left" w:pos="500"/>
              </w:tabs>
              <w:ind w:left="500" w:hanging="500"/>
            </w:pPr>
            <w:r>
              <w:rPr>
                <w:sz w:val="16"/>
                <w:szCs w:val="16"/>
              </w:rPr>
              <w:t>11:</w:t>
            </w:r>
            <w:r w:rsidR="000C24BB">
              <w:rPr>
                <w:sz w:val="16"/>
                <w:szCs w:val="16"/>
              </w:rPr>
              <w:t xml:space="preserve">     </w:t>
            </w:r>
            <w:r>
              <w:rPr>
                <w:sz w:val="16"/>
                <w:szCs w:val="16"/>
              </w:rPr>
              <w:t xml:space="preserve">refire </w:t>
            </w:r>
            <m:oMath>
              <m:r>
                <w:rPr>
                  <w:rFonts w:ascii="Cambria Math" w:hAnsi="Cambria Math"/>
                  <w:sz w:val="16"/>
                  <w:szCs w:val="16"/>
                </w:rPr>
                <m:t>R</m:t>
              </m:r>
            </m:oMath>
            <w:r>
              <w:rPr>
                <w:sz w:val="16"/>
                <w:szCs w:val="16"/>
              </w:rPr>
              <w:t xml:space="preserv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forecasts</w:t>
            </w:r>
          </w:p>
          <w:p w14:paraId="0CD75E09" w14:textId="77777777" w:rsidR="00F30F81" w:rsidRDefault="00D31F60" w:rsidP="00B61580">
            <w:pPr>
              <w:tabs>
                <w:tab w:val="left" w:pos="380"/>
              </w:tabs>
              <w:ind w:left="380" w:hanging="380"/>
            </w:pPr>
            <w:r>
              <w:rPr>
                <w:sz w:val="16"/>
                <w:szCs w:val="16"/>
              </w:rPr>
              <w:t>12:</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3D3F24F5" w14:textId="77777777" w:rsidR="00F30F81" w:rsidRDefault="00D31F60" w:rsidP="00B61580">
            <w:pPr>
              <w:tabs>
                <w:tab w:val="left" w:pos="380"/>
              </w:tabs>
              <w:ind w:left="380" w:hanging="380"/>
            </w:pPr>
            <w:r>
              <w:rPr>
                <w:sz w:val="16"/>
                <w:szCs w:val="16"/>
              </w:rPr>
              <w:t>13:</w:t>
            </w:r>
            <w:r w:rsidR="00623659">
              <w:rPr>
                <w:sz w:val="16"/>
                <w:szCs w:val="16"/>
              </w:rPr>
              <w:t xml:space="preserve"> </w:t>
            </w:r>
            <w:r>
              <w:rPr>
                <w:sz w:val="16"/>
                <w:szCs w:val="16"/>
              </w:rPr>
              <w:t xml:space="preserve">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3A79B2DB" w14:textId="77777777" w:rsidR="00F30F81" w:rsidRDefault="00D31F60" w:rsidP="00B61580">
            <w:pPr>
              <w:tabs>
                <w:tab w:val="left" w:pos="260"/>
              </w:tabs>
              <w:ind w:left="260" w:hanging="260"/>
            </w:pPr>
            <w:r>
              <w:rPr>
                <w:sz w:val="16"/>
                <w:szCs w:val="16"/>
              </w:rPr>
              <w:t>14:</w:t>
            </w:r>
            <w:r w:rsidR="00623659">
              <w:rPr>
                <w:sz w:val="16"/>
                <w:szCs w:val="16"/>
              </w:rPr>
              <w:t xml:space="preserve"> </w:t>
            </w:r>
            <w:r>
              <w:rPr>
                <w:sz w:val="16"/>
                <w:szCs w:val="16"/>
              </w:rPr>
              <w:t xml:space="preserve">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69CF4BF4" w14:textId="77777777" w:rsidR="00F30F81" w:rsidRDefault="00D31F60" w:rsidP="00B61580">
            <w:pPr>
              <w:tabs>
                <w:tab w:val="left" w:pos="260"/>
              </w:tabs>
              <w:ind w:left="260" w:hanging="260"/>
            </w:pPr>
            <w:r>
              <w:rPr>
                <w:sz w:val="16"/>
                <w:szCs w:val="16"/>
              </w:rPr>
              <w:t>15:</w:t>
            </w:r>
            <w:r w:rsidR="00623659">
              <w:rPr>
                <w:sz w:val="16"/>
                <w:szCs w:val="16"/>
              </w:rPr>
              <w:t xml:space="preserve"> </w:t>
            </w:r>
            <w:r>
              <w:rPr>
                <w:b/>
                <w:sz w:val="16"/>
                <w:szCs w:val="16"/>
              </w:rPr>
              <w:t>for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w:instrText>
            </w:r>
            <w:r>
              <w:rPr>
                <w:sz w:val="16"/>
                <w:szCs w:val="16"/>
              </w:rPr>
            </w:r>
            <w:r>
              <w:rPr>
                <w:sz w:val="16"/>
                <w:szCs w:val="16"/>
              </w:rPr>
              <w:fldChar w:fldCharType="separate"/>
            </w:r>
            <w:r>
              <w:rPr>
                <w:noProof/>
                <w:sz w:val="16"/>
                <w:szCs w:val="16"/>
              </w:rPr>
              <w:t>24</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50A1CC05" w14:textId="77777777" w:rsidR="00F30F81" w:rsidRDefault="00D31F60" w:rsidP="00B61580">
            <w:pPr>
              <w:tabs>
                <w:tab w:val="left" w:pos="260"/>
              </w:tabs>
              <w:ind w:left="260" w:hanging="260"/>
            </w:pPr>
            <w:r>
              <w:rPr>
                <w:sz w:val="16"/>
                <w:szCs w:val="16"/>
              </w:rPr>
              <w:t>16:</w:t>
            </w:r>
            <w:r w:rsidR="00623659">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m:rPr>
                      <m:scr m:val="script"/>
                      <m:sty m:val="p"/>
                    </m:rPr>
                    <w:rPr>
                      <w:rFonts w:ascii="Cambria Math" w:hAnsi="Cambria Math"/>
                      <w:sz w:val="16"/>
                      <w:szCs w:val="16"/>
                    </w:rPr>
                    <m:t>A</m:t>
                  </m:r>
                </m:e>
                <m:sub>
                  <m:r>
                    <w:rPr>
                      <w:rFonts w:ascii="Cambria Math" w:hAnsi="Cambria Math"/>
                      <w:sz w:val="16"/>
                      <w:szCs w:val="16"/>
                    </w:rPr>
                    <m:t>DSS</m:t>
                  </m:r>
                </m:sub>
              </m:sSub>
              <m:d>
                <m:dPr>
                  <m:ctrlPr>
                    <w:rPr>
                      <w:rFonts w:ascii="Cambria Math" w:hAnsi="Cambria Math"/>
                    </w:rPr>
                  </m:ctrlPr>
                </m:dPr>
                <m:e>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r>
                    <m:rPr>
                      <m:sty m:val="p"/>
                    </m:rPr>
                    <w:rPr>
                      <w:rFonts w:ascii="Cambria Math" w:hAnsi="Cambria Math"/>
                      <w:sz w:val="16"/>
                      <w:szCs w:val="16"/>
                    </w:rPr>
                    <m:t>}</m:t>
                  </m:r>
                </m:e>
              </m:d>
            </m:oMath>
            <w:r>
              <w:rPr>
                <w:sz w:val="16"/>
                <w:szCs w:val="16"/>
              </w:rPr>
              <w:t xml:space="preserve"> (</w:t>
            </w:r>
            <w:r>
              <w:rPr>
                <w:sz w:val="16"/>
                <w:szCs w:val="16"/>
              </w:rPr>
              <w:fldChar w:fldCharType="begin"/>
            </w:r>
            <w:r>
              <w:rPr>
                <w:sz w:val="16"/>
                <w:szCs w:val="16"/>
              </w:rPr>
              <w:instrText xml:space="preserve"> REF _RefEqN_merge \h </w:instrText>
            </w:r>
            <w:r>
              <w:rPr>
                <w:sz w:val="16"/>
                <w:szCs w:val="16"/>
              </w:rPr>
            </w:r>
            <w:r>
              <w:rPr>
                <w:sz w:val="16"/>
                <w:szCs w:val="16"/>
              </w:rPr>
              <w:fldChar w:fldCharType="separate"/>
            </w:r>
            <w:r>
              <w:rPr>
                <w:noProof/>
                <w:sz w:val="16"/>
                <w:szCs w:val="16"/>
              </w:rPr>
              <w:t>25</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6A1CC9BC" w14:textId="77777777" w:rsidR="00F30F81" w:rsidRDefault="00D31F60" w:rsidP="00B61580">
            <w:pPr>
              <w:tabs>
                <w:tab w:val="left" w:pos="260"/>
              </w:tabs>
              <w:ind w:left="260" w:hanging="260"/>
            </w:pPr>
            <w:r>
              <w:rPr>
                <w:sz w:val="16"/>
                <w:szCs w:val="16"/>
              </w:rPr>
              <w:t>17:</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6D741D0B" w14:textId="77777777" w:rsidR="00F30F81" w:rsidRDefault="00D31F60" w:rsidP="00B61580">
            <w:pPr>
              <w:tabs>
                <w:tab w:val="left" w:pos="260"/>
              </w:tabs>
              <w:ind w:left="260" w:hanging="260"/>
            </w:pPr>
            <w:r>
              <w:rPr>
                <w:sz w:val="16"/>
                <w:szCs w:val="16"/>
              </w:rPr>
              <w:t>18:</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p w14:paraId="6403FE4C" w14:textId="77777777" w:rsidR="00926552" w:rsidRDefault="00926552" w:rsidP="00926552">
      <w:pPr>
        <w:pStyle w:val="Heading1"/>
      </w:pPr>
      <w:bookmarkStart w:id="48" w:name="_RefSec_V"/>
      <w:r>
        <w:t>V</w:t>
      </w:r>
      <w:bookmarkEnd w:id="48"/>
      <w:r>
        <w:t>. Results</w:t>
      </w:r>
    </w:p>
    <w:p w14:paraId="083F8B9F" w14:textId="77777777" w:rsidR="00926552" w:rsidRDefault="00926552" w:rsidP="00926552">
      <w:pPr>
        <w:pStyle w:val="Heading2"/>
      </w:pPr>
      <w:bookmarkStart w:id="49" w:name="_RefSec_V_A"/>
      <w:r>
        <w:t>A</w:t>
      </w:r>
      <w:bookmarkEnd w:id="49"/>
      <w:r>
        <w:t>. Validation of the Simulation Core</w:t>
      </w:r>
    </w:p>
    <w:p w14:paraId="08DBF65B" w14:textId="37234F52" w:rsidR="003E3FD9" w:rsidRDefault="00D059CA">
      <w:pPr>
        <w:pStyle w:val="Text"/>
      </w:pPr>
      <w:r>
        <w:rPr>
          <w:noProof/>
        </w:rPr>
        <mc:AlternateContent>
          <mc:Choice Requires="wpg">
            <w:drawing>
              <wp:anchor distT="0" distB="0" distL="114300" distR="114300" simplePos="0" relativeHeight="251656704" behindDoc="0" locked="0" layoutInCell="1" allowOverlap="0" wp14:anchorId="5FD6D089" wp14:editId="16C03359">
                <wp:simplePos x="0" y="0"/>
                <wp:positionH relativeFrom="margin">
                  <wp:posOffset>3474720</wp:posOffset>
                </wp:positionH>
                <wp:positionV relativeFrom="margin">
                  <wp:posOffset>-1270</wp:posOffset>
                </wp:positionV>
                <wp:extent cx="3108960" cy="2547620"/>
                <wp:effectExtent l="0" t="0" r="0" b="5080"/>
                <wp:wrapSquare wrapText="bothSides"/>
                <wp:docPr id="600005" name="Group Fig5"/>
                <wp:cNvGraphicFramePr/>
                <a:graphic xmlns:a="http://schemas.openxmlformats.org/drawingml/2006/main">
                  <a:graphicData uri="http://schemas.microsoft.com/office/word/2010/wordprocessingGroup">
                    <wpg:wgp>
                      <wpg:cNvGrpSpPr/>
                      <wpg:grpSpPr>
                        <a:xfrm>
                          <a:off x="0" y="0"/>
                          <a:ext cx="3108960" cy="2548001"/>
                          <a:chOff x="0" y="0"/>
                          <a:chExt cx="3109000" cy="2548001"/>
                        </a:xfrm>
                      </wpg:grpSpPr>
                      <pic:pic xmlns:pic="http://schemas.openxmlformats.org/drawingml/2006/picture">
                        <pic:nvPicPr>
                          <pic:cNvPr id="610005" name="Picture Fig5"/>
                          <pic:cNvPicPr>
                            <a:picLocks noChangeAspect="1"/>
                          </pic:cNvPicPr>
                        </pic:nvPicPr>
                        <pic:blipFill rotWithShape="1">
                          <a:blip r:embed="rId18" cstate="print">
                            <a:extLst>
                              <a:ext uri="{28A0092B-C50C-407E-A947-70E740481C1C}">
                                <a14:useLocalDpi xmlns:a14="http://schemas.microsoft.com/office/drawing/2010/main" val="0"/>
                              </a:ext>
                            </a:extLst>
                          </a:blip>
                          <a:stretch>
                            <a:fillRect/>
                          </a:stretch>
                        </pic:blipFill>
                        <pic:spPr bwMode="auto">
                          <a:xfrm>
                            <a:off x="413090" y="0"/>
                            <a:ext cx="2249905" cy="2339453"/>
                          </a:xfrm>
                          <a:prstGeom prst="rect">
                            <a:avLst/>
                          </a:prstGeom>
                          <a:noFill/>
                        </pic:spPr>
                      </pic:pic>
                      <wps:wsp>
                        <wps:cNvPr id="620005" name="Text Box Fig5"/>
                        <wps:cNvSpPr txBox="1"/>
                        <wps:spPr>
                          <a:xfrm>
                            <a:off x="0" y="2354701"/>
                            <a:ext cx="3109000" cy="193300"/>
                          </a:xfrm>
                          <a:prstGeom prst="rect">
                            <a:avLst/>
                          </a:prstGeom>
                          <a:solidFill>
                            <a:prstClr val="white"/>
                          </a:solidFill>
                          <a:ln>
                            <a:noFill/>
                          </a:ln>
                        </wps:spPr>
                        <wps:txbx>
                          <w:txbxContent>
                            <w:p w14:paraId="0A21F7F8" w14:textId="77777777" w:rsidR="003E3FD9" w:rsidRDefault="00D31F60" w:rsidP="0083545B">
                              <w:pPr>
                                <w:pStyle w:val="Caption"/>
                                <w:rPr>
                                  <w:noProof/>
                                </w:rPr>
                              </w:pPr>
                              <w:r>
                                <w:t xml:space="preserve">Fig. </w:t>
                              </w:r>
                              <w:bookmarkStart w:id="50" w:name="_RefFig5"/>
                              <w:r>
                                <w:fldChar w:fldCharType="begin"/>
                              </w:r>
                              <w:r>
                                <w:instrText xml:space="preserve"> SEQ Fig. \* ARABIC </w:instrText>
                              </w:r>
                              <w:r>
                                <w:fldChar w:fldCharType="separate"/>
                              </w:r>
                              <w:r>
                                <w:rPr>
                                  <w:noProof/>
                                </w:rPr>
                                <w:t>5</w:t>
                              </w:r>
                              <w:r>
                                <w:fldChar w:fldCharType="end"/>
                              </w:r>
                              <w:bookmarkEnd w:id="50"/>
                              <w:r>
                                <w:t xml:space="preserve">. </w:t>
                              </w:r>
                              <w:del w:id="190021" w:author="Claude" w:date="2026-10-18T21:38:49Z">
                                <w:r>
                                  <w:delText xml:space="preserve">Hindcast agreement maps.</w:delText>
                                </w:r>
                              </w:del>
                              <w:ins w:id="190022" w:author="Claude" w:date="2026-10-18T21:38:49Z">
                                <w:r>
                                  <w:t xml:space="preserve">Hindcast agreement maps of the four fires, simulated against observed burned area at the end of the window.</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D6D089" id="Group Fig5" o:spid="_x0000_s1038" style="position:absolute;left:0;text-align:left;margin-left:273.6pt;margin-top:-.1pt;width:244.8pt;height:200.6pt;z-index:251656704;mso-position-horizontal-relative:margin;mso-position-vertical-relative:margin;mso-width-relative:margin;mso-height-relative:margin" coordsize="31090,254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" o:allowoverlap="f">
                <v:shape id="Picture Fig5" o:spid="_x0000_s1039" type="#_x0000_t75" style="position:absolute;left:4130;width:22499;height:23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">
                  <v:imagedata r:id="rId19" o:title=""/>
                </v:shape>
                <v:shape id="Text Box Fig5" o:spid="_x0000_s1040" type="#_x0000_t202" style="position:absolute;top:23547;width:31090;height: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" stroked="f">
                  <v:textbox inset="0,0,0,0">
                    <w:txbxContent>
                      <w:p w14:paraId="0A21F7F8" w14:textId="77777777" w:rsidR="003E3FD9" w:rsidRDefault="00D31F60" w:rsidP="0083545B">
                        <w:pPr>
                          <w:pStyle w:val="Caption"/>
                          <w:rPr>
                            <w:noProof/>
                          </w:rPr>
                        </w:pPr>
                        <w:r>
                          <w:t xml:space="preserve">Fig. </w:t>
                        </w:r>
                        <w:bookmarkStart w:id="51" w:name="_RefFig5"/>
                        <w:r>
                          <w:fldChar w:fldCharType="begin"/>
                        </w:r>
                        <w:r>
                          <w:instrText xml:space="preserve"> SEQ Fig. \* ARABIC </w:instrText>
                        </w:r>
                        <w:r>
                          <w:fldChar w:fldCharType="separate"/>
                        </w:r>
                        <w:r>
                          <w:rPr>
                            <w:noProof/>
                          </w:rPr>
                          <w:t>5</w:t>
                        </w:r>
                        <w:r>
                          <w:fldChar w:fldCharType="end"/>
                        </w:r>
                        <w:bookmarkEnd w:id="51"/>
                        <w:r>
                          <w:t xml:space="preserve">. </w:t>
                        </w:r>
                        <w:del w:id="190023" w:author="Claude" w:date="2026-10-18T21:38:49Z">
                          <w:r>
                            <w:delText xml:space="preserve">Hindcast agreement maps.</w:delText>
                          </w:r>
                        </w:del>
                        <w:ins w:id="190024" w:author="Claude" w:date="2026-10-18T21:38:49Z">
                          <w:r>
                            <w:t xml:space="preserve">Hindcast agreement maps of the four fires, simulated against observed burned area at the end of the window.</w:t>
                          </w:r>
                        </w:ins>
                      </w:p>
                    </w:txbxContent>
                  </v:textbox>
                </v:shape>
                <w10:wrap type="square" anchorx="margin" anchory="margin"/>
              </v:group>
            </w:pict>
          </mc:Fallback>
        </mc:AlternateContent>
      </w:r>
      <w:r w:rsidR="00D31F60">
        <w:t xml:space="preserve">Every comparison in this section rests on the simulation core, so the core is validated first, by blind hindcast. The simulation core receives only the public inputs of a documented fire, with no tuning on that fire, and its output is compared with the satellite record. Terrain comes from Copernicus GLO-30, fuel from ESA WorldCover 2021, weather from ERA5 reanalysis, and ignition points and reference burn from NASA FIRMS VIIRS detections. Four fires in Türkiye cover different fuel, terrain, and wind conditions, namely Sc1 Çanakkale 2023, Sc2 Manavgat 2021, Sc3 Marmaris 2021, and Sc4 Milas 2021. The core models free spread without suppression, so a free run overpredicts the final area, and an area-overlap score would penalize the model for the suppression it does not represent. Three criteria that are robust to suppression are used instead, each reported as an agreement in Table </w:t>
      </w:r>
      <w:r w:rsidR="00D31F60">
        <w:fldChar w:fldCharType="begin"/>
      </w:r>
      <w:r w:rsidR="00D31F60">
        <w:instrText xml:space="preserve"> REF _RefTab_agree \h </w:instrText>
      </w:r>
      <w:r w:rsidR="00D31F60">
        <w:fldChar w:fldCharType="separate"/>
      </w:r>
      <w:r w:rsidR="00D31F60">
        <w:rPr>
          <w:noProof/>
        </w:rPr>
        <w:t>I</w:t>
      </w:r>
      <w:r w:rsidR="00D31F60">
        <w:fldChar w:fldCharType="end"/>
      </w:r>
      <w:r w:rsidR="00D31F60">
        <w:t xml:space="preserve">. The probability of detection (POD) is the share of the observed burn that the model reaches. It is not lowered by overprediction, and 0.70 is the level at which calibrated growth models are reported to agree with observed footprints </w:t>
      </w:r>
      <w:sdt>
        <w:sdtPr>
          <w:id w:val="-290527004"/>
          <w:citation/>
        </w:sdtPr>
        <w:sdtContent>
          <w:r w:rsidR="00D31F60">
            <w:fldChar w:fldCharType="begin" w:fldLock="1"/>
          </w:r>
          <w:r w:rsidR="00D31F60">
            <w:instrText xml:space="preserve"> CITATION Pais212 \l 1033 </w:instrText>
          </w:r>
          <w:r w:rsidR="00D31F60">
            <w:fldChar w:fldCharType="separate"/>
          </w:r>
          <w:r w:rsidR="00D31F60">
            <w:rPr>
              <w:noProof/>
            </w:rPr>
            <w:t>[23]</w:t>
          </w:r>
          <w:r w:rsidR="00D31F60">
            <w:fldChar w:fldCharType="end"/>
          </w:r>
        </w:sdtContent>
      </w:sdt>
      <w:r w:rsidR="00D31F60">
        <w:t xml:space="preserve">. The front agreement is </w:t>
      </w:r>
      <m:oMath>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R</m:t>
        </m:r>
      </m:oMath>
      <w:r w:rsidR="00D31F60">
        <w:t xml:space="preserve">, where </w:t>
      </w:r>
      <m:oMath>
        <m:acc>
          <m:accPr>
            <m:chr m:val="‾"/>
            <m:ctrlPr>
              <w:rPr>
                <w:rFonts w:ascii="Cambria Math" w:hAnsi="Cambria Math"/>
              </w:rPr>
            </m:ctrlPr>
          </m:accPr>
          <m:e>
            <m:r>
              <w:rPr>
                <w:rFonts w:ascii="Cambria Math" w:hAnsi="Cambria Math"/>
              </w:rPr>
              <m:t>d</m:t>
            </m:r>
          </m:e>
        </m:acc>
      </m:oMath>
      <w:r w:rsidR="00D31F60">
        <w:t xml:space="preserve"> is the mean distance between the simulated and the observed fronts and </w:t>
      </w:r>
      <m:oMath>
        <m:r>
          <w:rPr>
            <w:rFonts w:ascii="Cambria Math" w:hAnsi="Cambria Math"/>
          </w:rPr>
          <m:t>R</m:t>
        </m:r>
      </m:oMath>
      <w:r w:rsidR="00D31F60">
        <w:t xml:space="preserve"> the radius of a disk with the observed burned area, so that 0.9 means the fronts lie within one tenth of the fire size. The arrival-time agreement is </w:t>
      </w:r>
      <m:oMath>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oMath>
      <w:r w:rsidR="00D31F60">
        <w:t xml:space="preserve">, where </w:t>
      </w:r>
      <m:oMath>
        <m:r>
          <w:rPr>
            <w:rFonts w:ascii="Cambria Math" w:hAnsi="Cambria Math"/>
          </w:rPr>
          <m:t>τ</m:t>
        </m:r>
      </m:oMath>
      <w:r w:rsidR="00D31F60">
        <w:t xml:space="preserve"> is the mean absolute difference between the simulated and the detected arrival times over the shared cells and </w:t>
      </w:r>
      <m:oMath>
        <m:r>
          <w:rPr>
            <w:rFonts w:ascii="Cambria Math" w:hAnsi="Cambria Math"/>
          </w:rPr>
          <m:t>T</m:t>
        </m:r>
      </m:oMath>
      <w:r>
        <w:t xml:space="preserve"> the observed duration of the fire. It is the direct test of the rate of spread. The overall agreement is the mean of the three. Over 50 replicates the overall agreement is 86 to 94% and no single score falls below 0.70. The four fires differ in size, fuel, terrain, and duration, and none of them was used to tune the model, so the agreement supports the use of the core for Mediterranean summer fires of this size. The simulated windows are shorter than the observed durations in two cases, and the agreement is computed over the cells the two records share. Fig. </w:t>
      </w:r>
      <w:r w:rsidR="00D31F60">
        <w:fldChar w:fldCharType="begin"/>
      </w:r>
      <w:r w:rsidR="00D31F60">
        <w:instrText xml:space="preserve"> REF _RefFig5 \h </w:instrText>
      </w:r>
      <w:r w:rsidR="00D31F60">
        <w:fldChar w:fldCharType="separate"/>
      </w:r>
      <w:r w:rsidR="00D31F60">
        <w:rPr>
          <w:noProof/>
        </w:rPr>
        <w:t>5</w:t>
      </w:r>
      <w:r w:rsidR="00D31F60">
        <w:fldChar w:fldCharType="end"/>
      </w:r>
      <w:r w:rsidR="00D31F60">
        <w:t xml:space="preserve"> shows the agreement maps of the four fires.</w:t>
      </w:r>
    </w:p>
    <w:p w14:paraId="7986BF3F" w14:textId="77777777" w:rsidR="003E3FD9" w:rsidRDefault="00D31F60">
      <w:pPr>
        <w:pStyle w:val="TableTitle"/>
        <w:keepNext/>
        <w:spacing w:before="120"/>
      </w:pPr>
      <w:r>
        <w:t xml:space="preserve">TABLE </w:t>
      </w:r>
      <w:bookmarkStart w:id="52" w:name="_RefTab_agree"/>
      <w:r>
        <w:fldChar w:fldCharType="begin"/>
      </w:r>
      <w:r>
        <w:instrText xml:space="preserve"> SEQ Table \* ROMAN </w:instrText>
      </w:r>
      <w:r>
        <w:fldChar w:fldCharType="separate"/>
      </w:r>
      <w:r>
        <w:rPr>
          <w:noProof/>
        </w:rPr>
        <w:t>I</w:t>
      </w:r>
      <w:r>
        <w:fldChar w:fldCharType="end"/>
      </w:r>
      <w:bookmarkEnd w:id="52"/>
    </w:p>
    <w:p w14:paraId="4163CAF3" w14:textId="77777777" w:rsidR="003E3FD9" w:rsidRDefault="00D31F60">
      <w:pPr>
        <w:pStyle w:val="TableTitle"/>
        <w:keepNext/>
        <w:spacing w:after="60"/>
      </w:pPr>
      <w:r>
        <w:t>Hindcast agreement per historical fire (50 replicates)</w:t>
      </w:r>
    </w:p>
    <w:tbl>
      <w:tblPr>
        <w:tblW w:w="5000" w:type="pct"/>
        <w:jc w:val="center"/>
        <w:tblCellMar>
          <w:left w:w="40" w:type="dxa"/>
          <w:right w:w="40" w:type="dxa"/>
        </w:tblCellMar>
        <w:tblLook w:val="04A0" w:firstRow="1" w:lastRow="0" w:firstColumn="1" w:lastColumn="0" w:noHBand="0" w:noVBand="1"/>
      </w:tblPr>
      <w:tblGrid>
        <w:gridCol w:w="2308"/>
        <w:gridCol w:w="433"/>
        <w:gridCol w:w="721"/>
        <w:gridCol w:w="721"/>
        <w:gridCol w:w="721"/>
      </w:tblGrid>
      <w:tr w:rsidR="003E3FD9" w14:paraId="4F5B1E8E" w14:textId="77777777" w:rsidTr="00C86984">
        <w:trPr>
          <w:cantSplit/>
          <w:jc w:val="center"/>
        </w:trPr>
        <w:tc>
          <w:tcPr>
            <w:tcW w:w="2353" w:type="pct"/>
            <w:tcBorders>
              <w:top w:val="single" w:sz="8" w:space="0" w:color="000000"/>
              <w:left w:val="nil"/>
              <w:bottom w:val="single" w:sz="6" w:space="0" w:color="000000"/>
              <w:right w:val="nil"/>
            </w:tcBorders>
          </w:tcPr>
          <w:p w14:paraId="2C6D97E2" w14:textId="77777777" w:rsidR="003E3FD9" w:rsidRDefault="00D31F60">
            <w:pPr>
              <w:keepNext/>
            </w:pPr>
            <w:r>
              <w:rPr>
                <w:b/>
                <w:sz w:val="15"/>
                <w:szCs w:val="15"/>
              </w:rPr>
              <w:t>Score</w:t>
            </w:r>
          </w:p>
        </w:tc>
        <w:tc>
          <w:tcPr>
            <w:tcW w:w="441" w:type="pct"/>
            <w:tcBorders>
              <w:top w:val="single" w:sz="8" w:space="0" w:color="000000"/>
              <w:left w:val="nil"/>
              <w:bottom w:val="single" w:sz="6" w:space="0" w:color="000000"/>
              <w:right w:val="nil"/>
            </w:tcBorders>
          </w:tcPr>
          <w:p w14:paraId="03687725" w14:textId="77777777" w:rsidR="003E3FD9" w:rsidRDefault="00D31F60">
            <w:pPr>
              <w:keepNext/>
              <w:jc w:val="center"/>
            </w:pPr>
            <w:r>
              <w:rPr>
                <w:b/>
                <w:sz w:val="15"/>
                <w:szCs w:val="15"/>
              </w:rPr>
              <w:t>Sc1</w:t>
            </w:r>
          </w:p>
        </w:tc>
        <w:tc>
          <w:tcPr>
            <w:tcW w:w="735" w:type="pct"/>
            <w:tcBorders>
              <w:top w:val="single" w:sz="8" w:space="0" w:color="000000"/>
              <w:left w:val="nil"/>
              <w:bottom w:val="single" w:sz="6" w:space="0" w:color="000000"/>
              <w:right w:val="nil"/>
            </w:tcBorders>
          </w:tcPr>
          <w:p w14:paraId="59AF8934" w14:textId="77777777" w:rsidR="003E3FD9" w:rsidRDefault="00D31F60">
            <w:pPr>
              <w:keepNext/>
              <w:jc w:val="center"/>
            </w:pPr>
            <w:r>
              <w:rPr>
                <w:b/>
                <w:sz w:val="15"/>
                <w:szCs w:val="15"/>
              </w:rPr>
              <w:t>Sc2</w:t>
            </w:r>
          </w:p>
        </w:tc>
        <w:tc>
          <w:tcPr>
            <w:tcW w:w="735" w:type="pct"/>
            <w:tcBorders>
              <w:top w:val="single" w:sz="8" w:space="0" w:color="000000"/>
              <w:left w:val="nil"/>
              <w:bottom w:val="single" w:sz="6" w:space="0" w:color="000000"/>
              <w:right w:val="nil"/>
            </w:tcBorders>
          </w:tcPr>
          <w:p w14:paraId="3E2F63A9" w14:textId="77777777" w:rsidR="003E3FD9" w:rsidRDefault="00D31F60">
            <w:pPr>
              <w:keepNext/>
              <w:jc w:val="center"/>
            </w:pPr>
            <w:r>
              <w:rPr>
                <w:b/>
                <w:sz w:val="15"/>
                <w:szCs w:val="15"/>
              </w:rPr>
              <w:t>Sc3</w:t>
            </w:r>
          </w:p>
        </w:tc>
        <w:tc>
          <w:tcPr>
            <w:tcW w:w="735" w:type="pct"/>
            <w:tcBorders>
              <w:top w:val="single" w:sz="8" w:space="0" w:color="000000"/>
              <w:left w:val="nil"/>
              <w:bottom w:val="single" w:sz="6" w:space="0" w:color="000000"/>
              <w:right w:val="nil"/>
            </w:tcBorders>
          </w:tcPr>
          <w:p w14:paraId="3B0F2715" w14:textId="77777777" w:rsidR="003E3FD9" w:rsidRDefault="00D31F60">
            <w:pPr>
              <w:keepNext/>
              <w:jc w:val="center"/>
            </w:pPr>
            <w:r>
              <w:rPr>
                <w:b/>
                <w:sz w:val="15"/>
                <w:szCs w:val="15"/>
              </w:rPr>
              <w:t>Sc4</w:t>
            </w:r>
          </w:p>
        </w:tc>
      </w:tr>
      <w:tr w:rsidR="003E3FD9" w14:paraId="77B6A682" w14:textId="77777777" w:rsidTr="00C86984">
        <w:trPr>
          <w:cantSplit/>
          <w:jc w:val="center"/>
        </w:trPr>
        <w:tc>
          <w:tcPr>
            <w:tcW w:w="2353" w:type="pct"/>
            <w:tcBorders>
              <w:top w:val="nil"/>
              <w:left w:val="nil"/>
              <w:bottom w:val="nil"/>
              <w:right w:val="nil"/>
            </w:tcBorders>
          </w:tcPr>
          <w:p w14:paraId="5AD745DF" w14:textId="77777777" w:rsidR="003E3FD9" w:rsidRDefault="00D31F60">
            <w:pPr>
              <w:keepNext/>
            </w:pPr>
            <w:r>
              <w:rPr>
                <w:sz w:val="15"/>
                <w:szCs w:val="15"/>
              </w:rPr>
              <w:t xml:space="preserve">Front agreement </w:t>
            </w:r>
            <m:oMath>
              <m:r>
                <w:rPr>
                  <w:rFonts w:ascii="Cambria Math" w:hAnsi="Cambria Math"/>
                  <w:sz w:val="15"/>
                  <w:szCs w:val="15"/>
                </w:rPr>
                <m:t>1</m:t>
              </m:r>
              <m:r>
                <m:rPr>
                  <m:sty m:val="p"/>
                </m:rPr>
                <w:rPr>
                  <w:rFonts w:ascii="Cambria Math" w:hAnsi="Cambria Math"/>
                  <w:sz w:val="15"/>
                  <w:szCs w:val="15"/>
                </w:rPr>
                <m:t>-</m:t>
              </m:r>
              <m:acc>
                <m:accPr>
                  <m:chr m:val="‾"/>
                  <m:ctrlPr>
                    <w:rPr>
                      <w:rFonts w:ascii="Cambria Math" w:hAnsi="Cambria Math"/>
                    </w:rPr>
                  </m:ctrlPr>
                </m:accPr>
                <m:e>
                  <m:r>
                    <w:rPr>
                      <w:rFonts w:ascii="Cambria Math" w:hAnsi="Cambria Math"/>
                      <w:sz w:val="15"/>
                      <w:szCs w:val="15"/>
                    </w:rPr>
                    <m:t>d</m:t>
                  </m:r>
                </m:e>
              </m:acc>
              <m:r>
                <m:rPr>
                  <m:sty m:val="p"/>
                </m:rPr>
                <w:rPr>
                  <w:rFonts w:ascii="Cambria Math" w:hAnsi="Cambria Math"/>
                  <w:sz w:val="15"/>
                  <w:szCs w:val="15"/>
                </w:rPr>
                <m:t>/</m:t>
              </m:r>
              <m:r>
                <w:rPr>
                  <w:rFonts w:ascii="Cambria Math" w:hAnsi="Cambria Math"/>
                  <w:sz w:val="15"/>
                  <w:szCs w:val="15"/>
                </w:rPr>
                <m:t>R</m:t>
              </m:r>
            </m:oMath>
          </w:p>
        </w:tc>
        <w:tc>
          <w:tcPr>
            <w:tcW w:w="441" w:type="pct"/>
            <w:tcBorders>
              <w:top w:val="nil"/>
              <w:left w:val="nil"/>
              <w:bottom w:val="nil"/>
              <w:right w:val="nil"/>
            </w:tcBorders>
          </w:tcPr>
          <w:p w14:paraId="0FA062D1" w14:textId="77777777" w:rsidR="003E3FD9" w:rsidRDefault="00D31F60">
            <w:pPr>
              <w:keepNext/>
              <w:jc w:val="center"/>
            </w:pPr>
            <w:r>
              <w:rPr>
                <w:sz w:val="15"/>
                <w:szCs w:val="15"/>
              </w:rPr>
              <w:t>82%</w:t>
            </w:r>
          </w:p>
        </w:tc>
        <w:tc>
          <w:tcPr>
            <w:tcW w:w="735" w:type="pct"/>
            <w:tcBorders>
              <w:top w:val="nil"/>
              <w:left w:val="nil"/>
              <w:bottom w:val="nil"/>
              <w:right w:val="nil"/>
            </w:tcBorders>
          </w:tcPr>
          <w:p w14:paraId="16FBA77F" w14:textId="77777777" w:rsidR="003E3FD9" w:rsidRDefault="00D31F60">
            <w:pPr>
              <w:keepNext/>
              <w:jc w:val="center"/>
            </w:pPr>
            <w:r>
              <w:rPr>
                <w:sz w:val="15"/>
                <w:szCs w:val="15"/>
              </w:rPr>
              <w:t>90%</w:t>
            </w:r>
          </w:p>
        </w:tc>
        <w:tc>
          <w:tcPr>
            <w:tcW w:w="735" w:type="pct"/>
            <w:tcBorders>
              <w:top w:val="nil"/>
              <w:left w:val="nil"/>
              <w:bottom w:val="nil"/>
              <w:right w:val="nil"/>
            </w:tcBorders>
          </w:tcPr>
          <w:p w14:paraId="4F55761F" w14:textId="77777777" w:rsidR="003E3FD9" w:rsidRDefault="00D31F60">
            <w:pPr>
              <w:keepNext/>
              <w:jc w:val="center"/>
            </w:pPr>
            <w:r>
              <w:rPr>
                <w:sz w:val="15"/>
                <w:szCs w:val="15"/>
              </w:rPr>
              <w:t>89%</w:t>
            </w:r>
          </w:p>
        </w:tc>
        <w:tc>
          <w:tcPr>
            <w:tcW w:w="735" w:type="pct"/>
            <w:tcBorders>
              <w:top w:val="nil"/>
              <w:left w:val="nil"/>
              <w:bottom w:val="nil"/>
              <w:right w:val="nil"/>
            </w:tcBorders>
          </w:tcPr>
          <w:p w14:paraId="1CA16BF0" w14:textId="77777777" w:rsidR="003E3FD9" w:rsidRDefault="00D31F60">
            <w:pPr>
              <w:keepNext/>
              <w:jc w:val="center"/>
            </w:pPr>
            <w:r>
              <w:rPr>
                <w:sz w:val="15"/>
                <w:szCs w:val="15"/>
              </w:rPr>
              <w:t>89%</w:t>
            </w:r>
          </w:p>
        </w:tc>
      </w:tr>
      <w:tr w:rsidR="003E3FD9" w14:paraId="27354077" w14:textId="77777777" w:rsidTr="00C86984">
        <w:trPr>
          <w:cantSplit/>
          <w:jc w:val="center"/>
        </w:trPr>
        <w:tc>
          <w:tcPr>
            <w:tcW w:w="2353" w:type="pct"/>
            <w:tcBorders>
              <w:top w:val="nil"/>
              <w:left w:val="nil"/>
              <w:bottom w:val="nil"/>
              <w:right w:val="nil"/>
            </w:tcBorders>
          </w:tcPr>
          <w:p w14:paraId="351EBEA4" w14:textId="77777777" w:rsidR="003E3FD9" w:rsidRDefault="00D31F60">
            <w:pPr>
              <w:keepNext/>
            </w:pPr>
            <w:r>
              <w:rPr>
                <w:sz w:val="15"/>
                <w:szCs w:val="15"/>
              </w:rPr>
              <w:t xml:space="preserve">Arrival-time agreement </w:t>
            </w:r>
            <m:oMath>
              <m:r>
                <w:rPr>
                  <w:rFonts w:ascii="Cambria Math" w:hAnsi="Cambria Math"/>
                  <w:sz w:val="15"/>
                  <w:szCs w:val="15"/>
                </w:rPr>
                <m:t>1</m:t>
              </m:r>
              <m:r>
                <m:rPr>
                  <m:sty m:val="p"/>
                </m:rPr>
                <w:rPr>
                  <w:rFonts w:ascii="Cambria Math" w:hAnsi="Cambria Math"/>
                  <w:sz w:val="15"/>
                  <w:szCs w:val="15"/>
                </w:rPr>
                <m:t>-</m:t>
              </m:r>
              <m:r>
                <w:rPr>
                  <w:rFonts w:ascii="Cambria Math" w:hAnsi="Cambria Math"/>
                  <w:sz w:val="15"/>
                  <w:szCs w:val="15"/>
                </w:rPr>
                <m:t>τ</m:t>
              </m:r>
              <m:r>
                <m:rPr>
                  <m:sty m:val="p"/>
                </m:rPr>
                <w:rPr>
                  <w:rFonts w:ascii="Cambria Math" w:hAnsi="Cambria Math"/>
                  <w:sz w:val="15"/>
                  <w:szCs w:val="15"/>
                </w:rPr>
                <m:t>/</m:t>
              </m:r>
              <m:r>
                <w:rPr>
                  <w:rFonts w:ascii="Cambria Math" w:hAnsi="Cambria Math"/>
                  <w:sz w:val="15"/>
                  <w:szCs w:val="15"/>
                </w:rPr>
                <m:t>T</m:t>
              </m:r>
            </m:oMath>
          </w:p>
        </w:tc>
        <w:tc>
          <w:tcPr>
            <w:tcW w:w="441" w:type="pct"/>
            <w:tcBorders>
              <w:top w:val="nil"/>
              <w:left w:val="nil"/>
              <w:bottom w:val="nil"/>
              <w:right w:val="nil"/>
            </w:tcBorders>
          </w:tcPr>
          <w:p w14:paraId="77846554" w14:textId="77777777" w:rsidR="003E3FD9" w:rsidRDefault="00D31F60">
            <w:pPr>
              <w:keepNext/>
              <w:jc w:val="center"/>
            </w:pPr>
            <w:r>
              <w:rPr>
                <w:sz w:val="15"/>
                <w:szCs w:val="15"/>
              </w:rPr>
              <w:t>90%</w:t>
            </w:r>
          </w:p>
        </w:tc>
        <w:tc>
          <w:tcPr>
            <w:tcW w:w="735" w:type="pct"/>
            <w:tcBorders>
              <w:top w:val="nil"/>
              <w:left w:val="nil"/>
              <w:bottom w:val="nil"/>
              <w:right w:val="nil"/>
            </w:tcBorders>
          </w:tcPr>
          <w:p w14:paraId="2D3039DC" w14:textId="77777777" w:rsidR="003E3FD9" w:rsidRDefault="00D31F60">
            <w:pPr>
              <w:keepNext/>
              <w:jc w:val="center"/>
            </w:pPr>
            <w:r>
              <w:rPr>
                <w:sz w:val="15"/>
                <w:szCs w:val="15"/>
              </w:rPr>
              <w:t>98%</w:t>
            </w:r>
          </w:p>
        </w:tc>
        <w:tc>
          <w:tcPr>
            <w:tcW w:w="735" w:type="pct"/>
            <w:tcBorders>
              <w:top w:val="nil"/>
              <w:left w:val="nil"/>
              <w:bottom w:val="nil"/>
              <w:right w:val="nil"/>
            </w:tcBorders>
          </w:tcPr>
          <w:p w14:paraId="2E286798" w14:textId="77777777" w:rsidR="003E3FD9" w:rsidRDefault="00D31F60">
            <w:pPr>
              <w:keepNext/>
              <w:jc w:val="center"/>
            </w:pPr>
            <w:r>
              <w:rPr>
                <w:sz w:val="15"/>
                <w:szCs w:val="15"/>
              </w:rPr>
              <w:t>71%</w:t>
            </w:r>
          </w:p>
        </w:tc>
        <w:tc>
          <w:tcPr>
            <w:tcW w:w="735" w:type="pct"/>
            <w:tcBorders>
              <w:top w:val="nil"/>
              <w:left w:val="nil"/>
              <w:bottom w:val="nil"/>
              <w:right w:val="nil"/>
            </w:tcBorders>
          </w:tcPr>
          <w:p w14:paraId="5F1AEE4F" w14:textId="77777777" w:rsidR="003E3FD9" w:rsidRDefault="00D31F60">
            <w:pPr>
              <w:keepNext/>
              <w:jc w:val="center"/>
            </w:pPr>
            <w:r>
              <w:rPr>
                <w:sz w:val="15"/>
                <w:szCs w:val="15"/>
              </w:rPr>
              <w:t>96%</w:t>
            </w:r>
          </w:p>
        </w:tc>
      </w:tr>
      <w:tr w:rsidR="003E3FD9" w14:paraId="0711A12B" w14:textId="77777777" w:rsidTr="00C86984">
        <w:trPr>
          <w:cantSplit/>
          <w:jc w:val="center"/>
        </w:trPr>
        <w:tc>
          <w:tcPr>
            <w:tcW w:w="2353" w:type="pct"/>
            <w:tcBorders>
              <w:top w:val="nil"/>
              <w:left w:val="nil"/>
              <w:bottom w:val="nil"/>
              <w:right w:val="nil"/>
            </w:tcBorders>
          </w:tcPr>
          <w:p w14:paraId="40F6E10F" w14:textId="77777777" w:rsidR="003E3FD9" w:rsidRDefault="00D31F60">
            <w:pPr>
              <w:keepNext/>
            </w:pPr>
            <w:r>
              <w:rPr>
                <w:sz w:val="15"/>
                <w:szCs w:val="15"/>
              </w:rPr>
              <w:t>Probability of detection</w:t>
            </w:r>
          </w:p>
        </w:tc>
        <w:tc>
          <w:tcPr>
            <w:tcW w:w="441" w:type="pct"/>
            <w:tcBorders>
              <w:top w:val="nil"/>
              <w:left w:val="nil"/>
              <w:bottom w:val="nil"/>
              <w:right w:val="nil"/>
            </w:tcBorders>
          </w:tcPr>
          <w:p w14:paraId="5A24CF65" w14:textId="77777777" w:rsidR="003E3FD9" w:rsidRDefault="00D31F60">
            <w:pPr>
              <w:keepNext/>
              <w:jc w:val="center"/>
            </w:pPr>
            <w:r>
              <w:rPr>
                <w:sz w:val="15"/>
                <w:szCs w:val="15"/>
              </w:rPr>
              <w:t>92%</w:t>
            </w:r>
          </w:p>
        </w:tc>
        <w:tc>
          <w:tcPr>
            <w:tcW w:w="735" w:type="pct"/>
            <w:tcBorders>
              <w:top w:val="nil"/>
              <w:left w:val="nil"/>
              <w:bottom w:val="nil"/>
              <w:right w:val="nil"/>
            </w:tcBorders>
          </w:tcPr>
          <w:p w14:paraId="51353274" w14:textId="77777777" w:rsidR="003E3FD9" w:rsidRDefault="00D31F60">
            <w:pPr>
              <w:keepNext/>
              <w:jc w:val="center"/>
            </w:pPr>
            <w:r>
              <w:rPr>
                <w:sz w:val="15"/>
                <w:szCs w:val="15"/>
              </w:rPr>
              <w:t>93%</w:t>
            </w:r>
          </w:p>
        </w:tc>
        <w:tc>
          <w:tcPr>
            <w:tcW w:w="735" w:type="pct"/>
            <w:tcBorders>
              <w:top w:val="nil"/>
              <w:left w:val="nil"/>
              <w:bottom w:val="nil"/>
              <w:right w:val="nil"/>
            </w:tcBorders>
          </w:tcPr>
          <w:p w14:paraId="00DD610A" w14:textId="77777777" w:rsidR="003E3FD9" w:rsidRDefault="00D31F60">
            <w:pPr>
              <w:keepNext/>
              <w:jc w:val="center"/>
            </w:pPr>
            <w:r>
              <w:rPr>
                <w:sz w:val="15"/>
                <w:szCs w:val="15"/>
              </w:rPr>
              <w:t>97%</w:t>
            </w:r>
          </w:p>
        </w:tc>
        <w:tc>
          <w:tcPr>
            <w:tcW w:w="735" w:type="pct"/>
            <w:tcBorders>
              <w:top w:val="nil"/>
              <w:left w:val="nil"/>
              <w:bottom w:val="nil"/>
              <w:right w:val="nil"/>
            </w:tcBorders>
          </w:tcPr>
          <w:p w14:paraId="47E06864" w14:textId="77777777" w:rsidR="003E3FD9" w:rsidRDefault="00D31F60">
            <w:pPr>
              <w:keepNext/>
              <w:jc w:val="center"/>
            </w:pPr>
            <w:r>
              <w:rPr>
                <w:sz w:val="15"/>
                <w:szCs w:val="15"/>
              </w:rPr>
              <w:t>85%</w:t>
            </w:r>
          </w:p>
        </w:tc>
      </w:tr>
      <w:tr w:rsidR="003E3FD9" w14:paraId="0C07D734" w14:textId="77777777" w:rsidTr="00C86984">
        <w:trPr>
          <w:cantSplit/>
          <w:jc w:val="center"/>
        </w:trPr>
        <w:tc>
          <w:tcPr>
            <w:tcW w:w="2353" w:type="pct"/>
            <w:tcBorders>
              <w:top w:val="nil"/>
              <w:left w:val="nil"/>
              <w:bottom w:val="single" w:sz="8" w:space="0" w:color="000000"/>
              <w:right w:val="nil"/>
            </w:tcBorders>
          </w:tcPr>
          <w:p w14:paraId="4A60AF95" w14:textId="77777777" w:rsidR="003E3FD9" w:rsidRDefault="00D31F60">
            <w:r>
              <w:rPr>
                <w:sz w:val="15"/>
                <w:szCs w:val="15"/>
              </w:rPr>
              <w:t>Overall agreement</w:t>
            </w:r>
          </w:p>
        </w:tc>
        <w:tc>
          <w:tcPr>
            <w:tcW w:w="441" w:type="pct"/>
            <w:tcBorders>
              <w:top w:val="nil"/>
              <w:left w:val="nil"/>
              <w:bottom w:val="single" w:sz="8" w:space="0" w:color="000000"/>
              <w:right w:val="nil"/>
            </w:tcBorders>
          </w:tcPr>
          <w:p w14:paraId="7A3CD379" w14:textId="77777777" w:rsidR="003E3FD9" w:rsidRDefault="00D31F60">
            <w:pPr>
              <w:jc w:val="center"/>
            </w:pPr>
            <w:r>
              <w:rPr>
                <w:sz w:val="15"/>
                <w:szCs w:val="15"/>
              </w:rPr>
              <w:t>88%</w:t>
            </w:r>
          </w:p>
        </w:tc>
        <w:tc>
          <w:tcPr>
            <w:tcW w:w="735" w:type="pct"/>
            <w:tcBorders>
              <w:top w:val="nil"/>
              <w:left w:val="nil"/>
              <w:bottom w:val="single" w:sz="8" w:space="0" w:color="000000"/>
              <w:right w:val="nil"/>
            </w:tcBorders>
          </w:tcPr>
          <w:p w14:paraId="0A89BBD3" w14:textId="77777777" w:rsidR="003E3FD9" w:rsidRDefault="00D31F60">
            <w:pPr>
              <w:jc w:val="center"/>
            </w:pPr>
            <w:r>
              <w:rPr>
                <w:sz w:val="15"/>
                <w:szCs w:val="15"/>
              </w:rPr>
              <w:t>94%</w:t>
            </w:r>
          </w:p>
        </w:tc>
        <w:tc>
          <w:tcPr>
            <w:tcW w:w="735" w:type="pct"/>
            <w:tcBorders>
              <w:top w:val="nil"/>
              <w:left w:val="nil"/>
              <w:bottom w:val="single" w:sz="8" w:space="0" w:color="000000"/>
              <w:right w:val="nil"/>
            </w:tcBorders>
          </w:tcPr>
          <w:p w14:paraId="60F752A9" w14:textId="77777777" w:rsidR="003E3FD9" w:rsidRDefault="00D31F60">
            <w:pPr>
              <w:jc w:val="center"/>
            </w:pPr>
            <w:r>
              <w:rPr>
                <w:sz w:val="15"/>
                <w:szCs w:val="15"/>
              </w:rPr>
              <w:t>86%</w:t>
            </w:r>
          </w:p>
        </w:tc>
        <w:tc>
          <w:tcPr>
            <w:tcW w:w="735" w:type="pct"/>
            <w:tcBorders>
              <w:top w:val="nil"/>
              <w:left w:val="nil"/>
              <w:bottom w:val="single" w:sz="8" w:space="0" w:color="000000"/>
              <w:right w:val="nil"/>
            </w:tcBorders>
          </w:tcPr>
          <w:p w14:paraId="0B2B0267" w14:textId="77777777" w:rsidR="003E3FD9" w:rsidRDefault="00D31F60">
            <w:pPr>
              <w:jc w:val="center"/>
            </w:pPr>
            <w:r>
              <w:rPr>
                <w:sz w:val="15"/>
                <w:szCs w:val="15"/>
              </w:rPr>
              <w:t>90%</w:t>
            </w:r>
          </w:p>
        </w:tc>
      </w:tr>
    </w:tbl>
    <w:p w14:paraId="23D798B2" w14:textId="77777777" w:rsidR="00926552" w:rsidRDefault="00926552" w:rsidP="00926552">
      <w:pPr>
        <w:pStyle w:val="Heading2"/>
      </w:pPr>
      <w:bookmarkStart w:id="53" w:name="_RefSec_V_B"/>
      <w:r>
        <w:t>B</w:t>
      </w:r>
      <w:bookmarkEnd w:id="53"/>
      <w:r>
        <w:t>. Experimental Design</w:t>
      </w:r>
    </w:p>
    <w:p w14:paraId="21099DFD" w14:textId="75197CE4" w:rsidR="003E3FD9" w:rsidRDefault="00D31F60">
      <w:pPr>
        <w:pStyle w:val="Text"/>
      </w:pPr>
      <w:r>
        <w:t xml:space="preserve">Synthetic scenarios use 72 by 50 cell grids at 30 m with terrain, land cover, settlements, roads, and capacity-limited bases, under critical fire weather. The domain is about 2.2 km by 1.5 km, so a free burn can consume most of it within the episode and the no-action outcome is bounded by the domain rather than by the fire. The saving against no action is therefore a conservative figure, and the paired differences between the decision configurations are the measures to read. Weather is held fixed across worlds, so the comparison isolates the decision mechanism and does not test weather uncertainty. Table </w:t>
      </w:r>
      <w:r>
        <w:fldChar w:fldCharType="begin"/>
      </w:r>
      <w:r>
        <w:instrText xml:space="preserve"> REF _RefTab_param \h </w:instrText>
      </w:r>
      <w:r>
        <w:fldChar w:fldCharType="separate"/>
      </w:r>
      <w:r>
        <w:rPr>
          <w:noProof/>
        </w:rPr>
        <w:t>II</w:t>
      </w:r>
      <w:r>
        <w:fldChar w:fldCharType="end"/>
      </w:r>
      <w:r>
        <w:t xml:space="preserve"> lists the settings of the engine, the closed </w:t>
      </w:r>
      <w:r>
        <w:lastRenderedPageBreak/>
        <w:t xml:space="preserve">layer, the open layer, and the coordinator with the reason for each value. Five scenario families, listed in Table </w:t>
      </w:r>
      <w:r>
        <w:fldChar w:fldCharType="begin"/>
      </w:r>
      <w:r>
        <w:instrText xml:space="preserve"> REF _RefTab_scen \h </w:instrText>
      </w:r>
      <w:r>
        <w:fldChar w:fldCharType="separate"/>
      </w:r>
      <w:r>
        <w:rPr>
          <w:noProof/>
        </w:rPr>
        <w:t>III</w:t>
      </w:r>
      <w:r>
        <w:fldChar w:fldCharType="end"/>
      </w:r>
      <w:r>
        <w:t>, span remote forest and the wildland-urban interface under sufficient and limited resources, and the fifth repeats the hardest interface family under degraded observation. Each family is generated 30 times, and every world is replayed identically by three configurations. The no-decision-support configuration issues no orders and fixes the cost of inaction. The closed layer alone runs the five seed rules with their self-tuning. VODA is the full architecture, the closed layer with the open layer and the LLM proposer behind the full gate chain. The static seed base without adaptation is run as a fourth reference where it separates the contribution of the doctrine from that of adaptation. Terrain, ignitions, weather, and the random stream are shared, so differences between configurations arise from the issued orders alone, 600 runs in all. Outcome is read at the end of the episode on burned area, affected population, the share of incidents extinguished within the episode, and the physical and total cost. Paired statistics report the mean difference on the same worlds with its 95% half-width and the number of worlds in which the first configuration is better. A one-at-a-time sensitivity study of the closed layer over five worlds showed that observation quality decides light fire loads and resources decide heavy ones.</w:t>
      </w:r>
    </w:p>
    <w:p w14:paraId="08FEA4AB" w14:textId="77777777" w:rsidR="003E3FD9" w:rsidRDefault="00D31F60" w:rsidP="00C83E79">
      <w:pPr>
        <w:pStyle w:val="TableTitle"/>
        <w:spacing w:before="120"/>
      </w:pPr>
      <w:r>
        <w:t xml:space="preserve">TABLE </w:t>
      </w:r>
      <w:bookmarkStart w:id="54" w:name="_RefTab_param"/>
      <w:r>
        <w:fldChar w:fldCharType="begin"/>
      </w:r>
      <w:r>
        <w:instrText xml:space="preserve"> SEQ Table \* ROMAN </w:instrText>
      </w:r>
      <w:r>
        <w:fldChar w:fldCharType="separate"/>
      </w:r>
      <w:r>
        <w:rPr>
          <w:noProof/>
        </w:rPr>
        <w:t>II</w:t>
      </w:r>
      <w:r>
        <w:fldChar w:fldCharType="end"/>
      </w:r>
      <w:bookmarkEnd w:id="54"/>
    </w:p>
    <w:p w14:paraId="2BFFD89D" w14:textId="77777777" w:rsidR="003E3FD9" w:rsidRDefault="00D31F60" w:rsidP="00C83E79">
      <w:pPr>
        <w:pStyle w:val="TableTitle"/>
        <w:spacing w:after="60"/>
      </w:pPr>
      <w:r>
        <w:t>Settings of the experiments and their justification</w:t>
      </w:r>
    </w:p>
    <w:tbl>
      <w:tblPr>
        <w:tblW w:w="4896" w:type="dxa"/>
        <w:jc w:val="center"/>
        <w:tblLayout w:type="fixed"/>
        <w:tblCellMar>
          <w:left w:w="40" w:type="dxa"/>
          <w:right w:w="40" w:type="dxa"/>
        </w:tblCellMar>
        <w:tblLook w:val="04A0" w:firstRow="1" w:lastRow="0" w:firstColumn="1" w:lastColumn="0" w:noHBand="0" w:noVBand="1"/>
      </w:tblPr>
      <w:tblGrid>
        <w:gridCol w:w="1700"/>
        <w:gridCol w:w="1150"/>
        <w:gridCol w:w="2046"/>
      </w:tblGrid>
      <w:tr w:rsidR="003E3FD9" w:rsidRPr="000C4153" w14:paraId="6C66AFCE" w14:textId="77777777">
        <w:trPr>
          <w:cantSplit/>
          <w:jc w:val="center"/>
        </w:trPr>
        <w:tc>
          <w:tcPr>
            <w:tcW w:w="1700" w:type="dxa"/>
            <w:tcBorders>
              <w:top w:val="single" w:sz="8" w:space="0" w:color="000000"/>
              <w:left w:val="nil"/>
              <w:bottom w:val="single" w:sz="6" w:space="0" w:color="000000"/>
              <w:right w:val="nil"/>
            </w:tcBorders>
          </w:tcPr>
          <w:p w14:paraId="1125C41F" w14:textId="77777777" w:rsidR="003E3FD9" w:rsidRPr="000C4153" w:rsidRDefault="00D31F60" w:rsidP="00C83E79">
            <w:pPr>
              <w:rPr>
                <w:sz w:val="16"/>
                <w:szCs w:val="16"/>
              </w:rPr>
            </w:pPr>
            <w:r w:rsidRPr="000C4153">
              <w:rPr>
                <w:b/>
                <w:sz w:val="16"/>
                <w:szCs w:val="16"/>
              </w:rPr>
              <w:t>Setting</w:t>
            </w:r>
          </w:p>
        </w:tc>
        <w:tc>
          <w:tcPr>
            <w:tcW w:w="1150" w:type="dxa"/>
            <w:tcBorders>
              <w:top w:val="single" w:sz="8" w:space="0" w:color="000000"/>
              <w:left w:val="nil"/>
              <w:bottom w:val="single" w:sz="6" w:space="0" w:color="000000"/>
              <w:right w:val="nil"/>
            </w:tcBorders>
          </w:tcPr>
          <w:p w14:paraId="70E19EDE" w14:textId="77777777" w:rsidR="003E3FD9" w:rsidRPr="000C4153" w:rsidRDefault="00D31F60" w:rsidP="00C83E79">
            <w:pPr>
              <w:rPr>
                <w:sz w:val="16"/>
                <w:szCs w:val="16"/>
              </w:rPr>
            </w:pPr>
            <w:r w:rsidRPr="000C4153">
              <w:rPr>
                <w:b/>
                <w:sz w:val="16"/>
                <w:szCs w:val="16"/>
              </w:rPr>
              <w:t>Value</w:t>
            </w:r>
          </w:p>
        </w:tc>
        <w:tc>
          <w:tcPr>
            <w:tcW w:w="2046" w:type="dxa"/>
            <w:tcBorders>
              <w:top w:val="single" w:sz="8" w:space="0" w:color="000000"/>
              <w:left w:val="nil"/>
              <w:bottom w:val="single" w:sz="6" w:space="0" w:color="000000"/>
              <w:right w:val="nil"/>
            </w:tcBorders>
          </w:tcPr>
          <w:p w14:paraId="1A98A10A" w14:textId="77777777" w:rsidR="003E3FD9" w:rsidRPr="000C4153" w:rsidRDefault="00D31F60" w:rsidP="00C83E79">
            <w:pPr>
              <w:rPr>
                <w:sz w:val="16"/>
                <w:szCs w:val="16"/>
              </w:rPr>
            </w:pPr>
            <w:r w:rsidRPr="000C4153">
              <w:rPr>
                <w:b/>
                <w:sz w:val="16"/>
                <w:szCs w:val="16"/>
              </w:rPr>
              <w:t>Justification</w:t>
            </w:r>
          </w:p>
        </w:tc>
      </w:tr>
      <w:tr w:rsidR="003E3FD9" w:rsidRPr="000C4153" w14:paraId="648ED003" w14:textId="77777777">
        <w:trPr>
          <w:cantSplit/>
          <w:jc w:val="center"/>
        </w:trPr>
        <w:tc>
          <w:tcPr>
            <w:tcW w:w="1700" w:type="dxa"/>
            <w:tcBorders>
              <w:top w:val="nil"/>
              <w:left w:val="nil"/>
              <w:bottom w:val="nil"/>
              <w:right w:val="nil"/>
            </w:tcBorders>
          </w:tcPr>
          <w:p w14:paraId="3A73745D" w14:textId="77777777" w:rsidR="003E3FD9" w:rsidRPr="000C4153" w:rsidRDefault="00D31F60" w:rsidP="00C83E79">
            <w:pPr>
              <w:rPr>
                <w:sz w:val="16"/>
                <w:szCs w:val="16"/>
              </w:rPr>
            </w:pPr>
            <w:r w:rsidRPr="000C4153">
              <w:rPr>
                <w:sz w:val="16"/>
                <w:szCs w:val="16"/>
              </w:rPr>
              <w:t>Physical step, decision cycle</w:t>
            </w:r>
          </w:p>
        </w:tc>
        <w:tc>
          <w:tcPr>
            <w:tcW w:w="1150" w:type="dxa"/>
            <w:tcBorders>
              <w:top w:val="nil"/>
              <w:left w:val="nil"/>
              <w:bottom w:val="nil"/>
              <w:right w:val="nil"/>
            </w:tcBorders>
          </w:tcPr>
          <w:p w14:paraId="7A43D771" w14:textId="77777777" w:rsidR="003E3FD9" w:rsidRPr="000C4153" w:rsidRDefault="00D31F60" w:rsidP="00C83E79">
            <w:pPr>
              <w:rPr>
                <w:sz w:val="16"/>
                <w:szCs w:val="16"/>
              </w:rPr>
            </w:pPr>
            <w:r w:rsidRPr="000C4153">
              <w:rPr>
                <w:sz w:val="16"/>
                <w:szCs w:val="16"/>
              </w:rPr>
              <w:t>2 min, 12 min</w:t>
            </w:r>
          </w:p>
        </w:tc>
        <w:tc>
          <w:tcPr>
            <w:tcW w:w="2046" w:type="dxa"/>
            <w:tcBorders>
              <w:top w:val="nil"/>
              <w:left w:val="nil"/>
              <w:bottom w:val="nil"/>
              <w:right w:val="nil"/>
            </w:tcBorders>
          </w:tcPr>
          <w:p w14:paraId="17AD0B15" w14:textId="77777777" w:rsidR="003E3FD9" w:rsidRPr="000C4153" w:rsidRDefault="00D31F60" w:rsidP="00C83E79">
            <w:pPr>
              <w:rPr>
                <w:sz w:val="16"/>
                <w:szCs w:val="16"/>
              </w:rPr>
            </w:pPr>
            <w:r w:rsidRPr="000C4153">
              <w:rPr>
                <w:sz w:val="16"/>
                <w:szCs w:val="16"/>
              </w:rPr>
              <w:t>two-minute spread update, six updates per decision</w:t>
            </w:r>
          </w:p>
        </w:tc>
      </w:tr>
      <w:tr w:rsidR="003E3FD9" w:rsidRPr="000C4153" w14:paraId="7EEABDE3" w14:textId="77777777">
        <w:trPr>
          <w:cantSplit/>
          <w:jc w:val="center"/>
        </w:trPr>
        <w:tc>
          <w:tcPr>
            <w:tcW w:w="1700" w:type="dxa"/>
            <w:tcBorders>
              <w:top w:val="nil"/>
              <w:left w:val="nil"/>
              <w:bottom w:val="nil"/>
              <w:right w:val="nil"/>
            </w:tcBorders>
          </w:tcPr>
          <w:p w14:paraId="55CEE372" w14:textId="77777777" w:rsidR="003E3FD9" w:rsidRPr="000C4153" w:rsidRDefault="00D31F60" w:rsidP="00C83E79">
            <w:pPr>
              <w:rPr>
                <w:sz w:val="16"/>
                <w:szCs w:val="16"/>
              </w:rPr>
            </w:pPr>
            <w:r w:rsidRPr="000C4153">
              <w:rPr>
                <w:sz w:val="16"/>
                <w:szCs w:val="16"/>
              </w:rPr>
              <w:t xml:space="preserve">Planning horizon </w:t>
            </w:r>
            <m:oMath>
              <m:r>
                <w:rPr>
                  <w:rFonts w:ascii="Cambria Math" w:hAnsi="Cambria Math"/>
                  <w:sz w:val="16"/>
                  <w:szCs w:val="16"/>
                </w:rPr>
                <m:t>H</m:t>
              </m:r>
            </m:oMath>
          </w:p>
        </w:tc>
        <w:tc>
          <w:tcPr>
            <w:tcW w:w="1150" w:type="dxa"/>
            <w:tcBorders>
              <w:top w:val="nil"/>
              <w:left w:val="nil"/>
              <w:bottom w:val="nil"/>
              <w:right w:val="nil"/>
            </w:tcBorders>
          </w:tcPr>
          <w:p w14:paraId="7CF87CE1" w14:textId="77777777" w:rsidR="003E3FD9" w:rsidRPr="000C4153" w:rsidRDefault="00D31F60" w:rsidP="00C83E79">
            <w:pPr>
              <w:rPr>
                <w:sz w:val="16"/>
                <w:szCs w:val="16"/>
              </w:rPr>
            </w:pPr>
            <w:r w:rsidRPr="000C4153">
              <w:rPr>
                <w:sz w:val="16"/>
                <w:szCs w:val="16"/>
              </w:rPr>
              <w:t>24 min</w:t>
            </w:r>
          </w:p>
        </w:tc>
        <w:tc>
          <w:tcPr>
            <w:tcW w:w="2046" w:type="dxa"/>
            <w:tcBorders>
              <w:top w:val="nil"/>
              <w:left w:val="nil"/>
              <w:bottom w:val="nil"/>
              <w:right w:val="nil"/>
            </w:tcBorders>
          </w:tcPr>
          <w:p w14:paraId="63DBB63A" w14:textId="5D8B7980" w:rsidR="003E3FD9" w:rsidRPr="000C4153" w:rsidRDefault="00D31F60" w:rsidP="00C83E79">
            <w:pPr>
              <w:rPr>
                <w:sz w:val="16"/>
                <w:szCs w:val="16"/>
              </w:rPr>
            </w:pPr>
            <w:r>
              <w:rPr>
                <w:sz w:val="16"/>
                <w:szCs w:val="16"/>
              </w:rPr>
              <w:t>two decision cycles ahead; gate forecasts run to 45 min or more</w:t>
            </w:r>
          </w:p>
        </w:tc>
      </w:tr>
      <w:tr w:rsidR="003E3FD9" w:rsidRPr="000C4153" w14:paraId="2DF65706" w14:textId="77777777">
        <w:trPr>
          <w:cantSplit/>
          <w:jc w:val="center"/>
        </w:trPr>
        <w:tc>
          <w:tcPr>
            <w:tcW w:w="1700" w:type="dxa"/>
            <w:tcBorders>
              <w:top w:val="nil"/>
              <w:left w:val="nil"/>
              <w:bottom w:val="nil"/>
              <w:right w:val="nil"/>
            </w:tcBorders>
          </w:tcPr>
          <w:p w14:paraId="0E83A01C" w14:textId="77777777" w:rsidR="003E3FD9" w:rsidRPr="000C4153" w:rsidRDefault="00D31F60" w:rsidP="00C83E79">
            <w:pPr>
              <w:rPr>
                <w:sz w:val="16"/>
                <w:szCs w:val="16"/>
              </w:rPr>
            </w:pPr>
            <w:r w:rsidRPr="000C4153">
              <w:rPr>
                <w:sz w:val="16"/>
                <w:szCs w:val="16"/>
              </w:rPr>
              <w:t>Episode</w:t>
            </w:r>
          </w:p>
        </w:tc>
        <w:tc>
          <w:tcPr>
            <w:tcW w:w="1150" w:type="dxa"/>
            <w:tcBorders>
              <w:top w:val="nil"/>
              <w:left w:val="nil"/>
              <w:bottom w:val="nil"/>
              <w:right w:val="nil"/>
            </w:tcBorders>
          </w:tcPr>
          <w:p w14:paraId="6AA20259" w14:textId="77777777" w:rsidR="003E3FD9" w:rsidRPr="000C4153" w:rsidRDefault="00D31F60" w:rsidP="00C83E79">
            <w:pPr>
              <w:rPr>
                <w:sz w:val="16"/>
                <w:szCs w:val="16"/>
              </w:rPr>
            </w:pPr>
            <w:r w:rsidRPr="000C4153">
              <w:rPr>
                <w:sz w:val="16"/>
                <w:szCs w:val="16"/>
              </w:rPr>
              <w:t>to extinction or 12 h</w:t>
            </w:r>
          </w:p>
        </w:tc>
        <w:tc>
          <w:tcPr>
            <w:tcW w:w="2046" w:type="dxa"/>
            <w:tcBorders>
              <w:top w:val="nil"/>
              <w:left w:val="nil"/>
              <w:bottom w:val="nil"/>
              <w:right w:val="nil"/>
            </w:tcBorders>
          </w:tcPr>
          <w:p w14:paraId="644108AA" w14:textId="3D23632F" w:rsidR="003E3FD9" w:rsidRPr="000C4153" w:rsidRDefault="00D31F60" w:rsidP="00C83E79">
            <w:pPr>
              <w:rPr>
                <w:sz w:val="16"/>
                <w:szCs w:val="16"/>
              </w:rPr>
            </w:pPr>
            <w:r>
              <w:rPr>
                <w:sz w:val="16"/>
                <w:szCs w:val="16"/>
              </w:rPr>
              <w:t>first operational period of an incident</w:t>
            </w:r>
          </w:p>
        </w:tc>
      </w:tr>
      <w:tr w:rsidR="003E3FD9" w:rsidRPr="000C4153" w14:paraId="49E96EA9" w14:textId="77777777">
        <w:trPr>
          <w:cantSplit/>
          <w:jc w:val="center"/>
        </w:trPr>
        <w:tc>
          <w:tcPr>
            <w:tcW w:w="1700" w:type="dxa"/>
            <w:tcBorders>
              <w:top w:val="nil"/>
              <w:left w:val="nil"/>
              <w:bottom w:val="nil"/>
              <w:right w:val="nil"/>
            </w:tcBorders>
          </w:tcPr>
          <w:p w14:paraId="5E753EEB" w14:textId="77777777" w:rsidR="003E3FD9" w:rsidRPr="000C4153" w:rsidRDefault="00D31F60" w:rsidP="00C83E79">
            <w:pPr>
              <w:rPr>
                <w:sz w:val="16"/>
                <w:szCs w:val="16"/>
              </w:rPr>
            </w:pPr>
            <w:r w:rsidRPr="000C4153">
              <w:rPr>
                <w:sz w:val="16"/>
                <w:szCs w:val="16"/>
              </w:rPr>
              <w:t>Fire weather</w:t>
            </w:r>
          </w:p>
        </w:tc>
        <w:tc>
          <w:tcPr>
            <w:tcW w:w="1150" w:type="dxa"/>
            <w:tcBorders>
              <w:top w:val="nil"/>
              <w:left w:val="nil"/>
              <w:bottom w:val="nil"/>
              <w:right w:val="nil"/>
            </w:tcBorders>
          </w:tcPr>
          <w:p w14:paraId="52FBB0FC" w14:textId="77777777" w:rsidR="003E3FD9" w:rsidRPr="000C4153" w:rsidRDefault="00D31F60" w:rsidP="00C83E79">
            <w:pPr>
              <w:rPr>
                <w:sz w:val="16"/>
                <w:szCs w:val="16"/>
              </w:rPr>
            </w:pPr>
            <w:r w:rsidRPr="000C4153">
              <w:rPr>
                <w:sz w:val="16"/>
                <w:szCs w:val="16"/>
              </w:rPr>
              <w:t>moisture 0.08, wind 8 m/s</w:t>
            </w:r>
          </w:p>
        </w:tc>
        <w:tc>
          <w:tcPr>
            <w:tcW w:w="2046" w:type="dxa"/>
            <w:tcBorders>
              <w:top w:val="nil"/>
              <w:left w:val="nil"/>
              <w:bottom w:val="nil"/>
              <w:right w:val="nil"/>
            </w:tcBorders>
          </w:tcPr>
          <w:p w14:paraId="1CC197CE" w14:textId="77777777" w:rsidR="003E3FD9" w:rsidRPr="000C4153" w:rsidRDefault="00D31F60" w:rsidP="00C83E79">
            <w:pPr>
              <w:rPr>
                <w:sz w:val="16"/>
                <w:szCs w:val="16"/>
              </w:rPr>
            </w:pPr>
            <w:r w:rsidRPr="000C4153">
              <w:rPr>
                <w:sz w:val="16"/>
                <w:szCs w:val="16"/>
              </w:rPr>
              <w:t>critical fire weather</w:t>
            </w:r>
          </w:p>
        </w:tc>
      </w:tr>
      <w:tr w:rsidR="003E3FD9" w:rsidRPr="000C4153" w14:paraId="2C30E1A7" w14:textId="77777777">
        <w:trPr>
          <w:cantSplit/>
          <w:jc w:val="center"/>
        </w:trPr>
        <w:tc>
          <w:tcPr>
            <w:tcW w:w="1700" w:type="dxa"/>
            <w:tcBorders>
              <w:top w:val="nil"/>
              <w:left w:val="nil"/>
              <w:bottom w:val="nil"/>
              <w:right w:val="nil"/>
            </w:tcBorders>
          </w:tcPr>
          <w:p w14:paraId="1B472569" w14:textId="77777777" w:rsidR="003E3FD9" w:rsidRPr="000C4153" w:rsidRDefault="00D31F60" w:rsidP="00C83E79">
            <w:pPr>
              <w:rPr>
                <w:sz w:val="16"/>
                <w:szCs w:val="16"/>
              </w:rPr>
            </w:pPr>
            <w:r w:rsidRPr="000C4153">
              <w:rPr>
                <w:sz w:val="16"/>
                <w:szCs w:val="16"/>
              </w:rPr>
              <w:t xml:space="preserve">Cost weights </w:t>
            </w:r>
            <m:oMath>
              <m:r>
                <w:rPr>
                  <w:rFonts w:ascii="Cambria Math" w:hAnsi="Cambria Math"/>
                  <w:sz w:val="16"/>
                  <w:szCs w:val="16"/>
                </w:rPr>
                <m:t>w</m:t>
              </m:r>
            </m:oMath>
          </w:p>
        </w:tc>
        <w:tc>
          <w:tcPr>
            <w:tcW w:w="1150" w:type="dxa"/>
            <w:tcBorders>
              <w:top w:val="nil"/>
              <w:left w:val="nil"/>
              <w:bottom w:val="nil"/>
              <w:right w:val="nil"/>
            </w:tcBorders>
          </w:tcPr>
          <w:p w14:paraId="1372E2B9" w14:textId="77777777" w:rsidR="003E3FD9" w:rsidRPr="000C4153" w:rsidRDefault="00D31F60" w:rsidP="00C83E79">
            <w:pPr>
              <w:rPr>
                <w:sz w:val="16"/>
                <w:szCs w:val="16"/>
              </w:rPr>
            </w:pPr>
            <w:r w:rsidRPr="000C4153">
              <w:rPr>
                <w:sz w:val="16"/>
                <w:szCs w:val="16"/>
              </w:rPr>
              <w:t>1, 1, 1, 0.2, 0.2</w:t>
            </w:r>
          </w:p>
        </w:tc>
        <w:tc>
          <w:tcPr>
            <w:tcW w:w="2046" w:type="dxa"/>
            <w:tcBorders>
              <w:top w:val="nil"/>
              <w:left w:val="nil"/>
              <w:bottom w:val="nil"/>
              <w:right w:val="nil"/>
            </w:tcBorders>
          </w:tcPr>
          <w:p w14:paraId="397081D0" w14:textId="77777777" w:rsidR="003E3FD9" w:rsidRPr="000C4153" w:rsidRDefault="00D31F60" w:rsidP="00C83E79">
            <w:pPr>
              <w:rPr>
                <w:sz w:val="16"/>
                <w:szCs w:val="16"/>
              </w:rPr>
            </w:pPr>
            <w:r w:rsidRPr="000C4153">
              <w:rPr>
                <w:sz w:val="16"/>
                <w:szCs w:val="16"/>
              </w:rPr>
              <w:t>physical terms dominate, response cost breaks ties</w:t>
            </w:r>
          </w:p>
        </w:tc>
      </w:tr>
      <w:tr w:rsidR="003E3FD9" w:rsidRPr="000C4153" w14:paraId="456C2C19" w14:textId="77777777">
        <w:trPr>
          <w:cantSplit/>
          <w:jc w:val="center"/>
        </w:trPr>
        <w:tc>
          <w:tcPr>
            <w:tcW w:w="1700" w:type="dxa"/>
            <w:tcBorders>
              <w:top w:val="nil"/>
              <w:left w:val="nil"/>
              <w:bottom w:val="nil"/>
              <w:right w:val="nil"/>
            </w:tcBorders>
          </w:tcPr>
          <w:p w14:paraId="6A4D9C61" w14:textId="77777777" w:rsidR="003E3FD9" w:rsidRPr="000C4153" w:rsidRDefault="00D31F60" w:rsidP="00C83E79">
            <w:pPr>
              <w:rPr>
                <w:sz w:val="16"/>
                <w:szCs w:val="16"/>
              </w:rPr>
            </w:pPr>
            <w:r w:rsidRPr="000C4153">
              <w:rPr>
                <w:sz w:val="16"/>
                <w:szCs w:val="16"/>
              </w:rPr>
              <w:t xml:space="preserve">Reference burned fraction </w:t>
            </w:r>
            <m:oMath>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burn</m:t>
                  </m:r>
                </m:sub>
              </m:sSub>
            </m:oMath>
          </w:p>
        </w:tc>
        <w:tc>
          <w:tcPr>
            <w:tcW w:w="1150" w:type="dxa"/>
            <w:tcBorders>
              <w:top w:val="nil"/>
              <w:left w:val="nil"/>
              <w:bottom w:val="nil"/>
              <w:right w:val="nil"/>
            </w:tcBorders>
          </w:tcPr>
          <w:p w14:paraId="3E7537D7" w14:textId="77777777" w:rsidR="003E3FD9" w:rsidRPr="000C4153" w:rsidRDefault="00D31F60" w:rsidP="00C83E79">
            <w:pPr>
              <w:rPr>
                <w:sz w:val="16"/>
                <w:szCs w:val="16"/>
              </w:rPr>
            </w:pPr>
            <w:r w:rsidRPr="000C4153">
              <w:rPr>
                <w:sz w:val="16"/>
                <w:szCs w:val="16"/>
              </w:rPr>
              <w:t>0.05 of burnable cells</w:t>
            </w:r>
          </w:p>
        </w:tc>
        <w:tc>
          <w:tcPr>
            <w:tcW w:w="2046" w:type="dxa"/>
            <w:tcBorders>
              <w:top w:val="nil"/>
              <w:left w:val="nil"/>
              <w:bottom w:val="nil"/>
              <w:right w:val="nil"/>
            </w:tcBorders>
          </w:tcPr>
          <w:p w14:paraId="31EBFD96" w14:textId="77777777" w:rsidR="003E3FD9" w:rsidRPr="000C4153" w:rsidRDefault="00D31F60" w:rsidP="00C83E79">
            <w:pPr>
              <w:rPr>
                <w:sz w:val="16"/>
                <w:szCs w:val="16"/>
              </w:rPr>
            </w:pPr>
            <w:r w:rsidRPr="000C4153">
              <w:rPr>
                <w:sz w:val="16"/>
                <w:szCs w:val="16"/>
              </w:rPr>
              <w:t>normalizes the burned-area term of (</w:t>
            </w:r>
            <w:r w:rsidRPr="000C4153">
              <w:rPr>
                <w:sz w:val="16"/>
                <w:szCs w:val="16"/>
              </w:rPr>
              <w:fldChar w:fldCharType="begin"/>
            </w:r>
            <w:r w:rsidRPr="000C4153">
              <w:rPr>
                <w:sz w:val="16"/>
                <w:szCs w:val="16"/>
              </w:rPr>
              <w:instrText xml:space="preserve"> REF _RefEqN_cost \h </w:instrText>
            </w:r>
            <w:r w:rsidR="000C4153">
              <w:rPr>
                <w:sz w:val="16"/>
                <w:szCs w:val="16"/>
              </w:rPr>
              <w:instrText xml:space="preserve"> \* MERGEFORMAT </w:instrText>
            </w:r>
            <w:r w:rsidRPr="000C4153">
              <w:rPr>
                <w:sz w:val="16"/>
                <w:szCs w:val="16"/>
              </w:rPr>
            </w:r>
            <w:r w:rsidRPr="000C4153">
              <w:rPr>
                <w:sz w:val="16"/>
                <w:szCs w:val="16"/>
              </w:rPr>
              <w:fldChar w:fldCharType="separate"/>
            </w:r>
            <w:r w:rsidRPr="000C4153">
              <w:rPr>
                <w:noProof/>
                <w:sz w:val="16"/>
                <w:szCs w:val="16"/>
              </w:rPr>
              <w:t>17</w:t>
            </w:r>
            <w:r w:rsidRPr="000C4153">
              <w:rPr>
                <w:sz w:val="16"/>
                <w:szCs w:val="16"/>
              </w:rPr>
              <w:fldChar w:fldCharType="end"/>
            </w:r>
            <w:r w:rsidRPr="000C4153">
              <w:rPr>
                <w:sz w:val="16"/>
                <w:szCs w:val="16"/>
              </w:rPr>
              <w:t>)</w:t>
            </w:r>
          </w:p>
        </w:tc>
      </w:tr>
      <w:tr w:rsidR="003E3FD9" w:rsidRPr="000C4153" w14:paraId="32FE1539" w14:textId="77777777">
        <w:trPr>
          <w:cantSplit/>
          <w:jc w:val="center"/>
        </w:trPr>
        <w:tc>
          <w:tcPr>
            <w:tcW w:w="1700" w:type="dxa"/>
            <w:tcBorders>
              <w:top w:val="nil"/>
              <w:left w:val="nil"/>
              <w:bottom w:val="nil"/>
              <w:right w:val="nil"/>
            </w:tcBorders>
          </w:tcPr>
          <w:p w14:paraId="61E4954B" w14:textId="77777777" w:rsidR="003E3FD9" w:rsidRPr="000C4153" w:rsidRDefault="00D31F60" w:rsidP="00C83E79">
            <w:pPr>
              <w:rPr>
                <w:sz w:val="16"/>
                <w:szCs w:val="16"/>
              </w:rPr>
            </w:pPr>
            <w:r w:rsidRPr="000C4153">
              <w:rPr>
                <w:sz w:val="16"/>
                <w:szCs w:val="16"/>
              </w:rPr>
              <w:t xml:space="preserve">Satisficing bound </w:t>
            </w:r>
            <m:oMath>
              <m:sSub>
                <m:sSubPr>
                  <m:ctrlPr>
                    <w:rPr>
                      <w:rFonts w:ascii="Cambria Math" w:hAnsi="Cambria Math"/>
                      <w:sz w:val="16"/>
                      <w:szCs w:val="16"/>
                    </w:rPr>
                  </m:ctrlPr>
                </m:sSubPr>
                <m:e>
                  <m:r>
                    <w:rPr>
                      <w:rFonts w:ascii="Cambria Math" w:hAnsi="Cambria Math"/>
                      <w:sz w:val="16"/>
                      <w:szCs w:val="16"/>
                    </w:rPr>
                    <m:t>J</m:t>
                  </m:r>
                </m:e>
                <m:sub>
                  <m:r>
                    <w:rPr>
                      <w:rFonts w:ascii="Cambria Math" w:hAnsi="Cambria Math"/>
                      <w:sz w:val="16"/>
                      <w:szCs w:val="16"/>
                    </w:rPr>
                    <m:t>TH</m:t>
                  </m:r>
                </m:sub>
              </m:sSub>
            </m:oMath>
          </w:p>
        </w:tc>
        <w:tc>
          <w:tcPr>
            <w:tcW w:w="1150" w:type="dxa"/>
            <w:tcBorders>
              <w:top w:val="nil"/>
              <w:left w:val="nil"/>
              <w:bottom w:val="nil"/>
              <w:right w:val="nil"/>
            </w:tcBorders>
          </w:tcPr>
          <w:p w14:paraId="194052C3" w14:textId="77777777" w:rsidR="003E3FD9" w:rsidRPr="000C4153" w:rsidRDefault="00D31F60" w:rsidP="00C83E79">
            <w:pPr>
              <w:rPr>
                <w:sz w:val="16"/>
                <w:szCs w:val="16"/>
              </w:rPr>
            </w:pPr>
            <w:r w:rsidRPr="000C4153">
              <w:rPr>
                <w:sz w:val="16"/>
                <w:szCs w:val="16"/>
              </w:rPr>
              <w:t>0.35</w:t>
            </w:r>
          </w:p>
        </w:tc>
        <w:tc>
          <w:tcPr>
            <w:tcW w:w="2046" w:type="dxa"/>
            <w:tcBorders>
              <w:top w:val="nil"/>
              <w:left w:val="nil"/>
              <w:bottom w:val="nil"/>
              <w:right w:val="nil"/>
            </w:tcBorders>
          </w:tcPr>
          <w:p w14:paraId="53B3C7A0" w14:textId="63D1BED7" w:rsidR="003E3FD9" w:rsidRPr="000C4153" w:rsidRDefault="00D31F60" w:rsidP="00C83E79">
            <w:pPr>
              <w:rPr>
                <w:sz w:val="16"/>
                <w:szCs w:val="16"/>
              </w:rPr>
            </w:pPr>
            <w:r>
              <w:rPr>
                <w:sz w:val="16"/>
                <w:szCs w:val="16"/>
              </w:rPr>
              <w:t>bound on the forecast cost of an acceptable plan</w:t>
            </w:r>
          </w:p>
        </w:tc>
      </w:tr>
      <w:tr w:rsidR="003E3FD9" w:rsidRPr="000C4153" w14:paraId="24F39962" w14:textId="77777777">
        <w:trPr>
          <w:cantSplit/>
          <w:jc w:val="center"/>
        </w:trPr>
        <w:tc>
          <w:tcPr>
            <w:tcW w:w="1700" w:type="dxa"/>
            <w:tcBorders>
              <w:top w:val="nil"/>
              <w:left w:val="nil"/>
              <w:bottom w:val="nil"/>
              <w:right w:val="nil"/>
            </w:tcBorders>
          </w:tcPr>
          <w:p w14:paraId="58810C37" w14:textId="77777777" w:rsidR="003E3FD9" w:rsidRPr="000C4153" w:rsidRDefault="00D31F60" w:rsidP="00C83E79">
            <w:pPr>
              <w:rPr>
                <w:sz w:val="16"/>
                <w:szCs w:val="16"/>
              </w:rPr>
            </w:pPr>
            <w:r w:rsidRPr="000C4153">
              <w:rPr>
                <w:sz w:val="16"/>
                <w:szCs w:val="16"/>
              </w:rPr>
              <w:t xml:space="preserve">Gain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gain</m:t>
                  </m:r>
                </m:sub>
              </m:sSub>
            </m:oMath>
            <w:r w:rsidRPr="000C4153">
              <w:rPr>
                <w:sz w:val="16"/>
                <w:szCs w:val="16"/>
              </w:rPr>
              <w:t xml:space="preserve">, coverage floor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min</m:t>
                  </m:r>
                </m:sub>
              </m:sSub>
            </m:oMath>
            <w:r w:rsidRPr="000C4153">
              <w:rPr>
                <w:sz w:val="16"/>
                <w:szCs w:val="16"/>
              </w:rPr>
              <w:t>, adaptation step</w:t>
            </w:r>
          </w:p>
        </w:tc>
        <w:tc>
          <w:tcPr>
            <w:tcW w:w="1150" w:type="dxa"/>
            <w:tcBorders>
              <w:top w:val="nil"/>
              <w:left w:val="nil"/>
              <w:bottom w:val="nil"/>
              <w:right w:val="nil"/>
            </w:tcBorders>
          </w:tcPr>
          <w:p w14:paraId="69BE7205" w14:textId="77777777" w:rsidR="003E3FD9" w:rsidRPr="000C4153" w:rsidRDefault="00D31F60" w:rsidP="00C83E79">
            <w:pPr>
              <w:rPr>
                <w:sz w:val="16"/>
                <w:szCs w:val="16"/>
              </w:rPr>
            </w:pPr>
            <w:r w:rsidRPr="000C4153">
              <w:rPr>
                <w:sz w:val="16"/>
                <w:szCs w:val="16"/>
              </w:rPr>
              <w:t>0.05 each</w:t>
            </w:r>
          </w:p>
        </w:tc>
        <w:tc>
          <w:tcPr>
            <w:tcW w:w="2046" w:type="dxa"/>
            <w:tcBorders>
              <w:top w:val="nil"/>
              <w:left w:val="nil"/>
              <w:bottom w:val="nil"/>
              <w:right w:val="nil"/>
            </w:tcBorders>
          </w:tcPr>
          <w:p w14:paraId="4A291410" w14:textId="77777777" w:rsidR="003E3FD9" w:rsidRPr="000C4153" w:rsidRDefault="00D31F60" w:rsidP="00C83E79">
            <w:pPr>
              <w:rPr>
                <w:sz w:val="16"/>
                <w:szCs w:val="16"/>
              </w:rPr>
            </w:pPr>
            <w:r w:rsidRPr="000C4153">
              <w:rPr>
                <w:sz w:val="16"/>
                <w:szCs w:val="16"/>
              </w:rPr>
              <w:t>one twentieth of the unit interval, the resolution of the 5-term partition</w:t>
            </w:r>
          </w:p>
        </w:tc>
      </w:tr>
      <w:tr w:rsidR="003E3FD9" w:rsidRPr="000C4153" w14:paraId="37AEF40C" w14:textId="77777777">
        <w:trPr>
          <w:cantSplit/>
          <w:jc w:val="center"/>
        </w:trPr>
        <w:tc>
          <w:tcPr>
            <w:tcW w:w="1700" w:type="dxa"/>
            <w:tcBorders>
              <w:top w:val="nil"/>
              <w:left w:val="nil"/>
              <w:bottom w:val="nil"/>
              <w:right w:val="nil"/>
            </w:tcBorders>
          </w:tcPr>
          <w:p w14:paraId="305009D6" w14:textId="77777777" w:rsidR="003E3FD9" w:rsidRPr="000C4153" w:rsidRDefault="00D31F60" w:rsidP="00C83E79">
            <w:pPr>
              <w:rPr>
                <w:sz w:val="16"/>
                <w:szCs w:val="16"/>
              </w:rPr>
            </w:pPr>
            <w:r w:rsidRPr="000C4153">
              <w:rPr>
                <w:sz w:val="16"/>
                <w:szCs w:val="16"/>
              </w:rPr>
              <w:t xml:space="preserve">Quality threshold </w:t>
            </w:r>
            <m:oMath>
              <m:r>
                <w:rPr>
                  <w:rFonts w:ascii="Cambria Math" w:hAnsi="Cambria Math"/>
                  <w:sz w:val="16"/>
                  <w:szCs w:val="16"/>
                </w:rPr>
                <m:t>η</m:t>
              </m:r>
            </m:oMath>
          </w:p>
        </w:tc>
        <w:tc>
          <w:tcPr>
            <w:tcW w:w="1150" w:type="dxa"/>
            <w:tcBorders>
              <w:top w:val="nil"/>
              <w:left w:val="nil"/>
              <w:bottom w:val="nil"/>
              <w:right w:val="nil"/>
            </w:tcBorders>
          </w:tcPr>
          <w:p w14:paraId="09962A4A" w14:textId="77777777" w:rsidR="003E3FD9" w:rsidRPr="000C4153" w:rsidRDefault="00D31F60" w:rsidP="00C83E79">
            <w:pPr>
              <w:rPr>
                <w:sz w:val="16"/>
                <w:szCs w:val="16"/>
              </w:rPr>
            </w:pPr>
            <w:r w:rsidRPr="000C4153">
              <w:rPr>
                <w:sz w:val="16"/>
                <w:szCs w:val="16"/>
              </w:rPr>
              <w:t>0.60</w:t>
            </w:r>
          </w:p>
        </w:tc>
        <w:tc>
          <w:tcPr>
            <w:tcW w:w="2046" w:type="dxa"/>
            <w:tcBorders>
              <w:top w:val="nil"/>
              <w:left w:val="nil"/>
              <w:bottom w:val="nil"/>
              <w:right w:val="nil"/>
            </w:tcBorders>
          </w:tcPr>
          <w:p w14:paraId="60E120AA" w14:textId="77777777" w:rsidR="003E3FD9" w:rsidRPr="000C4153" w:rsidRDefault="00D31F60" w:rsidP="00C83E79">
            <w:pPr>
              <w:rPr>
                <w:sz w:val="16"/>
                <w:szCs w:val="16"/>
              </w:rPr>
            </w:pPr>
            <w:r w:rsidRPr="000C4153">
              <w:rPr>
                <w:sz w:val="16"/>
                <w:szCs w:val="16"/>
              </w:rPr>
              <w:t>mean gap between a scored concept and its answer at most 0.4</w:t>
            </w:r>
          </w:p>
        </w:tc>
      </w:tr>
      <w:tr w:rsidR="003E3FD9" w:rsidRPr="000C4153" w14:paraId="3990C9D3" w14:textId="77777777">
        <w:trPr>
          <w:cantSplit/>
          <w:jc w:val="center"/>
        </w:trPr>
        <w:tc>
          <w:tcPr>
            <w:tcW w:w="1700" w:type="dxa"/>
            <w:tcBorders>
              <w:top w:val="nil"/>
              <w:left w:val="nil"/>
              <w:bottom w:val="nil"/>
              <w:right w:val="nil"/>
            </w:tcBorders>
          </w:tcPr>
          <w:p w14:paraId="4DD5457A" w14:textId="77777777" w:rsidR="003E3FD9" w:rsidRPr="000C4153" w:rsidRDefault="00D31F60" w:rsidP="00C83E79">
            <w:pPr>
              <w:rPr>
                <w:sz w:val="16"/>
                <w:szCs w:val="16"/>
              </w:rPr>
            </w:pPr>
            <w:r w:rsidRPr="000C4153">
              <w:rPr>
                <w:sz w:val="16"/>
                <w:szCs w:val="16"/>
              </w:rPr>
              <w:t xml:space="preserve">Term insertion threshold, half-width </w:t>
            </w:r>
            <m:oMath>
              <m:r>
                <m:rPr>
                  <m:scr m:val="script"/>
                  <m:sty m:val="p"/>
                </m:rPr>
                <w:rPr>
                  <w:rFonts w:ascii="Cambria Math" w:hAnsi="Cambria Math"/>
                  <w:sz w:val="16"/>
                  <w:szCs w:val="16"/>
                </w:rPr>
                <m:t>l</m:t>
              </m:r>
            </m:oMath>
          </w:p>
        </w:tc>
        <w:tc>
          <w:tcPr>
            <w:tcW w:w="1150" w:type="dxa"/>
            <w:tcBorders>
              <w:top w:val="nil"/>
              <w:left w:val="nil"/>
              <w:bottom w:val="nil"/>
              <w:right w:val="nil"/>
            </w:tcBorders>
          </w:tcPr>
          <w:p w14:paraId="09D7405A" w14:textId="77777777" w:rsidR="003E3FD9" w:rsidRPr="000C4153" w:rsidRDefault="00D31F60" w:rsidP="00C83E79">
            <w:pPr>
              <w:rPr>
                <w:sz w:val="16"/>
                <w:szCs w:val="16"/>
              </w:rPr>
            </w:pPr>
            <w:r w:rsidRPr="000C4153">
              <w:rPr>
                <w:sz w:val="16"/>
                <w:szCs w:val="16"/>
              </w:rPr>
              <w:t>0.62, 0.12</w:t>
            </w:r>
          </w:p>
        </w:tc>
        <w:tc>
          <w:tcPr>
            <w:tcW w:w="2046" w:type="dxa"/>
            <w:tcBorders>
              <w:top w:val="nil"/>
              <w:left w:val="nil"/>
              <w:bottom w:val="nil"/>
              <w:right w:val="nil"/>
            </w:tcBorders>
          </w:tcPr>
          <w:p w14:paraId="21CC66CF" w14:textId="77777777" w:rsidR="003E3FD9" w:rsidRPr="000C4153" w:rsidRDefault="00D31F60" w:rsidP="00C83E79">
            <w:pPr>
              <w:rPr>
                <w:sz w:val="16"/>
                <w:szCs w:val="16"/>
              </w:rPr>
            </w:pPr>
            <w:r w:rsidRPr="000C4153">
              <w:rPr>
                <w:sz w:val="16"/>
                <w:szCs w:val="16"/>
              </w:rPr>
              <w:t>membership level at which two neighbouring terms share a reading</w:t>
            </w:r>
          </w:p>
        </w:tc>
      </w:tr>
      <w:tr w:rsidR="003E3FD9" w:rsidRPr="000C4153" w14:paraId="59F98970" w14:textId="77777777">
        <w:trPr>
          <w:cantSplit/>
          <w:jc w:val="center"/>
        </w:trPr>
        <w:tc>
          <w:tcPr>
            <w:tcW w:w="1700" w:type="dxa"/>
            <w:tcBorders>
              <w:top w:val="nil"/>
              <w:left w:val="nil"/>
              <w:bottom w:val="nil"/>
              <w:right w:val="nil"/>
            </w:tcBorders>
          </w:tcPr>
          <w:p w14:paraId="029B6718" w14:textId="77777777" w:rsidR="003E3FD9" w:rsidRPr="000C4153" w:rsidRDefault="00D31F60" w:rsidP="00C83E79">
            <w:pPr>
              <w:rPr>
                <w:sz w:val="16"/>
                <w:szCs w:val="16"/>
              </w:rPr>
            </w:pPr>
            <w:del w:id="190011" w:author="Claude" w:date="2026-10-18T21:38:49Z">
              <w:r>
                <w:rPr>
                  <w:sz w:val="16"/>
                  <w:szCs w:val="16"/>
                </w:rPr>
                <w:delText xml:space="preserve">Bandit step </w:delText>
              </w:r>
            </w:del>
            <w:ins w:id="190012" w:author="Claude" w:date="2026-10-18T21:38:49Z">
              <w:r>
                <w:rPr>
                  <w:sz w:val="16"/>
                  <w:szCs w:val="16"/>
                </w:rPr>
                <w:t xml:space="preserve">Selector step </w:t>
              </w:r>
            </w:ins>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b</m:t>
                  </m:r>
                </m:sub>
              </m:sSub>
            </m:oMath>
            <w:r w:rsidRPr="000C4153">
              <w:rPr>
                <w:sz w:val="16"/>
                <w:szCs w:val="16"/>
              </w:rPr>
              <w:t xml:space="preserve">, exploration rate </w:t>
            </w:r>
            <m:oMath>
              <m:sSub>
                <m:sSubPr>
                  <m:ctrlPr>
                    <w:rPr>
                      <w:rFonts w:ascii="Cambria Math" w:hAnsi="Cambria Math"/>
                      <w:sz w:val="16"/>
                      <w:szCs w:val="16"/>
                    </w:rPr>
                  </m:ctrlPr>
                </m:sSubPr>
                <m:e>
                  <m:r>
                    <w:rPr>
                      <w:rFonts w:ascii="Cambria Math" w:hAnsi="Cambria Math"/>
                      <w:sz w:val="16"/>
                      <w:szCs w:val="16"/>
                    </w:rPr>
                    <m:t>ϵ</m:t>
                  </m:r>
                </m:e>
                <m:sub>
                  <m:r>
                    <w:rPr>
                      <w:rFonts w:ascii="Cambria Math" w:hAnsi="Cambria Math"/>
                      <w:sz w:val="16"/>
                      <w:szCs w:val="16"/>
                    </w:rPr>
                    <m:t>b</m:t>
                  </m:r>
                </m:sub>
              </m:sSub>
            </m:oMath>
          </w:p>
        </w:tc>
        <w:tc>
          <w:tcPr>
            <w:tcW w:w="1150" w:type="dxa"/>
            <w:tcBorders>
              <w:top w:val="nil"/>
              <w:left w:val="nil"/>
              <w:bottom w:val="nil"/>
              <w:right w:val="nil"/>
            </w:tcBorders>
          </w:tcPr>
          <w:p w14:paraId="1ECEA31E" w14:textId="77777777" w:rsidR="003E3FD9" w:rsidRPr="000C4153" w:rsidRDefault="00D31F60" w:rsidP="00C83E79">
            <w:pPr>
              <w:rPr>
                <w:sz w:val="16"/>
                <w:szCs w:val="16"/>
              </w:rPr>
            </w:pPr>
            <w:r w:rsidRPr="000C4153">
              <w:rPr>
                <w:sz w:val="16"/>
                <w:szCs w:val="16"/>
              </w:rPr>
              <w:t>0.05, 0.10</w:t>
            </w:r>
          </w:p>
        </w:tc>
        <w:tc>
          <w:tcPr>
            <w:tcW w:w="2046" w:type="dxa"/>
            <w:tcBorders>
              <w:top w:val="nil"/>
              <w:left w:val="nil"/>
              <w:bottom w:val="nil"/>
              <w:right w:val="nil"/>
            </w:tcBorders>
          </w:tcPr>
          <w:p w14:paraId="78546D7F" w14:textId="77777777" w:rsidR="003E3FD9" w:rsidRPr="000C4153" w:rsidRDefault="00D31F60" w:rsidP="00C83E79">
            <w:pPr>
              <w:rPr>
                <w:sz w:val="16"/>
                <w:szCs w:val="16"/>
              </w:rPr>
            </w:pPr>
            <w:r w:rsidRPr="000C4153">
              <w:rPr>
                <w:sz w:val="16"/>
                <w:szCs w:val="16"/>
              </w:rPr>
              <w:t>one proposal in ten is tried regardless of the value table</w:t>
            </w:r>
          </w:p>
        </w:tc>
      </w:tr>
      <w:tr w:rsidR="003E3FD9" w:rsidRPr="000C4153" w14:paraId="40FEA917" w14:textId="77777777">
        <w:trPr>
          <w:cantSplit/>
          <w:jc w:val="center"/>
        </w:trPr>
        <w:tc>
          <w:tcPr>
            <w:tcW w:w="1700" w:type="dxa"/>
            <w:tcBorders>
              <w:top w:val="nil"/>
              <w:left w:val="nil"/>
              <w:bottom w:val="nil"/>
              <w:right w:val="nil"/>
            </w:tcBorders>
          </w:tcPr>
          <w:p w14:paraId="551A6188" w14:textId="77777777" w:rsidR="003E3FD9" w:rsidRPr="000C4153" w:rsidRDefault="00D31F60" w:rsidP="00C83E79">
            <w:pPr>
              <w:rPr>
                <w:sz w:val="16"/>
                <w:szCs w:val="16"/>
              </w:rPr>
            </w:pPr>
            <w:r w:rsidRPr="000C4153">
              <w:rPr>
                <w:sz w:val="16"/>
                <w:szCs w:val="16"/>
              </w:rPr>
              <w:t xml:space="preserve">Admission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adm</m:t>
                  </m:r>
                </m:sub>
              </m:sSub>
            </m:oMath>
          </w:p>
        </w:tc>
        <w:tc>
          <w:tcPr>
            <w:tcW w:w="1150" w:type="dxa"/>
            <w:tcBorders>
              <w:top w:val="nil"/>
              <w:left w:val="nil"/>
              <w:bottom w:val="nil"/>
              <w:right w:val="nil"/>
            </w:tcBorders>
          </w:tcPr>
          <w:p w14:paraId="701C820F" w14:textId="77777777" w:rsidR="003E3FD9" w:rsidRPr="000C4153" w:rsidRDefault="00D31F60" w:rsidP="00C83E79">
            <w:pPr>
              <w:rPr>
                <w:sz w:val="16"/>
                <w:szCs w:val="16"/>
              </w:rPr>
            </w:pPr>
            <w:r w:rsidRPr="000C4153">
              <w:rPr>
                <w:sz w:val="16"/>
                <w:szCs w:val="16"/>
              </w:rPr>
              <w:t>0.0001 per seed</w:t>
            </w:r>
          </w:p>
        </w:tc>
        <w:tc>
          <w:tcPr>
            <w:tcW w:w="2046" w:type="dxa"/>
            <w:tcBorders>
              <w:top w:val="nil"/>
              <w:left w:val="nil"/>
              <w:bottom w:val="nil"/>
              <w:right w:val="nil"/>
            </w:tcBorders>
          </w:tcPr>
          <w:p w14:paraId="10B6699F" w14:textId="77777777" w:rsidR="003E3FD9" w:rsidRPr="000C4153" w:rsidRDefault="00D31F60" w:rsidP="00C83E79">
            <w:pPr>
              <w:rPr>
                <w:sz w:val="16"/>
                <w:szCs w:val="16"/>
              </w:rPr>
            </w:pPr>
            <w:r w:rsidRPr="000C4153">
              <w:rPr>
                <w:sz w:val="16"/>
                <w:szCs w:val="16"/>
              </w:rPr>
              <w:t>excludes only a package without a measurable gain</w:t>
            </w:r>
          </w:p>
        </w:tc>
      </w:tr>
      <w:tr w:rsidR="003E3FD9" w:rsidRPr="000C4153" w14:paraId="6F482226" w14:textId="77777777">
        <w:trPr>
          <w:cantSplit/>
          <w:jc w:val="center"/>
        </w:trPr>
        <w:tc>
          <w:tcPr>
            <w:tcW w:w="1700" w:type="dxa"/>
            <w:tcBorders>
              <w:top w:val="nil"/>
              <w:left w:val="nil"/>
              <w:bottom w:val="nil"/>
              <w:right w:val="nil"/>
            </w:tcBorders>
          </w:tcPr>
          <w:p w14:paraId="04A9B745" w14:textId="77777777" w:rsidR="003E3FD9" w:rsidRPr="000C4153" w:rsidRDefault="00D31F60" w:rsidP="00C83E79">
            <w:pPr>
              <w:rPr>
                <w:sz w:val="16"/>
                <w:szCs w:val="16"/>
              </w:rPr>
            </w:pPr>
            <w:r w:rsidRPr="000C4153">
              <w:rPr>
                <w:sz w:val="16"/>
                <w:szCs w:val="16"/>
              </w:rPr>
              <w:t xml:space="preserve">Attention threshold </w:t>
            </w:r>
            <m:oMath>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att</m:t>
                  </m:r>
                </m:sub>
              </m:sSub>
            </m:oMath>
          </w:p>
        </w:tc>
        <w:tc>
          <w:tcPr>
            <w:tcW w:w="1150" w:type="dxa"/>
            <w:tcBorders>
              <w:top w:val="nil"/>
              <w:left w:val="nil"/>
              <w:bottom w:val="nil"/>
              <w:right w:val="nil"/>
            </w:tcBorders>
          </w:tcPr>
          <w:p w14:paraId="7DE8725B" w14:textId="77777777" w:rsidR="003E3FD9" w:rsidRPr="000C4153" w:rsidRDefault="00D31F60" w:rsidP="00C83E79">
            <w:pPr>
              <w:rPr>
                <w:sz w:val="16"/>
                <w:szCs w:val="16"/>
              </w:rPr>
            </w:pPr>
            <w:r w:rsidRPr="000C4153">
              <w:rPr>
                <w:sz w:val="16"/>
                <w:szCs w:val="16"/>
              </w:rPr>
              <w:t>0.35 of the highest priority</w:t>
            </w:r>
          </w:p>
        </w:tc>
        <w:tc>
          <w:tcPr>
            <w:tcW w:w="2046" w:type="dxa"/>
            <w:tcBorders>
              <w:top w:val="nil"/>
              <w:left w:val="nil"/>
              <w:bottom w:val="nil"/>
              <w:right w:val="nil"/>
            </w:tcBorders>
          </w:tcPr>
          <w:p w14:paraId="59781846" w14:textId="77777777" w:rsidR="003E3FD9" w:rsidRPr="000C4153" w:rsidRDefault="00D31F60" w:rsidP="00C83E79">
            <w:pPr>
              <w:rPr>
                <w:sz w:val="16"/>
                <w:szCs w:val="16"/>
              </w:rPr>
            </w:pPr>
            <w:r w:rsidRPr="000C4153">
              <w:rPr>
                <w:sz w:val="16"/>
                <w:szCs w:val="16"/>
              </w:rPr>
              <w:t>a region below it gets a reduced offensive share</w:t>
            </w:r>
          </w:p>
        </w:tc>
      </w:tr>
      <w:tr w:rsidR="003E3FD9" w:rsidRPr="000C4153" w14:paraId="5E4E5DCC" w14:textId="77777777">
        <w:trPr>
          <w:cantSplit/>
          <w:jc w:val="center"/>
        </w:trPr>
        <w:tc>
          <w:tcPr>
            <w:tcW w:w="1700" w:type="dxa"/>
            <w:tcBorders>
              <w:top w:val="nil"/>
              <w:left w:val="nil"/>
              <w:bottom w:val="single" w:sz="8" w:space="0" w:color="000000"/>
              <w:right w:val="nil"/>
            </w:tcBorders>
          </w:tcPr>
          <w:p w14:paraId="3D52FB26" w14:textId="77777777" w:rsidR="003E3FD9" w:rsidRPr="000C4153" w:rsidRDefault="00D31F60" w:rsidP="00C83E79">
            <w:pPr>
              <w:rPr>
                <w:sz w:val="16"/>
                <w:szCs w:val="16"/>
              </w:rPr>
            </w:pPr>
            <w:r w:rsidRPr="000C4153">
              <w:rPr>
                <w:sz w:val="16"/>
                <w:szCs w:val="16"/>
              </w:rPr>
              <w:t>Degraded observation (S5)</w:t>
            </w:r>
          </w:p>
        </w:tc>
        <w:tc>
          <w:tcPr>
            <w:tcW w:w="1150" w:type="dxa"/>
            <w:tcBorders>
              <w:top w:val="nil"/>
              <w:left w:val="nil"/>
              <w:bottom w:val="single" w:sz="8" w:space="0" w:color="000000"/>
              <w:right w:val="nil"/>
            </w:tcBorders>
          </w:tcPr>
          <w:p w14:paraId="3379B7A6" w14:textId="77777777" w:rsidR="003E3FD9" w:rsidRPr="000C4153" w:rsidRDefault="00D31F60" w:rsidP="00C83E79">
            <w:pPr>
              <w:rPr>
                <w:sz w:val="16"/>
                <w:szCs w:val="16"/>
              </w:rPr>
            </w:pPr>
            <w:r w:rsidRPr="000C4153">
              <w:rPr>
                <w:sz w:val="16"/>
                <w:szCs w:val="16"/>
              </w:rPr>
              <w:t>outage 0.25, noise 0.10</w:t>
            </w:r>
          </w:p>
        </w:tc>
        <w:tc>
          <w:tcPr>
            <w:tcW w:w="2046" w:type="dxa"/>
            <w:tcBorders>
              <w:top w:val="nil"/>
              <w:left w:val="nil"/>
              <w:bottom w:val="single" w:sz="8" w:space="0" w:color="000000"/>
              <w:right w:val="nil"/>
            </w:tcBorders>
          </w:tcPr>
          <w:p w14:paraId="5F8722C9" w14:textId="77777777" w:rsidR="003E3FD9" w:rsidRPr="000C4153" w:rsidRDefault="00D31F60" w:rsidP="00C83E79">
            <w:pPr>
              <w:rPr>
                <w:sz w:val="16"/>
                <w:szCs w:val="16"/>
              </w:rPr>
            </w:pPr>
            <w:r w:rsidRPr="000C4153">
              <w:rPr>
                <w:sz w:val="16"/>
                <w:szCs w:val="16"/>
              </w:rPr>
              <w:t>one in four readings missing, 10% noise on the rest</w:t>
            </w:r>
          </w:p>
        </w:tc>
      </w:tr>
    </w:tbl>
    <w:p w14:paraId="7F7140B5" w14:textId="77777777" w:rsidR="003E3FD9" w:rsidRDefault="003E3FD9" w:rsidP="00C83E79">
      <w:pPr>
        <w:pStyle w:val="Text"/>
        <w:rPr>
          <w:sz w:val="12"/>
          <w:szCs w:val="12"/>
        </w:rPr>
      </w:pPr>
    </w:p>
    <w:p w14:paraId="36CC6BA5" w14:textId="77777777" w:rsidR="003E3FD9" w:rsidRDefault="00D31F60" w:rsidP="00C83E79">
      <w:pPr>
        <w:pStyle w:val="TableTitle"/>
        <w:spacing w:before="120"/>
      </w:pPr>
      <w:r>
        <w:t xml:space="preserve">TABLE </w:t>
      </w:r>
      <w:bookmarkStart w:id="55" w:name="_RefTab_scen"/>
      <w:r>
        <w:fldChar w:fldCharType="begin"/>
      </w:r>
      <w:r>
        <w:instrText xml:space="preserve"> SEQ Table \* ROMAN </w:instrText>
      </w:r>
      <w:r>
        <w:fldChar w:fldCharType="separate"/>
      </w:r>
      <w:r>
        <w:rPr>
          <w:noProof/>
        </w:rPr>
        <w:t>III</w:t>
      </w:r>
      <w:r>
        <w:fldChar w:fldCharType="end"/>
      </w:r>
      <w:bookmarkEnd w:id="55"/>
    </w:p>
    <w:p w14:paraId="5B4A7793" w14:textId="77777777" w:rsidR="003E3FD9" w:rsidRDefault="00D31F60" w:rsidP="00C83E79">
      <w:pPr>
        <w:pStyle w:val="TableTitle"/>
        <w:spacing w:after="60"/>
      </w:pPr>
      <w:r>
        <w:t>Scenario families, 30 paired worlds each</w:t>
      </w:r>
    </w:p>
    <w:tbl>
      <w:tblPr>
        <w:tblW w:w="4896" w:type="dxa"/>
        <w:jc w:val="center"/>
        <w:tblLayout w:type="fixed"/>
        <w:tblCellMar>
          <w:left w:w="40" w:type="dxa"/>
          <w:right w:w="40" w:type="dxa"/>
        </w:tblCellMar>
        <w:tblLook w:val="04A0" w:firstRow="1" w:lastRow="0" w:firstColumn="1" w:lastColumn="0" w:noHBand="0" w:noVBand="1"/>
      </w:tblPr>
      <w:tblGrid>
        <w:gridCol w:w="560"/>
        <w:gridCol w:w="1700"/>
        <w:gridCol w:w="500"/>
        <w:gridCol w:w="1100"/>
        <w:gridCol w:w="1036"/>
      </w:tblGrid>
      <w:tr w:rsidR="003E3FD9" w14:paraId="5A72C7A9" w14:textId="77777777">
        <w:trPr>
          <w:cantSplit/>
          <w:jc w:val="center"/>
        </w:trPr>
        <w:tc>
          <w:tcPr>
            <w:tcW w:w="560" w:type="dxa"/>
            <w:tcBorders>
              <w:top w:val="single" w:sz="8" w:space="0" w:color="000000"/>
              <w:left w:val="nil"/>
              <w:bottom w:val="single" w:sz="6" w:space="0" w:color="000000"/>
              <w:right w:val="nil"/>
            </w:tcBorders>
          </w:tcPr>
          <w:p w14:paraId="52DA2C0D" w14:textId="77777777" w:rsidR="003E3FD9" w:rsidRDefault="00D31F60" w:rsidP="00C83E79">
            <w:r>
              <w:rPr>
                <w:b/>
                <w:sz w:val="15"/>
                <w:szCs w:val="15"/>
              </w:rPr>
              <w:t>Family</w:t>
            </w:r>
          </w:p>
        </w:tc>
        <w:tc>
          <w:tcPr>
            <w:tcW w:w="1700" w:type="dxa"/>
            <w:tcBorders>
              <w:top w:val="single" w:sz="8" w:space="0" w:color="000000"/>
              <w:left w:val="nil"/>
              <w:bottom w:val="single" w:sz="6" w:space="0" w:color="000000"/>
              <w:right w:val="nil"/>
            </w:tcBorders>
          </w:tcPr>
          <w:p w14:paraId="16D8CCE9" w14:textId="77777777" w:rsidR="003E3FD9" w:rsidRDefault="00D31F60" w:rsidP="00C83E79">
            <w:pPr>
              <w:jc w:val="center"/>
            </w:pPr>
            <w:r>
              <w:rPr>
                <w:b/>
                <w:sz w:val="15"/>
                <w:szCs w:val="15"/>
              </w:rPr>
              <w:t>Landscape</w:t>
            </w:r>
          </w:p>
        </w:tc>
        <w:tc>
          <w:tcPr>
            <w:tcW w:w="500" w:type="dxa"/>
            <w:tcBorders>
              <w:top w:val="single" w:sz="8" w:space="0" w:color="000000"/>
              <w:left w:val="nil"/>
              <w:bottom w:val="single" w:sz="6" w:space="0" w:color="000000"/>
              <w:right w:val="nil"/>
            </w:tcBorders>
          </w:tcPr>
          <w:p w14:paraId="1639C67C" w14:textId="77777777" w:rsidR="003E3FD9" w:rsidRDefault="00D31F60" w:rsidP="00C83E79">
            <w:pPr>
              <w:jc w:val="center"/>
            </w:pPr>
            <w:r>
              <w:rPr>
                <w:b/>
                <w:sz w:val="15"/>
                <w:szCs w:val="15"/>
              </w:rPr>
              <w:t>Pool</w:t>
            </w:r>
          </w:p>
        </w:tc>
        <w:tc>
          <w:tcPr>
            <w:tcW w:w="1100" w:type="dxa"/>
            <w:tcBorders>
              <w:top w:val="single" w:sz="8" w:space="0" w:color="000000"/>
              <w:left w:val="nil"/>
              <w:bottom w:val="single" w:sz="6" w:space="0" w:color="000000"/>
              <w:right w:val="nil"/>
            </w:tcBorders>
          </w:tcPr>
          <w:p w14:paraId="41805398" w14:textId="77777777" w:rsidR="003E3FD9" w:rsidRDefault="00D31F60" w:rsidP="00C83E79">
            <w:pPr>
              <w:jc w:val="center"/>
            </w:pPr>
            <w:r>
              <w:rPr>
                <w:b/>
                <w:sz w:val="15"/>
                <w:szCs w:val="15"/>
              </w:rPr>
              <w:t>Ignitions</w:t>
            </w:r>
          </w:p>
        </w:tc>
        <w:tc>
          <w:tcPr>
            <w:tcW w:w="1036" w:type="dxa"/>
            <w:tcBorders>
              <w:top w:val="single" w:sz="8" w:space="0" w:color="000000"/>
              <w:left w:val="nil"/>
              <w:bottom w:val="single" w:sz="6" w:space="0" w:color="000000"/>
              <w:right w:val="nil"/>
            </w:tcBorders>
          </w:tcPr>
          <w:p w14:paraId="7313D22C" w14:textId="77777777" w:rsidR="003E3FD9" w:rsidRDefault="00D31F60" w:rsidP="00C83E79">
            <w:pPr>
              <w:jc w:val="center"/>
            </w:pPr>
            <w:r>
              <w:rPr>
                <w:b/>
                <w:sz w:val="15"/>
                <w:szCs w:val="15"/>
              </w:rPr>
              <w:t>Observation</w:t>
            </w:r>
          </w:p>
        </w:tc>
      </w:tr>
      <w:tr w:rsidR="003E3FD9" w14:paraId="6646162B" w14:textId="77777777">
        <w:trPr>
          <w:cantSplit/>
          <w:jc w:val="center"/>
        </w:trPr>
        <w:tc>
          <w:tcPr>
            <w:tcW w:w="560" w:type="dxa"/>
            <w:tcBorders>
              <w:top w:val="nil"/>
              <w:left w:val="nil"/>
              <w:bottom w:val="nil"/>
              <w:right w:val="nil"/>
            </w:tcBorders>
          </w:tcPr>
          <w:p w14:paraId="00628AF8" w14:textId="77777777" w:rsidR="003E3FD9" w:rsidRDefault="00D31F60" w:rsidP="00C83E79">
            <w:r>
              <w:rPr>
                <w:sz w:val="15"/>
                <w:szCs w:val="15"/>
              </w:rPr>
              <w:t>S1</w:t>
            </w:r>
          </w:p>
        </w:tc>
        <w:tc>
          <w:tcPr>
            <w:tcW w:w="1700" w:type="dxa"/>
            <w:tcBorders>
              <w:top w:val="nil"/>
              <w:left w:val="nil"/>
              <w:bottom w:val="nil"/>
              <w:right w:val="nil"/>
            </w:tcBorders>
          </w:tcPr>
          <w:p w14:paraId="5F7A0723"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6770A8A6"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6802D5D9" w14:textId="77777777" w:rsidR="003E3FD9" w:rsidRDefault="00D31F60" w:rsidP="00C83E79">
            <w:pPr>
              <w:jc w:val="center"/>
            </w:pPr>
            <w:r>
              <w:rPr>
                <w:sz w:val="15"/>
                <w:szCs w:val="15"/>
              </w:rPr>
              <w:t>1, remote</w:t>
            </w:r>
          </w:p>
        </w:tc>
        <w:tc>
          <w:tcPr>
            <w:tcW w:w="1036" w:type="dxa"/>
            <w:tcBorders>
              <w:top w:val="nil"/>
              <w:left w:val="nil"/>
              <w:bottom w:val="nil"/>
              <w:right w:val="nil"/>
            </w:tcBorders>
          </w:tcPr>
          <w:p w14:paraId="4FD2D51A" w14:textId="77777777" w:rsidR="003E3FD9" w:rsidRDefault="00D31F60" w:rsidP="00C83E79">
            <w:pPr>
              <w:jc w:val="center"/>
            </w:pPr>
            <w:r>
              <w:rPr>
                <w:sz w:val="15"/>
                <w:szCs w:val="15"/>
              </w:rPr>
              <w:t>full</w:t>
            </w:r>
          </w:p>
        </w:tc>
      </w:tr>
      <w:tr w:rsidR="003E3FD9" w14:paraId="2CE32A86" w14:textId="77777777">
        <w:trPr>
          <w:cantSplit/>
          <w:jc w:val="center"/>
        </w:trPr>
        <w:tc>
          <w:tcPr>
            <w:tcW w:w="560" w:type="dxa"/>
            <w:tcBorders>
              <w:top w:val="nil"/>
              <w:left w:val="nil"/>
              <w:bottom w:val="nil"/>
              <w:right w:val="nil"/>
            </w:tcBorders>
          </w:tcPr>
          <w:p w14:paraId="29CD53A7" w14:textId="77777777" w:rsidR="003E3FD9" w:rsidRDefault="00C83E79" w:rsidP="00C83E79">
            <w:r>
              <w:rPr>
                <w:sz w:val="15"/>
                <w:szCs w:val="15"/>
              </w:rPr>
              <w:t xml:space="preserve"> </w:t>
            </w:r>
            <w:r w:rsidR="00D31F60">
              <w:rPr>
                <w:sz w:val="15"/>
                <w:szCs w:val="15"/>
              </w:rPr>
              <w:t>S2</w:t>
            </w:r>
          </w:p>
        </w:tc>
        <w:tc>
          <w:tcPr>
            <w:tcW w:w="1700" w:type="dxa"/>
            <w:tcBorders>
              <w:top w:val="nil"/>
              <w:left w:val="nil"/>
              <w:bottom w:val="nil"/>
              <w:right w:val="nil"/>
            </w:tcBorders>
          </w:tcPr>
          <w:p w14:paraId="450EF3F3"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69B199A6" w14:textId="77777777" w:rsidR="003E3FD9" w:rsidRDefault="00D31F60" w:rsidP="00C83E79">
            <w:pPr>
              <w:jc w:val="center"/>
            </w:pPr>
            <w:r>
              <w:rPr>
                <w:sz w:val="15"/>
                <w:szCs w:val="15"/>
              </w:rPr>
              <w:t>0.6</w:t>
            </w:r>
          </w:p>
        </w:tc>
        <w:tc>
          <w:tcPr>
            <w:tcW w:w="1100" w:type="dxa"/>
            <w:tcBorders>
              <w:top w:val="nil"/>
              <w:left w:val="nil"/>
              <w:bottom w:val="nil"/>
              <w:right w:val="nil"/>
            </w:tcBorders>
          </w:tcPr>
          <w:p w14:paraId="5D60767B" w14:textId="77777777" w:rsidR="003E3FD9" w:rsidRDefault="00D31F60" w:rsidP="00C83E79">
            <w:pPr>
              <w:jc w:val="center"/>
            </w:pPr>
            <w:r>
              <w:rPr>
                <w:sz w:val="15"/>
                <w:szCs w:val="15"/>
              </w:rPr>
              <w:t>2, remote</w:t>
            </w:r>
          </w:p>
        </w:tc>
        <w:tc>
          <w:tcPr>
            <w:tcW w:w="1036" w:type="dxa"/>
            <w:tcBorders>
              <w:top w:val="nil"/>
              <w:left w:val="nil"/>
              <w:bottom w:val="nil"/>
              <w:right w:val="nil"/>
            </w:tcBorders>
          </w:tcPr>
          <w:p w14:paraId="58AE2C37" w14:textId="77777777" w:rsidR="003E3FD9" w:rsidRDefault="00D31F60" w:rsidP="00C83E79">
            <w:pPr>
              <w:jc w:val="center"/>
            </w:pPr>
            <w:r>
              <w:rPr>
                <w:sz w:val="15"/>
                <w:szCs w:val="15"/>
              </w:rPr>
              <w:t>full</w:t>
            </w:r>
          </w:p>
        </w:tc>
      </w:tr>
      <w:tr w:rsidR="003E3FD9" w14:paraId="5FC4068D" w14:textId="77777777">
        <w:trPr>
          <w:cantSplit/>
          <w:jc w:val="center"/>
        </w:trPr>
        <w:tc>
          <w:tcPr>
            <w:tcW w:w="560" w:type="dxa"/>
            <w:tcBorders>
              <w:top w:val="nil"/>
              <w:left w:val="nil"/>
              <w:bottom w:val="nil"/>
              <w:right w:val="nil"/>
            </w:tcBorders>
          </w:tcPr>
          <w:p w14:paraId="21E329C7" w14:textId="77777777" w:rsidR="003E3FD9" w:rsidRDefault="00D31F60" w:rsidP="00C83E79">
            <w:r>
              <w:rPr>
                <w:sz w:val="15"/>
                <w:szCs w:val="15"/>
              </w:rPr>
              <w:t>S3</w:t>
            </w:r>
          </w:p>
        </w:tc>
        <w:tc>
          <w:tcPr>
            <w:tcW w:w="1700" w:type="dxa"/>
            <w:tcBorders>
              <w:top w:val="nil"/>
              <w:left w:val="nil"/>
              <w:bottom w:val="nil"/>
              <w:right w:val="nil"/>
            </w:tcBorders>
          </w:tcPr>
          <w:p w14:paraId="22C67BA1"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33819C24"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0E4FE3F4" w14:textId="77777777" w:rsidR="003E3FD9" w:rsidRDefault="00D31F60" w:rsidP="00C83E79">
            <w:pPr>
              <w:jc w:val="center"/>
            </w:pPr>
            <w:r>
              <w:rPr>
                <w:sz w:val="15"/>
                <w:szCs w:val="15"/>
              </w:rPr>
              <w:t>1, near interface</w:t>
            </w:r>
          </w:p>
        </w:tc>
        <w:tc>
          <w:tcPr>
            <w:tcW w:w="1036" w:type="dxa"/>
            <w:tcBorders>
              <w:top w:val="nil"/>
              <w:left w:val="nil"/>
              <w:bottom w:val="nil"/>
              <w:right w:val="nil"/>
            </w:tcBorders>
          </w:tcPr>
          <w:p w14:paraId="29E8B712" w14:textId="77777777" w:rsidR="003E3FD9" w:rsidRDefault="00D31F60" w:rsidP="00C83E79">
            <w:pPr>
              <w:jc w:val="center"/>
            </w:pPr>
            <w:r>
              <w:rPr>
                <w:sz w:val="15"/>
                <w:szCs w:val="15"/>
              </w:rPr>
              <w:t>full</w:t>
            </w:r>
          </w:p>
        </w:tc>
      </w:tr>
      <w:tr w:rsidR="003E3FD9" w14:paraId="2A0FEF6D" w14:textId="77777777">
        <w:trPr>
          <w:cantSplit/>
          <w:jc w:val="center"/>
        </w:trPr>
        <w:tc>
          <w:tcPr>
            <w:tcW w:w="560" w:type="dxa"/>
            <w:tcBorders>
              <w:top w:val="nil"/>
              <w:left w:val="nil"/>
              <w:bottom w:val="nil"/>
              <w:right w:val="nil"/>
            </w:tcBorders>
          </w:tcPr>
          <w:p w14:paraId="7E3C4754" w14:textId="77777777" w:rsidR="003E3FD9" w:rsidRDefault="00D31F60" w:rsidP="00C83E79">
            <w:r>
              <w:rPr>
                <w:sz w:val="15"/>
                <w:szCs w:val="15"/>
              </w:rPr>
              <w:t>S4</w:t>
            </w:r>
          </w:p>
        </w:tc>
        <w:tc>
          <w:tcPr>
            <w:tcW w:w="1700" w:type="dxa"/>
            <w:tcBorders>
              <w:top w:val="nil"/>
              <w:left w:val="nil"/>
              <w:bottom w:val="nil"/>
              <w:right w:val="nil"/>
            </w:tcBorders>
          </w:tcPr>
          <w:p w14:paraId="6989683C"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5770B66A" w14:textId="77777777" w:rsidR="003E3FD9" w:rsidRDefault="00D31F60" w:rsidP="00C83E79">
            <w:pPr>
              <w:jc w:val="center"/>
            </w:pPr>
            <w:r>
              <w:rPr>
                <w:sz w:val="15"/>
                <w:szCs w:val="15"/>
              </w:rPr>
              <w:t>0.6</w:t>
            </w:r>
          </w:p>
        </w:tc>
        <w:tc>
          <w:tcPr>
            <w:tcW w:w="1100" w:type="dxa"/>
            <w:tcBorders>
              <w:top w:val="nil"/>
              <w:left w:val="nil"/>
              <w:bottom w:val="nil"/>
              <w:right w:val="nil"/>
            </w:tcBorders>
          </w:tcPr>
          <w:p w14:paraId="1A12DA93" w14:textId="77777777" w:rsidR="003E3FD9" w:rsidRDefault="00D31F60" w:rsidP="00C83E79">
            <w:pPr>
              <w:jc w:val="center"/>
            </w:pPr>
            <w:r>
              <w:rPr>
                <w:sz w:val="15"/>
                <w:szCs w:val="15"/>
              </w:rPr>
              <w:t>2, near interface</w:t>
            </w:r>
          </w:p>
        </w:tc>
        <w:tc>
          <w:tcPr>
            <w:tcW w:w="1036" w:type="dxa"/>
            <w:tcBorders>
              <w:top w:val="nil"/>
              <w:left w:val="nil"/>
              <w:bottom w:val="nil"/>
              <w:right w:val="nil"/>
            </w:tcBorders>
          </w:tcPr>
          <w:p w14:paraId="6057F99D" w14:textId="77777777" w:rsidR="003E3FD9" w:rsidRDefault="00D31F60" w:rsidP="00C83E79">
            <w:pPr>
              <w:jc w:val="center"/>
            </w:pPr>
            <w:r>
              <w:rPr>
                <w:sz w:val="15"/>
                <w:szCs w:val="15"/>
              </w:rPr>
              <w:t>full</w:t>
            </w:r>
          </w:p>
        </w:tc>
      </w:tr>
      <w:tr w:rsidR="003E3FD9" w14:paraId="3528DFCB" w14:textId="77777777">
        <w:trPr>
          <w:cantSplit/>
          <w:jc w:val="center"/>
        </w:trPr>
        <w:tc>
          <w:tcPr>
            <w:tcW w:w="560" w:type="dxa"/>
            <w:tcBorders>
              <w:top w:val="nil"/>
              <w:left w:val="nil"/>
              <w:bottom w:val="single" w:sz="8" w:space="0" w:color="000000"/>
              <w:right w:val="nil"/>
            </w:tcBorders>
          </w:tcPr>
          <w:p w14:paraId="4060F7F2" w14:textId="77777777" w:rsidR="003E3FD9" w:rsidRDefault="00D31F60" w:rsidP="00C83E79">
            <w:r>
              <w:rPr>
                <w:sz w:val="15"/>
                <w:szCs w:val="15"/>
              </w:rPr>
              <w:t>S5</w:t>
            </w:r>
          </w:p>
        </w:tc>
        <w:tc>
          <w:tcPr>
            <w:tcW w:w="1700" w:type="dxa"/>
            <w:tcBorders>
              <w:top w:val="nil"/>
              <w:left w:val="nil"/>
              <w:bottom w:val="single" w:sz="8" w:space="0" w:color="000000"/>
              <w:right w:val="nil"/>
            </w:tcBorders>
          </w:tcPr>
          <w:p w14:paraId="6314E677" w14:textId="77777777" w:rsidR="003E3FD9" w:rsidRDefault="00D31F60" w:rsidP="00C83E79">
            <w:pPr>
              <w:jc w:val="both"/>
            </w:pPr>
            <w:r>
              <w:rPr>
                <w:sz w:val="15"/>
                <w:szCs w:val="15"/>
              </w:rPr>
              <w:t>as S4</w:t>
            </w:r>
          </w:p>
        </w:tc>
        <w:tc>
          <w:tcPr>
            <w:tcW w:w="500" w:type="dxa"/>
            <w:tcBorders>
              <w:top w:val="nil"/>
              <w:left w:val="nil"/>
              <w:bottom w:val="single" w:sz="8" w:space="0" w:color="000000"/>
              <w:right w:val="nil"/>
            </w:tcBorders>
          </w:tcPr>
          <w:p w14:paraId="33DA3E1F" w14:textId="77777777" w:rsidR="003E3FD9" w:rsidRDefault="00D31F60" w:rsidP="00C83E79">
            <w:pPr>
              <w:jc w:val="center"/>
            </w:pPr>
            <w:r>
              <w:rPr>
                <w:sz w:val="15"/>
                <w:szCs w:val="15"/>
              </w:rPr>
              <w:t>0.6</w:t>
            </w:r>
          </w:p>
        </w:tc>
        <w:tc>
          <w:tcPr>
            <w:tcW w:w="1100" w:type="dxa"/>
            <w:tcBorders>
              <w:top w:val="nil"/>
              <w:left w:val="nil"/>
              <w:bottom w:val="single" w:sz="8" w:space="0" w:color="000000"/>
              <w:right w:val="nil"/>
            </w:tcBorders>
          </w:tcPr>
          <w:p w14:paraId="568DEB66" w14:textId="77777777" w:rsidR="003E3FD9" w:rsidRDefault="00D31F60" w:rsidP="00C83E79">
            <w:pPr>
              <w:jc w:val="center"/>
            </w:pPr>
            <w:r>
              <w:rPr>
                <w:sz w:val="15"/>
                <w:szCs w:val="15"/>
              </w:rPr>
              <w:t>2, near interface</w:t>
            </w:r>
          </w:p>
        </w:tc>
        <w:tc>
          <w:tcPr>
            <w:tcW w:w="1036" w:type="dxa"/>
            <w:tcBorders>
              <w:top w:val="nil"/>
              <w:left w:val="nil"/>
              <w:bottom w:val="single" w:sz="8" w:space="0" w:color="000000"/>
              <w:right w:val="nil"/>
            </w:tcBorders>
          </w:tcPr>
          <w:p w14:paraId="1D8C947A" w14:textId="77777777" w:rsidR="003E3FD9" w:rsidRDefault="00623659" w:rsidP="00C83E79">
            <w:pPr>
              <w:jc w:val="center"/>
            </w:pPr>
            <w:r>
              <w:rPr>
                <w:sz w:val="15"/>
                <w:szCs w:val="15"/>
              </w:rPr>
              <w:t>degraded</w:t>
            </w:r>
          </w:p>
        </w:tc>
      </w:tr>
    </w:tbl>
    <w:p w14:paraId="7C1E2F8E" w14:textId="77777777" w:rsidR="00811EB2" w:rsidRDefault="00811EB2" w:rsidP="00811EB2">
      <w:pPr>
        <w:pStyle w:val="Text"/>
        <w:rPr>
          <w:sz w:val="12"/>
          <w:szCs w:val="12"/>
        </w:rPr>
      </w:pPr>
    </w:p>
    <w:p w14:paraId="2D135F5C" w14:textId="77777777" w:rsidR="00926552" w:rsidRDefault="00926552" w:rsidP="00811EB2">
      <w:pPr>
        <w:pStyle w:val="Heading2"/>
      </w:pPr>
      <w:bookmarkStart w:id="56" w:name="_RefSec_V_C"/>
      <w:r>
        <w:t>C</w:t>
      </w:r>
      <w:bookmarkEnd w:id="56"/>
      <w:r>
        <w:t>. Outcome: No Decision Support, Closed Layer, VODA</w:t>
      </w:r>
    </w:p>
    <w:p w14:paraId="5B3E212A" w14:textId="77777777" w:rsidR="003E3FD9" w:rsidRDefault="00D31F60">
      <w:pPr>
        <w:pStyle w:val="Text"/>
      </w:pPr>
      <w:r>
        <w:t xml:space="preserve">Fig. </w:t>
      </w:r>
      <w:r>
        <w:fldChar w:fldCharType="begin"/>
      </w:r>
      <w:r>
        <w:instrText xml:space="preserve"> REF _RefFig6 \h </w:instrText>
      </w:r>
      <w:r>
        <w:fldChar w:fldCharType="separate"/>
      </w:r>
      <w:r>
        <w:rPr>
          <w:noProof/>
        </w:rPr>
        <w:t>6</w:t>
      </w:r>
      <w:r>
        <w:fldChar w:fldCharType="end"/>
      </w:r>
      <w:r>
        <w:t xml:space="preserve"> reports the outcome per family. Free burn consumes 250.7 ha on average and affects 5793 persons. The rule-based core alone changes this most. The static seed base lowers the burned area to 80.9 ha, a paired saving of 169.7 ± 10.3 ha that holds in all 150 worlds, and the affected population to 494. This gain belongs to the doctrine, not to adaptation. The self-tuning of the closed layer changes the character of the response more than its extent. The share of incidents extinguished within the episode rises from 13 to 52% and the delay term falls from 0.347 to 0.274, since tuned consequents commit the same resources sooner, but the burned area moves only to 75.4 ha, a paired difference of 5.5 ± 7.0 ha that does not separate from zero (better in 73 of 150 worlds). Tuning the five seed rules improves the response to the fires that the doctrine already contains, but it does not reach the fires that lie outside the doctrine.</w:t>
      </w:r>
    </w:p>
    <w:p w14:paraId="798B32CD" w14:textId="69F7C8FD" w:rsidR="003E3FD9" w:rsidRDefault="00D31F60">
      <w:pPr>
        <w:pStyle w:val="Text"/>
      </w:pPr>
      <w:r>
        <w:rPr>
          <w:noProof/>
        </w:rPr>
        <mc:AlternateContent>
          <mc:Choice Requires="wpg">
            <w:drawing>
              <wp:anchor distT="91440" distB="91440" distL="114300" distR="114300" simplePos="0" relativeHeight="251657728" behindDoc="0" locked="0" layoutInCell="1" allowOverlap="0" wp14:anchorId="71EF3ED3" wp14:editId="583B478E">
                <wp:simplePos x="0" y="0"/>
                <wp:positionH relativeFrom="margin">
                  <wp:align>right</wp:align>
                </wp:positionH>
                <wp:positionV relativeFrom="margin">
                  <wp:align>top</wp:align>
                </wp:positionV>
                <wp:extent cx="3109000" cy="3738262"/>
                <wp:effectExtent l="0" t="0" r="0" b="0"/>
                <wp:wrapSquare wrapText="bothSides"/>
                <wp:docPr id="600006" name="Group Fig6"/>
                <wp:cNvGraphicFramePr/>
                <a:graphic xmlns:a="http://schemas.openxmlformats.org/drawingml/2006/main">
                  <a:graphicData uri="http://schemas.microsoft.com/office/word/2010/wordprocessingGroup">
                    <wpg:wgp>
                      <wpg:cNvGrpSpPr/>
                      <wpg:grpSpPr>
                        <a:xfrm>
                          <a:off x="0" y="0"/>
                          <a:ext cx="3109000" cy="3738262"/>
                          <a:chOff x="0" y="0"/>
                          <a:chExt cx="3109000" cy="3738262"/>
                        </a:xfrm>
                      </wpg:grpSpPr>
                      <pic:pic xmlns:pic="http://schemas.openxmlformats.org/drawingml/2006/picture">
                        <pic:nvPicPr>
                          <pic:cNvPr id="610006" name="Picture Fig6"/>
                          <pic:cNvPicPr>
                            <a:picLocks noChangeAspect="1"/>
                          </pic:cNvPicPr>
                        </pic:nvPicPr>
                        <pic:blipFill rotWithShape="1">
                          <a:blip r:embed="rId20" cstate="print">
                            <a:extLst>
                              <a:ext uri="{28A0092B-C50C-407E-A947-70E740481C1C}">
                                <a14:useLocalDpi xmlns:a14="http://schemas.microsoft.com/office/drawing/2010/main" val="0"/>
                              </a:ext>
                            </a:extLst>
                          </a:blip>
                          <a:stretch>
                            <a:fillRect/>
                          </a:stretch>
                        </pic:blipFill>
                        <pic:spPr bwMode="auto">
                          <a:xfrm>
                            <a:off x="0" y="0"/>
                            <a:ext cx="3109000" cy="3435087"/>
                          </a:xfrm>
                          <a:prstGeom prst="rect">
                            <a:avLst/>
                          </a:prstGeom>
                          <a:noFill/>
                        </pic:spPr>
                      </pic:pic>
                      <wps:wsp>
                        <wps:cNvPr id="620006" name="Text Box Fig6"/>
                        <wps:cNvSpPr txBox="1"/>
                        <wps:spPr>
                          <a:xfrm>
                            <a:off x="0" y="3438262"/>
                            <a:ext cx="3109000" cy="300000"/>
                          </a:xfrm>
                          <a:prstGeom prst="rect">
                            <a:avLst/>
                          </a:prstGeom>
                          <a:solidFill>
                            <a:prstClr val="white"/>
                          </a:solidFill>
                          <a:ln>
                            <a:noFill/>
                          </a:ln>
                        </wps:spPr>
                        <wps:txbx>
                          <w:txbxContent>
                            <w:p w14:paraId="33DA6D4C" w14:textId="77777777" w:rsidR="00467EFC" w:rsidRDefault="00DE0BE3">
                              <w:pPr>
                                <w:pStyle w:val="Caption"/>
                                <w:spacing w:after="0"/>
                                <w:rPr>
                                  <w:noProof/>
                                </w:rPr>
                              </w:pPr>
                              <w:r>
                                <w:t xml:space="preserve">Fig. </w:t>
                              </w:r>
                              <w:bookmarkStart w:id="57" w:name="_RefFig6"/>
                              <w:r>
                                <w:fldChar w:fldCharType="begin"/>
                              </w:r>
                              <w:r>
                                <w:instrText xml:space="preserve"> SEQ Fig. \* ARABIC </w:instrText>
                              </w:r>
                              <w:r>
                                <w:fldChar w:fldCharType="separate"/>
                              </w:r>
                              <w:r>
                                <w:rPr>
                                  <w:noProof/>
                                </w:rPr>
                                <w:t>6</w:t>
                              </w:r>
                              <w:r>
                                <w:fldChar w:fldCharType="end"/>
                              </w:r>
                              <w:bookmarkEnd w:id="57"/>
                              <w:r>
                                <w:t>. Outcome per family, closed layer against VODA: (a) burned area, (b) affected population, (c) share extinguished.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EF3ED3" id="Group Fig6" o:spid="_x0000_s1041" style="position:absolute;left:0;text-align:left;margin-left:193.6pt;margin-top:0;width:244.8pt;height:294.35pt;z-index:251657728;mso-wrap-distance-top:7.2pt;mso-wrap-distance-bottom:7.2pt;mso-position-horizontal:right;mso-position-horizontal-relative:margin;mso-position-vertical:top;mso-position-vertical-relative:margin;mso-width-relative:margin;mso-height-relative:margin" coordsize="31090,37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" o:allowoverlap="f">
                <v:shape id="Picture Fig6" o:spid="_x0000_s1042" type="#_x0000_t75" style="position:absolute;width:31090;height:34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">
                  <v:imagedata r:id="rId21" o:title=""/>
                </v:shape>
                <v:shape id="Text Box Fig6" o:spid="_x0000_s1043" type="#_x0000_t202" style="position:absolute;top:34382;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" stroked="f">
                  <v:textbox inset="0,0,0,0">
                    <w:txbxContent>
                      <w:p w14:paraId="33DA6D4C" w14:textId="77777777" w:rsidR="00467EFC" w:rsidRDefault="00DE0BE3">
                        <w:pPr>
                          <w:pStyle w:val="Caption"/>
                          <w:spacing w:after="0"/>
                          <w:rPr>
                            <w:noProof/>
                          </w:rPr>
                        </w:pPr>
                        <w:r>
                          <w:t xml:space="preserve">Fig. </w:t>
                        </w:r>
                        <w:bookmarkStart w:id="58" w:name="_RefFig6"/>
                        <w:r>
                          <w:fldChar w:fldCharType="begin"/>
                        </w:r>
                        <w:r>
                          <w:instrText xml:space="preserve"> SEQ Fig. \* ARABIC </w:instrText>
                        </w:r>
                        <w:r>
                          <w:fldChar w:fldCharType="separate"/>
                        </w:r>
                        <w:r>
                          <w:rPr>
                            <w:noProof/>
                          </w:rPr>
                          <w:t>6</w:t>
                        </w:r>
                        <w:r>
                          <w:fldChar w:fldCharType="end"/>
                        </w:r>
                        <w:bookmarkEnd w:id="58"/>
                        <w:r>
                          <w:t>. Outcome per family, closed layer against VODA: (a) burned area, (b) affected population, (c) share extinguished.</w:t>
                        </w:r>
                      </w:p>
                    </w:txbxContent>
                  </v:textbox>
                </v:shape>
                <w10:wrap type="square" anchorx="margin" anchory="margin"/>
              </v:group>
            </w:pict>
          </mc:Fallback>
        </mc:AlternateContent>
      </w:r>
      <w:r>
        <w:t xml:space="preserve">VODA reaches these fires. Against the closed layer on the same worlds it burns 20.8 ± 5.8 ha less and is better in 117 of 150 worlds, as Fig. </w:t>
      </w:r>
      <w:r>
        <w:fldChar w:fldCharType="begin"/>
      </w:r>
      <w:r>
        <w:instrText xml:space="preserve"> REF _RefFig7 \h </w:instrText>
      </w:r>
      <w:r>
        <w:fldChar w:fldCharType="separate"/>
      </w:r>
      <w:r>
        <w:rPr>
          <w:noProof/>
        </w:rPr>
        <w:t>7</w:t>
      </w:r>
      <w:r>
        <w:fldChar w:fldCharType="end"/>
      </w:r>
      <w:r>
        <w:t xml:space="preserve">(a) shows. The 12 ties are small fires the doctrine already contained. In 21 worlds it burned more, in one of them by 100 ha, since an admitted object can win its forecast and still lose in the realized fire. It raises the share extinguished to 72% and lowers the affected population to 187 </w:t>
      </w:r>
      <w:proofErr w:type="gramStart"/>
      <w:r>
        <w:lastRenderedPageBreak/>
        <w:t>persons</w:t>
      </w:r>
      <w:proofErr w:type="gramEnd"/>
      <w:r>
        <w:t xml:space="preserve">, 204 ± 58 fewer per world and 52% below the closed layer. The gain depends on the family. In the forest family with a reduced pool and two ignitions (S2) the paired difference is largest in area, 30.7 ± 23.2 ha, but least certain, since the pool bounds what any order can achieve and the fire outruns it in most worlds whatever the configuration. In the interface families with two ignitions (S4, S5) the gain is most consistent, VODA burns less in 29 of 30 worlds in each and extinguishes 90 and 93% of the incidents. Under degraded observation (S5) </w:t>
      </w:r>
      <w:proofErr w:type="gramStart"/>
      <w:r>
        <w:t>its</w:t>
      </w:r>
      <w:proofErr w:type="gramEnd"/>
      <w:r>
        <w:t xml:space="preserve"> burned area moves from 27.5 to 33.5 ha, a change of 22% that stays inside the confidence interval of either cell, </w:t>
      </w:r>
      <w:proofErr w:type="gramStart"/>
      <w:r>
        <w:t>and</w:t>
      </w:r>
      <w:proofErr w:type="gramEnd"/>
      <w:r>
        <w:t xml:space="preserve"> the configuration remains the best. Reduced observation therefore degrades the response gradually rather than disabling it.</w:t>
      </w:r>
    </w:p>
    <w:p w14:paraId="6C28EDE9" w14:textId="63F0EBDE" w:rsidR="003E3FD9" w:rsidRDefault="00D31F60">
      <w:pPr>
        <w:pStyle w:val="Text"/>
      </w:pPr>
      <w:r>
        <w:t xml:space="preserve">The gain does not come from a larger committed response. Fig. </w:t>
      </w:r>
      <w:r>
        <w:fldChar w:fldCharType="begin"/>
      </w:r>
      <w:r>
        <w:instrText xml:space="preserve"> REF _RefFig7 \h </w:instrText>
      </w:r>
      <w:r>
        <w:fldChar w:fldCharType="separate"/>
      </w:r>
      <w:r>
        <w:rPr>
          <w:noProof/>
        </w:rPr>
        <w:t>7</w:t>
      </w:r>
      <w:r>
        <w:fldChar w:fldCharType="end"/>
      </w:r>
      <w:r>
        <w:t xml:space="preserve">(b) sets the physical cost beside the five-term total cost </w:t>
      </w:r>
      <w:r>
        <w:t>of each configuration. VODA reaches the lowest physical cost, 0.096 against 0.139 for the closed layer, and the lowest total cost, 0.124 against 0.164, while its response term (0.354) stays 17% below that of the closed layer (0.428) and 29% below that of the static doctrine (0.501). The saving sits in the physical terms with no growth in the response terms. The rule base reaches 10.6 active rules at the end of an episode under VODA against 10.3 under the closed layer alone, so the margin comes from what the rules say rather than from how many there are. The cost of the open layer is computation, about a dozen model calls per episode and about two seconds of proposer time per decision cycle against the twelve minutes available.</w:t>
      </w:r>
    </w:p>
    <w:p w14:paraId="793C0531" w14:textId="77777777" w:rsidR="00926552" w:rsidRDefault="00926552" w:rsidP="00926552">
      <w:pPr>
        <w:pStyle w:val="Heading2"/>
      </w:pPr>
      <w:bookmarkStart w:id="59" w:name="_RefSec_V_D"/>
      <w:r>
        <w:t>D</w:t>
      </w:r>
      <w:bookmarkEnd w:id="59"/>
      <w:r>
        <w:t>. What the Open Layer Produced</w:t>
      </w:r>
    </w:p>
    <w:p w14:paraId="0EA02B41" w14:textId="77F8D77C" w:rsidR="003E3FD9" w:rsidRDefault="00517F54">
      <w:pPr>
        <w:pStyle w:val="Text"/>
      </w:pPr>
      <w:r>
        <w:rPr>
          <w:noProof/>
        </w:rPr>
        <mc:AlternateContent>
          <mc:Choice Requires="wpg">
            <w:drawing>
              <wp:anchor distT="91440" distB="91440" distL="114300" distR="114300" simplePos="0" relativeHeight="251658752" behindDoc="0" locked="0" layoutInCell="1" allowOverlap="0" wp14:anchorId="6EEB1488" wp14:editId="596A25DC">
                <wp:simplePos x="0" y="0"/>
                <wp:positionH relativeFrom="column">
                  <wp:posOffset>49107</wp:posOffset>
                </wp:positionH>
                <wp:positionV relativeFrom="margin">
                  <wp:posOffset>-1270</wp:posOffset>
                </wp:positionV>
                <wp:extent cx="3108960" cy="3136900"/>
                <wp:effectExtent l="0" t="0" r="0" b="6350"/>
                <wp:wrapTopAndBottom/>
                <wp:docPr id="600007" name="Group Fig7"/>
                <wp:cNvGraphicFramePr/>
                <a:graphic xmlns:a="http://schemas.openxmlformats.org/drawingml/2006/main">
                  <a:graphicData uri="http://schemas.microsoft.com/office/word/2010/wordprocessingGroup">
                    <wpg:wgp>
                      <wpg:cNvGrpSpPr/>
                      <wpg:grpSpPr>
                        <a:xfrm>
                          <a:off x="0" y="0"/>
                          <a:ext cx="3108960" cy="3136900"/>
                          <a:chOff x="0" y="0"/>
                          <a:chExt cx="3109000" cy="3137457"/>
                        </a:xfrm>
                      </wpg:grpSpPr>
                      <pic:pic xmlns:pic="http://schemas.openxmlformats.org/drawingml/2006/picture">
                        <pic:nvPicPr>
                          <pic:cNvPr id="610007" name="Picture Fig7"/>
                          <pic:cNvPicPr>
                            <a:picLocks noChangeAspect="1"/>
                          </pic:cNvPicPr>
                        </pic:nvPicPr>
                        <pic:blipFill rotWithShape="1">
                          <a:blip r:embed="rId22"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07" name="Text Box Fig7"/>
                        <wps:cNvSpPr txBox="1"/>
                        <wps:spPr>
                          <a:xfrm>
                            <a:off x="0" y="2837457"/>
                            <a:ext cx="3109000" cy="300000"/>
                          </a:xfrm>
                          <a:prstGeom prst="rect">
                            <a:avLst/>
                          </a:prstGeom>
                          <a:solidFill>
                            <a:prstClr val="white"/>
                          </a:solidFill>
                          <a:ln>
                            <a:noFill/>
                          </a:ln>
                        </wps:spPr>
                        <wps:txbx>
                          <w:txbxContent>
                            <w:p w14:paraId="58BC0265" w14:textId="77777777" w:rsidR="00467EFC" w:rsidRDefault="00DE0BE3">
                              <w:pPr>
                                <w:pStyle w:val="Caption"/>
                                <w:spacing w:after="0"/>
                                <w:rPr>
                                  <w:noProof/>
                                </w:rPr>
                              </w:pPr>
                              <w:r>
                                <w:t xml:space="preserve">Fig. </w:t>
                              </w:r>
                              <w:bookmarkStart w:id="60" w:name="_RefFig7"/>
                              <w:r>
                                <w:fldChar w:fldCharType="begin"/>
                              </w:r>
                              <w:r>
                                <w:instrText xml:space="preserve"> SEQ Fig. \* ARABIC </w:instrText>
                              </w:r>
                              <w:r>
                                <w:fldChar w:fldCharType="separate"/>
                              </w:r>
                              <w:r>
                                <w:rPr>
                                  <w:noProof/>
                                </w:rPr>
                                <w:t>7</w:t>
                              </w:r>
                              <w:r>
                                <w:fldChar w:fldCharType="end"/>
                              </w:r>
                              <w:bookmarkEnd w:id="60"/>
                              <w:r>
                                <w:t>. (a) Area saved by VODA against the closed layer, 150 worlds sorted. (b) Physical and five-term total cost per configuration.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EB1488" id="Group Fig7" o:spid="_x0000_s1044" style="position:absolute;left:0;text-align:left;margin-left:3.85pt;margin-top:-.1pt;width:244.8pt;height:247pt;z-index:251658752;mso-wrap-distance-top:7.2pt;mso-wrap-distance-bottom:7.2pt;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" o:allowoverlap="f">
                <v:shape id="Picture Fig7" o:spid="_x0000_s1045"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">
                  <v:imagedata r:id="rId23" o:title=""/>
                </v:shape>
                <v:shape id="Text Box Fig7" o:spid="_x0000_s1046"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" stroked="f">
                  <v:textbox inset="0,0,0,0">
                    <w:txbxContent>
                      <w:p w14:paraId="58BC0265" w14:textId="77777777" w:rsidR="00467EFC" w:rsidRDefault="00DE0BE3">
                        <w:pPr>
                          <w:pStyle w:val="Caption"/>
                          <w:spacing w:after="0"/>
                          <w:rPr>
                            <w:noProof/>
                          </w:rPr>
                        </w:pPr>
                        <w:r>
                          <w:t xml:space="preserve">Fig. </w:t>
                        </w:r>
                        <w:bookmarkStart w:id="61" w:name="_RefFig7"/>
                        <w:r>
                          <w:fldChar w:fldCharType="begin"/>
                        </w:r>
                        <w:r>
                          <w:instrText xml:space="preserve"> SEQ Fig. \* ARABIC </w:instrText>
                        </w:r>
                        <w:r>
                          <w:fldChar w:fldCharType="separate"/>
                        </w:r>
                        <w:r>
                          <w:rPr>
                            <w:noProof/>
                          </w:rPr>
                          <w:t>7</w:t>
                        </w:r>
                        <w:r>
                          <w:fldChar w:fldCharType="end"/>
                        </w:r>
                        <w:bookmarkEnd w:id="61"/>
                        <w:r>
                          <w:t>. (a) Area saved by VODA against the closed layer, 150 worlds sorted. (b) Physical and five-term total cost per configuration.</w:t>
                        </w:r>
                      </w:p>
                    </w:txbxContent>
                  </v:textbox>
                </v:shape>
                <w10:wrap type="topAndBottom" anchory="margin"/>
              </v:group>
            </w:pict>
          </mc:Fallback>
        </mc:AlternateContent>
      </w:r>
      <w:r w:rsidR="00D31F60">
        <w:rPr>
          <w:noProof/>
        </w:rPr>
        <mc:AlternateContent>
          <mc:Choice Requires="wpg">
            <w:drawing>
              <wp:anchor distT="91440" distB="91440" distL="114300" distR="114300" simplePos="0" relativeHeight="251659776" behindDoc="0" locked="0" layoutInCell="1" allowOverlap="0" wp14:anchorId="77D3BF05" wp14:editId="6CA6E348">
                <wp:simplePos x="0" y="0"/>
                <wp:positionH relativeFrom="column">
                  <wp:align>center</wp:align>
                </wp:positionH>
                <wp:positionV relativeFrom="margin">
                  <wp:align>bottom</wp:align>
                </wp:positionV>
                <wp:extent cx="3109000" cy="2878373"/>
                <wp:effectExtent l="0" t="0" r="0" b="0"/>
                <wp:wrapTopAndBottom/>
                <wp:docPr id="600008" name="Group Fig8"/>
                <wp:cNvGraphicFramePr/>
                <a:graphic xmlns:a="http://schemas.openxmlformats.org/drawingml/2006/main">
                  <a:graphicData uri="http://schemas.microsoft.com/office/word/2010/wordprocessingGroup">
                    <wpg:wgp>
                      <wpg:cNvGrpSpPr/>
                      <wpg:grpSpPr>
                        <a:xfrm>
                          <a:off x="0" y="0"/>
                          <a:ext cx="3109000" cy="2878373"/>
                          <a:chOff x="0" y="0"/>
                          <a:chExt cx="3109000" cy="2878373"/>
                        </a:xfrm>
                      </wpg:grpSpPr>
                      <pic:pic xmlns:pic="http://schemas.openxmlformats.org/drawingml/2006/picture">
                        <pic:nvPicPr>
                          <pic:cNvPr id="610008" name="Picture Fig8"/>
                          <pic:cNvPicPr>
                            <a:picLocks noChangeAspect="1"/>
                          </pic:cNvPicPr>
                        </pic:nvPicPr>
                        <pic:blipFill rotWithShape="1">
                          <a:blip r:embed="rId24" cstate="print">
                            <a:extLst>
                              <a:ext uri="{28A0092B-C50C-407E-A947-70E740481C1C}">
                                <a14:useLocalDpi xmlns:a14="http://schemas.microsoft.com/office/drawing/2010/main" val="0"/>
                              </a:ext>
                            </a:extLst>
                          </a:blip>
                          <a:stretch>
                            <a:fillRect/>
                          </a:stretch>
                        </pic:blipFill>
                        <pic:spPr bwMode="auto">
                          <a:xfrm>
                            <a:off x="0" y="0"/>
                            <a:ext cx="3109000" cy="2575198"/>
                          </a:xfrm>
                          <a:prstGeom prst="rect">
                            <a:avLst/>
                          </a:prstGeom>
                          <a:noFill/>
                        </pic:spPr>
                      </pic:pic>
                      <wps:wsp>
                        <wps:cNvPr id="620008" name="Text Box Fig8"/>
                        <wps:cNvSpPr txBox="1"/>
                        <wps:spPr>
                          <a:xfrm>
                            <a:off x="0" y="2578373"/>
                            <a:ext cx="3109000" cy="300000"/>
                          </a:xfrm>
                          <a:prstGeom prst="rect">
                            <a:avLst/>
                          </a:prstGeom>
                          <a:solidFill>
                            <a:prstClr val="white"/>
                          </a:solidFill>
                          <a:ln>
                            <a:noFill/>
                          </a:ln>
                        </wps:spPr>
                        <wps:txbx>
                          <w:txbxContent>
                            <w:p w14:paraId="157D320B" w14:textId="0C34A810" w:rsidR="00467EFC" w:rsidRDefault="00DE0BE3">
                              <w:pPr>
                                <w:pStyle w:val="Caption"/>
                                <w:spacing w:after="0"/>
                                <w:rPr>
                                  <w:noProof/>
                                </w:rPr>
                              </w:pPr>
                              <w:r>
                                <w:t xml:space="preserve">Fig. </w:t>
                              </w:r>
                              <w:bookmarkStart w:id="62" w:name="_RefFig8"/>
                              <w:r>
                                <w:fldChar w:fldCharType="begin"/>
                              </w:r>
                              <w:r>
                                <w:instrText xml:space="preserve"> SEQ Fig. \* ARABIC </w:instrText>
                              </w:r>
                              <w:r>
                                <w:fldChar w:fldCharType="separate"/>
                              </w:r>
                              <w:r>
                                <w:rPr>
                                  <w:noProof/>
                                </w:rPr>
                                <w:t>8</w:t>
                              </w:r>
                              <w:r>
                                <w:fldChar w:fldCharType="end"/>
                              </w:r>
                              <w:bookmarkEnd w:id="62"/>
                              <w:r>
                                <w:t>. (a) The 708 proposals by kind and gate verdict. (b) Admitted objects per family and kind, and the worlds that admitted one.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D3BF05" id="Group Fig8" o:spid="_x0000_s1047" style="position:absolute;left:0;text-align:left;margin-left:0;margin-top:0;width:244.8pt;height:226.65pt;z-index:251659776;mso-wrap-distance-top:7.2pt;mso-wrap-distance-bottom:7.2pt;mso-position-horizontal:center;mso-position-vertical:bottom;mso-position-vertical-relative:margin;mso-width-relative:margin;mso-height-relative:margin" coordsize="31090,28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" o:allowoverlap="f">
                <v:shape id="Picture Fig8" o:spid="_x0000_s1048" type="#_x0000_t75" style="position:absolute;width:31090;height:25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">
                  <v:imagedata r:id="rId25" o:title=""/>
                </v:shape>
                <v:shape id="Text Box Fig8" o:spid="_x0000_s1049" type="#_x0000_t202" style="position:absolute;top:25783;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" stroked="f">
                  <v:textbox inset="0,0,0,0">
                    <w:txbxContent>
                      <w:p w14:paraId="157D320B" w14:textId="0C34A810" w:rsidR="00467EFC" w:rsidRDefault="00DE0BE3">
                        <w:pPr>
                          <w:pStyle w:val="Caption"/>
                          <w:spacing w:after="0"/>
                          <w:rPr>
                            <w:noProof/>
                          </w:rPr>
                        </w:pPr>
                        <w:r>
                          <w:t xml:space="preserve">Fig. </w:t>
                        </w:r>
                        <w:bookmarkStart w:id="63" w:name="_RefFig8"/>
                        <w:r>
                          <w:fldChar w:fldCharType="begin"/>
                        </w:r>
                        <w:r>
                          <w:instrText xml:space="preserve"> SEQ Fig. \* ARABIC </w:instrText>
                        </w:r>
                        <w:r>
                          <w:fldChar w:fldCharType="separate"/>
                        </w:r>
                        <w:r>
                          <w:rPr>
                            <w:noProof/>
                          </w:rPr>
                          <w:t>8</w:t>
                        </w:r>
                        <w:r>
                          <w:fldChar w:fldCharType="end"/>
                        </w:r>
                        <w:bookmarkEnd w:id="63"/>
                        <w:r>
                          <w:t>. (a) The 708 proposals by kind and gate verdict. (b) Admitted objects per family and kind, and the worlds that admitted one.</w:t>
                        </w:r>
                      </w:p>
                    </w:txbxContent>
                  </v:textbox>
                </v:shape>
                <w10:wrap type="topAndBottom" anchory="margin"/>
              </v:group>
            </w:pict>
          </mc:Fallback>
        </mc:AlternateContent>
      </w:r>
      <w:r>
        <w:t xml:space="preserve">Adaptation runs only on demand. Hence, the volume of trials measures how often the standing decision fell short, and the admission rate measures how strictly the gates filtered the responses. Over the 150 worlds the closed layer inside VODA made 4101 adaptation trials and kept 1001 of them. The open layer received 708 proposals, one per call with a single revision, and admitted 309 (44%). Proposals that introduce a new decision concept, 84 in the same runs, are outside the scope of this article. Fig. </w:t>
      </w:r>
      <w:r w:rsidR="00D31F60">
        <w:fldChar w:fldCharType="begin"/>
      </w:r>
      <w:r w:rsidR="00D31F60">
        <w:instrText xml:space="preserve"> REF _RefFig8 \h </w:instrText>
      </w:r>
      <w:r w:rsidR="00D31F60">
        <w:fldChar w:fldCharType="separate"/>
      </w:r>
      <w:r w:rsidR="00D31F60">
        <w:rPr>
          <w:noProof/>
        </w:rPr>
        <w:t>8</w:t>
      </w:r>
      <w:r w:rsidR="00D31F60">
        <w:fldChar w:fldCharType="end"/>
      </w:r>
      <w:r>
        <w:t xml:space="preserve"> shows where the rejections fell. In all, 272 proposals passed the forecast tests but failed the package margin G7, 112 did not improve the forecast at G5, 5 failed the second seed at G6, and 10 were stopped by the syntactic gates. The proposer therefore produces well-formed objects, and admission is decided by the simulation. Admission depends on the form of the proposal. Macros that blend existing families were admitted in 70% of 84 cases, composed interventions in 46% of 471, and plain rules over the existing vocabulary in 22% of 153. Thus, the objects that extend the vocabulary pass more often than new rules inside it.</w:t>
      </w:r>
    </w:p>
    <w:p w14:paraId="31A8193B" w14:textId="021A6874" w:rsidR="003E3FD9" w:rsidRDefault="00D31F60">
      <w:pPr>
        <w:pStyle w:val="Text"/>
      </w:pPr>
      <w:r>
        <w:t xml:space="preserve">The admitted objects fall into a small number of tactics, each absent from the seed doctrine, as Fig. </w:t>
      </w:r>
      <w:r>
        <w:fldChar w:fldCharType="begin"/>
      </w:r>
      <w:r>
        <w:instrText xml:space="preserve"> REF _RefFig9 \h </w:instrText>
      </w:r>
      <w:r>
        <w:fldChar w:fldCharType="separate"/>
      </w:r>
      <w:r>
        <w:rPr>
          <w:noProof/>
        </w:rPr>
        <w:t>9</w:t>
      </w:r>
      <w:r>
        <w:fldChar w:fldCharType="end"/>
      </w:r>
      <w:r>
        <w:t xml:space="preserve"> shows. The admitted rules order containment lines and suppression effort most often, on antecedent cells that the seed rules leave uncovered. The 59 macros reduce to two archetypes. Interface hardening blends asset protection with a containment line at 0.7 to 0.9 (26 admissions). The line-and-attack macro blends a containment line with suppression effort (36 admissions). The 217 composed interventions, 91 distinct clause sets, are dominated by two geometries. The asset collar coats the threatened assets and the populated cells within two to three cells before the fire arrives (37 admissions). The head-flank band coats the head within four to six cells and the flanks within two to three, in 33 cases together with water drafting at the fire (69 admissions). Clauses that wet, clear, ignite, or evacuate are rare and enter only where the forecast rewards them.</w:t>
      </w:r>
    </w:p>
    <w:p w14:paraId="18DCC441" w14:textId="77777777" w:rsidR="00926552" w:rsidRDefault="00926552" w:rsidP="00926552">
      <w:pPr>
        <w:pStyle w:val="Heading2"/>
      </w:pPr>
      <w:bookmarkStart w:id="64" w:name="_RefSec_V_E"/>
      <w:r>
        <w:t>E</w:t>
      </w:r>
      <w:bookmarkEnd w:id="64"/>
      <w:r>
        <w:t>. Where the Gain Came From</w:t>
      </w:r>
    </w:p>
    <w:p w14:paraId="6861A097" w14:textId="22C35CC1" w:rsidR="003E3FD9" w:rsidRDefault="00D31F60">
      <w:pPr>
        <w:pStyle w:val="Text"/>
      </w:pPr>
      <w:r>
        <w:t xml:space="preserve">Every world starts from the same five seed rules, and the proposer has no memory across worlds. Hence, an object that recurs in several worlds was rediscovered, not copied. Counting every variant that contains the defining clauses, the </w:t>
      </w:r>
      <w:r>
        <w:lastRenderedPageBreak/>
        <w:t>asset collar was admitted in 37 distinct worlds, the head-flank band in 67, the interface-hardening macro in 26, and the line-and-attack macro in 35. Recurrence across independent worlds is the first evidence that what the open layer learns is structural rather than incidental.</w:t>
      </w:r>
    </w:p>
    <w:p w14:paraId="045ABCCA" w14:textId="3BCA29F0" w:rsidR="003E3FD9" w:rsidRDefault="00CD1F6A">
      <w:pPr>
        <w:pStyle w:val="Text"/>
      </w:pPr>
      <w:r>
        <w:rPr>
          <w:noProof/>
        </w:rPr>
        <mc:AlternateContent>
          <mc:Choice Requires="wpg">
            <w:drawing>
              <wp:anchor distT="91440" distB="91440" distL="114300" distR="114300" simplePos="0" relativeHeight="251662848" behindDoc="0" locked="0" layoutInCell="1" allowOverlap="0" wp14:anchorId="5FFC14BD" wp14:editId="1DC63E6C">
                <wp:simplePos x="0" y="0"/>
                <wp:positionH relativeFrom="column">
                  <wp:posOffset>44548</wp:posOffset>
                </wp:positionH>
                <wp:positionV relativeFrom="margin">
                  <wp:posOffset>2638</wp:posOffset>
                </wp:positionV>
                <wp:extent cx="3108960" cy="3264535"/>
                <wp:effectExtent l="0" t="0" r="0" b="0"/>
                <wp:wrapTopAndBottom/>
                <wp:docPr id="600009" name="Group Fig9"/>
                <wp:cNvGraphicFramePr/>
                <a:graphic xmlns:a="http://schemas.openxmlformats.org/drawingml/2006/main">
                  <a:graphicData uri="http://schemas.microsoft.com/office/word/2010/wordprocessingGroup">
                    <wpg:wgp>
                      <wpg:cNvGrpSpPr/>
                      <wpg:grpSpPr>
                        <a:xfrm>
                          <a:off x="0" y="0"/>
                          <a:ext cx="3108960" cy="3264535"/>
                          <a:chOff x="0" y="0"/>
                          <a:chExt cx="3109000" cy="3264765"/>
                        </a:xfrm>
                      </wpg:grpSpPr>
                      <pic:pic xmlns:pic="http://schemas.openxmlformats.org/drawingml/2006/picture">
                        <pic:nvPicPr>
                          <pic:cNvPr id="610009" name="Picture Fig9"/>
                          <pic:cNvPicPr>
                            <a:picLocks noChangeAspect="1"/>
                          </pic:cNvPicPr>
                        </pic:nvPicPr>
                        <pic:blipFill rotWithShape="1">
                          <a:blip r:embed="rId26" cstate="print">
                            <a:extLst>
                              <a:ext uri="{28A0092B-C50C-407E-A947-70E740481C1C}">
                                <a14:useLocalDpi xmlns:a14="http://schemas.microsoft.com/office/drawing/2010/main" val="0"/>
                              </a:ext>
                            </a:extLst>
                          </a:blip>
                          <a:stretch>
                            <a:fillRect/>
                          </a:stretch>
                        </pic:blipFill>
                        <pic:spPr bwMode="auto">
                          <a:xfrm>
                            <a:off x="0" y="0"/>
                            <a:ext cx="3109000" cy="2961590"/>
                          </a:xfrm>
                          <a:prstGeom prst="rect">
                            <a:avLst/>
                          </a:prstGeom>
                          <a:noFill/>
                        </pic:spPr>
                      </pic:pic>
                      <wps:wsp>
                        <wps:cNvPr id="620009" name="Text Box Fig9"/>
                        <wps:cNvSpPr txBox="1"/>
                        <wps:spPr>
                          <a:xfrm>
                            <a:off x="0" y="2964765"/>
                            <a:ext cx="3109000" cy="300000"/>
                          </a:xfrm>
                          <a:prstGeom prst="rect">
                            <a:avLst/>
                          </a:prstGeom>
                          <a:solidFill>
                            <a:prstClr val="white"/>
                          </a:solidFill>
                          <a:ln>
                            <a:noFill/>
                          </a:ln>
                        </wps:spPr>
                        <wps:txbx>
                          <w:txbxContent>
                            <w:p w14:paraId="2CF23CEC" w14:textId="77777777" w:rsidR="00467EFC" w:rsidRDefault="00DE0BE3">
                              <w:pPr>
                                <w:pStyle w:val="Caption"/>
                                <w:spacing w:after="0"/>
                                <w:rPr>
                                  <w:noProof/>
                                </w:rPr>
                              </w:pPr>
                              <w:r>
                                <w:t xml:space="preserve">Fig. </w:t>
                              </w:r>
                              <w:bookmarkStart w:id="65" w:name="_RefFig9"/>
                              <w:r>
                                <w:fldChar w:fldCharType="begin"/>
                              </w:r>
                              <w:r>
                                <w:instrText xml:space="preserve"> SEQ Fig. \* ARABIC </w:instrText>
                              </w:r>
                              <w:r>
                                <w:fldChar w:fldCharType="separate"/>
                              </w:r>
                              <w:r>
                                <w:rPr>
                                  <w:noProof/>
                                </w:rPr>
                                <w:t>9</w:t>
                              </w:r>
                              <w:r>
                                <w:fldChar w:fldCharType="end"/>
                              </w:r>
                              <w:bookmarkEnd w:id="65"/>
                              <w:r>
                                <w:t>. What was written: (a) families ordered by seed and admitted rules, (b) blends in the macros, (c) clauses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FC14BD" id="Group Fig9" o:spid="_x0000_s1050" style="position:absolute;left:0;text-align:left;margin-left:3.5pt;margin-top:.2pt;width:244.8pt;height:257.05pt;z-index:251662848;mso-wrap-distance-top:7.2pt;mso-wrap-distance-bottom:7.2pt;mso-position-vertical-relative:margin;mso-width-relative:margin;mso-height-relative:margin" coordsize="31090,3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" o:allowoverlap="f">
                <v:shape id="Picture Fig9" o:spid="_x0000_s1051" type="#_x0000_t75" style="position:absolute;width:31090;height:29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">
                  <v:imagedata r:id="rId27" o:title=""/>
                </v:shape>
                <v:shape id="Text Box Fig9" o:spid="_x0000_s1052" type="#_x0000_t202" style="position:absolute;top:29647;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" stroked="f">
                  <v:textbox inset="0,0,0,0">
                    <w:txbxContent>
                      <w:p w14:paraId="2CF23CEC" w14:textId="77777777" w:rsidR="00467EFC" w:rsidRDefault="00DE0BE3">
                        <w:pPr>
                          <w:pStyle w:val="Caption"/>
                          <w:spacing w:after="0"/>
                          <w:rPr>
                            <w:noProof/>
                          </w:rPr>
                        </w:pPr>
                        <w:r>
                          <w:t xml:space="preserve">Fig. </w:t>
                        </w:r>
                        <w:bookmarkStart w:id="66" w:name="_RefFig9"/>
                        <w:r>
                          <w:fldChar w:fldCharType="begin"/>
                        </w:r>
                        <w:r>
                          <w:instrText xml:space="preserve"> SEQ Fig. \* ARABIC </w:instrText>
                        </w:r>
                        <w:r>
                          <w:fldChar w:fldCharType="separate"/>
                        </w:r>
                        <w:r>
                          <w:rPr>
                            <w:noProof/>
                          </w:rPr>
                          <w:t>9</w:t>
                        </w:r>
                        <w:r>
                          <w:fldChar w:fldCharType="end"/>
                        </w:r>
                        <w:bookmarkEnd w:id="66"/>
                        <w:r>
                          <w:t>. What was written: (a) families ordered by seed and admitted rules, (b) blends in the macros, (c) clauses by effect and sector.</w:t>
                        </w:r>
                      </w:p>
                    </w:txbxContent>
                  </v:textbox>
                </v:shape>
                <w10:wrap type="topAndBottom" anchory="margin"/>
              </v:group>
            </w:pict>
          </mc:Fallback>
        </mc:AlternateContent>
      </w:r>
      <w:r w:rsidR="00D31F60">
        <w:rPr>
          <w:noProof/>
        </w:rPr>
        <mc:AlternateContent>
          <mc:Choice Requires="wpg">
            <w:drawing>
              <wp:anchor distT="91440" distB="91440" distL="114300" distR="114300" simplePos="0" relativeHeight="251663872" behindDoc="0" locked="0" layoutInCell="1" allowOverlap="0" wp14:anchorId="7932D155" wp14:editId="644C7DB6">
                <wp:simplePos x="0" y="0"/>
                <wp:positionH relativeFrom="column">
                  <wp:align>center</wp:align>
                </wp:positionH>
                <wp:positionV relativeFrom="margin">
                  <wp:align>bottom</wp:align>
                </wp:positionV>
                <wp:extent cx="3109000" cy="3137457"/>
                <wp:effectExtent l="0" t="0" r="0" b="0"/>
                <wp:wrapTopAndBottom/>
                <wp:docPr id="600010" name="Group Fig10"/>
                <wp:cNvGraphicFramePr/>
                <a:graphic xmlns:a="http://schemas.openxmlformats.org/drawingml/2006/main">
                  <a:graphicData uri="http://schemas.microsoft.com/office/word/2010/wordprocessingGroup">
                    <wpg:wgp>
                      <wpg:cNvGrpSpPr/>
                      <wpg:grpSpPr>
                        <a:xfrm>
                          <a:off x="0" y="0"/>
                          <a:ext cx="3109000" cy="3137457"/>
                          <a:chOff x="0" y="0"/>
                          <a:chExt cx="3109000" cy="3137457"/>
                        </a:xfrm>
                      </wpg:grpSpPr>
                      <pic:pic xmlns:pic="http://schemas.openxmlformats.org/drawingml/2006/picture">
                        <pic:nvPicPr>
                          <pic:cNvPr id="610010" name="Picture Fig10"/>
                          <pic:cNvPicPr>
                            <a:picLocks noChangeAspect="1"/>
                          </pic:cNvPicPr>
                        </pic:nvPicPr>
                        <pic:blipFill rotWithShape="1">
                          <a:blip r:embed="rId28"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10" name="Text Box Fig10"/>
                        <wps:cNvSpPr txBox="1"/>
                        <wps:spPr>
                          <a:xfrm>
                            <a:off x="0" y="2837457"/>
                            <a:ext cx="3109000" cy="300000"/>
                          </a:xfrm>
                          <a:prstGeom prst="rect">
                            <a:avLst/>
                          </a:prstGeom>
                          <a:solidFill>
                            <a:prstClr val="white"/>
                          </a:solidFill>
                          <a:ln>
                            <a:noFill/>
                          </a:ln>
                        </wps:spPr>
                        <wps:txbx>
                          <w:txbxContent>
                            <w:p w14:paraId="06038A76" w14:textId="77777777" w:rsidR="00467EFC" w:rsidRDefault="00DE0BE3">
                              <w:pPr>
                                <w:pStyle w:val="Caption"/>
                                <w:spacing w:after="0"/>
                                <w:rPr>
                                  <w:noProof/>
                                </w:rPr>
                              </w:pPr>
                              <w:r>
                                <w:t xml:space="preserve">Fig. </w:t>
                              </w:r>
                              <w:bookmarkStart w:id="67" w:name="_RefFig10"/>
                              <w:r>
                                <w:fldChar w:fldCharType="begin"/>
                              </w:r>
                              <w:r>
                                <w:instrText xml:space="preserve"> SEQ Fig. \* ARABIC </w:instrText>
                              </w:r>
                              <w:r>
                                <w:fldChar w:fldCharType="separate"/>
                              </w:r>
                              <w:r>
                                <w:rPr>
                                  <w:noProof/>
                                </w:rPr>
                                <w:t>10</w:t>
                              </w:r>
                              <w:r>
                                <w:fldChar w:fldCharType="end"/>
                              </w:r>
                              <w:bookmarkEnd w:id="67"/>
                              <w:r>
                                <w:t xml:space="preserve">. (a) Saving without and with admissions. (b) Saving against the number of admissions, bars are medians. </w:t>
                              </w:r>
                              <w:del w:id="190025" w:author="Claude" w:date="2026-10-18T21:38:49Z">
                                <w:r>
                                  <w:delText xml:space="preserve">(c) One S4 world.</w:delText>
                                </w:r>
                              </w:del>
                              <w:ins w:id="190026" w:author="Claude" w:date="2026-10-18T21:38:49Z">
                                <w:r>
                                  <w:t xml:space="preserve">(c) Burned area against time in one S4 world, admissions marked.</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32D155" id="Group Fig10" o:spid="_x0000_s1053" style="position:absolute;left:0;text-align:left;margin-left:0;margin-top:0;width:244.8pt;height:247.05pt;z-index:251663872;mso-wrap-distance-top:7.2pt;mso-wrap-distance-bottom:7.2pt;mso-position-horizontal:center;mso-position-vertical:bottom;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" o:allowoverlap="f">
                <v:shape id="Picture Fig10" o:spid="_x0000_s1054"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">
                  <v:imagedata r:id="rId29" o:title=""/>
                </v:shape>
                <v:shape id="Text Box Fig10" o:spid="_x0000_s1055"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" stroked="f">
                  <v:textbox inset="0,0,0,0">
                    <w:txbxContent>
                      <w:p w14:paraId="06038A76" w14:textId="77777777" w:rsidR="00467EFC" w:rsidRDefault="00DE0BE3">
                        <w:pPr>
                          <w:pStyle w:val="Caption"/>
                          <w:spacing w:after="0"/>
                          <w:rPr>
                            <w:noProof/>
                          </w:rPr>
                        </w:pPr>
                        <w:r>
                          <w:t xml:space="preserve">Fig. </w:t>
                        </w:r>
                        <w:bookmarkStart w:id="68" w:name="_RefFig10"/>
                        <w:r>
                          <w:fldChar w:fldCharType="begin"/>
                        </w:r>
                        <w:r>
                          <w:instrText xml:space="preserve"> SEQ Fig. \* ARABIC </w:instrText>
                        </w:r>
                        <w:r>
                          <w:fldChar w:fldCharType="separate"/>
                        </w:r>
                        <w:r>
                          <w:rPr>
                            <w:noProof/>
                          </w:rPr>
                          <w:t>10</w:t>
                        </w:r>
                        <w:r>
                          <w:fldChar w:fldCharType="end"/>
                        </w:r>
                        <w:bookmarkEnd w:id="68"/>
                        <w:r>
                          <w:t xml:space="preserve">. (a) Saving without and with admissions. (b) Saving against the number of admissions, bars are medians. </w:t>
                        </w:r>
                        <w:del w:id="190027" w:author="Claude" w:date="2026-10-18T21:38:49Z">
                          <w:r>
                            <w:delText xml:space="preserve">(c) One S4 world.</w:delText>
                          </w:r>
                        </w:del>
                        <w:ins w:id="190028" w:author="Claude" w:date="2026-10-18T21:38:49Z">
                          <w:r>
                            <w:t xml:space="preserve">(c) Burned area against time in one S4 world, admissions marked.</w:t>
                          </w:r>
                        </w:ins>
                      </w:p>
                    </w:txbxContent>
                  </v:textbox>
                </v:shape>
                <w10:wrap type="topAndBottom" anchory="margin"/>
              </v:group>
            </w:pict>
          </mc:Fallback>
        </mc:AlternateContent>
      </w:r>
      <w:r w:rsidR="00D31F60">
        <w:t xml:space="preserve">The realized outcome confirms the forecast that admitted the objects, as Fig. </w:t>
      </w:r>
      <w:r w:rsidR="00D31F60">
        <w:fldChar w:fldCharType="begin"/>
      </w:r>
      <w:r w:rsidR="00D31F60">
        <w:instrText xml:space="preserve"> REF _RefFig10 \h </w:instrText>
      </w:r>
      <w:r w:rsidR="00D31F60">
        <w:fldChar w:fldCharType="separate"/>
      </w:r>
      <w:r w:rsidR="00D31F60">
        <w:rPr>
          <w:noProof/>
        </w:rPr>
        <w:t>10</w:t>
      </w:r>
      <w:r w:rsidR="00D31F60">
        <w:fldChar w:fldCharType="end"/>
      </w:r>
      <w:r w:rsidR="00D31F60">
        <w:t xml:space="preserve"> shows. In the 23 worlds with no admission, VODA and the closed layer end within 15 ha of each other on average, and 10 of them are identical. The margin of Section </w:t>
      </w:r>
      <w:r w:rsidR="00D31F60">
        <w:fldChar w:fldCharType="begin"/>
      </w:r>
      <w:r w:rsidR="00D31F60">
        <w:instrText xml:space="preserve"> REF _RefSec_V \h </w:instrText>
      </w:r>
      <w:r w:rsidR="00D31F60">
        <w:fldChar w:fldCharType="separate"/>
      </w:r>
      <w:r w:rsidR="00D31F60">
        <w:rPr>
          <w:noProof/>
        </w:rPr>
        <w:t>V</w:t>
      </w:r>
      <w:r w:rsidR="00D31F60">
        <w:fldChar w:fldCharType="end"/>
      </w:r>
      <w:r w:rsidR="00D31F60">
        <w:t>-</w:t>
      </w:r>
      <w:r w:rsidR="00D31F60">
        <w:fldChar w:fldCharType="begin"/>
      </w:r>
      <w:r w:rsidR="00D31F60">
        <w:instrText xml:space="preserve"> REF _RefSec_V_C \h </w:instrText>
      </w:r>
      <w:r w:rsidR="00D31F60">
        <w:fldChar w:fldCharType="separate"/>
      </w:r>
      <w:r w:rsidR="00D31F60">
        <w:rPr>
          <w:noProof/>
        </w:rPr>
        <w:t>C</w:t>
      </w:r>
      <w:r w:rsidR="00D31F60">
        <w:fldChar w:fldCharType="end"/>
      </w:r>
      <w:r w:rsidR="00D31F60">
        <w:t xml:space="preserve"> comes from the 127 worlds with at least one admission, where the mean saving is 22.9 ha, and the median saving grows from 5 ha with one admission to 22 ha with four. This attribution is observational, since the admitted set is not assigned at random. The causal version, replaying each world with one admitted object removed, is left to future work. The single world in Fig. </w:t>
      </w:r>
      <w:r w:rsidR="00D31F60">
        <w:fldChar w:fldCharType="begin"/>
      </w:r>
      <w:r w:rsidR="00D31F60">
        <w:instrText xml:space="preserve"> REF _RefFig10 \h </w:instrText>
      </w:r>
      <w:r w:rsidR="00D31F60">
        <w:fldChar w:fldCharType="separate"/>
      </w:r>
      <w:r w:rsidR="00D31F60">
        <w:rPr>
          <w:noProof/>
        </w:rPr>
        <w:t>10</w:t>
      </w:r>
      <w:r w:rsidR="00D31F60">
        <w:fldChar w:fldCharType="end"/>
      </w:r>
      <w:r w:rsidR="00D31F60">
        <w:t>(c) shows the mechanism at the scale of one fire. It is an interface world in which the closed layer ends at 68 ha and VODA at 5 ha. The curves separate after minute 14, when a composed intervention coating the head and the flanks was admitted; two further objects followed at minutes 50 and 74.</w:t>
      </w:r>
    </w:p>
    <w:p w14:paraId="2809557F" w14:textId="77777777" w:rsidR="00926552" w:rsidRDefault="00926552" w:rsidP="00926552">
      <w:pPr>
        <w:pStyle w:val="Heading2"/>
      </w:pPr>
      <w:bookmarkStart w:id="69" w:name="_RefSec_V_F"/>
      <w:r>
        <w:t>F</w:t>
      </w:r>
      <w:bookmarkEnd w:id="69"/>
      <w:r>
        <w:t>. Timeliness, Scalability, and Compliance</w:t>
      </w:r>
    </w:p>
    <w:p w14:paraId="0921A0E3" w14:textId="7A180F05" w:rsidR="003E3FD9" w:rsidRDefault="00D31F60">
      <w:pPr>
        <w:pStyle w:val="Text"/>
      </w:pPr>
      <w:r>
        <w:rPr>
          <w:noProof/>
        </w:rPr>
        <mc:AlternateContent>
          <mc:Choice Requires="wpg">
            <w:drawing>
              <wp:anchor distT="91440" distB="91440" distL="114300" distR="114300" simplePos="0" relativeHeight="251664896" behindDoc="0" locked="0" layoutInCell="1" allowOverlap="0" wp14:anchorId="61689C46" wp14:editId="054014E1">
                <wp:simplePos x="0" y="0"/>
                <wp:positionH relativeFrom="column">
                  <wp:align>center</wp:align>
                </wp:positionH>
                <wp:positionV relativeFrom="margin">
                  <wp:align>top</wp:align>
                </wp:positionV>
                <wp:extent cx="3109000" cy="1589657"/>
                <wp:effectExtent l="0" t="0" r="0" b="0"/>
                <wp:wrapTopAndBottom/>
                <wp:docPr id="600011" name="Group Fig11"/>
                <wp:cNvGraphicFramePr/>
                <a:graphic xmlns:a="http://schemas.openxmlformats.org/drawingml/2006/main">
                  <a:graphicData uri="http://schemas.microsoft.com/office/word/2010/wordprocessingGroup">
                    <wpg:wgp>
                      <wpg:cNvGrpSpPr/>
                      <wpg:grpSpPr>
                        <a:xfrm>
                          <a:off x="0" y="0"/>
                          <a:ext cx="3109000" cy="1589657"/>
                          <a:chOff x="0" y="0"/>
                          <a:chExt cx="3109000" cy="1589657"/>
                        </a:xfrm>
                      </wpg:grpSpPr>
                      <pic:pic xmlns:pic="http://schemas.openxmlformats.org/drawingml/2006/picture">
                        <pic:nvPicPr>
                          <pic:cNvPr id="610011" name="Picture Fig11"/>
                          <pic:cNvPicPr>
                            <a:picLocks noChangeAspect="1"/>
                          </pic:cNvPicPr>
                        </pic:nvPicPr>
                        <pic:blipFill rotWithShape="1">
                          <a:blip r:embed="rId30" cstate="print">
                            <a:extLst>
                              <a:ext uri="{28A0092B-C50C-407E-A947-70E740481C1C}">
                                <a14:useLocalDpi xmlns:a14="http://schemas.microsoft.com/office/drawing/2010/main" val="0"/>
                              </a:ext>
                            </a:extLst>
                          </a:blip>
                          <a:stretch>
                            <a:fillRect/>
                          </a:stretch>
                        </pic:blipFill>
                        <pic:spPr bwMode="auto">
                          <a:xfrm>
                            <a:off x="0" y="0"/>
                            <a:ext cx="3109000" cy="1286482"/>
                          </a:xfrm>
                          <a:prstGeom prst="rect">
                            <a:avLst/>
                          </a:prstGeom>
                          <a:noFill/>
                        </pic:spPr>
                      </pic:pic>
                      <wps:wsp>
                        <wps:cNvPr id="620011" name="Text Box Fig11"/>
                        <wps:cNvSpPr txBox="1"/>
                        <wps:spPr>
                          <a:xfrm>
                            <a:off x="0" y="1289657"/>
                            <a:ext cx="3109000" cy="300000"/>
                          </a:xfrm>
                          <a:prstGeom prst="rect">
                            <a:avLst/>
                          </a:prstGeom>
                          <a:solidFill>
                            <a:prstClr val="white"/>
                          </a:solidFill>
                          <a:ln>
                            <a:noFill/>
                          </a:ln>
                        </wps:spPr>
                        <wps:txbx>
                          <w:txbxContent>
                            <w:p w14:paraId="42C93C1B" w14:textId="77777777" w:rsidR="00467EFC" w:rsidRDefault="00DE0BE3">
                              <w:pPr>
                                <w:pStyle w:val="Caption"/>
                                <w:spacing w:after="0"/>
                                <w:rPr>
                                  <w:noProof/>
                                </w:rPr>
                              </w:pPr>
                              <w:r>
                                <w:t xml:space="preserve">Fig. </w:t>
                              </w:r>
                              <w:bookmarkStart w:id="70" w:name="_RefFig11"/>
                              <w:r>
                                <w:fldChar w:fldCharType="begin"/>
                              </w:r>
                              <w:r>
                                <w:instrText xml:space="preserve"> SEQ Fig. \* ARABIC </w:instrText>
                              </w:r>
                              <w:r>
                                <w:fldChar w:fldCharType="separate"/>
                              </w:r>
                              <w:r>
                                <w:rPr>
                                  <w:noProof/>
                                </w:rPr>
                                <w:t>11</w:t>
                              </w:r>
                              <w:r>
                                <w:fldChar w:fldCharType="end"/>
                              </w:r>
                              <w:bookmarkEnd w:id="70"/>
                              <w:r>
                                <w:t>. Decision cost: (a) median decision time as a share of the cycle against the number of agents, (b) against the size of the grid.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689C46" id="Group Fig11" o:spid="_x0000_s1056" style="position:absolute;left:0;text-align:left;margin-left:0;margin-top:0;width:244.8pt;height:125.15pt;z-index:251664896;mso-wrap-distance-top:7.2pt;mso-wrap-distance-bottom:7.2pt;mso-position-horizontal:center;mso-position-vertical:top;mso-position-vertical-relative:margin;mso-width-relative:margin;mso-height-relative:margin" coordsize="31090,15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" o:allowoverlap="f">
                <v:shape id="Picture Fig11" o:spid="_x0000_s1057" type="#_x0000_t75" style="position:absolute;width:31090;height:12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">
                  <v:imagedata r:id="rId31" o:title=""/>
                </v:shape>
                <v:shape id="Text Box Fig11" o:spid="_x0000_s1058" type="#_x0000_t202" style="position:absolute;top:12896;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" stroked="f">
                  <v:textbox inset="0,0,0,0">
                    <w:txbxContent>
                      <w:p w14:paraId="42C93C1B" w14:textId="77777777" w:rsidR="00467EFC" w:rsidRDefault="00DE0BE3">
                        <w:pPr>
                          <w:pStyle w:val="Caption"/>
                          <w:spacing w:after="0"/>
                          <w:rPr>
                            <w:noProof/>
                          </w:rPr>
                        </w:pPr>
                        <w:r>
                          <w:t xml:space="preserve">Fig. </w:t>
                        </w:r>
                        <w:bookmarkStart w:id="71" w:name="_RefFig11"/>
                        <w:r>
                          <w:fldChar w:fldCharType="begin"/>
                        </w:r>
                        <w:r>
                          <w:instrText xml:space="preserve"> SEQ Fig. \* ARABIC </w:instrText>
                        </w:r>
                        <w:r>
                          <w:fldChar w:fldCharType="separate"/>
                        </w:r>
                        <w:r>
                          <w:rPr>
                            <w:noProof/>
                          </w:rPr>
                          <w:t>11</w:t>
                        </w:r>
                        <w:r>
                          <w:fldChar w:fldCharType="end"/>
                        </w:r>
                        <w:bookmarkEnd w:id="71"/>
                        <w:r>
                          <w:t>. Decision cost: (a) median decision time as a share of the cycle against the number of agents, (b) against the size of the grid.</w:t>
                        </w:r>
                      </w:p>
                    </w:txbxContent>
                  </v:textbox>
                </v:shape>
                <w10:wrap type="topAndBottom" anchory="margin"/>
              </v:group>
            </w:pict>
          </mc:Fallback>
        </mc:AlternateContent>
      </w:r>
      <w:r>
        <w:t xml:space="preserve">One decision covers the whole loop, including the two shadow forecasts of the acceptance test and any adaptation that runs. It takes a median 274 ms against a twelve-minute cycle, 909 ms at the ninetieth percentile and 1.28 s at the slowest. The first offensive order is fielded at the first decision, two minutes after ignition. Fig. </w:t>
      </w:r>
      <w:r>
        <w:fldChar w:fldCharType="begin"/>
      </w:r>
      <w:r>
        <w:instrText xml:space="preserve"> REF _RefFig11 \h </w:instrText>
      </w:r>
      <w:r>
        <w:fldChar w:fldCharType="separate"/>
      </w:r>
      <w:r>
        <w:rPr>
          <w:noProof/>
        </w:rPr>
        <w:t>11</w:t>
      </w:r>
      <w:r>
        <w:fldChar w:fldCharType="end"/>
      </w:r>
      <w:r>
        <w:t xml:space="preserve">(a) reports the decision-layer cost for one to sixteen agents at cycles of two, six, and twelve minutes, as the median over three worlds. Every point lies between 0.03 and 0.27% of the cycle, and sixteen times the agents cost 1.28 times the median of one agent, since each agent reasons over its own region. Fig. </w:t>
      </w:r>
      <w:r>
        <w:fldChar w:fldCharType="begin"/>
      </w:r>
      <w:r>
        <w:instrText xml:space="preserve"> REF _RefFig11 \h </w:instrText>
      </w:r>
      <w:r>
        <w:fldChar w:fldCharType="separate"/>
      </w:r>
      <w:r>
        <w:rPr>
          <w:noProof/>
        </w:rPr>
        <w:t>11</w:t>
      </w:r>
      <w:r>
        <w:fldChar w:fldCharType="end"/>
      </w:r>
      <w:r>
        <w:t xml:space="preserve">(b) reports the cost against the size of the grid. Four times the grid raised the median by 6.9, and six times the forecast horizon by 1.4. Thus, scalability holds </w:t>
      </w:r>
      <w:proofErr w:type="gramStart"/>
      <w:r>
        <w:t>on</w:t>
      </w:r>
      <w:proofErr w:type="gramEnd"/>
      <w:r>
        <w:t xml:space="preserve"> the axis the architecture is built for, while domain size remains the binding limit. The agent measurement was taken on the 4800-cell domain, where sixteen regions hold 300 cells each. On the grid axis the cost grows faster than the cell count, so a domain of the order of 100 000 cells would move one decision from a fraction of a second to tens of seconds, still inside a twelve-minute cycle but no longer negligible.</w:t>
      </w:r>
    </w:p>
    <w:p w14:paraId="6A25DD55" w14:textId="408B380C" w:rsidR="003E3FD9" w:rsidRDefault="00D31F60">
      <w:pPr>
        <w:pStyle w:val="Text"/>
      </w:pPr>
      <w:r>
        <w:t xml:space="preserve">An architecture of this kind is not judged on outcome alone. Operators need a decision in time, under degraded observation, with an account of every order, and the system must hold as the incident grows. These requirements, together with the limits named in the Introduction, were turned into eight criteria before the experiments, namely predictive fidelity, decision quality, timeliness, robustness, uncertainty handling, adaptability, explainability, and scalability, so that the evidence is read against a fixed list rather than selected afterwards. Against them the picture is as follows. Predictive fidelity rests on four blind hindcasts with an overall agreement of 86 to 94%. Decision quality follows from the paired comparison, 78% less burned area than no action and 28% less than the closed layer, better in 117 of 150 paired worlds, with the lowest cost in every family. Timeliness is met with 274 ms </w:t>
      </w:r>
      <w:r>
        <w:lastRenderedPageBreak/>
        <w:t>per decision and about two seconds of proposer time per cycle. Scalability is met with 1.28 times the cost for sixteen times the agents. Robustness is tested on one axis only, degraded observation, where the loss is 22% and the configuration remains the best tested. Uncertainty handling is structural, since every feature carries a confidence that gates its concept. Adaptability shows in 309 admitted objects that recur across worlds. Explainability is supported by the log, in which every edit, rejection, and generated object carries its trigger, gate, and consuming rule; operator-facing interpretability was not evaluated. Predictive fidelity, decision quality, timeliness, and scalability are measured directly. The other four rest on one axis each. The hindcast base covers four fires, outage and noise are tested at one level, uncertainty is carried into the decision but not propagated as an ensemble, and adaptability is read from admissions rather than from a withheld-knowledge test.</w:t>
      </w:r>
    </w:p>
    <w:p w14:paraId="49A900E9" w14:textId="77777777" w:rsidR="00926552" w:rsidRDefault="00926552" w:rsidP="00926552">
      <w:pPr>
        <w:pStyle w:val="Heading1"/>
      </w:pPr>
      <w:bookmarkStart w:id="72" w:name="_RefSec_VI"/>
      <w:r>
        <w:t>VI</w:t>
      </w:r>
      <w:bookmarkEnd w:id="72"/>
      <w:r>
        <w:t>. Discussion</w:t>
      </w:r>
    </w:p>
    <w:p w14:paraId="7394CE39" w14:textId="57D491AB" w:rsidR="00926552" w:rsidRDefault="00926552" w:rsidP="00926552">
      <w:pPr>
        <w:pStyle w:val="Text"/>
      </w:pPr>
      <w:r>
        <w:t>Three lessons transfer beyond wildfire. First, separating an authoritative hazard model from the decision layer is what makes both testable. The model was validated against satellite records with no decision logic in the loop. The decision layers were then measured against each other on the same worlds. Hence, the benefit of opening the decision space is a paired difference rather than an absolute score. Second, a vocabulary of orders that grows at run time is safe only when admission is decided by gates that do not trust the proposer. More than half of the proposals were rejected, most of them at the package margin after they had passed the forecast tests. That selectivity is why the admitted objects could be fielded and why the outcome improved rather than merely changed. Third, the two layers divide the work by cost and determinism rather than by capability. The moves of the closed layer are deterministic, cheap, and numerous, 4101 trials against 708, and they finish the fires the doctrine already holds. The proposals of the open layer are expensive and not bitwise reproducible, and they reach the fires the doctrine does not hold. A single generative mechanism could in principle write the tuning edits as rules, at the price of a model call for every edit. However, keeping the deterministic layer underneath minimizes the number of cycles in which the non-reproducible component acts. It also keeps the ledger able to say which change came from tuning and which from generation.</w:t>
      </w:r>
    </w:p>
    <w:p w14:paraId="2EB849E8" w14:textId="410C08F0" w:rsidR="00926552" w:rsidRDefault="00926552" w:rsidP="00926552">
      <w:pPr>
        <w:pStyle w:val="Text"/>
      </w:pPr>
      <w:r>
        <w:t xml:space="preserve">Four limitations bound the claims. The evaluation is carried out in simulation. The spread model is validated on real records, but the suppression model of Section III-B, the effect operators of Section IV-D, and their parameters are taken from the literature and were not validated against recorded suppression operations. Every saving reported here is measured through that model, so its absolute size should be read with caution; the paired differences between configurations are less sensitive, since all configurations act through the same model. </w:t>
      </w:r>
      <w:del w:id="190019" w:author="Claude" w:date="2026-10-18T21:38:49Z">
        <w:r>
          <w:delText xml:space="preserve">No order was executed in a real incident and no fire officer took part in the loop.</w:delText>
        </w:r>
      </w:del>
      <w:ins w:id="190020" w:author="Claude" w:date="2026-10-18T21:38:49Z">
        <w:r>
          <w:t xml:space="preserve">No order was executed in a real incident and no fire officer took part in the loop. The gates judge a forecast, not the outcome: in 21 of 150 worlds an admitted object burned more than the closed layer, and in the resource-limited family the saving is small and uncertain, since no rearrangement of an insufficient pool contains the fire.</w:t>
        </w:r>
      </w:ins>
      <w:r>
        <w:t xml:space="preserve"> </w:t>
      </w:r>
      <w:del w:id="190013" w:author="Claude" w:date="2026-10-18T21:38:49Z">
        <w:r>
          <w:delText xml:space="preserve">Within one incident the bandit sees</w:delText>
        </w:r>
      </w:del>
      <w:ins w:id="190014" w:author="Claude" w:date="2026-10-18T21:38:49Z">
        <w:r>
          <w:t xml:space="preserve">Within one incident the stage selector sees</w:t>
        </w:r>
      </w:ins>
      <w:r>
        <w:t xml:space="preserve"> a few dozen decisions, so its contribution over a fixed choice rule is not isolated here. The attribution of the gain to object kinds is observational. A leave-one-out replay of each admitted object, and an ablation that admits the proposals of one kind only, would turn it into a causal account. The proposals of an LLM are not bitwise reproducible. Nevertheless, the campaign is logged with pinned configuration and seeds, and no admission depends on the proposer. A replication with a different model and a repeated run of the same worlds would measure the variance this introduces.</w:t>
      </w:r>
    </w:p>
    <w:p w14:paraId="6EF82404" w14:textId="77777777" w:rsidR="00926552" w:rsidRDefault="00926552" w:rsidP="00926552">
      <w:pPr>
        <w:pStyle w:val="Heading1"/>
      </w:pPr>
      <w:bookmarkStart w:id="73" w:name="_RefSec_VII"/>
      <w:r>
        <w:t>VII</w:t>
      </w:r>
      <w:bookmarkEnd w:id="73"/>
      <w:r>
        <w:t>. Conclusion</w:t>
      </w:r>
    </w:p>
    <w:p w14:paraId="408AAC62" w14:textId="3691A35B" w:rsidR="007D0D20" w:rsidRDefault="00926552" w:rsidP="006228F3">
      <w:pPr>
        <w:pStyle w:val="Text"/>
      </w:pPr>
      <w:r>
        <w:t>This article presented VODA, a distributed decision support architecture for wildfire response built on two separated cores and two decision layers. The closed layer is a self-tuning fuzzy doctrine over 5 decision concepts and 6 intervention families. The open layer lets a pretrained LLM extend that doctrine with rules, blended interventions, and interventions composed from verified physical effects. A gate chain preserves no-harm, life-safety invariance, coverage, and monotone descent in the forecast, whatever the proposer. On an independently validated core, 150 paired worlds in five scenario families were replayed with no decision support, with the closed layer alone, and with both layers. The open layer admitted 309 of 708 proposals. It burned 20.8 ± 5.8 ha less per world than the closed layer and was better in 117 of 150 worlds. It raised the share of incidents extinguished from 52 to 72% and left 52% fewer people affected. This was achieved with a smaller committed response, no growth in rule count, and about two seconds of proposer time per decision cycle. The admitted objects recur across independent worlds and reduce to a small set of tactics the seed doctrine did not contain, namely the asset collar, the head-flank retardant band, interface hardening, and the line-and-attack macro. Four studies are planned. A leave-one-out replay will attribute the gain to each admitted object. A withheld-knowledge study will remove a known tactic from the doctrine and measure its rediscovery. A tabletop exercise will put fire officers in the loop. A transfer study will keep the decision core and replace the hazard model with another spreading hazard.</w:t>
      </w:r>
    </w:p>
    <w:sdt>
      <w:sdtPr>
        <w:rPr>
          <w:smallCaps w:val="0"/>
          <w:kern w:val="0"/>
          <w:sz w:val="16"/>
          <w:szCs w:val="16"/>
        </w:rPr>
        <w:id w:val="-495955976"/>
        <w:docPartObj>
          <w:docPartGallery w:val="Bibliographies"/>
          <w:docPartUnique/>
        </w:docPartObj>
      </w:sdtPr>
      <w:sdtContent>
        <w:p w14:paraId="2303FA0E" w14:textId="77777777" w:rsidR="007D0D20" w:rsidRDefault="007D0D20">
          <w:pPr>
            <w:pStyle w:val="Heading1"/>
          </w:pPr>
          <w:r>
            <w:t>References</w:t>
          </w:r>
        </w:p>
        <w:p w14:paraId="6A9CA561" w14:textId="77777777" w:rsidR="00B23D61" w:rsidRDefault="00D31F60">
          <w:pPr>
            <w:pStyle w:val="Bibliography"/>
          </w:pPr>
          <w:r>
            <w:rPr>
              <w:noProof/>
            </w:rPr>
            <w:t>[1]</w:t>
          </w:r>
          <w:r>
            <w:rPr>
              <w:noProof/>
            </w:rPr>
            <w:tab/>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p w14:paraId="16816038" w14:textId="77777777" w:rsidR="00B23D61" w:rsidRDefault="00D31F60">
          <w:pPr>
            <w:pStyle w:val="Bibliography"/>
          </w:pPr>
          <w:r>
            <w:rPr>
              <w:noProof/>
            </w:rPr>
            <w:t>[2]</w:t>
          </w:r>
          <w:r>
            <w:rPr>
              <w:noProof/>
            </w:rPr>
            <w:tab/>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p w14:paraId="7C54FFFC" w14:textId="77777777" w:rsidR="00B23D61" w:rsidRDefault="00D31F60">
          <w:pPr>
            <w:pStyle w:val="Bibliography"/>
          </w:pPr>
          <w:r>
            <w:rPr>
              <w:noProof/>
            </w:rPr>
            <w:t>[3]</w:t>
          </w:r>
          <w:r>
            <w:rPr>
              <w:noProof/>
            </w:rPr>
            <w:tab/>
            <w:t xml:space="preserve">M. P. Thompson and D. E. Calkin, "Uncertainty and risk in wildland fire management," </w:t>
          </w:r>
          <w:r>
            <w:rPr>
              <w:i/>
              <w:iCs/>
              <w:noProof/>
            </w:rPr>
            <w:t xml:space="preserve">J. Environ. Manage., </w:t>
          </w:r>
          <w:r>
            <w:rPr>
              <w:noProof/>
            </w:rPr>
            <w:t xml:space="preserve">vol. 92, pp. 1895-1909, 2011. </w:t>
          </w:r>
        </w:p>
        <w:p w14:paraId="63ED56DD" w14:textId="77777777" w:rsidR="00B23D61" w:rsidRDefault="00D31F60">
          <w:pPr>
            <w:pStyle w:val="Bibliography"/>
          </w:pPr>
          <w:r>
            <w:rPr>
              <w:noProof/>
            </w:rPr>
            <w:t>[4]</w:t>
          </w:r>
          <w:r>
            <w:rPr>
              <w:noProof/>
            </w:rPr>
            <w:tab/>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p w14:paraId="232A40EA" w14:textId="77777777" w:rsidR="00B23D61" w:rsidRDefault="00D31F60">
          <w:pPr>
            <w:pStyle w:val="Bibliography"/>
          </w:pPr>
          <w:r>
            <w:rPr>
              <w:noProof/>
            </w:rPr>
            <w:t>[5]</w:t>
          </w:r>
          <w:r>
            <w:rPr>
              <w:noProof/>
            </w:rPr>
            <w:tab/>
            <w:t xml:space="preserve">F. Vásquez, A. Cravero, M. Castillo and F. Riquelme, "Decision support system development of wildland fire: A systematic mapping," </w:t>
          </w:r>
          <w:r>
            <w:rPr>
              <w:i/>
              <w:iCs/>
              <w:noProof/>
            </w:rPr>
            <w:t xml:space="preserve">Forests, </w:t>
          </w:r>
          <w:r>
            <w:rPr>
              <w:noProof/>
            </w:rPr>
            <w:t xml:space="preserve">vol. 12, p. 943, 2021. </w:t>
          </w:r>
        </w:p>
        <w:p w14:paraId="270928AD" w14:textId="77777777" w:rsidR="00B23D61" w:rsidRDefault="00D31F60">
          <w:pPr>
            <w:pStyle w:val="Bibliography"/>
          </w:pPr>
          <w:r>
            <w:rPr>
              <w:noProof/>
            </w:rPr>
            <w:t>[6]</w:t>
          </w:r>
          <w:r>
            <w:rPr>
              <w:noProof/>
            </w:rPr>
            <w:tab/>
            <w:t xml:space="preserve">R. C. Rothermel, "A mathematical model for predicting fire spread in wildland fuels," Res. Pap. INT-115, 1972. </w:t>
          </w:r>
        </w:p>
        <w:p w14:paraId="256A3C42" w14:textId="77777777" w:rsidR="00B23D61" w:rsidRDefault="00D31F60">
          <w:pPr>
            <w:pStyle w:val="Bibliography"/>
          </w:pPr>
          <w:r>
            <w:rPr>
              <w:noProof/>
            </w:rPr>
            <w:t>[7]</w:t>
          </w:r>
          <w:r>
            <w:rPr>
              <w:noProof/>
            </w:rPr>
            <w:tab/>
            <w:t xml:space="preserve">M. A. Finney, "An overview of FlamMap fire modeling capabilities," in </w:t>
          </w:r>
          <w:r>
            <w:rPr>
              <w:i/>
              <w:iCs/>
              <w:noProof/>
            </w:rPr>
            <w:t xml:space="preserve">Fuels Management: How to Measure Success (RMRS-P-41), </w:t>
          </w:r>
          <w:r>
            <w:rPr>
              <w:noProof/>
            </w:rPr>
            <w:t xml:space="preserve">2006. </w:t>
          </w:r>
        </w:p>
        <w:p w14:paraId="7796676C" w14:textId="77777777" w:rsidR="00B23D61" w:rsidRDefault="00D31F60">
          <w:pPr>
            <w:pStyle w:val="Bibliography"/>
          </w:pPr>
          <w:r>
            <w:rPr>
              <w:noProof/>
            </w:rPr>
            <w:t xml:space="preserve">[8]C. Pais, J. Carrasco, P. E. Moudio and Z.-J. M. Shen, "Downstream protection value: Detecting critical zones for effective fuel-treatment under </w:t>
          </w:r>
          <w:del w:id="190029" w:author="Claude" w:date="2026-10-18T21:38:49Z">
            <w:r>
              <w:rPr>
                <w:noProof/>
              </w:rPr>
              <w:delText xml:space="preserve">wildfire risk," vol. 90, p. 101703, 2021.</w:delText>
            </w:r>
          </w:del>
          <w:ins w:id="190030" w:author="Claude" w:date="2026-10-18T21:38:49Z">
            <w:r>
              <w:rPr>
                <w:noProof/>
              </w:rPr>
              <w:t xml:space="preserve">wildfire risk," Comput. Oper. Res., vol. 131, p. 105252, 2021.</w:t>
            </w:r>
          </w:ins>
          <w:r>
            <w:rPr>
              <w:noProof/>
            </w:rPr>
            <w:t xml:space="preserve"> </w:t>
          </w:r>
        </w:p>
        <w:p w14:paraId="600A83F5" w14:textId="77777777" w:rsidR="00B23D61" w:rsidRDefault="00D31F60">
          <w:pPr>
            <w:pStyle w:val="Bibliography"/>
          </w:pPr>
          <w:r>
            <w:rPr>
              <w:noProof/>
            </w:rPr>
            <w:t>[9]</w:t>
          </w:r>
          <w:r>
            <w:rPr>
              <w:noProof/>
            </w:rPr>
            <w:tab/>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p w14:paraId="0E75333C" w14:textId="77777777" w:rsidR="00B23D61" w:rsidRDefault="00D31F60">
          <w:pPr>
            <w:pStyle w:val="Bibliography"/>
          </w:pPr>
          <w:r>
            <w:rPr>
              <w:noProof/>
            </w:rPr>
            <w:t>[10]</w:t>
          </w:r>
          <w:r>
            <w:rPr>
              <w:noProof/>
            </w:rPr>
            <w:tab/>
            <w:t xml:space="preserve">E. K. Noonan-Wright et al., "Developing the US wildland fire decision support system," </w:t>
          </w:r>
          <w:r>
            <w:rPr>
              <w:i/>
              <w:iCs/>
              <w:noProof/>
            </w:rPr>
            <w:t xml:space="preserve">J. Combust., </w:t>
          </w:r>
          <w:r>
            <w:rPr>
              <w:noProof/>
            </w:rPr>
            <w:t xml:space="preserve">vol. 2011, p. 168473, 2011. </w:t>
          </w:r>
        </w:p>
        <w:p w14:paraId="413B477C" w14:textId="77777777" w:rsidR="00B23D61" w:rsidRDefault="00D31F60">
          <w:pPr>
            <w:pStyle w:val="Bibliography"/>
          </w:pPr>
          <w:r>
            <w:rPr>
              <w:noProof/>
            </w:rPr>
            <w:t>[11]</w:t>
          </w:r>
          <w:r>
            <w:rPr>
              <w:noProof/>
            </w:rPr>
            <w:tab/>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p w14:paraId="1A322CDA" w14:textId="77777777" w:rsidR="00B23D61" w:rsidRDefault="00D31F60">
          <w:pPr>
            <w:pStyle w:val="Bibliography"/>
          </w:pPr>
          <w:r>
            <w:rPr>
              <w:noProof/>
            </w:rPr>
            <w:t>[12]</w:t>
          </w:r>
          <w:r>
            <w:rPr>
              <w:noProof/>
            </w:rPr>
            <w:tab/>
            <w:t xml:space="preserve">C. Rapp, K. L. Courtney, S. T. Franz, M. M. Colavito, T. Aldworth and A. S. Cheng, "Wildfire decision support tools: barriers, facilitators, and future directions for effectiveness," </w:t>
          </w:r>
          <w:r>
            <w:rPr>
              <w:i/>
              <w:iCs/>
              <w:noProof/>
            </w:rPr>
            <w:t xml:space="preserve">Fire Ecol., </w:t>
          </w:r>
          <w:r>
            <w:rPr>
              <w:noProof/>
            </w:rPr>
            <w:t xml:space="preserve">2026. </w:t>
          </w:r>
        </w:p>
        <w:p w14:paraId="11EF61A4" w14:textId="77777777" w:rsidR="00B23D61" w:rsidRDefault="00D31F60">
          <w:pPr>
            <w:pStyle w:val="Bibliography"/>
          </w:pPr>
          <w:r>
            <w:rPr>
              <w:noProof/>
            </w:rPr>
            <w:t>[13]</w:t>
          </w:r>
          <w:r>
            <w:rPr>
              <w:noProof/>
            </w:rPr>
            <w:tab/>
            <w:t xml:space="preserve">D. Arnott and G. Pervan, "A critical analysis of decision support systems research," </w:t>
          </w:r>
          <w:r>
            <w:rPr>
              <w:i/>
              <w:iCs/>
              <w:noProof/>
            </w:rPr>
            <w:t xml:space="preserve">J. Inf. Technol., </w:t>
          </w:r>
          <w:r>
            <w:rPr>
              <w:noProof/>
            </w:rPr>
            <w:t xml:space="preserve">vol. 20, pp. 67-87, 2005. </w:t>
          </w:r>
        </w:p>
        <w:p w14:paraId="27819E21" w14:textId="77777777" w:rsidR="00B23D61" w:rsidRDefault="00D31F60">
          <w:pPr>
            <w:pStyle w:val="Bibliography"/>
          </w:pPr>
          <w:r>
            <w:rPr>
              <w:noProof/>
            </w:rPr>
            <w:t>[14]</w:t>
          </w:r>
          <w:r>
            <w:rPr>
              <w:noProof/>
            </w:rPr>
            <w:tab/>
            <w:t xml:space="preserve">A. Arbel and R. M. Tong, "On the generation of alternatives in decision analysis problems," </w:t>
          </w:r>
          <w:r>
            <w:rPr>
              <w:i/>
              <w:iCs/>
              <w:noProof/>
            </w:rPr>
            <w:t xml:space="preserve">J. Oper. Res. Soc., </w:t>
          </w:r>
          <w:r>
            <w:rPr>
              <w:noProof/>
            </w:rPr>
            <w:t xml:space="preserve">vol. 33, pp. 377-387, 1982. </w:t>
          </w:r>
        </w:p>
        <w:p w14:paraId="329C31C1" w14:textId="77777777" w:rsidR="00B23D61" w:rsidRDefault="00D31F60">
          <w:pPr>
            <w:pStyle w:val="Bibliography"/>
          </w:pPr>
          <w:r>
            <w:rPr>
              <w:noProof/>
            </w:rPr>
            <w:t>[15]</w:t>
          </w:r>
          <w:r>
            <w:rPr>
              <w:noProof/>
            </w:rPr>
            <w:tab/>
            <w:t xml:space="preserve">G. J. Hofstede, "Open problems, formal problems," </w:t>
          </w:r>
          <w:r>
            <w:rPr>
              <w:i/>
              <w:iCs/>
              <w:noProof/>
            </w:rPr>
            <w:t xml:space="preserve">J. Decis. Syst., </w:t>
          </w:r>
          <w:r>
            <w:rPr>
              <w:noProof/>
            </w:rPr>
            <w:t xml:space="preserve">vol. 4, pp. 155-165, 1995. </w:t>
          </w:r>
        </w:p>
        <w:p w14:paraId="2D2D83D1" w14:textId="77777777" w:rsidR="00B23D61" w:rsidRDefault="00D31F60">
          <w:pPr>
            <w:pStyle w:val="Bibliography"/>
          </w:pPr>
          <w:r>
            <w:rPr>
              <w:noProof/>
            </w:rPr>
            <w:t>[16]</w:t>
          </w:r>
          <w:r>
            <w:rPr>
              <w:noProof/>
            </w:rPr>
            <w:tab/>
            <w:t xml:space="preserve">A. Colorni and A. Tsoukias, "Designing alternatives in decision problems," </w:t>
          </w:r>
          <w:r>
            <w:rPr>
              <w:i/>
              <w:iCs/>
              <w:noProof/>
            </w:rPr>
            <w:t xml:space="preserve">J. Multi-Criteria Decis. Anal., </w:t>
          </w:r>
          <w:r>
            <w:rPr>
              <w:noProof/>
            </w:rPr>
            <w:t xml:space="preserve">vol. 27, pp. 150-158, 2020. </w:t>
          </w:r>
        </w:p>
        <w:p w14:paraId="4626C670" w14:textId="77777777" w:rsidR="00B23D61" w:rsidRDefault="00D31F60">
          <w:pPr>
            <w:pStyle w:val="Bibliography"/>
          </w:pPr>
          <w:r>
            <w:rPr>
              <w:noProof/>
            </w:rPr>
            <w:t>[17]</w:t>
          </w:r>
          <w:r>
            <w:rPr>
              <w:noProof/>
            </w:rPr>
            <w:tab/>
            <w:t xml:space="preserve">E. D. Brill, J. M. Flach, L. D. Hopkins and S. Ranjithan, "MGA: A decision support system for complex, incompletely defined problems," </w:t>
          </w:r>
          <w:r>
            <w:rPr>
              <w:i/>
              <w:iCs/>
              <w:noProof/>
            </w:rPr>
            <w:t xml:space="preserve">IEEE Trans. Syst., Man, Cybern., </w:t>
          </w:r>
          <w:r>
            <w:rPr>
              <w:noProof/>
            </w:rPr>
            <w:t xml:space="preserve">vol. 20, pp. 745-757, 1990. </w:t>
          </w:r>
        </w:p>
        <w:p w14:paraId="58978489" w14:textId="77777777" w:rsidR="00B23D61" w:rsidRDefault="00D31F60">
          <w:pPr>
            <w:pStyle w:val="Bibliography"/>
          </w:pPr>
          <w:r>
            <w:rPr>
              <w:noProof/>
            </w:rPr>
            <w:t>[18]</w:t>
          </w:r>
          <w:r>
            <w:rPr>
              <w:noProof/>
            </w:rPr>
            <w:tab/>
            <w:t xml:space="preserve">G. A. Klein, </w:t>
          </w:r>
          <w:r>
            <w:rPr>
              <w:i/>
              <w:iCs/>
              <w:noProof/>
            </w:rPr>
            <w:t xml:space="preserve">Sources of Power: How People Make Decisions, </w:t>
          </w:r>
          <w:r>
            <w:rPr>
              <w:noProof/>
            </w:rPr>
            <w:t xml:space="preserve">2017. </w:t>
          </w:r>
        </w:p>
        <w:p w14:paraId="47C47168" w14:textId="77777777" w:rsidR="00B23D61" w:rsidRDefault="00D31F60">
          <w:pPr>
            <w:pStyle w:val="Bibliography"/>
          </w:pPr>
          <w:r>
            <w:rPr>
              <w:noProof/>
            </w:rPr>
            <w:t>[19]</w:t>
          </w:r>
          <w:r>
            <w:rPr>
              <w:noProof/>
            </w:rPr>
            <w:tab/>
            <w:t xml:space="preserve">M. G. Morgan and M. Henrion, </w:t>
          </w:r>
          <w:r>
            <w:rPr>
              <w:i/>
              <w:iCs/>
              <w:noProof/>
            </w:rPr>
            <w:t xml:space="preserve">Uncertainty: A Guide to Dealing with Uncertainty in Quantitative Risk and Policy Analysis, </w:t>
          </w:r>
          <w:r>
            <w:rPr>
              <w:noProof/>
            </w:rPr>
            <w:t xml:space="preserve">1990. </w:t>
          </w:r>
        </w:p>
        <w:p w14:paraId="563F835D" w14:textId="77777777" w:rsidR="00B23D61" w:rsidRDefault="00D31F60">
          <w:pPr>
            <w:pStyle w:val="Bibliography"/>
          </w:pPr>
          <w:r>
            <w:rPr>
              <w:noProof/>
            </w:rPr>
            <w:t>[20]</w:t>
          </w:r>
          <w:r>
            <w:rPr>
              <w:noProof/>
            </w:rPr>
            <w:tab/>
            <w:t xml:space="preserve">G. Shafer, </w:t>
          </w:r>
          <w:r>
            <w:rPr>
              <w:i/>
              <w:iCs/>
              <w:noProof/>
            </w:rPr>
            <w:t xml:space="preserve">A Mathematical Theory of Evidence, </w:t>
          </w:r>
          <w:r>
            <w:rPr>
              <w:noProof/>
            </w:rPr>
            <w:t xml:space="preserve">1976. </w:t>
          </w:r>
        </w:p>
        <w:p w14:paraId="5D9F65CB" w14:textId="77777777" w:rsidR="00B23D61" w:rsidRDefault="00D31F60">
          <w:pPr>
            <w:pStyle w:val="Bibliography"/>
          </w:pPr>
          <w:r>
            <w:rPr>
              <w:noProof/>
            </w:rPr>
            <w:t>[21]</w:t>
          </w:r>
          <w:r>
            <w:rPr>
              <w:noProof/>
            </w:rPr>
            <w:tab/>
            <w:t xml:space="preserve">M. T. Ribeiro, S. Singh and C. Guestrin, ""Why should I trust you?" Explaining the predictions of any classifier," in </w:t>
          </w:r>
          <w:r>
            <w:rPr>
              <w:i/>
              <w:iCs/>
              <w:noProof/>
            </w:rPr>
            <w:t xml:space="preserve">Proc. ACM SIGKDD Int. Conf. Knowl. Discovery Data Mining, </w:t>
          </w:r>
          <w:r>
            <w:rPr>
              <w:noProof/>
            </w:rPr>
            <w:t xml:space="preserve">2016. </w:t>
          </w:r>
        </w:p>
        <w:p w14:paraId="471102E0" w14:textId="77777777" w:rsidR="00B23D61" w:rsidRDefault="00D31F60">
          <w:pPr>
            <w:pStyle w:val="Bibliography"/>
          </w:pPr>
          <w:r>
            <w:rPr>
              <w:noProof/>
            </w:rPr>
            <w:t>[22]</w:t>
          </w:r>
          <w:r>
            <w:rPr>
              <w:noProof/>
            </w:rPr>
            <w:tab/>
            <w:t xml:space="preserve">A. L. Sullivan, "Wildland surface fire spread modelling 1: Physical and quasi-physical models," </w:t>
          </w:r>
          <w:r>
            <w:rPr>
              <w:i/>
              <w:iCs/>
              <w:noProof/>
            </w:rPr>
            <w:t xml:space="preserve">Int. J. Wildland Fire, </w:t>
          </w:r>
          <w:r>
            <w:rPr>
              <w:noProof/>
            </w:rPr>
            <w:t xml:space="preserve">vol. 18, pp. 349-368, 2009. </w:t>
          </w:r>
        </w:p>
        <w:p w14:paraId="72A814F4" w14:textId="77777777" w:rsidR="00B23D61" w:rsidRDefault="00D31F60">
          <w:pPr>
            <w:pStyle w:val="Bibliography"/>
          </w:pPr>
          <w:r>
            <w:rPr>
              <w:noProof/>
            </w:rPr>
            <w:t xml:space="preserve">[23]C. Pais, J. Carrasco, D. L. Martell, A. Weintraub and D. L. Woodruff, "Cell2Fire: A cell-based forest fire growth model to support strategic landscape management planning," </w:t>
          </w:r>
          <w:r>
            <w:rPr>
              <w:i/>
              <w:iCs/>
              <w:noProof/>
            </w:rPr>
            <w:t xml:space="preserve">Front. For. Glob. Change, </w:t>
          </w:r>
          <w:del w:id="190031" w:author="Claude" w:date="2026-10-18T21:38:49Z">
            <w:r>
              <w:rPr>
                <w:noProof/>
              </w:rPr>
              <w:delText xml:space="preserve">vol. 4, 2021.</w:delText>
            </w:r>
          </w:del>
          <w:ins w:id="190032" w:author="Claude" w:date="2026-10-18T21:38:49Z">
            <w:r>
              <w:rPr>
                <w:noProof/>
              </w:rPr>
              <w:t xml:space="preserve">vol. 4, Art. no. 692706, 2021.</w:t>
            </w:r>
          </w:ins>
          <w:r>
            <w:rPr>
              <w:noProof/>
            </w:rPr>
            <w:t xml:space="preserve"> </w:t>
          </w:r>
        </w:p>
        <w:p w14:paraId="3538BCB8" w14:textId="77777777" w:rsidR="00B23D61" w:rsidRDefault="00D31F60">
          <w:pPr>
            <w:pStyle w:val="Bibliography"/>
          </w:pPr>
          <w:r>
            <w:rPr>
              <w:noProof/>
            </w:rPr>
            <w:t>[24]</w:t>
          </w:r>
          <w:r>
            <w:rPr>
              <w:noProof/>
            </w:rPr>
            <w:tab/>
            <w:t xml:space="preserve">L. A. Zadeh, "Fuzzy sets," </w:t>
          </w:r>
          <w:r>
            <w:rPr>
              <w:i/>
              <w:iCs/>
              <w:noProof/>
            </w:rPr>
            <w:t xml:space="preserve">Inf. Control, </w:t>
          </w:r>
          <w:r>
            <w:rPr>
              <w:noProof/>
            </w:rPr>
            <w:t xml:space="preserve">vol. 8, pp. 338-353, 1965. </w:t>
          </w:r>
        </w:p>
        <w:p w14:paraId="5CAC9DDB" w14:textId="77777777" w:rsidR="00B23D61" w:rsidRDefault="00D31F60">
          <w:pPr>
            <w:pStyle w:val="Bibliography"/>
          </w:pPr>
          <w:r>
            <w:rPr>
              <w:noProof/>
            </w:rPr>
            <w:t>[25]</w:t>
          </w:r>
          <w:r>
            <w:rPr>
              <w:noProof/>
            </w:rPr>
            <w:tab/>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p w14:paraId="6530D18B" w14:textId="77777777" w:rsidR="00B23D61" w:rsidRDefault="00D31F60">
          <w:pPr>
            <w:pStyle w:val="Bibliography"/>
          </w:pPr>
          <w:r>
            <w:rPr>
              <w:noProof/>
            </w:rPr>
            <w:t>[26]</w:t>
          </w:r>
          <w:r>
            <w:rPr>
              <w:noProof/>
            </w:rPr>
            <w:tab/>
            <w:t xml:space="preserve">P. P. Angelov and D. P. Filev, "An approach to online identification of Takagi-Sugeno fuzzy models," </w:t>
          </w:r>
          <w:r>
            <w:rPr>
              <w:i/>
              <w:iCs/>
              <w:noProof/>
            </w:rPr>
            <w:t xml:space="preserve">IEEE Trans. Syst., Man, Cybern. B, </w:t>
          </w:r>
          <w:r>
            <w:rPr>
              <w:noProof/>
            </w:rPr>
            <w:t xml:space="preserve">vol. 34, pp. 484-498, 2004. </w:t>
          </w:r>
        </w:p>
        <w:p w14:paraId="1CE3AC6C" w14:textId="77777777" w:rsidR="00B23D61" w:rsidRDefault="00D31F60">
          <w:pPr>
            <w:pStyle w:val="Bibliography"/>
          </w:pPr>
          <w:r>
            <w:rPr>
              <w:noProof/>
            </w:rPr>
            <w:t>[27]</w:t>
          </w:r>
          <w:r>
            <w:rPr>
              <w:noProof/>
            </w:rPr>
            <w:tab/>
            <w:t xml:space="preserve">S. French, J. Maule and N. Papamichail, </w:t>
          </w:r>
          <w:r>
            <w:rPr>
              <w:i/>
              <w:iCs/>
              <w:noProof/>
            </w:rPr>
            <w:t xml:space="preserve">Decision Behaviour, Analysis and Support, </w:t>
          </w:r>
          <w:r>
            <w:rPr>
              <w:noProof/>
            </w:rPr>
            <w:t xml:space="preserve">2019. </w:t>
          </w:r>
        </w:p>
        <w:p w14:paraId="655A666D" w14:textId="77777777" w:rsidR="00B23D61" w:rsidRDefault="00D31F60">
          <w:pPr>
            <w:pStyle w:val="Bibliography"/>
          </w:pPr>
          <w:r>
            <w:rPr>
              <w:noProof/>
            </w:rPr>
            <w:t>[28]</w:t>
          </w:r>
          <w:r>
            <w:rPr>
              <w:noProof/>
            </w:rPr>
            <w:tab/>
            <w:t xml:space="preserve">F. Del Missier, M. Visentini and T. Mantyla, "Option generation in decision making: Ideation beyond memory retrieval," </w:t>
          </w:r>
          <w:r>
            <w:rPr>
              <w:i/>
              <w:iCs/>
              <w:noProof/>
            </w:rPr>
            <w:t xml:space="preserve">Front. Psychol., </w:t>
          </w:r>
          <w:r>
            <w:rPr>
              <w:noProof/>
            </w:rPr>
            <w:t xml:space="preserve">vol. 5, p. 1584, 2015. </w:t>
          </w:r>
        </w:p>
        <w:p w14:paraId="58185078" w14:textId="77777777" w:rsidR="00B23D61" w:rsidRDefault="00D31F60">
          <w:pPr>
            <w:pStyle w:val="Bibliography"/>
          </w:pPr>
          <w:r>
            <w:rPr>
              <w:noProof/>
            </w:rPr>
            <w:t>[29]</w:t>
          </w:r>
          <w:r>
            <w:rPr>
              <w:noProof/>
            </w:rPr>
            <w:tab/>
            <w:t xml:space="preserve">P. Struss, "Model-based decision support systems: Conceptualization and general architecture," in </w:t>
          </w:r>
          <w:r>
            <w:rPr>
              <w:i/>
              <w:iCs/>
              <w:noProof/>
            </w:rPr>
            <w:t xml:space="preserve">Proc. Int. Workshop Qualitative Reasoning (QR), </w:t>
          </w:r>
          <w:r>
            <w:rPr>
              <w:noProof/>
            </w:rPr>
            <w:t xml:space="preserve">2019. </w:t>
          </w:r>
        </w:p>
        <w:p w14:paraId="37D3E283" w14:textId="77777777" w:rsidR="00B23D61" w:rsidRDefault="00D31F60">
          <w:pPr>
            <w:pStyle w:val="Bibliography"/>
          </w:pPr>
          <w:r>
            <w:rPr>
              <w:noProof/>
            </w:rPr>
            <w:t>[30]</w:t>
          </w:r>
          <w:r>
            <w:rPr>
              <w:noProof/>
            </w:rPr>
            <w:tab/>
            <w:t xml:space="preserve">Y. Ding et al., "Integrating action knowledge and LLMs for task planning and situation handling in open worlds," </w:t>
          </w:r>
          <w:r>
            <w:rPr>
              <w:i/>
              <w:iCs/>
              <w:noProof/>
            </w:rPr>
            <w:t xml:space="preserve">Auton. Robots, </w:t>
          </w:r>
          <w:r>
            <w:rPr>
              <w:noProof/>
            </w:rPr>
            <w:t xml:space="preserve">vol. 47, pp. 981-997, 2023. </w:t>
          </w:r>
        </w:p>
        <w:p w14:paraId="56A58A0A" w14:textId="77777777" w:rsidR="00B23D61" w:rsidRDefault="00D31F60">
          <w:pPr>
            <w:pStyle w:val="Bibliography"/>
          </w:pPr>
          <w:r>
            <w:rPr>
              <w:noProof/>
            </w:rPr>
            <w:t>[31]</w:t>
          </w:r>
          <w:r>
            <w:rPr>
              <w:noProof/>
            </w:rPr>
            <w:tab/>
            <w:t xml:space="preserve">E. Gizzi, H. Amel, W. W. Lin, K. Rhea and J. Sinapov, "Toward creative problem solving agents: Action discovery through behavior babbling," in </w:t>
          </w:r>
          <w:r>
            <w:rPr>
              <w:i/>
              <w:iCs/>
              <w:noProof/>
            </w:rPr>
            <w:t xml:space="preserve">Proc. IEEE Int. Conf. Develop. Learn. (ICDL), </w:t>
          </w:r>
          <w:r>
            <w:rPr>
              <w:noProof/>
            </w:rPr>
            <w:t xml:space="preserve">2021. </w:t>
          </w:r>
        </w:p>
        <w:p w14:paraId="27AD824B" w14:textId="77777777" w:rsidR="00B23D61" w:rsidRDefault="00D31F60">
          <w:pPr>
            <w:pStyle w:val="Bibliography"/>
          </w:pPr>
          <w:r>
            <w:rPr>
              <w:noProof/>
            </w:rPr>
            <w:t>[32]</w:t>
          </w:r>
          <w:r>
            <w:rPr>
              <w:noProof/>
            </w:rPr>
            <w:tab/>
            <w:t xml:space="preserve">R. S. Sutton and A. G. Barto, </w:t>
          </w:r>
          <w:r>
            <w:rPr>
              <w:i/>
              <w:iCs/>
              <w:noProof/>
            </w:rPr>
            <w:t xml:space="preserve">Reinforcement Learning: An Introduction, </w:t>
          </w:r>
          <w:r>
            <w:rPr>
              <w:noProof/>
            </w:rPr>
            <w:t xml:space="preserve">2018. </w:t>
          </w:r>
        </w:p>
        <w:p w14:paraId="466C36DC" w14:textId="77777777" w:rsidR="00B23D61" w:rsidRDefault="00D31F60">
          <w:pPr>
            <w:pStyle w:val="Bibliography"/>
          </w:pPr>
          <w:r>
            <w:rPr>
              <w:noProof/>
            </w:rPr>
            <w:t>[33]</w:t>
          </w:r>
          <w:r>
            <w:rPr>
              <w:noProof/>
            </w:rPr>
            <w:tab/>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p w14:paraId="408177EE" w14:textId="77777777" w:rsidR="00B23D61" w:rsidRDefault="00D31F60">
          <w:pPr>
            <w:pStyle w:val="Bibliography"/>
          </w:pPr>
          <w:r>
            <w:rPr>
              <w:noProof/>
            </w:rPr>
            <w:t>[34]</w:t>
          </w:r>
          <w:r>
            <w:rPr>
              <w:noProof/>
            </w:rPr>
            <w:tab/>
            <w:t xml:space="preserve">H. A. Simon, "Rational choice and the structure of the environment," </w:t>
          </w:r>
          <w:r>
            <w:rPr>
              <w:i/>
              <w:iCs/>
              <w:noProof/>
            </w:rPr>
            <w:t xml:space="preserve">Psychol. Rev., </w:t>
          </w:r>
          <w:r>
            <w:rPr>
              <w:noProof/>
            </w:rPr>
            <w:t xml:space="preserve">vol. 63, pp. 129-138, 1956. </w:t>
          </w:r>
        </w:p>
        <w:p w14:paraId="41E2AF6A" w14:textId="77777777" w:rsidR="00B23D61" w:rsidRDefault="00D31F60">
          <w:pPr>
            <w:pStyle w:val="Bibliography"/>
          </w:pPr>
          <w:r>
            <w:rPr>
              <w:noProof/>
            </w:rPr>
            <w:t xml:space="preserve">[35]P. Dubey and P. Dubey, "Bridging spatiotemporal wildfire prediction and decision modeling using transformer networks and </w:t>
          </w:r>
          <w:del w:id="190033" w:author="Claude" w:date="2026-10-18T21:38:49Z">
            <w:r>
              <w:rPr>
                <w:noProof/>
              </w:rPr>
              <w:delText xml:space="preserve">fuzzy inference systems," vol. 15, p. 103498, 2025.</w:delText>
            </w:r>
          </w:del>
          <w:ins w:id="190034" w:author="Claude" w:date="2026-10-18T21:38:49Z">
            <w:r>
              <w:rPr>
                <w:noProof/>
              </w:rPr>
              <w:t xml:space="preserve">fuzzy inference systems," MethodsX, vol. 15, p. 103498, 2025.</w:t>
            </w:r>
          </w:ins>
          <w:r>
            <w:rPr>
              <w:noProof/>
            </w:rPr>
            <w:t xml:space="preserve"> </w:t>
          </w:r>
        </w:p>
        <w:p w14:paraId="30705A10" w14:textId="77777777" w:rsidR="00B23D61" w:rsidRDefault="00D31F60">
          <w:pPr>
            <w:pStyle w:val="Bibliography"/>
          </w:pPr>
          <w:r>
            <w:rPr>
              <w:noProof/>
            </w:rPr>
            <w:t>[36]</w:t>
          </w:r>
          <w:r>
            <w:rPr>
              <w:noProof/>
            </w:rPr>
            <w:tab/>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p w14:paraId="613BE882" w14:textId="77777777" w:rsidR="00B23D61" w:rsidRDefault="00D31F60">
          <w:pPr>
            <w:pStyle w:val="Bibliography"/>
          </w:pPr>
          <w:r>
            <w:rPr>
              <w:noProof/>
            </w:rPr>
            <w:t>[37]</w:t>
          </w:r>
          <w:r>
            <w:rPr>
              <w:noProof/>
            </w:rPr>
            <w:tab/>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p w14:paraId="5253B51E" w14:textId="77777777" w:rsidR="00B23D61" w:rsidRDefault="00D31F60">
          <w:pPr>
            <w:pStyle w:val="Bibliography"/>
          </w:pPr>
          <w:r>
            <w:rPr>
              <w:noProof/>
            </w:rPr>
            <w:t>[38]</w:t>
          </w:r>
          <w:r>
            <w:rPr>
              <w:noProof/>
            </w:rPr>
            <w:tab/>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vol. 5, pp. 269-284, 2025. </w:t>
          </w:r>
        </w:p>
        <w:p w14:paraId="70581D55" w14:textId="77777777" w:rsidR="00B23D61" w:rsidRDefault="00D31F60">
          <w:pPr>
            <w:pStyle w:val="Bibliography"/>
          </w:pPr>
          <w:r>
            <w:rPr>
              <w:noProof/>
            </w:rPr>
            <w:t>[39]</w:t>
          </w:r>
          <w:r>
            <w:rPr>
              <w:noProof/>
            </w:rPr>
            <w:tab/>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p w14:paraId="7F6A331F" w14:textId="77777777" w:rsidR="00B23D61" w:rsidRDefault="00D31F60">
          <w:pPr>
            <w:pStyle w:val="Bibliography"/>
          </w:pPr>
          <w:r>
            <w:rPr>
              <w:noProof/>
            </w:rPr>
            <w:t>[40]</w:t>
          </w:r>
          <w:r>
            <w:rPr>
              <w:noProof/>
            </w:rPr>
            <w:tab/>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267, p. 111683, 2026. </w:t>
          </w:r>
        </w:p>
        <w:p w14:paraId="2838262C" w14:textId="77777777" w:rsidR="00B23D61" w:rsidRDefault="00D31F60">
          <w:pPr>
            <w:pStyle w:val="Bibliography"/>
          </w:pPr>
          <w:r>
            <w:rPr>
              <w:noProof/>
            </w:rPr>
            <w:t>[41]</w:t>
          </w:r>
          <w:r>
            <w:rPr>
              <w:noProof/>
            </w:rPr>
            <w:tab/>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p w14:paraId="0D1D2DD8" w14:textId="77777777" w:rsidR="00B23D61" w:rsidRDefault="00D31F60">
          <w:pPr>
            <w:pStyle w:val="Bibliography"/>
          </w:pPr>
          <w:r>
            <w:rPr>
              <w:noProof/>
            </w:rPr>
            <w:t>[42]</w:t>
          </w:r>
          <w:r>
            <w:rPr>
              <w:noProof/>
            </w:rPr>
            <w:tab/>
            <w:t xml:space="preserve">J. H. Scott and R. E. Burgan, "Standard fire behavior fuel models: A comprehensive set for use with Rothermel's surface fire spread model," Gen. Tech. Rep. RMRS-GTR-153, 2005. </w:t>
          </w:r>
        </w:p>
        <w:p w14:paraId="3374725D" w14:textId="77777777" w:rsidR="00B23D61" w:rsidRDefault="00D31F60">
          <w:pPr>
            <w:pStyle w:val="Bibliography"/>
          </w:pPr>
          <w:r>
            <w:rPr>
              <w:noProof/>
            </w:rPr>
            <w:t>[43]</w:t>
          </w:r>
          <w:r>
            <w:rPr>
              <w:noProof/>
            </w:rPr>
            <w:tab/>
            <w:t xml:space="preserve">K. G. Hirsch and D. L. Martell, "A review of initial attack fire crew productivity and effectiveness," </w:t>
          </w:r>
          <w:r>
            <w:rPr>
              <w:i/>
              <w:iCs/>
              <w:noProof/>
            </w:rPr>
            <w:t xml:space="preserve">Int. J. Wildland Fire, </w:t>
          </w:r>
          <w:r>
            <w:rPr>
              <w:noProof/>
            </w:rPr>
            <w:t xml:space="preserve">vol. 6, pp. 199-215, 1996. </w:t>
          </w:r>
        </w:p>
        <w:p w14:paraId="15542AC9" w14:textId="77777777" w:rsidR="00B23D61" w:rsidRDefault="00D31F60">
          <w:pPr>
            <w:pStyle w:val="Bibliography"/>
          </w:pPr>
          <w:r>
            <w:rPr>
              <w:noProof/>
            </w:rPr>
            <w:t>[44]</w:t>
          </w:r>
          <w:r>
            <w:rPr>
              <w:noProof/>
            </w:rPr>
            <w:tab/>
            <w:t xml:space="preserve">G. M. Byram, "Combustion of forest fuels," in </w:t>
          </w:r>
          <w:r>
            <w:rPr>
              <w:i/>
              <w:iCs/>
              <w:noProof/>
            </w:rPr>
            <w:t xml:space="preserve">Forest Fire: Control and Use, </w:t>
          </w:r>
          <w:r>
            <w:rPr>
              <w:noProof/>
            </w:rPr>
            <w:t xml:space="preserve">1959. </w:t>
          </w:r>
        </w:p>
        <w:p w14:paraId="58FA220E" w14:textId="77777777" w:rsidR="00B23D61" w:rsidRDefault="00D31F60">
          <w:pPr>
            <w:pStyle w:val="Bibliography"/>
          </w:pPr>
          <w:r>
            <w:rPr>
              <w:noProof/>
            </w:rPr>
            <w:t>[45]</w:t>
          </w:r>
          <w:r>
            <w:rPr>
              <w:noProof/>
            </w:rPr>
            <w:tab/>
            <w:t xml:space="preserve">C. E. Van Wagner, "Development and structure of the Canadian Forest Fire Weather Index System," For. Tech. Rep. 35, 1987. </w:t>
          </w:r>
        </w:p>
        <w:p w14:paraId="0EF96667" w14:textId="77777777" w:rsidR="00B23D61" w:rsidRDefault="00D31F60">
          <w:pPr>
            <w:pStyle w:val="Bibliography"/>
          </w:pPr>
          <w:r>
            <w:rPr>
              <w:noProof/>
            </w:rPr>
            <w:t>[46]</w:t>
          </w:r>
          <w:r>
            <w:rPr>
              <w:noProof/>
            </w:rPr>
            <w:tab/>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p w14:paraId="10DA45CD" w14:textId="77777777" w:rsidR="00BF222A" w:rsidRDefault="00BF222A">
          <w:pPr>
            <w:divId w:val="446893163"/>
            <w:rPr>
              <w:noProof/>
            </w:rPr>
          </w:pPr>
        </w:p>
        <w:p w14:paraId="20B48EC9" w14:textId="77777777" w:rsidR="00D50906" w:rsidRDefault="00000000">
          <w:pPr>
            <w:pStyle w:val="Bibliography"/>
          </w:pPr>
        </w:p>
      </w:sdtContent>
    </w:sdt>
    <w:p w14:paraId="49D6692B"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418D80A5"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78030" w14:textId="77777777" w:rsidR="00831F2B" w:rsidRDefault="00831F2B">
      <w:r>
        <w:separator/>
      </w:r>
    </w:p>
  </w:endnote>
  <w:endnote w:type="continuationSeparator" w:id="0">
    <w:p w14:paraId="740473D5" w14:textId="77777777" w:rsidR="00831F2B" w:rsidRDefault="00831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40DA9" w14:textId="77777777" w:rsidR="00831F2B" w:rsidRPr="009A0AA6" w:rsidRDefault="00831F2B" w:rsidP="009A0AA6">
      <w:pPr>
        <w:pStyle w:val="Footer"/>
      </w:pPr>
    </w:p>
  </w:footnote>
  <w:footnote w:type="continuationSeparator" w:id="0">
    <w:p w14:paraId="5B5CA316" w14:textId="77777777" w:rsidR="00831F2B" w:rsidRDefault="00831F2B">
      <w:r>
        <w:continuationSeparator/>
      </w:r>
    </w:p>
  </w:footnote>
  <w:footnote w:id="1">
    <w:p w14:paraId="4E640F09"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[Month DD, </w:t>
      </w:r>
      <w:r w:rsidR="00BA351C">
        <w:rPr>
          <w:color w:val="000000"/>
          <w:sz w:val="16"/>
          <w:szCs w:val="16"/>
        </w:rPr>
        <w:t>2026</w:t>
      </w:r>
      <w:r>
        <w:rPr>
          <w:color w:val="000000"/>
          <w:sz w:val="16"/>
          <w:szCs w:val="16"/>
        </w:rPr>
        <w:t xml:space="preserve">]. (Corresponding author: Çağlar Akman.) </w:t>
      </w:r>
    </w:p>
    <w:p w14:paraId="6FA1A582"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604F9" w14:textId="77777777" w:rsidR="00732E46" w:rsidRDefault="000F2C11">
    <w:pPr>
      <w:jc w:val="right"/>
    </w:pPr>
    <w:r>
      <w:fldChar w:fldCharType="begin"/>
    </w:r>
    <w:r>
      <w:instrText>PAGE</w:instrText>
    </w:r>
    <w:r>
      <w:fldChar w:fldCharType="separate"/>
    </w:r>
    <w:r w:rsidR="005A170E">
      <w:rPr>
        <w:noProof/>
      </w:rPr>
      <w:t>3</w:t>
    </w:r>
    <w:r>
      <w:fldChar w:fldCharType="end"/>
    </w:r>
  </w:p>
  <w:p w14:paraId="0FB9A8B7" w14:textId="77777777" w:rsidR="00732E46" w:rsidRDefault="000F2C11">
    <w:pPr>
      <w:ind w:right="360"/>
    </w:pPr>
    <w:r>
      <w:t>&gt; REPLACE THIS LINE WITH YOUR MANUSCRIPT ID NUMBER (DOUBLE-CLICK HERE TO EDIT) &lt;</w:t>
    </w:r>
  </w:p>
  <w:p w14:paraId="608A294E"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706021">
    <w:abstractNumId w:val="10"/>
  </w:num>
  <w:num w:numId="2" w16cid:durableId="1781098250">
    <w:abstractNumId w:val="2"/>
  </w:num>
  <w:num w:numId="3" w16cid:durableId="1560751349">
    <w:abstractNumId w:val="1"/>
  </w:num>
  <w:num w:numId="4" w16cid:durableId="1453330059">
    <w:abstractNumId w:val="9"/>
  </w:num>
  <w:num w:numId="5" w16cid:durableId="218903408">
    <w:abstractNumId w:val="6"/>
  </w:num>
  <w:num w:numId="6" w16cid:durableId="1539273758">
    <w:abstractNumId w:val="7"/>
  </w:num>
  <w:num w:numId="7" w16cid:durableId="2308925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07948277">
    <w:abstractNumId w:val="5"/>
  </w:num>
  <w:num w:numId="9" w16cid:durableId="1034228533">
    <w:abstractNumId w:val="4"/>
  </w:num>
  <w:num w:numId="10" w16cid:durableId="1257517883">
    <w:abstractNumId w:val="8"/>
  </w:num>
  <w:num w:numId="11" w16cid:durableId="1673142051">
    <w:abstractNumId w:val="0"/>
  </w:num>
  <w:num w:numId="12" w16cid:durableId="673579444">
    <w:abstractNumId w:val="12"/>
  </w:num>
  <w:num w:numId="13" w16cid:durableId="1985039601">
    <w:abstractNumId w:val="11"/>
  </w:num>
  <w:num w:numId="14" w16cid:durableId="2013952672">
    <w:abstractNumId w:val="3"/>
  </w:num>
  <w:num w:numId="15" w16cid:durableId="11767290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0343C"/>
    <w:rsid w:val="000042CD"/>
    <w:rsid w:val="00023182"/>
    <w:rsid w:val="0003117B"/>
    <w:rsid w:val="00031B79"/>
    <w:rsid w:val="0003218A"/>
    <w:rsid w:val="00032630"/>
    <w:rsid w:val="000334CF"/>
    <w:rsid w:val="0003442C"/>
    <w:rsid w:val="000403AE"/>
    <w:rsid w:val="00047909"/>
    <w:rsid w:val="00050683"/>
    <w:rsid w:val="000519D5"/>
    <w:rsid w:val="00053B2E"/>
    <w:rsid w:val="000650E5"/>
    <w:rsid w:val="00067023"/>
    <w:rsid w:val="00067BC9"/>
    <w:rsid w:val="00072960"/>
    <w:rsid w:val="00081747"/>
    <w:rsid w:val="000844C8"/>
    <w:rsid w:val="00085D7A"/>
    <w:rsid w:val="00096354"/>
    <w:rsid w:val="000968E1"/>
    <w:rsid w:val="000A3F47"/>
    <w:rsid w:val="000A6349"/>
    <w:rsid w:val="000A64F7"/>
    <w:rsid w:val="000C21BE"/>
    <w:rsid w:val="000C24BB"/>
    <w:rsid w:val="000C414B"/>
    <w:rsid w:val="000C4153"/>
    <w:rsid w:val="000D1426"/>
    <w:rsid w:val="000D2610"/>
    <w:rsid w:val="000D4F4C"/>
    <w:rsid w:val="000E6640"/>
    <w:rsid w:val="000F2C11"/>
    <w:rsid w:val="000F400B"/>
    <w:rsid w:val="000F4CB5"/>
    <w:rsid w:val="00101890"/>
    <w:rsid w:val="00114406"/>
    <w:rsid w:val="00116384"/>
    <w:rsid w:val="00124A09"/>
    <w:rsid w:val="00133B94"/>
    <w:rsid w:val="00137C4F"/>
    <w:rsid w:val="001426E9"/>
    <w:rsid w:val="0014692A"/>
    <w:rsid w:val="00146BBA"/>
    <w:rsid w:val="00152AB3"/>
    <w:rsid w:val="00154BE4"/>
    <w:rsid w:val="001709CC"/>
    <w:rsid w:val="00170C54"/>
    <w:rsid w:val="0017143C"/>
    <w:rsid w:val="00171630"/>
    <w:rsid w:val="00173D43"/>
    <w:rsid w:val="001743EC"/>
    <w:rsid w:val="00180047"/>
    <w:rsid w:val="001820CD"/>
    <w:rsid w:val="0019206C"/>
    <w:rsid w:val="00196C61"/>
    <w:rsid w:val="001B020C"/>
    <w:rsid w:val="001B0334"/>
    <w:rsid w:val="001B285E"/>
    <w:rsid w:val="001B2B58"/>
    <w:rsid w:val="001B2E51"/>
    <w:rsid w:val="001C3836"/>
    <w:rsid w:val="001C7597"/>
    <w:rsid w:val="001D30D0"/>
    <w:rsid w:val="001D3B9E"/>
    <w:rsid w:val="001D4002"/>
    <w:rsid w:val="001E2B7F"/>
    <w:rsid w:val="001E7EDB"/>
    <w:rsid w:val="001F1173"/>
    <w:rsid w:val="001F2329"/>
    <w:rsid w:val="001F512A"/>
    <w:rsid w:val="001F5400"/>
    <w:rsid w:val="00201147"/>
    <w:rsid w:val="00204B0D"/>
    <w:rsid w:val="0021084A"/>
    <w:rsid w:val="00216550"/>
    <w:rsid w:val="00223FF3"/>
    <w:rsid w:val="002250D6"/>
    <w:rsid w:val="00233A4C"/>
    <w:rsid w:val="00234ABB"/>
    <w:rsid w:val="00255400"/>
    <w:rsid w:val="0025551B"/>
    <w:rsid w:val="002577ED"/>
    <w:rsid w:val="00262D2F"/>
    <w:rsid w:val="00265499"/>
    <w:rsid w:val="00270B3C"/>
    <w:rsid w:val="002713D4"/>
    <w:rsid w:val="00274435"/>
    <w:rsid w:val="002775B6"/>
    <w:rsid w:val="00282E76"/>
    <w:rsid w:val="00285E41"/>
    <w:rsid w:val="0028695A"/>
    <w:rsid w:val="00286AF7"/>
    <w:rsid w:val="002947C5"/>
    <w:rsid w:val="0029686B"/>
    <w:rsid w:val="002A485E"/>
    <w:rsid w:val="002B1DA6"/>
    <w:rsid w:val="002B330C"/>
    <w:rsid w:val="002C222C"/>
    <w:rsid w:val="002C5684"/>
    <w:rsid w:val="002D005C"/>
    <w:rsid w:val="002D296F"/>
    <w:rsid w:val="002D62AF"/>
    <w:rsid w:val="002D74DA"/>
    <w:rsid w:val="002D7CC5"/>
    <w:rsid w:val="002E159D"/>
    <w:rsid w:val="002E2421"/>
    <w:rsid w:val="002E341A"/>
    <w:rsid w:val="002F221E"/>
    <w:rsid w:val="002F3E85"/>
    <w:rsid w:val="00302E4A"/>
    <w:rsid w:val="00302FEE"/>
    <w:rsid w:val="00305C29"/>
    <w:rsid w:val="003125E4"/>
    <w:rsid w:val="0031286C"/>
    <w:rsid w:val="00313303"/>
    <w:rsid w:val="00325A73"/>
    <w:rsid w:val="0032616D"/>
    <w:rsid w:val="00334EB0"/>
    <w:rsid w:val="00341E76"/>
    <w:rsid w:val="00357347"/>
    <w:rsid w:val="0036091A"/>
    <w:rsid w:val="00374D63"/>
    <w:rsid w:val="00376272"/>
    <w:rsid w:val="0038414F"/>
    <w:rsid w:val="003913E5"/>
    <w:rsid w:val="003A4B4D"/>
    <w:rsid w:val="003A5973"/>
    <w:rsid w:val="003A5EF8"/>
    <w:rsid w:val="003C67FA"/>
    <w:rsid w:val="003C7FC7"/>
    <w:rsid w:val="003E3FD9"/>
    <w:rsid w:val="003F021E"/>
    <w:rsid w:val="003F12AE"/>
    <w:rsid w:val="003F5077"/>
    <w:rsid w:val="003F6DAD"/>
    <w:rsid w:val="00402320"/>
    <w:rsid w:val="004063A4"/>
    <w:rsid w:val="00406D99"/>
    <w:rsid w:val="00415425"/>
    <w:rsid w:val="0045541C"/>
    <w:rsid w:val="00455B41"/>
    <w:rsid w:val="00467EFC"/>
    <w:rsid w:val="00474613"/>
    <w:rsid w:val="00474D3B"/>
    <w:rsid w:val="00481585"/>
    <w:rsid w:val="0048247F"/>
    <w:rsid w:val="004929B2"/>
    <w:rsid w:val="004A4B26"/>
    <w:rsid w:val="004A7B52"/>
    <w:rsid w:val="004B29E3"/>
    <w:rsid w:val="004C0A1B"/>
    <w:rsid w:val="004C0A56"/>
    <w:rsid w:val="004C165F"/>
    <w:rsid w:val="004C1E98"/>
    <w:rsid w:val="004C2573"/>
    <w:rsid w:val="004C33C9"/>
    <w:rsid w:val="004D56AF"/>
    <w:rsid w:val="004D5FA4"/>
    <w:rsid w:val="004D7799"/>
    <w:rsid w:val="004E3C5E"/>
    <w:rsid w:val="004F2C86"/>
    <w:rsid w:val="004F3172"/>
    <w:rsid w:val="004F7DCA"/>
    <w:rsid w:val="00503BFA"/>
    <w:rsid w:val="00510E30"/>
    <w:rsid w:val="00517F54"/>
    <w:rsid w:val="00524938"/>
    <w:rsid w:val="00533E1B"/>
    <w:rsid w:val="00534101"/>
    <w:rsid w:val="00535D85"/>
    <w:rsid w:val="00541B09"/>
    <w:rsid w:val="00545A33"/>
    <w:rsid w:val="00550D56"/>
    <w:rsid w:val="00560230"/>
    <w:rsid w:val="0056364D"/>
    <w:rsid w:val="00563E02"/>
    <w:rsid w:val="005674D3"/>
    <w:rsid w:val="005801FF"/>
    <w:rsid w:val="0059348A"/>
    <w:rsid w:val="0059665D"/>
    <w:rsid w:val="005A170E"/>
    <w:rsid w:val="005A2567"/>
    <w:rsid w:val="005A4476"/>
    <w:rsid w:val="005B300A"/>
    <w:rsid w:val="005B43C2"/>
    <w:rsid w:val="005B4503"/>
    <w:rsid w:val="005C18AE"/>
    <w:rsid w:val="005C2E95"/>
    <w:rsid w:val="005C68BC"/>
    <w:rsid w:val="005E2D10"/>
    <w:rsid w:val="005E69DC"/>
    <w:rsid w:val="005F0DEA"/>
    <w:rsid w:val="005F12E8"/>
    <w:rsid w:val="005F4497"/>
    <w:rsid w:val="005F4A24"/>
    <w:rsid w:val="005F5E3C"/>
    <w:rsid w:val="00603966"/>
    <w:rsid w:val="006068E5"/>
    <w:rsid w:val="0061143F"/>
    <w:rsid w:val="00613800"/>
    <w:rsid w:val="00616038"/>
    <w:rsid w:val="006209FC"/>
    <w:rsid w:val="00621141"/>
    <w:rsid w:val="006228F3"/>
    <w:rsid w:val="00623659"/>
    <w:rsid w:val="00636D0A"/>
    <w:rsid w:val="00636D14"/>
    <w:rsid w:val="00645190"/>
    <w:rsid w:val="00647077"/>
    <w:rsid w:val="00647789"/>
    <w:rsid w:val="006514FE"/>
    <w:rsid w:val="0065173B"/>
    <w:rsid w:val="00660F88"/>
    <w:rsid w:val="00665AF2"/>
    <w:rsid w:val="006671C0"/>
    <w:rsid w:val="006722ED"/>
    <w:rsid w:val="006774B8"/>
    <w:rsid w:val="00682ED6"/>
    <w:rsid w:val="00694E0B"/>
    <w:rsid w:val="0069685A"/>
    <w:rsid w:val="006A09E4"/>
    <w:rsid w:val="006A0AAF"/>
    <w:rsid w:val="006A7C15"/>
    <w:rsid w:val="006B68F3"/>
    <w:rsid w:val="006C11A5"/>
    <w:rsid w:val="006C32BD"/>
    <w:rsid w:val="006C3CD3"/>
    <w:rsid w:val="006C60F0"/>
    <w:rsid w:val="006C67C8"/>
    <w:rsid w:val="006D4D09"/>
    <w:rsid w:val="006E42E3"/>
    <w:rsid w:val="006E4A9D"/>
    <w:rsid w:val="006E5B69"/>
    <w:rsid w:val="006F18B8"/>
    <w:rsid w:val="006F6F5A"/>
    <w:rsid w:val="00704B7C"/>
    <w:rsid w:val="00704EFD"/>
    <w:rsid w:val="007054D1"/>
    <w:rsid w:val="007101AB"/>
    <w:rsid w:val="00725A80"/>
    <w:rsid w:val="00732E46"/>
    <w:rsid w:val="00733166"/>
    <w:rsid w:val="00733504"/>
    <w:rsid w:val="00753273"/>
    <w:rsid w:val="00756915"/>
    <w:rsid w:val="007610C7"/>
    <w:rsid w:val="007653CA"/>
    <w:rsid w:val="0077027A"/>
    <w:rsid w:val="00771AA2"/>
    <w:rsid w:val="00773EDB"/>
    <w:rsid w:val="00773FCC"/>
    <w:rsid w:val="00782790"/>
    <w:rsid w:val="007938DE"/>
    <w:rsid w:val="007A1391"/>
    <w:rsid w:val="007A2DEB"/>
    <w:rsid w:val="007B07C3"/>
    <w:rsid w:val="007B38DE"/>
    <w:rsid w:val="007B62A7"/>
    <w:rsid w:val="007C015A"/>
    <w:rsid w:val="007C0903"/>
    <w:rsid w:val="007C410D"/>
    <w:rsid w:val="007C5FE2"/>
    <w:rsid w:val="007D0D20"/>
    <w:rsid w:val="007D24BE"/>
    <w:rsid w:val="007D596C"/>
    <w:rsid w:val="007D5CF8"/>
    <w:rsid w:val="007D6312"/>
    <w:rsid w:val="007D7219"/>
    <w:rsid w:val="007E00D7"/>
    <w:rsid w:val="007E5119"/>
    <w:rsid w:val="007E642E"/>
    <w:rsid w:val="007E713A"/>
    <w:rsid w:val="007F3FA3"/>
    <w:rsid w:val="007F4FB6"/>
    <w:rsid w:val="008033D2"/>
    <w:rsid w:val="0080720F"/>
    <w:rsid w:val="00810AA0"/>
    <w:rsid w:val="00810E2F"/>
    <w:rsid w:val="00811EB2"/>
    <w:rsid w:val="00813371"/>
    <w:rsid w:val="00815E9F"/>
    <w:rsid w:val="00827FB8"/>
    <w:rsid w:val="008313C6"/>
    <w:rsid w:val="00831F2B"/>
    <w:rsid w:val="00834F1E"/>
    <w:rsid w:val="0083545B"/>
    <w:rsid w:val="0083617C"/>
    <w:rsid w:val="00851B4D"/>
    <w:rsid w:val="008669BA"/>
    <w:rsid w:val="00874977"/>
    <w:rsid w:val="00883CBF"/>
    <w:rsid w:val="008856C3"/>
    <w:rsid w:val="0089298D"/>
    <w:rsid w:val="008B3E83"/>
    <w:rsid w:val="008D2F2D"/>
    <w:rsid w:val="008E1FF8"/>
    <w:rsid w:val="008E3A5E"/>
    <w:rsid w:val="008E4F03"/>
    <w:rsid w:val="008F3CBB"/>
    <w:rsid w:val="00904E7F"/>
    <w:rsid w:val="009105EE"/>
    <w:rsid w:val="0092569A"/>
    <w:rsid w:val="00926552"/>
    <w:rsid w:val="00932FBA"/>
    <w:rsid w:val="00940DFB"/>
    <w:rsid w:val="0094368E"/>
    <w:rsid w:val="009454A2"/>
    <w:rsid w:val="00954BD6"/>
    <w:rsid w:val="00955379"/>
    <w:rsid w:val="009611D9"/>
    <w:rsid w:val="0096199E"/>
    <w:rsid w:val="0096650C"/>
    <w:rsid w:val="00966E93"/>
    <w:rsid w:val="00975DE2"/>
    <w:rsid w:val="00986618"/>
    <w:rsid w:val="00991791"/>
    <w:rsid w:val="009965A2"/>
    <w:rsid w:val="00996F96"/>
    <w:rsid w:val="009A0AA6"/>
    <w:rsid w:val="009A0CAE"/>
    <w:rsid w:val="009A39C6"/>
    <w:rsid w:val="009A6ADC"/>
    <w:rsid w:val="009B3CAF"/>
    <w:rsid w:val="009B429F"/>
    <w:rsid w:val="009B784F"/>
    <w:rsid w:val="009D0B85"/>
    <w:rsid w:val="009D67A0"/>
    <w:rsid w:val="009E2C51"/>
    <w:rsid w:val="009E71B1"/>
    <w:rsid w:val="009E73E3"/>
    <w:rsid w:val="009F085D"/>
    <w:rsid w:val="00A07560"/>
    <w:rsid w:val="00A13A12"/>
    <w:rsid w:val="00A21AE3"/>
    <w:rsid w:val="00A26A6A"/>
    <w:rsid w:val="00A27561"/>
    <w:rsid w:val="00A320DF"/>
    <w:rsid w:val="00A3331E"/>
    <w:rsid w:val="00A41540"/>
    <w:rsid w:val="00A436DD"/>
    <w:rsid w:val="00A530D2"/>
    <w:rsid w:val="00A57934"/>
    <w:rsid w:val="00A6122B"/>
    <w:rsid w:val="00A65256"/>
    <w:rsid w:val="00A762E9"/>
    <w:rsid w:val="00A800EB"/>
    <w:rsid w:val="00A80BDA"/>
    <w:rsid w:val="00A82F18"/>
    <w:rsid w:val="00A853F3"/>
    <w:rsid w:val="00A85C92"/>
    <w:rsid w:val="00A919E8"/>
    <w:rsid w:val="00A92964"/>
    <w:rsid w:val="00AA5225"/>
    <w:rsid w:val="00AB4C22"/>
    <w:rsid w:val="00AC0FD4"/>
    <w:rsid w:val="00AD14D1"/>
    <w:rsid w:val="00AD5871"/>
    <w:rsid w:val="00AD7ACB"/>
    <w:rsid w:val="00AE5CB9"/>
    <w:rsid w:val="00AF3089"/>
    <w:rsid w:val="00B05CCE"/>
    <w:rsid w:val="00B07BB7"/>
    <w:rsid w:val="00B10389"/>
    <w:rsid w:val="00B10AF1"/>
    <w:rsid w:val="00B11C99"/>
    <w:rsid w:val="00B13DC9"/>
    <w:rsid w:val="00B20F44"/>
    <w:rsid w:val="00B2142F"/>
    <w:rsid w:val="00B22AED"/>
    <w:rsid w:val="00B23D61"/>
    <w:rsid w:val="00B264AF"/>
    <w:rsid w:val="00B3099D"/>
    <w:rsid w:val="00B44A1B"/>
    <w:rsid w:val="00B44DCF"/>
    <w:rsid w:val="00B463CE"/>
    <w:rsid w:val="00B51AB6"/>
    <w:rsid w:val="00B543E5"/>
    <w:rsid w:val="00B54450"/>
    <w:rsid w:val="00B56FCF"/>
    <w:rsid w:val="00B60677"/>
    <w:rsid w:val="00B61580"/>
    <w:rsid w:val="00B630FA"/>
    <w:rsid w:val="00B63DEC"/>
    <w:rsid w:val="00B65A70"/>
    <w:rsid w:val="00B65DC7"/>
    <w:rsid w:val="00B75CB5"/>
    <w:rsid w:val="00B83635"/>
    <w:rsid w:val="00B9055F"/>
    <w:rsid w:val="00B922C9"/>
    <w:rsid w:val="00B94C98"/>
    <w:rsid w:val="00B97668"/>
    <w:rsid w:val="00BA351C"/>
    <w:rsid w:val="00BA427F"/>
    <w:rsid w:val="00BB3F96"/>
    <w:rsid w:val="00BB672A"/>
    <w:rsid w:val="00BB70FC"/>
    <w:rsid w:val="00BB7EF2"/>
    <w:rsid w:val="00BC0495"/>
    <w:rsid w:val="00BD3763"/>
    <w:rsid w:val="00BD45DF"/>
    <w:rsid w:val="00BE4774"/>
    <w:rsid w:val="00BE7F00"/>
    <w:rsid w:val="00BF039A"/>
    <w:rsid w:val="00BF222A"/>
    <w:rsid w:val="00BF41E7"/>
    <w:rsid w:val="00BF4A7C"/>
    <w:rsid w:val="00BF5A53"/>
    <w:rsid w:val="00C031F5"/>
    <w:rsid w:val="00C04F49"/>
    <w:rsid w:val="00C07766"/>
    <w:rsid w:val="00C11836"/>
    <w:rsid w:val="00C16047"/>
    <w:rsid w:val="00C25825"/>
    <w:rsid w:val="00C33B6B"/>
    <w:rsid w:val="00C33BAB"/>
    <w:rsid w:val="00C44915"/>
    <w:rsid w:val="00C4496A"/>
    <w:rsid w:val="00C52F3D"/>
    <w:rsid w:val="00C54165"/>
    <w:rsid w:val="00C541CA"/>
    <w:rsid w:val="00C54B70"/>
    <w:rsid w:val="00C60D07"/>
    <w:rsid w:val="00C63C9D"/>
    <w:rsid w:val="00C64D24"/>
    <w:rsid w:val="00C72820"/>
    <w:rsid w:val="00C7592D"/>
    <w:rsid w:val="00C821C0"/>
    <w:rsid w:val="00C83219"/>
    <w:rsid w:val="00C83E79"/>
    <w:rsid w:val="00C86984"/>
    <w:rsid w:val="00C9162C"/>
    <w:rsid w:val="00C921C0"/>
    <w:rsid w:val="00CA0F91"/>
    <w:rsid w:val="00CA3DD6"/>
    <w:rsid w:val="00CB5CB4"/>
    <w:rsid w:val="00CB5F34"/>
    <w:rsid w:val="00CB719F"/>
    <w:rsid w:val="00CC21A8"/>
    <w:rsid w:val="00CC7B7A"/>
    <w:rsid w:val="00CC7F95"/>
    <w:rsid w:val="00CD1F6A"/>
    <w:rsid w:val="00CD54DC"/>
    <w:rsid w:val="00CD5AB2"/>
    <w:rsid w:val="00CD5B03"/>
    <w:rsid w:val="00CE106F"/>
    <w:rsid w:val="00CF3DFA"/>
    <w:rsid w:val="00CF48E2"/>
    <w:rsid w:val="00CF568F"/>
    <w:rsid w:val="00CF5D5A"/>
    <w:rsid w:val="00D0339A"/>
    <w:rsid w:val="00D050EC"/>
    <w:rsid w:val="00D059CA"/>
    <w:rsid w:val="00D05F12"/>
    <w:rsid w:val="00D10AC8"/>
    <w:rsid w:val="00D1102A"/>
    <w:rsid w:val="00D12190"/>
    <w:rsid w:val="00D128EB"/>
    <w:rsid w:val="00D20E00"/>
    <w:rsid w:val="00D3051D"/>
    <w:rsid w:val="00D31F60"/>
    <w:rsid w:val="00D42109"/>
    <w:rsid w:val="00D50906"/>
    <w:rsid w:val="00D56FA8"/>
    <w:rsid w:val="00D602B3"/>
    <w:rsid w:val="00D60CDC"/>
    <w:rsid w:val="00D61DDE"/>
    <w:rsid w:val="00D64352"/>
    <w:rsid w:val="00D661B0"/>
    <w:rsid w:val="00D66528"/>
    <w:rsid w:val="00D7160E"/>
    <w:rsid w:val="00D83AF6"/>
    <w:rsid w:val="00D868B8"/>
    <w:rsid w:val="00D87F8B"/>
    <w:rsid w:val="00D9174A"/>
    <w:rsid w:val="00D96391"/>
    <w:rsid w:val="00DA34C3"/>
    <w:rsid w:val="00DA580B"/>
    <w:rsid w:val="00DA5A9A"/>
    <w:rsid w:val="00DB3364"/>
    <w:rsid w:val="00DB3770"/>
    <w:rsid w:val="00DB4355"/>
    <w:rsid w:val="00DC5619"/>
    <w:rsid w:val="00DC758F"/>
    <w:rsid w:val="00DD4DC8"/>
    <w:rsid w:val="00DD6364"/>
    <w:rsid w:val="00DD7F24"/>
    <w:rsid w:val="00DE0BE3"/>
    <w:rsid w:val="00DF1438"/>
    <w:rsid w:val="00DF1D05"/>
    <w:rsid w:val="00DF661D"/>
    <w:rsid w:val="00DF6629"/>
    <w:rsid w:val="00DF7EE8"/>
    <w:rsid w:val="00E031BA"/>
    <w:rsid w:val="00E05735"/>
    <w:rsid w:val="00E2077B"/>
    <w:rsid w:val="00E247D3"/>
    <w:rsid w:val="00E25565"/>
    <w:rsid w:val="00E30D60"/>
    <w:rsid w:val="00E33249"/>
    <w:rsid w:val="00E45781"/>
    <w:rsid w:val="00E52818"/>
    <w:rsid w:val="00E57D3D"/>
    <w:rsid w:val="00E625A7"/>
    <w:rsid w:val="00E653B5"/>
    <w:rsid w:val="00E65DF7"/>
    <w:rsid w:val="00E662B8"/>
    <w:rsid w:val="00E74721"/>
    <w:rsid w:val="00E848F5"/>
    <w:rsid w:val="00E84E4D"/>
    <w:rsid w:val="00E90136"/>
    <w:rsid w:val="00E964AC"/>
    <w:rsid w:val="00E96A9F"/>
    <w:rsid w:val="00E97823"/>
    <w:rsid w:val="00EA0124"/>
    <w:rsid w:val="00EA352F"/>
    <w:rsid w:val="00EA3ED8"/>
    <w:rsid w:val="00EA6012"/>
    <w:rsid w:val="00EC35CE"/>
    <w:rsid w:val="00EC4FE6"/>
    <w:rsid w:val="00ED0FF9"/>
    <w:rsid w:val="00EE01E7"/>
    <w:rsid w:val="00EE02E8"/>
    <w:rsid w:val="00EE0992"/>
    <w:rsid w:val="00EE12A5"/>
    <w:rsid w:val="00EE33FE"/>
    <w:rsid w:val="00EE3761"/>
    <w:rsid w:val="00EE6E6F"/>
    <w:rsid w:val="00EF082C"/>
    <w:rsid w:val="00EF3860"/>
    <w:rsid w:val="00EF6430"/>
    <w:rsid w:val="00F0015E"/>
    <w:rsid w:val="00F036EB"/>
    <w:rsid w:val="00F06468"/>
    <w:rsid w:val="00F13B08"/>
    <w:rsid w:val="00F22A05"/>
    <w:rsid w:val="00F30F81"/>
    <w:rsid w:val="00F312F0"/>
    <w:rsid w:val="00F33F99"/>
    <w:rsid w:val="00F37C7B"/>
    <w:rsid w:val="00F43C64"/>
    <w:rsid w:val="00F53408"/>
    <w:rsid w:val="00F57A20"/>
    <w:rsid w:val="00F616EA"/>
    <w:rsid w:val="00F63565"/>
    <w:rsid w:val="00F66297"/>
    <w:rsid w:val="00F66D81"/>
    <w:rsid w:val="00F67007"/>
    <w:rsid w:val="00F76AC5"/>
    <w:rsid w:val="00F77F2B"/>
    <w:rsid w:val="00F90AD0"/>
    <w:rsid w:val="00F90CF2"/>
    <w:rsid w:val="00F91423"/>
    <w:rsid w:val="00FA4736"/>
    <w:rsid w:val="00FA4AE0"/>
    <w:rsid w:val="00FA6C74"/>
    <w:rsid w:val="00FB41DF"/>
    <w:rsid w:val="00FC4284"/>
    <w:rsid w:val="00FC4FCB"/>
    <w:rsid w:val="00FD69D2"/>
    <w:rsid w:val="00FE42E4"/>
    <w:rsid w:val="00FF4CDD"/>
    <w:rsid w:val="00FF5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AADC4"/>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25E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125E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pPr>
      <w:tabs>
        <w:tab w:val="left" w:pos="270"/>
      </w:tabs>
      <w:spacing w:after="20"/>
      <w:ind w:left="270" w:hanging="270"/>
      <w:jc w:val="both"/>
    </w:pPr>
    <w:rPr>
      <w:sz w:val="16"/>
      <w:szCs w:val="16"/>
    </w:rPr>
  </w:style>
  <w:style w:type="paragraph" w:styleId="Revision">
    <w:name w:val="Revision"/>
    <w:hidden/>
    <w:uiPriority w:val="99"/>
    <w:semiHidden/>
    <w:rsid w:val="007D0D20"/>
  </w:style>
  <w:style w:type="character" w:styleId="PlaceholderText">
    <w:name w:val="Placeholder Text"/>
    <w:basedOn w:val="DefaultParagraphFont"/>
    <w:uiPriority w:val="99"/>
    <w:semiHidden/>
    <w:rsid w:val="004F7D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Thompson11</b:Tag>
    <b:SourceType>JournalArticle</b:SourceType>
    <b:Guid>{ED083442-D86A-4E0F-A4C7-CD4789B2C81C}</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Pages>1895-1909</b:Pages>
    <b:RefOrder>3</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Year>2021</b:Year>
    <b:Volume>90</b:Volume>
    <b:Pages>101703</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Sullivan09</b:Tag>
    <b:SourceType>JournalArticle</b:SourceType>
    <b:Guid>{007F7BC3-4090-4D51-A9AA-8FED19D18A90}</b:Guid>
    <b:Author>
      <b:Author>
        <b:NameList>
          <b:Person>
            <b:Last>Sullivan</b:Last>
            <b:First>A.</b:First>
            <b:Middle>L.</b:Middle>
          </b:Person>
        </b:NameList>
      </b:Author>
    </b:Author>
    <b:Title>Wildland surface fire spread modelling 1: Physical and quasi-physical models</b:Title>
    <b:JournalName>Int. J. Wildland Fire</b:JournalName>
    <b:Year>2009</b:Year>
    <b:Volume>18</b:Volume>
    <b:Pages>349-368</b:Pages>
    <b:RefOrder>22</b:RefOrder>
  </b:Source>
  <b:Source>
    <b:Tag>Pais212</b:Tag>
    <b:SourceType>JournalArticle</b:SourceType>
    <b:Guid>{8967AB44-4EC1-44D3-88EF-D2A0F04E8EAD}</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Volume>4</b:Volume>
    <b:RefOrder>23</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27</b:RefOrder>
  </b:Source>
  <b:Source>
    <b:Tag>Arbel82</b:Tag>
    <b:SourceType>JournalArticle</b:SourceType>
    <b:Guid>{6D87CABD-81ED-43E0-A0A7-EA56BC543B73}</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Pages>377-387</b:Pages>
    <b:RefOrder>14</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28</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Brill90</b:Tag>
    <b:SourceType>JournalArticle</b:SourceType>
    <b:Guid>{CB56139B-8B05-48A9-86E2-DF2CA86BA945}</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Trans. Syst., Man, Cybern.</b:JournalName>
    <b:Year>1990</b:Year>
    <b:Volume>20</b:Volume>
    <b:Pages>745-757</b:Pages>
    <b:RefOrder>17</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RefOrder>29</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30</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31</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25</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26</b:RefOrder>
  </b:Source>
  <b:Source>
    <b:Tag>Sutton18</b:Tag>
    <b:SourceType>Book</b:SourceType>
    <b:Guid>{C3DB3C7A-C4BC-422A-AEF9-C3F430531F8B}</b:Guid>
    <b:Author>
      <b:Author>
        <b:NameList>
          <b:Person>
            <b:Last>Sutton</b:Last>
            <b:First>R.</b:First>
            <b:Middle>S.</b:Middle>
          </b:Person>
          <b:Person>
            <b:Last>Barto</b:Last>
            <b:First>A.</b:First>
            <b:Middle>G.</b:Middle>
          </b:Person>
        </b:NameList>
      </b:Author>
    </b:Author>
    <b:Title>Reinforcement Learning: An Introduction</b:Title>
    <b:Year>2018</b:Year>
    <b:RefOrder>32</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33</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34</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Year>2025</b:Year>
    <b:Volume>15</b:Volume>
    <b:Pages>103498</b:Pages>
    <b:RefOrder>35</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36</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37</b:RefOrder>
  </b:Source>
  <b:Source>
    <b:Tag>Gerolimos25</b:Tag>
    <b:SourceType>JournalArticle</b:SourceType>
    <b:Guid>{EC82B7B8-D637-4ECC-A4DC-973AAC26219B}</b:Guid>
    <b:Author>
      <b:Author>
        <b:Corporate>N. Gerolimos et al.</b:Corporate>
      </b:Author>
    </b:Author>
    <b:Title>Autonomous decision-making enhancing natural disaster management through open world machine learning: A systematic review</b:Title>
    <b:JournalName>Hum.-Centric Intell. Syst.</b:JournalName>
    <b:Year>2025</b:Year>
    <b:Volume>5</b:Volume>
    <b:Pages>269-284</b:Pages>
    <b:RefOrder>38</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39</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267</b:Volume>
    <b:Pages>111683</b:Pages>
    <b:RefOrder>40</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41</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24</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42</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43</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44</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45</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3325</TotalTime>
  <Pages>1</Pages>
  <Words>10448</Words>
  <Characters>59559</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Çağlar Akman</cp:lastModifiedBy>
  <cp:revision>71</cp:revision>
  <dcterms:created xsi:type="dcterms:W3CDTF">2024-06-12T13:11:00Z</dcterms:created>
  <dcterms:modified xsi:type="dcterms:W3CDTF">2026-10-18T20:36:00Z</dcterms:modified>
</cp:coreProperties>
</file>