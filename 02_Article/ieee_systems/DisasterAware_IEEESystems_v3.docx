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r>
        <w:t xml:space="preserve">DisasterAware: A Distributed Decision-Support Architecture with a Verified Open Intervention Space for Wildfire Response</w:t>
      </w:r>
      <w:r>
        <w:t xml:space="preserve"/>
      </w:r>
    </w:p>
    <w:p>
      <w:pPr>
        <w:pBdr>
          <w:top w:val="nil"/>
          <w:left w:val="nil"/>
          <w:bottom w:val="nil"/>
          <w:right w:val="nil"/>
          <w:between w:val="nil"/>
        </w:pBdr>
        <w:jc w:val="center"/>
        <w:rPr>
          <w:color w:val="000000"/>
          <w:sz w:val="22"/>
          <w:szCs w:val="22"/>
        </w:rPr>
      </w:pPr>
      <w:r>
        <w:rPr>
          <w:color w:val="000000"/>
          <w:sz w:val="22"/>
          <w:szCs w:val="22"/>
        </w:rPr>
        <w:t xml:space="preserve">Çağlar Akman and Kemal Leblebicioğlu</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rPr>
          <w:del w:id="9018" w:author="Reviewer" w:date="2026-10-04T05:52:39Z"/>
        </w:rPr>
      </w:pPr>
      <w:del w:id="9001" w:author="Reviewer" w:date="2026-10-04T05:52:39Z">
        <w:r>
          <w:rPr>
            <w:b/>
            <w:i/>
            <w:sz w:val="18"/>
            <w:szCs w:val="18"/>
          </w:rPr>
          <w:delText xml:space="preserve"/>
        </w:r>
      </w:del>
      <w:del w:id="9002" w:author="Reviewer" w:date="2026-10-04T05:52:39Z">
        <w:r>
          <w:rPr>
            <w:b/>
            <w:i/>
            <w:sz w:val="18"/>
            <w:szCs w:val="18"/>
          </w:rPr>
          <w:delText xml:space="preserve"/>
        </w:r>
      </w:del>
      <w:del w:id="9003" w:author="Reviewer" w:date="2026-10-04T05:52:39Z">
        <w:r>
          <w:rPr>
            <w:b/>
            <w:i/>
            <w:sz w:val="18"/>
            <w:szCs w:val="18"/>
          </w:rPr>
          <w:delTex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separated cores: a simulation core that owns the hazard state and a decision core that reads it only through observations. Local agents turn ten confidence-gated features into five decision concepts, a sparse Takagi-</w:delText>
        </w:r>
      </w:del>
      <w:del w:id="9004" w:author="Reviewer" w:date="2026-10-04T05:52:39Z">
        <w:r>
          <w:rPr>
            <w:b/>
            <w:i/>
            <w:sz w:val="18"/>
            <w:szCs w:val="18"/>
          </w:rPr>
          <w:delText xml:space="preserve"/>
        </w:r>
      </w:del>
      <w:del w:id="9005" w:author="Reviewer" w:date="2026-10-04T05:52:39Z">
        <w:r>
          <w:rPr>
            <w:b/>
            <w:i/>
            <w:sz w:val="18"/>
            <w:szCs w:val="18"/>
          </w:rPr>
          <w:delText xml:space="preserve"/>
        </w:r>
      </w:del>
      <w:proofErr w:type="spellStart"/>
      <w:del w:id="9006" w:author="Reviewer" w:date="2026-10-04T05:52:39Z">
        <w:r>
          <w:rPr>
            <w:b/>
            <w:sz w:val="18"/>
            <w:szCs w:val="18"/>
          </w:rPr>
          <w:delText xml:space="preserve">Sugeno</w:delText>
        </w:r>
      </w:del>
      <w:proofErr w:type="spellEnd"/>
      <w:del w:id="9007" w:author="Reviewer" w:date="2026-10-04T05:52:39Z">
        <w:r>
          <w:rPr>
            <w:b/>
            <w:sz w:val="18"/>
            <w:szCs w:val="18"/>
          </w:rPr>
          <w:delText xml:space="preserve"/>
        </w:r>
      </w:del>
      <w:del w:id="9008" w:author="Reviewer" w:date="2026-10-04T05:52:39Z">
        <w:r>
          <w:rPr>
            <w:b/>
            <w:sz w:val="18"/>
            <w:szCs w:val="18"/>
          </w:rPr>
          <w:delText xml:space="preserve"/>
        </w:r>
      </w:del>
      <w:del w:id="9009" w:author="Reviewer" w:date="2026-10-04T05:52:39Z">
        <w:r>
          <w:rPr>
            <w:b/>
            <w:sz w:val="18"/>
            <w:szCs w:val="18"/>
          </w:rPr>
          <w:delText xml:space="preserve"> rule base maps them to six intervention families, and a coordination layer ranks regions and shares capacity while the commander supervises through bounded, reversible inputs. The central contribution is the open intervention space: a staged loop tunes decision parameters, instantiates rules on uncovered situations, and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delText>
        </w:r>
      </w:del>
      <w:del w:id="9010" w:author="Reviewer" w:date="2026-10-04T05:52:39Z">
        <w:r>
          <w:rPr>
            <w:b/>
            <w:sz w:val="18"/>
            <w:szCs w:val="18"/>
          </w:rPr>
          <w:delText xml:space="preserve"/>
        </w:r>
      </w:del>
      <w:del w:id="9011" w:author="Reviewer" w:date="2026-10-04T05:52:39Z">
        <w:r>
          <w:rPr>
            <w:b/>
            <w:sz w:val="18"/>
            <w:szCs w:val="18"/>
          </w:rPr>
          <w:delText xml:space="preserve"/>
        </w:r>
      </w:del>
      <w:proofErr w:type="gramStart"/>
      <w:del w:id="9012" w:author="Reviewer" w:date="2026-10-04T05:52:39Z">
        <w:r>
          <w:rPr>
            <w:b/>
            <w:sz w:val="18"/>
            <w:szCs w:val="18"/>
          </w:rPr>
          <w:delText xml:space="preserve">stays</w:delText>
        </w:r>
      </w:del>
      <w:proofErr w:type="gramEnd"/>
      <w:del w:id="9013" w:author="Reviewer" w:date="2026-10-04T05:52:39Z">
        <w:r>
          <w:rPr>
            <w:b/>
            <w:sz w:val="18"/>
            <w:szCs w:val="18"/>
          </w:rPr>
          <w:delText xml:space="preserve"/>
        </w:r>
      </w:del>
      <w:del w:id="9014" w:author="Reviewer" w:date="2026-10-04T05:52:39Z">
        <w:r>
          <w:rPr>
            <w:b/>
            <w:sz w:val="18"/>
            <w:szCs w:val="18"/>
          </w:rPr>
          <w:delText xml:space="preserve"/>
        </w:r>
      </w:del>
      <w:del w:id="9015" w:author="Reviewer" w:date="2026-10-04T05:52:39Z">
        <w:r>
          <w:rPr>
            <w:b/>
            <w:sz w:val="18"/>
            <w:szCs w:val="18"/>
          </w:rPr>
          <w:delText xml:space="preserve"> traceable to its concepts, rules, and confidences. The simulation core reproduces four historical fires with 86 to 94 % agreement, and on this ground the full configuration reduces mean burned area by 82 % against no action, halves the loss of the static doctrine, and carries sixteen times more agents at under 1.3 times the cost per decision.</w:delText>
        </w:r>
      </w:del>
      <w:del w:id="9016" w:author="Reviewer" w:date="2026-10-04T05:52:39Z">
        <w:r>
          <w:rPr>
            <w:b/>
            <w:sz w:val="18"/>
            <w:szCs w:val="18"/>
          </w:rPr>
          <w:delText xml:space="preserve"/>
        </w:r>
      </w:del>
      <w:del w:id="9017" w:author="Reviewer" w:date="2026-10-04T05:52:39Z">
        <w:r>
          <w:rPr>
            <w:b/>
            <w:sz w:val="18"/>
            <w:szCs w:val="18"/>
          </w:rPr>
          <w:delText xml:space="preserve"/>
        </w:r>
      </w:del>
    </w:p>
    <w:p>
      <w:pPr>
        <w:rPr>
          <w:ins w:id="9019" w:author="Reviewer" w:date="2026-10-04T05:52:39Z"/>
        </w:rPr>
      </w:pPr>
      <w:ins w:id="9020" w:author="Reviewer" w:date="2026-10-04T05:52:39Z">
        <w:r>
          <w:t xml:space="preserve">Abstract—Wildfire response is a system-of-systems problem: data providers, a hazard model, decision agents, and an incident commander must act together, under time pressure, on a partly observed fire. Existing decision support systems choose from closed catalogues of predefined actions, cannot revise their logic during an incident, and rarely expose their reasoning. DisasterAware is a distributed decision support architecture that separates a simulation core from a decision core reading the hazard state only through confidence-rated observations. Per region a local agent maps ten observation features onto five decision concepts and, through a sparse Takagi-Sugeno rule base, onto six intervention families, so every order is readable by an officer; a non-inferential coordination layer ranks regions and shares capacity. The central contribution is the open intervention space. When a decision falls short, a staged loop tunes rules, writes rules for uncovered situations, and lets a proposer compose new interventions from seven physical effects the simulator implements, placed on named sectors of the fire. Every proposal must clear deterministic gates and a paired forecast test on two reseeded futures before it acts, so doctrine grows only as the incident demands, life-safety orders are never attenuated, and every order stays traceable; the commander keeps a tool that still answers when the fire leaves the playbook. With three library tactics withheld from the doctrine, the loop re-composed an equivalent of at least one of them from the effect primitives in 47 to 54 percent of the incidents, and with the library available the open space reduced burned area by 43 percent against the same adaptive rule base over eight scenario families, on every family and with the largest gains where the doctrine is structurally short. An evolutionary search and a random sampler were admitted through the same gates at a similar rate and reached similar outcomes, which shows that the guarantees rest on the verifier and not on the proposer.</w:t>
        </w:r>
      </w:ins>
    </w:p>
    <w:p>
      <w:pPr>
        <w:rPr>
          <w:ins w:id="9021" w:author="Reviewer" w:date="2026-10-04T05:52:39Z"/>
        </w:rPr>
      </w:pPr>
      <w:ins w:id="9022" w:author="Reviewer" w:date="2026-10-04T05:52:39Z">
        <w:r>
          <w:t xml:space="preserve">Index Terms—System-of-systems architecture, distributed decision support, open intervention space, fuzzy concept-based reasoning, generative rule proposal, verification and fail-safe design, wildfire emergency management.</w:t>
        </w:r>
      </w:ins>
    </w:p>
    <w:p w14:paraId="08C70B6A" w14:textId="77777777" w:rsidR="004A6C58" w:rsidRDefault="00121BAB">
      <w:pPr>
        <w:spacing w:after="240"/>
        <w:jc w:val="both"/>
        <w:rPr>
          <w:del w:id="9032" w:author="Reviewer" w:date="2026-10-04T05:52:39Z"/>
        </w:rPr>
      </w:pPr>
      <w:del w:id="9023" w:author="Reviewer" w:date="2026-10-04T05:52:39Z">
        <w:r>
          <w:rPr>
            <w:b/>
            <w:i/>
            <w:sz w:val="18"/>
            <w:szCs w:val="18"/>
          </w:rPr>
          <w:delText xml:space="preserve"/>
        </w:r>
      </w:del>
      <w:del w:id="9024" w:author="Reviewer" w:date="2026-10-04T05:52:39Z">
        <w:r>
          <w:rPr>
            <w:b/>
            <w:i/>
            <w:sz w:val="18"/>
            <w:szCs w:val="18"/>
          </w:rPr>
          <w:delText xml:space="preserve">Index Terms—System-of-systems architecture, distributed decision support, open intervention space, verification and fail-safe design, human-supervised emergency response, wildfire management.</w:delText>
        </w:r>
      </w:del>
      <w:del w:id="9025" w:author="Reviewer" w:date="2026-10-04T05:52:39Z">
        <w:r>
          <w:rPr>
            <w:b/>
            <w:i/>
            <w:sz w:val="18"/>
            <w:szCs w:val="18"/>
          </w:rPr>
          <w:delText xml:space="preserve"/>
        </w:r>
      </w:del>
      <w:del w:id="9026" w:author="Reviewer" w:date="2026-10-04T05:52:39Z">
        <w:r>
          <w:rPr>
            <w:b/>
            <w:sz w:val="18"/>
            <w:szCs w:val="18"/>
          </w:rPr>
          <w:delText xml:space="preserve"/>
        </w:r>
      </w:del>
      <w:del w:id="9027" w:author="Reviewer" w:date="2026-10-04T05:52:39Z">
        <w:r>
          <w:rPr>
            <w:b/>
            <w:sz w:val="18"/>
            <w:szCs w:val="18"/>
          </w:rPr>
          <w:delText xml:space="preserve"/>
        </w:r>
      </w:del>
      <w:proofErr w:type="spellStart"/>
      <w:del w:id="9028" w:author="Reviewer" w:date="2026-10-04T05:52:39Z">
        <w:r>
          <w:rPr>
            <w:b/>
            <w:sz w:val="18"/>
            <w:szCs w:val="18"/>
          </w:rPr>
          <w:delText xml:space="preserve"/>
        </w:r>
      </w:del>
      <w:del w:id="9029" w:author="Reviewer" w:date="2026-10-04T05:52:39Z">
        <w:r>
          <w:rPr>
            <w:b/>
            <w:sz w:val="18"/>
            <w:szCs w:val="18"/>
          </w:rPr>
          <w:delText xml:space="preserve"/>
        </w:r>
      </w:del>
      <w:proofErr w:type="spellEnd"/>
      <w:del w:id="9030" w:author="Reviewer" w:date="2026-10-04T05:52:39Z">
        <w:r>
          <w:rPr>
            <w:b/>
            <w:sz w:val="18"/>
            <w:szCs w:val="18"/>
          </w:rPr>
          <w:delText xml:space="preserve"/>
        </w:r>
      </w:del>
      <w:del w:id="9031" w:author="Reviewer" w:date="2026-10-04T05:52:39Z">
        <w:r>
          <w:rPr>
            <w:b/>
            <w:sz w:val="18"/>
            <w:szCs w:val="18"/>
          </w:rPr>
          <w:delText xml:space="preserve"/>
        </w:r>
      </w:del>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r>
        <w:rPr>
          <w:smallCaps/>
        </w:rPr>
        <w:t xml:space="preserve"/>
      </w:r>
      <w:r>
        <w:t xml:space="preserve"/>
      </w:r>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14:paraId="60A95F5C" w14:textId="6F7906AB" w:rsidR="004A6C58" w:rsidRDefault="00121BAB">
      <w:pPr>
        <w:pStyle w:val="Text"/>
        <w:rPr>
          <w:del w:id="9042" w:author="Reviewer" w:date="2026-10-04T05:52:39Z"/>
        </w:rPr>
      </w:pPr>
      <w:del w:id="9033" w:author="Reviewer" w:date="2026-10-04T05:52:39Z">
        <w:r>
          <w:delText xml:space="preserve"/>
        </w:r>
      </w:del>
      <w:del w:id="9034" w:author="Reviewer" w:date="2026-10-04T05:52:39Z">
        <w:r>
          <w:delText xml:space="preserve">DisasterAware answers these gaps with an architecture whose central contribution is the open intervention space: the set of orders the system may issue is not fixed in advance but grows during the incident, under verification. Three contributions match the gaps of Table </w:delText>
        </w:r>
      </w:del>
      <w:del w:id="9035" w:author="Reviewer" w:date="2026-10-04T05:52:39Z">
        <w:r>
          <w:delText xml:space="preserve"/>
        </w:r>
      </w:del>
      <w:del w:id="9036" w:author="Reviewer" w:date="2026-10-04T05:52:39Z">
        <w:r>
          <w:fldChar w:fldCharType="begin"/>
        </w:r>
      </w:del>
      <w:del w:id="9037" w:author="Reviewer" w:date="2026-10-04T05:52:39Z">
        <w:r>
          <w:instrText xml:space="preserve"> REF _RefTabGaps \h </w:instrText>
        </w:r>
      </w:del>
      <w:del w:id="9038" w:author="Reviewer" w:date="2026-10-04T05:52:39Z">
        <w:r>
          <w:fldChar w:fldCharType="separate"/>
        </w:r>
      </w:del>
      <w:del w:id="9039" w:author="Reviewer" w:date="2026-10-04T05:52:39Z">
        <w:r>
          <w:rPr>
            <w:noProof/>
          </w:rPr>
          <w:delText xml:space="preserve">I</w:delText>
        </w:r>
      </w:del>
      <w:del w:id="9040" w:author="Reviewer" w:date="2026-10-04T05:52:39Z">
        <w:r>
          <w:fldChar w:fldCharType="end"/>
        </w:r>
      </w:del>
      <w:del w:id="9041" w:author="Reviewer" w:date="2026-10-04T05:52:39Z">
        <w:r>
          <w:delText xml:space="preserve"> one to one.</w:delText>
        </w:r>
      </w:del>
    </w:p>
    <w:p w14:paraId="5CBC420F" w14:textId="2D34E241" w:rsidR="004A6C58" w:rsidRDefault="00121BAB">
      <w:pPr>
        <w:pStyle w:val="Text"/>
        <w:rPr>
          <w:del w:id="9061" w:author="Reviewer" w:date="2026-10-04T05:52:39Z"/>
        </w:rPr>
      </w:pPr>
      <w:del w:id="9043" w:author="Reviewer" w:date="2026-10-04T05:52:39Z">
        <w:r>
          <w:rPr>
            <w:b/>
            <w:bCs/>
          </w:rPr>
          <w:delText xml:space="preserve"/>
        </w:r>
      </w:del>
      <w:del w:id="9044" w:author="Reviewer" w:date="2026-10-04T05:52:39Z">
        <w:r>
          <w:rPr>
            <w:b/>
            <w:bCs/>
          </w:rPr>
          <w:delText xml:space="preserve">Open intervention space through staged, verified adaptation. To address G1, the fixed menu of alternatives becomes an open field of orders: ten observation features aggregate into five decision concepts, so rules are written in operational language. The field is reshaped online on three levels: an evolving Takagi-</w:delText>
        </w:r>
      </w:del>
      <w:del w:id="9045" w:author="Reviewer" w:date="2026-10-04T05:52:39Z">
        <w:r>
          <w:rPr>
            <w:b/>
            <w:bCs/>
          </w:rPr>
          <w:delText xml:space="preserve"/>
        </w:r>
      </w:del>
      <w:proofErr w:type="spellStart"/>
      <w:del w:id="9046" w:author="Reviewer" w:date="2026-10-04T05:52:39Z">
        <w:r>
          <w:delText xml:space="preserve">Sugeno</w:delText>
        </w:r>
      </w:del>
      <w:proofErr w:type="spellEnd"/>
      <w:del w:id="9047" w:author="Reviewer" w:date="2026-10-04T05:52:39Z">
        <w:r>
          <w:delText xml:space="preserve"> base adapts memberships and consequents </w:delText>
        </w:r>
      </w:del>
      <w:del w:id="9048" w:author="Reviewer" w:date="2026-10-04T05:52:39Z">
        <w:r>
          <w:fldChar w:fldCharType="begin"/>
        </w:r>
      </w:del>
      <w:del w:id="9049" w:author="Reviewer" w:date="2026-10-04T05:52:39Z">
        <w:r>
          <w:instrText xml:space="preserve"> CITATION TakagiSugeno1985 \l 1033 \m Ang04 </w:instrText>
        </w:r>
      </w:del>
      <w:del w:id="9050" w:author="Reviewer" w:date="2026-10-04T05:52:39Z">
        <w:r>
          <w:fldChar w:fldCharType="separate"/>
        </w:r>
      </w:del>
      <w:del w:id="9051" w:author="Reviewer" w:date="2026-10-04T05:52:39Z">
        <w:r>
          <w:rPr>
            <w:noProof/>
          </w:rPr>
          <w:delText xml:space="preserve">[26, 27]</w:delText>
        </w:r>
      </w:del>
      <w:del w:id="9052" w:author="Reviewer" w:date="2026-10-04T05:52:39Z">
        <w:r>
          <w:fldChar w:fldCharType="end"/>
        </w:r>
      </w:del>
      <w:del w:id="9053" w:author="Reviewer" w:date="2026-10-04T05:52:39Z">
        <w:r>
          <w:delTex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delText>
        </w:r>
      </w:del>
      <w:del w:id="9054" w:author="Reviewer" w:date="2026-10-04T05:52:39Z">
        <w:r>
          <w:fldChar w:fldCharType="begin"/>
        </w:r>
      </w:del>
      <w:del w:id="9055" w:author="Reviewer" w:date="2026-10-04T05:52:39Z">
        <w:r>
          <w:instrText xml:space="preserve"> CITATION Sim56 \l 1033 </w:instrText>
        </w:r>
      </w:del>
      <w:del w:id="9056" w:author="Reviewer" w:date="2026-10-04T05:52:39Z">
        <w:r>
          <w:fldChar w:fldCharType="separate"/>
        </w:r>
      </w:del>
      <w:del w:id="9057" w:author="Reviewer" w:date="2026-10-04T05:52:39Z">
        <w:r>
          <w:rPr>
            <w:noProof/>
          </w:rPr>
          <w:delText xml:space="preserve">[28]</w:delText>
        </w:r>
      </w:del>
      <w:del w:id="9058" w:author="Reviewer" w:date="2026-10-04T05:52:39Z">
        <w:r>
          <w:fldChar w:fldCharType="end"/>
        </w:r>
      </w:del>
      <w:del w:id="9059" w:author="Reviewer" w:date="2026-10-04T05:52:39Z">
        <w:r>
          <w:delText xml:space="preserve">. Local agents do all reasoning, while a non-inferential global layer ranks priorities, assigns resources, and adjusts </w:delText>
        </w:r>
      </w:del>
      <w:del w:id="9060" w:author="Reviewer" w:date="2026-10-04T05:52:39Z">
        <w:r>
          <w:lastRenderedPageBreak/>
          <w:delText>acceptance gates.</w:delText>
        </w:r>
      </w:del>
    </w:p>
    <w:p w14:paraId="3D3F1A08" w14:textId="3129F8DF" w:rsidR="004A6C58" w:rsidRDefault="00121BAB">
      <w:pPr>
        <w:pStyle w:val="Text"/>
        <w:rPr>
          <w:del w:id="9075" w:author="Reviewer" w:date="2026-10-04T05:52:39Z"/>
        </w:rPr>
      </w:pPr>
      <w:del w:id="9062" w:author="Reviewer" w:date="2026-10-04T05:52:39Z">
        <w:r>
          <w:rPr>
            <w:b/>
            <w:bCs/>
          </w:rPr>
          <w:delText xml:space="preserve">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w:delText>
        </w:r>
      </w:del>
      <w:proofErr w:type="gramStart"/>
      <w:del w:id="9063" w:author="Reviewer" w:date="2026-10-04T05:52:39Z">
        <w:r>
          <w:rPr>
            <w:b/>
            <w:bCs/>
          </w:rPr>
          <w:delText xml:space="preserve">traces</w:delText>
        </w:r>
      </w:del>
      <w:proofErr w:type="gramEnd"/>
      <w:del w:id="9064" w:author="Reviewer" w:date="2026-10-04T05:52:39Z">
        <w:r>
          <w:rPr>
            <w:b/>
            <w:bCs/>
          </w:rPr>
          <w:delText xml:space="preserve"/>
        </w:r>
      </w:del>
      <w:del w:id="9065" w:author="Reviewer" w:date="2026-10-04T05:52:39Z">
        <w:r>
          <w:rPr>
            <w:b/>
            <w:bCs/>
          </w:rPr>
          <w:delText xml:space="preserve"> to its concepts, rules, and confidences, and a sensitivity analysis quantifies how the loop parameters affect the outputs, in contrast to post-hoc attribution </w:delText>
        </w:r>
      </w:del>
      <w:del w:id="9066" w:author="Reviewer" w:date="2026-10-04T05:52:39Z">
        <w:r>
          <w:rPr>
            <w:b/>
            <w:bCs/>
          </w:rPr>
          <w:delText xml:space="preserve"/>
        </w:r>
      </w:del>
      <w:del w:id="9067" w:author="Reviewer" w:date="2026-10-04T05:52:39Z">
        <w:r>
          <w:delText xml:space="preserve"/>
        </w:r>
      </w:del>
      <w:del w:id="9068" w:author="Reviewer" w:date="2026-10-04T05:52:39Z">
        <w:r>
          <w:delText xml:space="preserve"/>
        </w:r>
      </w:del>
      <w:del w:id="9069" w:author="Reviewer" w:date="2026-10-04T05:52:39Z">
        <w:r>
          <w:fldChar w:fldCharType="begin"/>
        </w:r>
      </w:del>
      <w:del w:id="9070" w:author="Reviewer" w:date="2026-10-04T05:52:39Z">
        <w:r>
          <w:instrText xml:space="preserve"> CITATION RibeiroEtAl2016 \l 1033 </w:instrText>
        </w:r>
      </w:del>
      <w:del w:id="9071" w:author="Reviewer" w:date="2026-10-04T05:52:39Z">
        <w:r>
          <w:fldChar w:fldCharType="separate"/>
        </w:r>
      </w:del>
      <w:del w:id="9072" w:author="Reviewer" w:date="2026-10-04T05:52:39Z">
        <w:r>
          <w:rPr>
            <w:noProof/>
          </w:rPr>
          <w:delText xml:space="preserve">[4]</w:delText>
        </w:r>
      </w:del>
      <w:del w:id="9073" w:author="Reviewer" w:date="2026-10-04T05:52:39Z">
        <w:r>
          <w:fldChar w:fldCharType="end"/>
        </w:r>
      </w:del>
      <w:del w:id="9074" w:author="Reviewer" w:date="2026-10-04T05:52:39Z">
        <w:r>
          <w:delText xml:space="preserve">.</w:delText>
        </w:r>
      </w:del>
    </w:p>
    <w:p w14:paraId="38D683EB" w14:textId="5D4DF7D3" w:rsidR="004A6C58" w:rsidRDefault="00121BAB">
      <w:pPr>
        <w:pStyle w:val="Text"/>
        <w:rPr>
          <w:del w:id="9084" w:author="Reviewer" w:date="2026-10-04T05:52:39Z"/>
        </w:rPr>
      </w:pPr>
      <w:del w:id="9076" w:author="Reviewer" w:date="2026-10-04T05:52:39Z">
        <w:r>
          <w:rPr>
            <w:b/>
            <w:bCs/>
          </w:rPr>
          <w:delText xml:space="preserve">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delText>
        </w:r>
      </w:del>
      <w:del w:id="9077" w:author="Reviewer" w:date="2026-10-04T05:52:39Z">
        <w:r>
          <w:delText xml:space="preserve"> </w:delText>
        </w:r>
      </w:del>
      <w:del w:id="9078" w:author="Reviewer" w:date="2026-10-04T05:52:39Z">
        <w:r>
          <w:fldChar w:fldCharType="begin"/>
        </w:r>
      </w:del>
      <w:del w:id="9079" w:author="Reviewer" w:date="2026-10-04T05:52:39Z">
        <w:r>
          <w:instrText xml:space="preserve"> CITATION Fillmore2023 \l 1033 \m Rapp2020 </w:instrText>
        </w:r>
      </w:del>
      <w:del w:id="9080" w:author="Reviewer" w:date="2026-10-04T05:52:39Z">
        <w:r>
          <w:fldChar w:fldCharType="separate"/>
        </w:r>
      </w:del>
      <w:del w:id="9081" w:author="Reviewer" w:date="2026-10-04T05:52:39Z">
        <w:r>
          <w:rPr>
            <w:noProof/>
          </w:rPr>
          <w:delText xml:space="preserve">[13, 14]</w:delText>
        </w:r>
      </w:del>
      <w:del w:id="9082" w:author="Reviewer" w:date="2026-10-04T05:52:39Z">
        <w:r>
          <w:fldChar w:fldCharType="end"/>
        </w:r>
      </w:del>
      <w:del w:id="9083" w:author="Reviewer" w:date="2026-10-04T05:52:39Z">
        <w:r>
          <w:delText xml:space="preserve">.</w:delText>
        </w:r>
      </w:del>
    </w:p>
    <w:p>
      <w:pPr>
        <w:pStyle w:val="Text"/>
        <w:rPr>
          <w:del w:id="9086" w:author="Reviewer" w:date="2026-10-04T05:52:39Z"/>
        </w:rPr>
      </w:pPr>
      <w:del w:id="9085" w:author="Reviewer" w:date="2026-10-04T05:52:39Z">
        <w:r>
          <w:delText xml:space="preserve">This work is a systems contribution rather than a new inference algorithm. It defines the open intervention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the resulting architecture end to end on real fire records. The concept-driven inference and the generative proposer are components inside the architecture; either can be replaced without affecting the invariants.</w:delText>
        </w:r>
      </w:del>
    </w:p>
    <w:p>
      <w:pPr>
        <w:pStyle w:val="Text"/>
        <w:rPr>
          <w:ins w:id="9087" w:author="Reviewer" w:date="2026-10-04T05:52:39Z"/>
        </w:rPr>
      </w:pPr>
      <w:ins w:id="9088" w:author="Reviewer" w:date="2026-10-04T05:52:39Z">
        <w:r>
          <w:t xml:space="preserve">DisasterAware answers these gaps with an architecture whose central contribution is the open intervention space: the set of orders the system may issue is not fixed in advance but grows during the incident, under verification by the physical model. This article asks three questions about that space. Can a decision layer compose, from the physical effects a simulator can execute, interventions that its doctrine does not contain, and can it do so where the doctrine is structurally insufficient rather than merely untuned? Does the safety of the result depend on who proposes, or on what verifies? And what does the layer learn from the simulator about which compositions help? Three contributions follow, matched to the gaps of Table I.</w:t>
        </w:r>
      </w:ins>
    </w:p>
    <w:p>
      <w:pPr>
        <w:pStyle w:val="Text"/>
        <w:rPr>
          <w:ins w:id="9089" w:author="Reviewer" w:date="2026-10-04T05:52:39Z"/>
        </w:rPr>
      </w:pPr>
      <w:ins w:id="9090" w:author="Reviewer" w:date="2026-10-04T05:52:39Z">
        <w:r>
          <w:rPr>
            <w:b/>
          </w:rPr>
          <w:t xml:space="preserve">Open intervention space over a verified basis.</w:t>
        </w:r>
      </w:ins>
      <w:ins w:id="9091" w:author="Reviewer" w:date="2026-10-04T05:52:39Z">
        <w:r>
          <w:t xml:space="preserve"> To address G1, the fixed menu of alternatives becomes an open composition over a closed and verified basis. Ten observation features aggregate into five decision concepts, so rules are written in operational language, and the field of orders is reshaped online on three levels: an evolving Takagi-Sugeno base adapts memberships and consequents [26, 27], term resolution grows where situations are ambiguous, and a generative stage may add intermediate concepts, bundle existing families, and compose seven verified physical effects into sited interventions that carry their own geometry. The proposer behind the generative stage is interchangeable; two search proposers are compared here and a language-model proposer is carried through the same interface. Nothing enters the base without a gate chain that ends in a paired forecast on two independently seeded futures [28].</w:t>
        </w:r>
      </w:ins>
    </w:p>
    <w:p>
      <w:pPr>
        <w:pStyle w:val="Text"/>
        <w:rPr>
          <w:ins w:id="9092" w:author="Reviewer" w:date="2026-10-04T05:52:39Z"/>
        </w:rPr>
      </w:pPr>
      <w:ins w:id="9093" w:author="Reviewer" w:date="2026-10-04T05:52:39Z">
        <w:r>
          <w:rPr>
            <w:b/>
          </w:rPr>
          <w:t xml:space="preserve">Rediscovery as the test of openness.</w:t>
        </w:r>
      </w:ins>
      <w:ins w:id="9094" w:author="Reviewer" w:date="2026-10-04T05:52:39Z">
        <w:r>
          <w:t xml:space="preserve"> To address G2, the claim that the space is open is tested against a reference that is not the system itself. Three tactics of the written doctrine are withheld from the vocabulary, the brief, the schema, and the allocator, leaving only the effect primitives, and the campaign measures whether the loop writes an equivalent of each on its own, how soon, and what it buys. Explanation remains structural, since every admitted object is logged with the deficit that triggered it, the gate that judged it, and the rule that consumes it.</w:t>
        </w:r>
      </w:ins>
    </w:p>
    <w:p>
      <w:pPr>
        <w:pStyle w:val="Text"/>
        <w:rPr>
          <w:ins w:id="9095" w:author="Reviewer" w:date="2026-10-04T05:52:39Z"/>
        </w:rPr>
      </w:pPr>
      <w:ins w:id="9096" w:author="Reviewer" w:date="2026-10-04T05:52:39Z">
        <w:r>
          <w:rPr>
            <w:b/>
          </w:rPr>
          <w:t xml:space="preserve">End-to-end measurement over scenario families built for the question.</w:t>
        </w:r>
      </w:ins>
      <w:ins w:id="9097" w:author="Reviewer" w:date="2026-10-04T05:52:39Z">
        <w:r>
          <w:t xml:space="preserve"> To address G3, the two cores are strictly separated and validated independently, and the decision layer is measured on eight scenario families, five from earlier work and three in which the closed doctrine cannot win by tuning: a lakeside fire where only drafting adds capacity, a fast interface fire where only coating prevents ignition in time, and a long incident on a spent pool. Paired with and without runs share world, ignitions, and random stream, so differences arise from the issued orders alone.</w:t>
        </w:r>
      </w:ins>
    </w:p>
    <w:p>
      <w:pPr>
        <w:pStyle w:val="Text"/>
        <w:rPr>
          <w:ins w:id="9098" w:author="Reviewer" w:date="2026-10-04T05:52:39Z"/>
        </w:rPr>
      </w:pPr>
      <w:ins w:id="9099" w:author="Reviewer" w:date="2026-10-04T05:52:39Z">
        <w:r>
          <w:t xml:space="preserve">This work is a systems contribution rather than a new inference algorithm. It defines the open intervention space as an architectural object, namely the set of orders the system may issue at a given time together with the grammar and the gates under which that set may be extended, states the invariants this object preserves, proves them for the acceptance and fail-safe gates of Section IV-H, and measures the resulting architecture end to end. The concept-based rule layer and the proposers are components inside the architecture; either can be replaced without affecting the invariants, and the proposer comparison of Section VII-C shows this empirically.</w:t>
        </w:r>
      </w:ins>
    </w:p>
    <w:p w14:paraId="188F8E23" w14:textId="1F1ED225" w:rsidR="004A6C58" w:rsidRDefault="00121BAB">
      <w:pPr>
        <w:pStyle w:val="Heading1"/>
        <w:rPr>
          <w:del w:id="9101" w:author="Reviewer" w:date="2026-10-04T05:52:39Z"/>
        </w:rPr>
      </w:pPr>
      <w:del w:id="9100" w:author="Reviewer" w:date="2026-10-04T05:52:39Z">
        <w:r>
          <w:delText xml:space="preserve">II. Background</w:delText>
        </w:r>
      </w:del>
    </w:p>
    <w:p>
      <w:pPr>
        <w:pStyle w:val="Heading1"/>
        <w:rPr>
          <w:ins w:id="9102" w:author="Reviewer" w:date="2026-10-04T05:52:39Z"/>
        </w:rPr>
      </w:pPr>
      <w:ins w:id="9103" w:author="Reviewer" w:date="2026-10-04T05:52:39Z">
        <w:r>
          <w:t xml:space="preserve">II. Related Work and Background</w:t>
        </w:r>
      </w:ins>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rPr>
          <w:del w:id="9105" w:author="Reviewer" w:date="2026-10-04T05:52:39Z"/>
        </w:rPr>
      </w:pPr>
      <w:del w:id="9104" w:author="Reviewer" w:date="2026-10-04T05:52:39Z">
        <w:r>
          <w:delText xml:space="preserve">B. Decision Support Foundations</w:delText>
        </w:r>
      </w:del>
    </w:p>
    <w:p w14:paraId="3993638E" w14:textId="77777777" w:rsidR="00803259" w:rsidRDefault="00803259" w:rsidP="00803259">
      <w:pPr>
        <w:pStyle w:val="Text"/>
        <w:rPr>
          <w:del w:id="9119" w:author="Reviewer" w:date="2026-10-04T05:52:39Z"/>
        </w:rPr>
      </w:pPr>
      <w:del w:id="9106" w:author="Reviewer" w:date="2026-10-04T05:52:39Z">
        <w:r>
          <w:delText xml:space="preserve">A DSS mediates between the input space of what the system can observe and the decision space of what it is authorized to decide, helping an operator choose among actions with uncertain consequences </w:delText>
        </w:r>
      </w:del>
      <w:del w:id="9107" w:author="Reviewer" w:date="2026-10-04T05:52:39Z">
        <w:r>
          <w:fldChar w:fldCharType="begin"/>
        </w:r>
      </w:del>
      <w:del w:id="9108" w:author="Reviewer" w:date="2026-10-04T05:52:39Z">
        <w:r>
          <w:instrText xml:space="preserve"> CITATION Power2002 \l 1033 </w:instrText>
        </w:r>
      </w:del>
      <w:del w:id="9109" w:author="Reviewer" w:date="2026-10-04T05:52:39Z">
        <w:r>
          <w:fldChar w:fldCharType="separate"/>
        </w:r>
      </w:del>
      <w:del w:id="9110" w:author="Reviewer" w:date="2026-10-04T05:52:39Z">
        <w:r>
          <w:rPr>
            <w:noProof/>
          </w:rPr>
          <w:delText xml:space="preserve">[1]</w:delText>
        </w:r>
      </w:del>
      <w:del w:id="9111" w:author="Reviewer" w:date="2026-10-04T05:52:39Z">
        <w:r>
          <w:fldChar w:fldCharType="end"/>
        </w:r>
      </w:del>
      <w:del w:id="9112" w:author="Reviewer" w:date="2026-10-04T05:52:39Z">
        <w:r>
          <w:delText xml:space="preserve">. Wildfire response is the canonical semi-structured case: spread can be modeled and responses scored, yet accountability stays with the commander, and time-critical domains require explicit uncertainty handling </w:delText>
        </w:r>
      </w:del>
      <w:del w:id="9113" w:author="Reviewer" w:date="2026-10-04T05:52:39Z">
        <w:r>
          <w:fldChar w:fldCharType="begin"/>
        </w:r>
      </w:del>
      <w:del w:id="9114" w:author="Reviewer" w:date="2026-10-04T05:52:39Z">
        <w:r>
          <w:instrText xml:space="preserve"> CITATION FrenchEtAl2019 \l 1033 </w:instrText>
        </w:r>
      </w:del>
      <w:del w:id="9115" w:author="Reviewer" w:date="2026-10-04T05:52:39Z">
        <w:r>
          <w:fldChar w:fldCharType="separate"/>
        </w:r>
      </w:del>
      <w:del w:id="9116" w:author="Reviewer" w:date="2026-10-04T05:52:39Z">
        <w:r>
          <w:rPr>
            <w:noProof/>
          </w:rPr>
          <w:delText xml:space="preserve">[3]</w:delText>
        </w:r>
      </w:del>
      <w:del w:id="9117" w:author="Reviewer" w:date="2026-10-04T05:52:39Z">
        <w:r>
          <w:fldChar w:fldCharType="end"/>
        </w:r>
      </w:del>
      <w:del w:id="9118" w:author="Reviewer" w:date="2026-10-04T05:52:39Z">
        <w:r>
          <w:delText xml:space="preserve">.</w:delText>
        </w:r>
      </w:del>
    </w:p>
    <w:p w14:paraId="665F1FC4" w14:textId="21469B56" w:rsidR="00803259" w:rsidRDefault="00803259" w:rsidP="00803259">
      <w:pPr>
        <w:pStyle w:val="Text"/>
        <w:rPr>
          <w:del w:id="9163" w:author="Reviewer" w:date="2026-10-04T05:52:39Z"/>
        </w:rPr>
      </w:pPr>
      <w:del w:id="9120" w:author="Reviewer" w:date="2026-10-04T05:52:39Z">
        <w:r>
          <w:delText xml:space="preserve">In a closed decision </w:delText>
        </w:r>
      </w:del>
      <w:proofErr w:type="gramStart"/>
      <w:del w:id="9121" w:author="Reviewer" w:date="2026-10-04T05:52:39Z">
        <w:r>
          <w:delText xml:space="preserve">space</w:delText>
        </w:r>
      </w:del>
      <w:proofErr w:type="gramEnd"/>
      <w:del w:id="9122" w:author="Reviewer" w:date="2026-10-04T05:52:39Z">
        <w:r>
          <w:delText xml:space="preserve"> the alternatives are enumerated in advance and the system can only rank them </w:delText>
        </w:r>
      </w:del>
      <w:del w:id="9123" w:author="Reviewer" w:date="2026-10-04T05:52:39Z">
        <w:r>
          <w:fldChar w:fldCharType="begin"/>
        </w:r>
      </w:del>
      <w:del w:id="9124" w:author="Reviewer" w:date="2026-10-04T05:52:39Z">
        <w:r>
          <w:instrText xml:space="preserve"> CITATION Mal99 \l 1033 </w:instrText>
        </w:r>
      </w:del>
      <w:del w:id="9125" w:author="Reviewer" w:date="2026-10-04T05:52:39Z">
        <w:r>
          <w:fldChar w:fldCharType="separate"/>
        </w:r>
      </w:del>
      <w:del w:id="9126" w:author="Reviewer" w:date="2026-10-04T05:52:39Z">
        <w:r>
          <w:rPr>
            <w:noProof/>
          </w:rPr>
          <w:delText xml:space="preserve">[15]</w:delText>
        </w:r>
      </w:del>
      <w:del w:id="9127" w:author="Reviewer" w:date="2026-10-04T05:52:39Z">
        <w:r>
          <w:fldChar w:fldCharType="end"/>
        </w:r>
      </w:del>
      <w:del w:id="9128" w:author="Reviewer" w:date="2026-10-04T05:52:39Z">
        <w:r>
          <w:delText xml:space="preserve"/>
        </w:r>
      </w:del>
      <w:del w:id="9129" w:author="Reviewer" w:date="2026-10-04T05:52:39Z">
        <w:r>
          <w:delText xml:space="preserve">. Fire produces conditions no predefined alternative covers, and commanders build courses of action from recognized patterns </w:delText>
        </w:r>
      </w:del>
      <w:del w:id="9130" w:author="Reviewer" w:date="2026-10-04T05:52:39Z">
        <w:r>
          <w:delText xml:space="preserve"/>
        </w:r>
      </w:del>
      <w:del w:id="9131" w:author="Reviewer" w:date="2026-10-04T05:52:39Z">
        <w:r>
          <w:fldChar w:fldCharType="begin"/>
        </w:r>
      </w:del>
      <w:del w:id="9132" w:author="Reviewer" w:date="2026-10-04T05:52:39Z">
        <w:r>
          <w:instrText xml:space="preserve"> CITATION Klein1998 \l 1033 </w:instrText>
        </w:r>
      </w:del>
      <w:del w:id="9133" w:author="Reviewer" w:date="2026-10-04T05:52:39Z">
        <w:r>
          <w:fldChar w:fldCharType="separate"/>
        </w:r>
      </w:del>
      <w:del w:id="9134" w:author="Reviewer" w:date="2026-10-04T05:52:39Z">
        <w:r>
          <w:rPr>
            <w:noProof/>
          </w:rPr>
          <w:delText xml:space="preserve">[31]</w:delText>
        </w:r>
      </w:del>
      <w:del w:id="9135" w:author="Reviewer" w:date="2026-10-04T05:52:39Z">
        <w:r>
          <w:fldChar w:fldCharType="end"/>
        </w:r>
      </w:del>
      <w:del w:id="9136" w:author="Reviewer" w:date="2026-10-04T05:52:39Z">
        <w:r>
          <w:delText xml:space="preserve">. An open space instead constructs new alternatives and verifies each before it acts. The elements exist separately: evolving Takagi-</w:delText>
        </w:r>
      </w:del>
      <w:proofErr w:type="spellStart"/>
      <w:del w:id="9137" w:author="Reviewer" w:date="2026-10-04T05:52:39Z">
        <w:r>
          <w:delText xml:space="preserve">Sugeno</w:delText>
        </w:r>
      </w:del>
      <w:proofErr w:type="spellEnd"/>
      <w:del w:id="9138" w:author="Reviewer" w:date="2026-10-04T05:52:39Z">
        <w:r>
          <w:delText xml:space="preserve"> models create rules online </w:delText>
        </w:r>
      </w:del>
      <w:del w:id="9139" w:author="Reviewer" w:date="2026-10-04T05:52:39Z">
        <w:r>
          <w:fldChar w:fldCharType="begin"/>
        </w:r>
      </w:del>
      <w:del w:id="9140" w:author="Reviewer" w:date="2026-10-04T05:52:39Z">
        <w:r>
          <w:instrText xml:space="preserve"> CITATION Ang04 \l 1033 </w:instrText>
        </w:r>
      </w:del>
      <w:del w:id="9141" w:author="Reviewer" w:date="2026-10-04T05:52:39Z">
        <w:r>
          <w:fldChar w:fldCharType="separate"/>
        </w:r>
      </w:del>
      <w:del w:id="9142" w:author="Reviewer" w:date="2026-10-04T05:52:39Z">
        <w:r>
          <w:rPr>
            <w:noProof/>
          </w:rPr>
          <w:delText xml:space="preserve">[27]</w:delText>
        </w:r>
      </w:del>
      <w:del w:id="9143" w:author="Reviewer" w:date="2026-10-04T05:52:39Z">
        <w:r>
          <w:fldChar w:fldCharType="end"/>
        </w:r>
      </w:del>
      <w:del w:id="9144" w:author="Reviewer" w:date="2026-10-04T05:52:39Z">
        <w:r>
          <w:delText xml:space="preserve">, value-based selectors learn when to change structure </w:delText>
        </w:r>
      </w:del>
      <w:del w:id="9145" w:author="Reviewer" w:date="2026-10-04T05:52:39Z">
        <w:r>
          <w:fldChar w:fldCharType="begin"/>
        </w:r>
      </w:del>
      <w:del w:id="9146" w:author="Reviewer" w:date="2026-10-04T05:52:39Z">
        <w:r>
          <w:instrText xml:space="preserve"> CITATION Sut18 \l 1033 </w:instrText>
        </w:r>
      </w:del>
      <w:del w:id="9147" w:author="Reviewer" w:date="2026-10-04T05:52:39Z">
        <w:r>
          <w:fldChar w:fldCharType="separate"/>
        </w:r>
      </w:del>
      <w:del w:id="9148" w:author="Reviewer" w:date="2026-10-04T05:52:39Z">
        <w:r>
          <w:rPr>
            <w:noProof/>
          </w:rPr>
          <w:delText xml:space="preserve">[32]</w:delText>
        </w:r>
      </w:del>
      <w:del w:id="9149" w:author="Reviewer" w:date="2026-10-04T05:52:39Z">
        <w:r>
          <w:fldChar w:fldCharType="end"/>
        </w:r>
      </w:del>
      <w:del w:id="9150" w:author="Reviewer" w:date="2026-10-04T05:52:39Z">
        <w:r>
          <w:delText xml:space="preserve">, and generative models draft rules outside the current structure </w:delText>
        </w:r>
      </w:del>
      <w:del w:id="9151" w:author="Reviewer" w:date="2026-10-04T05:52:39Z">
        <w:r>
          <w:fldChar w:fldCharType="begin"/>
        </w:r>
      </w:del>
      <w:del w:id="9152" w:author="Reviewer" w:date="2026-10-04T05:52:39Z">
        <w:r>
          <w:instrText xml:space="preserve"> CITATION Xie24 \l 1033 </w:instrText>
        </w:r>
      </w:del>
      <w:del w:id="9153" w:author="Reviewer" w:date="2026-10-04T05:52:39Z">
        <w:r>
          <w:fldChar w:fldCharType="separate"/>
        </w:r>
      </w:del>
      <w:del w:id="9154" w:author="Reviewer" w:date="2026-10-04T05:52:39Z">
        <w:r>
          <w:rPr>
            <w:noProof/>
          </w:rPr>
          <w:delText xml:space="preserve">[33]</w:delText>
        </w:r>
      </w:del>
      <w:del w:id="9155" w:author="Reviewer" w:date="2026-10-04T05:52:39Z">
        <w:r>
          <w:fldChar w:fldCharType="end"/>
        </w:r>
      </w:del>
      <w:del w:id="9156" w:author="Reviewer" w:date="2026-10-04T05:52:39Z">
        <w:r>
          <w:delText xml:space="preserve">. DisasterAware combines the three behind a satisficing acceptance gate </w:delText>
        </w:r>
      </w:del>
      <w:del w:id="9157" w:author="Reviewer" w:date="2026-10-04T05:52:39Z">
        <w:r>
          <w:fldChar w:fldCharType="begin"/>
        </w:r>
      </w:del>
      <w:del w:id="9158" w:author="Reviewer" w:date="2026-10-04T05:52:39Z">
        <w:r>
          <w:instrText xml:space="preserve"> CITATION Sim56 \l 1033 </w:instrText>
        </w:r>
      </w:del>
      <w:del w:id="9159" w:author="Reviewer" w:date="2026-10-04T05:52:39Z">
        <w:r>
          <w:fldChar w:fldCharType="separate"/>
        </w:r>
      </w:del>
      <w:del w:id="9160" w:author="Reviewer" w:date="2026-10-04T05:52:39Z">
        <w:r>
          <w:rPr>
            <w:noProof/>
          </w:rPr>
          <w:delText xml:space="preserve">[28]</w:delText>
        </w:r>
      </w:del>
      <w:del w:id="9161" w:author="Reviewer" w:date="2026-10-04T05:52:39Z">
        <w:r>
          <w:fldChar w:fldCharType="end"/>
        </w:r>
      </w:del>
      <w:del w:id="9162" w:author="Reviewer" w:date="2026-10-04T05:52:39Z">
        <w:r>
          <w:delText xml:space="preserve">, so the space stays open while every realized action stays admissible.</w:delText>
        </w:r>
      </w:del>
    </w:p>
    <w:p w14:paraId="6A529298" w14:textId="0047F8CE" w:rsidR="00803259" w:rsidRDefault="00803259" w:rsidP="00803259">
      <w:pPr>
        <w:pStyle w:val="Text"/>
        <w:rPr>
          <w:del w:id="9177" w:author="Reviewer" w:date="2026-10-04T05:52:39Z"/>
        </w:rPr>
      </w:pPr>
      <w:del w:id="9164" w:author="Reviewer" w:date="2026-10-04T05:52:39Z">
        <w:r>
          <w:delText xml:space="preserve">In a centralized architecture every observation flows to one reasoning core: communication grows with the domain, latency with communication, and a core failure silences the system </w:delText>
        </w:r>
      </w:del>
      <w:del w:id="9165" w:author="Reviewer" w:date="2026-10-04T05:52:39Z">
        <w:r>
          <w:fldChar w:fldCharType="begin"/>
        </w:r>
      </w:del>
      <w:del w:id="9166" w:author="Reviewer" w:date="2026-10-04T05:52:39Z">
        <w:r>
          <w:instrText xml:space="preserve"> CITATION Arnott2005 \l 1033 </w:instrText>
        </w:r>
      </w:del>
      <w:del w:id="9167" w:author="Reviewer" w:date="2026-10-04T05:52:39Z">
        <w:r>
          <w:fldChar w:fldCharType="separate"/>
        </w:r>
      </w:del>
      <w:del w:id="9168" w:author="Reviewer" w:date="2026-10-04T05:52:39Z">
        <w:r>
          <w:rPr>
            <w:noProof/>
          </w:rPr>
          <w:delText xml:space="preserve">[17]</w:delText>
        </w:r>
      </w:del>
      <w:del w:id="9169" w:author="Reviewer" w:date="2026-10-04T05:52:39Z">
        <w:r>
          <w:fldChar w:fldCharType="end"/>
        </w:r>
      </w:del>
      <w:del w:id="9170" w:author="Reviewer" w:date="2026-10-04T05:52:39Z">
        <w:r>
          <w:delText xml:space="preserve">. Distributed architectures move reasoning to local nodes, as wildfire DSS reviews recommend </w:delText>
        </w:r>
      </w:del>
      <w:del w:id="9171" w:author="Reviewer" w:date="2026-10-04T05:52:39Z">
        <w:r>
          <w:fldChar w:fldCharType="begin"/>
        </w:r>
      </w:del>
      <w:del w:id="9172" w:author="Reviewer" w:date="2026-10-04T05:52:39Z">
        <w:r>
          <w:instrText xml:space="preserve"> CITATION VasquezEtAl2021Forests \l 1033 </w:instrText>
        </w:r>
      </w:del>
      <w:del w:id="9173" w:author="Reviewer" w:date="2026-10-04T05:52:39Z">
        <w:r>
          <w:fldChar w:fldCharType="separate"/>
        </w:r>
      </w:del>
      <w:del w:id="9174" w:author="Reviewer" w:date="2026-10-04T05:52:39Z">
        <w:r>
          <w:rPr>
            <w:noProof/>
          </w:rPr>
          <w:delText xml:space="preserve">[10]</w:delText>
        </w:r>
      </w:del>
      <w:del w:id="9175" w:author="Reviewer" w:date="2026-10-04T05:52:39Z">
        <w:r>
          <w:fldChar w:fldCharType="end"/>
        </w:r>
      </w:del>
      <w:del w:id="9176" w:author="Reviewer" w:date="2026-10-04T05:52:39Z">
        <w:r>
          <w:delText xml:space="preserve">.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delText>
        </w:r>
      </w:del>
    </w:p>
    <w:p>
      <w:pPr>
        <w:pStyle w:val="Heading2"/>
        <w:rPr>
          <w:ins w:id="9178" w:author="Reviewer" w:date="2026-10-04T05:52:39Z"/>
        </w:rPr>
      </w:pPr>
      <w:ins w:id="9179" w:author="Reviewer" w:date="2026-10-04T05:52:39Z">
        <w:r>
          <w:t xml:space="preserve">B. Closed and Open Decision Spaces</w:t>
        </w:r>
      </w:ins>
    </w:p>
    <w:p>
      <w:pPr>
        <w:pStyle w:val="Text"/>
        <w:rPr>
          <w:ins w:id="9180" w:author="Reviewer" w:date="2026-10-04T05:52:39Z"/>
        </w:rPr>
      </w:pPr>
      <w:ins w:id="9181" w:author="Reviewer" w:date="2026-10-04T05:52:39Z">
        <w:r>
          <w:t xml:space="preserve">Decision analysis has long assumed that the set of alternatives is given before evaluation begins. Arbel and Tong [35] identified options generation as a neglected phase that precedes choice resolution and proposed an interactive aid in which hierarchical prioritization and sensitivity analysis prompt the decision maker to enlarge the option set, while leaving generation itself to the human. Colorni and Tsoukias [36, 37] later formalized the construction of the alternative set as a recursion of decision problems, distinguished known, partially known, and unknown decision spaces, and argued that unknown alternatives arise only through backtracking and through revision of the separable dimensions that describe the set. Hofstede [38] placed the same distinction at the level of system design: a planner faces an open problem whose boundaries are decided at planning time, whereas a developer builds a formal problem with no loose ends, and planning systems that hard-wire the open aspects are not adopted. Cognitive evidence points the same way. Del Missier et al. [39] show that option generation in ill-structured problems depends on ideation beyond memory retrieval, that individuals cover only part of the available option space, and that generating more options raises the quality of the best option while lowering the mean quality of the set. Together these works motivate a decision support system that generates alternatives during operation, and they also set the condition under which such generation is safe: broad generation must be paired with strict, external evaluation.</w:t>
        </w:r>
      </w:ins>
    </w:p>
    <w:p>
      <w:pPr>
        <w:pStyle w:val="Heading2"/>
        <w:rPr>
          <w:ins w:id="9182" w:author="Reviewer" w:date="2026-10-04T05:52:39Z"/>
        </w:rPr>
      </w:pPr>
      <w:ins w:id="9183" w:author="Reviewer" w:date="2026-10-04T05:52:39Z">
        <w:r>
          <w:t xml:space="preserve">C. Mechanisms That Open a Decision Space</w:t>
        </w:r>
      </w:ins>
    </w:p>
    <w:p>
      <w:pPr>
        <w:pStyle w:val="Text"/>
        <w:rPr>
          <w:ins w:id="9184" w:author="Reviewer" w:date="2026-10-04T05:52:39Z"/>
        </w:rPr>
      </w:pPr>
      <w:ins w:id="9185" w:author="Reviewer" w:date="2026-10-04T05:52:39Z">
        <w:r>
          <w:t xml:space="preserve">Three families of mechanisms have been used to open a decision space. The first searches a fixed parameter space for structurally different solutions. Fazlollahi and Vahidov [40] argued that an active DSS should generate diverse alternatives and keep their generation separate from their evaluation, and operationalized this with a genetic algorithm whose fuzzy fitness was computed through a Monte Carlo business simulator; modeling to generate alternatives follows the same idea in mathematical programming [41]. The second composes alternatives from modules. Levin [42] characterizes the shift from choosing among given alternatives to synthesizing composite alternatives, in which a solution is assembled from design alternatives for each component under compatibility constraints, and Struss [43] realizes therapy proposal as model composition over a library of processes whose causal completion is bounded by action triggers, with plan evaluation kept as a separate, prediction-based step. The third extends the action model itself at run time, as in open-world planning and action discovery [44, 45]. In all three families the space that is opened remains bounded by a basis the system already understands: a decision vector, a module library, or a set of action schemas. The open space is an open composition over a closed and verified basis, and this is the sense in which the present work uses the term. Two consequences follow for the design. Generation must be cheap to reject, because most of the composition space leaves the outcome unchanged, and the evaluator must be independent of the generator, because a generator that grades itself cannot support a safety claim.</w:t>
        </w:r>
      </w:ins>
    </w:p>
    <w:p>
      <w:pPr>
        <w:pStyle w:val="Heading2"/>
        <w:rPr>
          <w:ins w:id="9186" w:author="Reviewer" w:date="2026-10-04T05:52:39Z"/>
        </w:rPr>
      </w:pPr>
      <w:ins w:id="9187" w:author="Reviewer" w:date="2026-10-04T05:52:39Z">
        <w:r>
          <w:t xml:space="preserve">D. Wildfire and Disaster Decision Support With Learned and Generative Components</w:t>
        </w:r>
      </w:ins>
    </w:p>
    <w:p>
      <w:pPr>
        <w:pStyle w:val="Text"/>
        <w:rPr>
          <w:ins w:id="9188" w:author="Reviewer" w:date="2026-10-04T05:52:39Z"/>
        </w:rPr>
      </w:pPr>
      <w:ins w:id="9189" w:author="Reviewer" w:date="2026-10-04T05:52:39Z">
        <w:r>
          <w:t xml:space="preserve">Recent wildfire and disaster systems have added learned and generative components, but the intervention space has stayed closed or unchecked. Dubey and Dubey [12] couple a Transformer forecaster with a Mamdani rule base of fifteen expert-defined rules that maps predicted risk to four fixed response levels, and they name the handcrafted rule base as a limitation under unusual conditions. Chandra et al. [46] combine an ontology of 110 SWRL rules with stream processing and a retrieval-based language model, so that suggested actions are drawn from a predefined rule base and checked only for consistency with the ontology. Cheng et al. [47] use language models to assign AHP weights over a fixed hierarchy of sixteen indicators and verify them only by correlation with a single expert table. Gerolimos et al. [48] argue for open world machine learning in disaster management, but the openness concerns the recognition of previously unseen event classes, while the response stage remains an unspecified mapping to familiar actions. At the other extreme, Sandeep et al. [49] and Tan [50] let multi-agent language models produce free-text response plans; hallucination is contained by retrieval grounding, output schemas, self-correction, or a post-hoc statistical grading of descriptive claims, and plan quality is assessed qualitatively or after generation. Cui et al. [51] survey this landscape and conclude that hallucination risk calls for external verification through physics-based constraints and deterministic simulation, yet their own decision-support case confines the agent to a fixed library of engineering tools. Simulator-centred systems are the closest neighbours. WildfireKR [52] uses a language-model agent with schema-constrained tool calls to automate calibrated cellular-automaton spread simulation, reducing scenario setup from hours to minutes, but it produces suppression-free envelopes and leaves intervention design to the analyst. The gap that remains is a system in which the intervention space is open at run time, every new intervention is built from effects a physical model can execute, and admission is decided by the physical model rather than by the proposer, by a schema, or by the decision maker alone. DisasterAware fills this gap, and Section VII tests it against a reference outside the system: the doctrine it was not given.</w:t>
        </w:r>
      </w:ins>
    </w:p>
    <w:p w14:paraId="7CCEBCBD" w14:textId="06277338" w:rsidR="004A6C58" w:rsidRDefault="00121BAB">
      <w:pPr>
        <w:pStyle w:val="Heading2"/>
        <w:rPr>
          <w:del w:id="9191" w:author="Reviewer" w:date="2026-10-04T05:52:39Z"/>
        </w:rPr>
      </w:pPr>
      <w:del w:id="9190" w:author="Reviewer" w:date="2026-10-04T05:52:39Z">
        <w:r>
          <w:delText xml:space="preserve">C. The Input Space: Heterogeneous Sensing to Observation Features</w:delText>
        </w:r>
      </w:del>
    </w:p>
    <w:p>
      <w:pPr>
        <w:pStyle w:val="Heading2"/>
        <w:rPr>
          <w:ins w:id="9192" w:author="Reviewer" w:date="2026-10-04T05:52:39Z"/>
        </w:rPr>
      </w:pPr>
      <w:ins w:id="9193" w:author="Reviewer" w:date="2026-10-04T05:52:39Z">
        <w:r>
          <w:t xml:space="preserve">E. The Input Space: Heterogeneous Sensing to Observation Features</w:t>
        </w:r>
      </w:ins>
    </w:p>
    <w:p w14:paraId="222B919A" w14:textId="419F8C3A" w:rsidR="004A6C58" w:rsidRDefault="00121BAB">
      <w:pPr>
        <w:pStyle w:val="Text"/>
      </w:pPr>
      <w:r>
        <w:t xml:space="preserve"/>
      </w:r>
      <w:r>
        <w:t xml:space="preserve">Five families of sources feed the framework: meteorological networks, spaceborne and airborne imagery with coarse revisit, in-situ sensing with narrow footprints, geographic layers for terrain, fuel, assets, and roads </w:t>
      </w:r>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14:paraId="7BB03D19" w14:textId="77777777" w:rsidR="004A6C58" w:rsidRDefault="00121BAB">
      <w:pPr>
        <w:pStyle w:val="Heading2"/>
        <w:rPr>
          <w:del w:id="9195" w:author="Reviewer" w:date="2026-10-04T05:52:39Z"/>
        </w:rPr>
      </w:pPr>
      <w:del w:id="9194" w:author="Reviewer" w:date="2026-10-04T05:52:39Z">
        <w:r>
          <w:delText xml:space="preserve">D. Concept-Driven Fuzzy Reasoning</w:delText>
        </w:r>
      </w:del>
    </w:p>
    <w:p>
      <w:pPr>
        <w:pStyle w:val="Heading2"/>
        <w:rPr>
          <w:ins w:id="9196" w:author="Reviewer" w:date="2026-10-04T05:52:39Z"/>
        </w:rPr>
      </w:pPr>
      <w:ins w:id="9197" w:author="Reviewer" w:date="2026-10-04T05:52:39Z">
        <w:r>
          <w:t xml:space="preserve">F. Concept-Driven Fuzzy Reasoning</w:t>
        </w:r>
      </w:ins>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14:paraId="53CCFCAB" w14:textId="7A5C28E9" w:rsidR="004A6C58" w:rsidRDefault="00121BAB">
      <w:pPr>
        <w:pStyle w:val="Heading2"/>
        <w:rPr>
          <w:del w:id="9199" w:author="Reviewer" w:date="2026-10-04T05:52:39Z"/>
        </w:rPr>
      </w:pPr>
      <w:del w:id="9198" w:author="Reviewer" w:date="2026-10-04T05:52:39Z">
        <w:r>
          <w:delText>E. The Decision Space: Interventions and Their Evaluation</w:delText>
        </w:r>
      </w:del>
    </w:p>
    <w:p>
      <w:pPr>
        <w:pStyle w:val="Heading2"/>
        <w:rPr>
          <w:ins w:id="9200" w:author="Reviewer" w:date="2026-10-04T05:52:39Z"/>
        </w:rPr>
      </w:pPr>
      <w:ins w:id="9201" w:author="Reviewer" w:date="2026-10-04T05:52:39Z">
        <w:r>
          <w:t xml:space="preserve">G. The Decision Space: Interventions and Their Evaluation</w:t>
        </w:r>
      </w:ins>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r>
        <w:t xml:space="preserve"> be wrong or unsafe, so proposals are untrusted by construction and admitted only after verification, as Section IV develops.</w:t>
      </w:r>
      <w:r>
        <w:t xml:space="preserve"/>
      </w:r>
    </w:p>
    <w:p w14:paraId="5CF64B00" w14:textId="0C654466" w:rsidR="004A6C58" w:rsidRDefault="00121BAB">
      <w:pPr>
        <w:pStyle w:val="Heading1"/>
      </w:pPr>
      <w:r>
        <w:t xml:space="preserve"/>
      </w:r>
      <w:r>
        <w:t xml:space="preserve">III. System Architecture and Interface Contracts</w:t>
      </w:r>
      <w:r>
        <w:t xml:space="preserve"/>
      </w:r>
    </w:p>
    <w:p w14:paraId="6FA819A9" w14:textId="77777777" w:rsidR="004A6C58" w:rsidRDefault="00121BAB">
      <w:pPr>
        <w:pStyle w:val="Heading2"/>
      </w:pPr>
      <w:r>
        <w:t xml:space="preserve"/>
      </w:r>
      <w:r>
        <w:t xml:space="preserve">A. Entities, Responsibilities, and Interfaces</w:t>
      </w:r>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r>
        <w:t xml:space="preserve">, each cell carrying burning status, fuel mass, an intensity proxy, and time since ignition, with environment and interventions entering only as external inputs. The global evolution </w:t>
      </w:r>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r>
        <w:t xml:space="preserve">. The operator is deterministic; stochastic variability enters only through exogenous fields such as wind gusts and, in one controlled channel, seeded ember spotting.</w:t>
      </w:r>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r>
        <w:t xml:space="preserve"/>
      </w:r>
      <w:r>
        <w:fldChar w:fldCharType="begin"/>
      </w:r>
      <w:r>
        <w:instrText xml:space="preserve"> CITATION Rot72 \l 1033 </w:instrText>
      </w:r>
      <w:r>
        <w:fldChar w:fldCharType="separate"/>
      </w:r>
      <w:r>
        <w:rPr>
          <w:noProof/>
        </w:rPr>
        <w:t xml:space="preserve">[7]</w:t>
      </w:r>
      <w:r>
        <w:fldChar w:fldCharType="end"/>
      </w:r>
      <w:r>
        <w:t xml:space="preserve"/>
      </w:r>
      <w:r>
        <w:t xml:space="preserve">, weighted toward the wind. Ember spotting, the only stochastic element, carries fire several cells downwind and across narrow barriers such as rivers, roads, and containment lines. Precipitation raises dead fuel moisture above the extinction level so a </w:t>
      </w:r>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r>
        <w:t xml:space="preserve">: the observation function projects the state onto observable information, injecting epistemic uncertainty at this point only, and the aggregated intervention field re-enters the simulation as one component of the external input set.</w:t>
      </w:r>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r>
        <w:t xml:space="preserve">IV. Distributed Decision Layer and Its Guarantees</w:t>
      </w:r>
      <w:r>
        <w:t xml:space="preserve"/>
      </w:r>
    </w:p>
    <w:p w14:paraId="61D0007B" w14:textId="77777777" w:rsidR="004A6C58" w:rsidRDefault="00121BAB">
      <w:pPr>
        <w:pStyle w:val="Heading2"/>
      </w:pPr>
      <w:r>
        <w:t>A. Four-Layer Pipeline</w:t>
      </w:r>
    </w:p>
    <w:p w14:paraId="7E182334" w14:textId="0DD97431" w:rsidR="00312582" w:rsidRDefault="00312582">
      <w:pPr>
        <w:pStyle w:val="Text"/>
      </w:pP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r w:rsidR="00121BAB" w:rsidRPr="00F24D90">
        <w:fldChar w:fldCharType="begin"/>
      </w:r>
      <w:r w:rsidR="00121BAB" w:rsidRPr="00F24D90">
        <w:instrText xml:space="preserve"> REF _RefFigDSSBlk \h </w:instrText>
      </w:r>
      <w:r w:rsidR="00F24D90" w:rsidRPr="00F24D90">
        <w:instrText xml:space="preserve"> \* MERGEFORMAT </w:instrText>
      </w:r>
      <w:r w:rsidR="00121BAB" w:rsidRPr="00F24D90">
        <w:fldChar w:fldCharType="separate"/>
      </w:r>
      <w:r>
        <w:t xml:space="preserve">Fig. </w:t>
      </w:r>
      <w:r>
        <w:rPr>
          <w:noProof/>
        </w:rPr>
        <w:t xml:space="preserve">4</w:t>
      </w:r>
      <w:r w:rsidR="00121BAB" w:rsidRPr="00F24D90">
        <w:fldChar w:fldCharType="end"/>
      </w:r>
      <w:r>
        <w:t xml:space="preserve"> presents a Local DSS agent as a four-layer flow: the </w:t>
      </w:r>
      <w:r w:rsidR="00121BAB">
        <w:lastRenderedPageBreak/>
        <w: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r>
        <w:t xml:space="preserve"> rather than their average. Confidence bounds the error instead of describing it statistically: its magnitude is limited by the complement of the confidence </w:t>
      </w:r>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r>
        <w:t xml:space="preserve">, so full confidence is exact and vanishing confidence admits the worst case. The agent then computes the ten features </w:t>
      </w:r>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r>
        <w:t xml:space="preserve"/>
      </w:r>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rPr>
          <w:del w:id="9205" w:author="Reviewer" w:date="2026-10-04T05:52:39Z"/>
        </w:rPr>
      </w:pPr>
      <w:del w:id="9202" w:author="Reviewer" w:date="2026-10-04T05:52:39Z">
        <w:r>
          <w:delText/>
        </w:r>
      </w:del>
      <w:del w:id="9203" w:author="Reviewer" w:date="2026-10-04T05:52:39Z">
        <w:r>
          <w:delText xml:space="preserve">F. Open Intervention Space: Staged Adaptation</w:delText>
        </w:r>
      </w:del>
      <w:del w:id="9204" w:author="Reviewer" w:date="2026-10-04T05:52:39Z">
        <w:r>
          <w:delText xml:space="preserve"/>
        </w:r>
      </w:del>
    </w:p>
    <w:p w14:paraId="349FF8F1" w14:textId="1D6B1C9E" w:rsidR="004A6C58" w:rsidRDefault="00121BAB">
      <w:pPr>
        <w:pStyle w:val="Text"/>
        <w:rPr>
          <w:del w:id="9239" w:author="Reviewer" w:date="2026-10-04T05:52:39Z"/>
        </w:rPr>
      </w:pPr>
      <w:del w:id="9206" w:author="Reviewer" w:date="2026-10-04T05:52:39Z">
        <w:r>
          <w:delText xml:space="preserve"/>
        </w:r>
      </w:del>
      <w:del w:id="9207" w:author="Reviewer" w:date="2026-10-04T05:52:39Z">
        <w:r>
          <w:delTex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delText>
        </w:r>
      </w:del>
      <w:del w:id="9208" w:author="Reviewer" w:date="2026-10-04T05:52:39Z">
        <w:r>
          <w:delText xml:space="preserve"/>
        </w:r>
      </w:del>
      <w:del w:id="9209" w:author="Reviewer" w:date="2026-10-04T05:52:39Z">
        <w:r w:rsidRPr="00F24D90">
          <w:delText xml:space="preserve"/>
        </w:r>
      </w:del>
      <w:del w:id="9210" w:author="Reviewer" w:date="2026-10-04T05:52:39Z">
        <w:r>
          <w:delText xml:space="preserve"/>
        </w:r>
      </w:del>
      <w:del w:id="9211" w:author="Reviewer" w:date="2026-10-04T05:52:39Z">
        <w:r w:rsidRPr="00F24D90">
          <w:fldChar w:fldCharType="begin"/>
        </w:r>
      </w:del>
      <w:del w:id="9212" w:author="Reviewer" w:date="2026-10-04T05:52:39Z">
        <w:r w:rsidRPr="00F24D90">
          <w:instrText xml:space="preserve"> REF _RefFigEvfis \h </w:instrText>
        </w:r>
      </w:del>
      <w:del w:id="9213" w:author="Reviewer" w:date="2026-10-04T05:52:39Z">
        <w:r w:rsidR="00F24D90" w:rsidRPr="00F24D90">
          <w:instrText xml:space="preserve"> \* MERGEFORMAT </w:instrText>
        </w:r>
      </w:del>
      <w:del w:id="9214" w:author="Reviewer" w:date="2026-10-04T05:52:39Z">
        <w:r w:rsidRPr="00F24D90">
          <w:fldChar w:fldCharType="separate"/>
        </w:r>
      </w:del>
      <w:del w:id="9215" w:author="Reviewer" w:date="2026-10-04T05:52:39Z">
        <w:r w:rsidR="00F24D90" w:rsidRPr="00F24D90">
          <w:delText xml:space="preserve">Fig. </w:delText>
        </w:r>
      </w:del>
      <w:del w:id="9216" w:author="Reviewer" w:date="2026-10-04T05:52:39Z">
        <w:r w:rsidR="00F24D90">
          <w:rPr>
            <w:noProof/>
          </w:rPr>
          <w:delText xml:space="preserve">7</w:delText>
        </w:r>
      </w:del>
      <w:del w:id="9217" w:author="Reviewer" w:date="2026-10-04T05:52:39Z">
        <w:r w:rsidRPr="00F24D90">
          <w:fldChar w:fldCharType="end"/>
        </w:r>
      </w:del>
      <w:del w:id="9218" w:author="Reviewer" w:date="2026-10-04T05:52:39Z">
        <w:r>
          <w:delText xml:space="preserve">: the consequent step </w:delText>
        </w:r>
      </w:del>
      <w:del w:id="9219" w:author="Reviewer" w:date="2026-10-04T05:52:39Z">
        <w:r w:rsidRPr="00F24D90">
          <w:fldChar w:fldCharType="begin"/>
        </w:r>
      </w:del>
      <w:del w:id="9220" w:author="Reviewer" w:date="2026-10-04T05:52:39Z">
        <w:r w:rsidRPr="00F24D90">
          <w:instrText xml:space="preserve"> REF _RefEqCons \h </w:instrText>
        </w:r>
      </w:del>
      <w:del w:id="9221" w:author="Reviewer" w:date="2026-10-04T05:52:39Z">
        <w:r w:rsidR="00F24D90" w:rsidRPr="00F24D90">
          <w:instrText xml:space="preserve"> \* MERGEFORMAT </w:instrText>
        </w:r>
      </w:del>
      <w:del w:id="9222" w:author="Reviewer" w:date="2026-10-04T05:52:39Z">
        <w:r w:rsidRPr="00F24D90">
          <w:fldChar w:fldCharType="separate"/>
        </w:r>
      </w:del>
      <w:del w:id="9223" w:author="Reviewer" w:date="2026-10-04T05:52:39Z">
        <w:r>
          <w:delText xml:space="preserve">( </w:delText>
        </w:r>
      </w:del>
      <w:del w:id="9224" w:author="Reviewer" w:date="2026-10-04T05:52:39Z">
        <w:r>
          <w:rPr>
            <w:noProof/>
          </w:rPr>
          <w:delText xml:space="preserve">23</w:delText>
        </w:r>
      </w:del>
      <w:del w:id="9225" w:author="Reviewer" w:date="2026-10-04T05:52:39Z">
        <w:r>
          <w:delText xml:space="preserve"> )</w:delText>
        </w:r>
      </w:del>
      <w:del w:id="9226" w:author="Reviewer" w:date="2026-10-04T05:52:39Z">
        <w:r w:rsidRPr="00F24D90">
          <w:fldChar w:fldCharType="end"/>
        </w:r>
      </w:del>
      <w:del w:id="9227" w:author="Reviewer" w:date="2026-10-04T05:52:39Z">
        <w:r>
          <w:delText xml:space="preserve"> nudges the intensity of a rule by a fixed 0.05 within the unit interval, and the boundary shift moves the shared edge of two neighboring terms while preserving the partition of unity. Every trial is kept only when the forecast physical cost strictly falls</w:delText>
        </w:r>
      </w:del>
      <w:del w:id="9228" w:author="Reviewer" w:date="2026-10-04T05:52:39Z">
        <w:r>
          <w:delTex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delText>
        </w:r>
      </w:del>
      <w:del w:id="9229" w:author="Reviewer" w:date="2026-10-04T05:52:39Z">
        <w:r>
          <w:delText xml:space="preserve"/>
        </w:r>
      </w:del>
      <w:del w:id="9230" w:author="Reviewer" w:date="2026-10-04T05:52:39Z">
        <w:r>
          <w:fldChar w:fldCharType="begin"/>
        </w:r>
      </w:del>
      <w:del w:id="9231" w:author="Reviewer" w:date="2026-10-04T05:52:39Z">
        <w:r>
          <w:instrText xml:space="preserve"> REF _RefEqKept \h </w:instrText>
        </w:r>
      </w:del>
      <w:del w:id="9232" w:author="Reviewer" w:date="2026-10-04T05:52:39Z">
        <w:r>
          <w:fldChar w:fldCharType="separate"/>
        </w:r>
      </w:del>
      <w:del w:id="9233" w:author="Reviewer" w:date="2026-10-04T05:52:39Z">
        <w:r>
          <w:delText xml:space="preserve">( </w:delText>
        </w:r>
      </w:del>
      <w:del w:id="9234" w:author="Reviewer" w:date="2026-10-04T05:52:39Z">
        <w:r>
          <w:rPr>
            <w:noProof/>
          </w:rPr>
          <w:delText xml:space="preserve">24</w:delText>
        </w:r>
      </w:del>
      <w:del w:id="9235" w:author="Reviewer" w:date="2026-10-04T05:52:39Z">
        <w:r>
          <w:delText xml:space="preserve"> )</w:delText>
        </w:r>
      </w:del>
      <w:del w:id="9236" w:author="Reviewer" w:date="2026-10-04T05:52:39Z">
        <w:r>
          <w:fldChar w:fldCharType="end"/>
        </w:r>
      </w:del>
      <w:del w:id="9237" w:author="Reviewer" w:date="2026-10-04T05:52:39Z">
        <w:r>
          <w:delText xml:space="preserve"/>
        </w:r>
      </w:del>
      <w:del w:id="9238" w:author="Reviewer" w:date="2026-10-04T05:52:39Z">
        <w:r>
          <w:delText xml:space="preserve"/>
        </w:r>
      </w:del>
    </w:p>
    <w:p>
      <w:pPr>
        <w:pStyle w:val="Heading2"/>
        <w:rPr>
          <w:ins w:id="9240" w:author="Reviewer" w:date="2026-10-04T05:52:39Z"/>
        </w:rPr>
      </w:pPr>
      <w:ins w:id="9241" w:author="Reviewer" w:date="2026-10-04T05:52:39Z">
        <w:r>
          <w:t xml:space="preserve">F. Open Intervention Space</w:t>
        </w:r>
      </w:ins>
    </w:p>
    <w:p>
      <w:pPr>
        <w:pStyle w:val="Text"/>
        <w:rPr>
          <w:ins w:id="9242" w:author="Reviewer" w:date="2026-10-04T05:52:39Z"/>
        </w:rPr>
      </w:pPr>
      <w:ins w:id="9243" w:author="Reviewer" w:date="2026-10-04T05:52:39Z">
        <w:r>
          <w:t xml:space="preserve">The fourth layer may change its own rule base when the standing decision demonstrably falls short. The three stages of that change, the grammar of the objects they may add, the proposers that supply candidates, and the gates that admit them form the open intervention space and are developed in Section V.</w:t>
        </w:r>
      </w:ins>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rPr>
          <w:del w:id="9303" w:author="Reviewer" w:date="2026-10-04T05:52:39Z"/>
        </w:rPr>
      </w:pPr>
      <w:del w:id="9244" w:author="Reviewer" w:date="2026-10-04T05:52:39Z">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del w:id="9245" w:author="Reviewer" w:date="2026-10-04T05:52:39Z">
                                <w:r>
                                  <w:rPr>
                                    <w:noProof/>
                                  </w:rPr>
                                  <w:drawing>
                                    <wp:inline distT="0" distB="0" distL="0" distR="0" wp14:anchorId="1EADEFDB" wp14:editId="11D7673F">
                                      <wp:extent cx="3025112" cy="1262959"/>
                                      <wp:effectExtent l="0" t="0" r="0" b="0"/>
                                      <wp:docPr id="22" name="image20.png"/>
                                      <wp:cNvGraphicFramePr>
                                        <a:graphicFrameLocks noChangeAspect="1"/>
                                      </wp:cNvGraphicFramePr>
                                      <a:graphic>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del>
                            </w:p>
                            <w:p w14:paraId="35EB4B21" w14:textId="506D156B" w:rsidR="00F24D90" w:rsidRDefault="00F24D90" w:rsidP="00F24D90">
                              <w:pPr>
                                <w:pStyle w:val="FigureCaption"/>
                              </w:pPr>
                              <w:bookmarkStart w:id="38" w:name="_RefFigEvfis"/>
                              <w:del w:id="9246" w:author="Reviewer" w:date="2026-10-04T05:52:39Z">
                                <w:r>
                                  <w:rPr>
                                    <w:b/>
                                    <w:bCs/>
                                  </w:rPr>
                                  <w:delText xml:space="preserve">Fig. </w:delText>
                                </w:r>
                              </w:del>
                              <w:del w:id="9247" w:author="Reviewer" w:date="2026-10-04T05:52:39Z">
                                <w:r>
                                  <w:fldChar w:fldCharType="begin"/>
                                </w:r>
                              </w:del>
                              <w:del w:id="9248" w:author="Reviewer" w:date="2026-10-04T05:52:39Z">
                                <w:r>
                                  <w:instrText xml:space="preserve"> SEQ Fig. \* ARABIC </w:instrText>
                                </w:r>
                              </w:del>
                              <w:del w:id="9249" w:author="Reviewer" w:date="2026-10-04T05:52:39Z">
                                <w:r>
                                  <w:fldChar w:fldCharType="separate"/>
                                </w:r>
                              </w:del>
                              <w:del w:id="9250" w:author="Reviewer" w:date="2026-10-04T05:52:39Z">
                                <w:r>
                                  <w:rPr>
                                    <w:noProof/>
                                  </w:rPr>
                                  <w:delText xml:space="preserve">7</w:delText>
                                </w:r>
                              </w:del>
                              <w:del w:id="9251" w:author="Reviewer" w:date="2026-10-04T05:52:39Z">
                                <w:r>
                                  <w:rPr>
                                    <w:noProof/>
                                  </w:rPr>
                                  <w:fldChar w:fldCharType="end"/>
                                </w:r>
                              </w:del>
                              <w:bookmarkEnd w:id="38"/>
                              <w:del w:id="9252" w:author="Reviewer" w:date="2026-10-04T05:52:39Z">
                                <w:r>
                                  <w:rPr>
                                    <w:b/>
                                    <w:bCs/>
                                  </w:rPr>
                                  <w:delText xml:space="preserve">.</w:delText>
                                </w:r>
                              </w:del>
                              <w:del w:id="9253" w:author="Reviewer" w:date="2026-10-04T05:52:39Z">
                                <w:r>
                                  <w:delText xml:space="preserve"> Consequent step and boundary shift.</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del w:id="9254" w:author="Reviewer" w:date="2026-10-04T05:52:39Z">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del>
                      </w:p>
                      <w:p w14:paraId="35EB4B21" w14:textId="506D156B" w:rsidR="00F24D90" w:rsidRDefault="00F24D90" w:rsidP="00F24D90">
                        <w:pPr>
                          <w:pStyle w:val="FigureCaption"/>
                        </w:pPr>
                        <w:bookmarkStart w:id="39" w:name="_RefFigEvfis"/>
                        <w:del w:id="9255" w:author="Reviewer" w:date="2026-10-04T05:52:39Z">
                          <w:r>
                            <w:rPr>
                              <w:b/>
                              <w:bCs/>
                            </w:rPr>
                            <w:delText xml:space="preserve">Fig. </w:delText>
                          </w:r>
                        </w:del>
                        <w:del w:id="9256" w:author="Reviewer" w:date="2026-10-04T05:52:39Z">
                          <w:r>
                            <w:fldChar w:fldCharType="begin"/>
                          </w:r>
                        </w:del>
                        <w:del w:id="9257" w:author="Reviewer" w:date="2026-10-04T05:52:39Z">
                          <w:r>
                            <w:instrText xml:space="preserve"> SEQ Fig. \* ARABIC </w:instrText>
                          </w:r>
                        </w:del>
                        <w:del w:id="9258" w:author="Reviewer" w:date="2026-10-04T05:52:39Z">
                          <w:r>
                            <w:fldChar w:fldCharType="separate"/>
                          </w:r>
                        </w:del>
                        <w:del w:id="9259" w:author="Reviewer" w:date="2026-10-04T05:52:39Z">
                          <w:r>
                            <w:rPr>
                              <w:noProof/>
                            </w:rPr>
                            <w:delText xml:space="preserve">7</w:delText>
                          </w:r>
                        </w:del>
                        <w:del w:id="9260" w:author="Reviewer" w:date="2026-10-04T05:52:39Z">
                          <w:r>
                            <w:rPr>
                              <w:noProof/>
                            </w:rPr>
                            <w:fldChar w:fldCharType="end"/>
                          </w:r>
                        </w:del>
                        <w:bookmarkEnd w:id="39"/>
                        <w:del w:id="9261" w:author="Reviewer" w:date="2026-10-04T05:52:39Z">
                          <w:r>
                            <w:rPr>
                              <w:b/>
                              <w:bCs/>
                            </w:rPr>
                            <w:delText xml:space="preserve">.</w:delText>
                          </w:r>
                        </w:del>
                        <w:del w:id="9262" w:author="Reviewer" w:date="2026-10-04T05:52:39Z">
                          <w:r>
                            <w:delText xml:space="preserve"> Consequent step and boundary shift.</w:delText>
                          </w:r>
                        </w:del>
                      </w:p>
                    </w:txbxContent>
                  </v:textbox>
                  <w10:wrap type="topAndBottom" anchorx="margin" anchory="margin"/>
                </v:shape>
              </w:pict>
            </mc:Fallback>
          </mc:AlternateContent>
        </w:r>
      </w:del>
      <w:del w:id="9263" w:author="Reviewer" w:date="2026-10-04T05:52:39Z">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del w:id="9264" w:author="Reviewer" w:date="2026-10-04T05:52:39Z">
                                <w:r>
                                  <w:rPr>
                                    <w:noProof/>
                                  </w:rPr>
                                  <w:drawing>
                                    <wp:inline distT="0" distB="0" distL="0" distR="0" wp14:anchorId="008566C2" wp14:editId="18C3E257">
                                      <wp:extent cx="2900220" cy="3612722"/>
                                      <wp:effectExtent l="0" t="0" r="0" b="6985"/>
                                      <wp:docPr id="21" name="image22.png"/>
                                      <wp:cNvGraphicFramePr>
                                        <a:graphicFrameLocks noChangeAspect="1"/>
                                      </wp:cNvGraphicFramePr>
                                      <a:graphic>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del>
                            </w:p>
                            <w:p w14:paraId="3DFF26EF" w14:textId="775AB544" w:rsidR="00F24D90" w:rsidRDefault="00F24D90" w:rsidP="00F24D90">
                              <w:pPr>
                                <w:pStyle w:val="FigureCaption"/>
                              </w:pPr>
                              <w:bookmarkStart w:id="40" w:name="_RefFigGates"/>
                              <w:del w:id="9265" w:author="Reviewer" w:date="2026-10-04T05:52:39Z">
                                <w:r>
                                  <w:rPr>
                                    <w:b/>
                                    <w:bCs/>
                                  </w:rPr>
                                  <w:delText xml:space="preserve">Fig. </w:delText>
                                </w:r>
                              </w:del>
                              <w:del w:id="9266" w:author="Reviewer" w:date="2026-10-04T05:52:39Z">
                                <w:r>
                                  <w:fldChar w:fldCharType="begin"/>
                                </w:r>
                              </w:del>
                              <w:del w:id="9267" w:author="Reviewer" w:date="2026-10-04T05:52:39Z">
                                <w:r>
                                  <w:instrText xml:space="preserve"> SEQ Fig. \* ARABIC </w:instrText>
                                </w:r>
                              </w:del>
                              <w:del w:id="9268" w:author="Reviewer" w:date="2026-10-04T05:52:39Z">
                                <w:r>
                                  <w:fldChar w:fldCharType="separate"/>
                                </w:r>
                              </w:del>
                              <w:del w:id="9269" w:author="Reviewer" w:date="2026-10-04T05:52:39Z">
                                <w:r>
                                  <w:rPr>
                                    <w:noProof/>
                                  </w:rPr>
                                  <w:delText xml:space="preserve">8</w:delText>
                                </w:r>
                              </w:del>
                              <w:del w:id="9270" w:author="Reviewer" w:date="2026-10-04T05:52:39Z">
                                <w:r>
                                  <w:rPr>
                                    <w:noProof/>
                                  </w:rPr>
                                  <w:fldChar w:fldCharType="end"/>
                                </w:r>
                              </w:del>
                              <w:bookmarkEnd w:id="40"/>
                              <w:del w:id="9271" w:author="Reviewer" w:date="2026-10-04T05:52:39Z">
                                <w:r>
                                  <w:rPr>
                                    <w:b/>
                                    <w:bCs/>
                                  </w:rPr>
                                  <w:delText xml:space="preserve">.</w:delText>
                                </w:r>
                              </w:del>
                              <w:del w:id="9272" w:author="Reviewer" w:date="2026-10-04T05:52:39Z">
                                <w:r>
                                  <w:delText xml:space="preserve"> Generative proposal and the verification gates.</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del w:id="9273" w:author="Reviewer" w:date="2026-10-04T05:52:39Z">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del>
                      </w:p>
                      <w:p w14:paraId="3DFF26EF" w14:textId="775AB544" w:rsidR="00F24D90" w:rsidRDefault="00F24D90" w:rsidP="00F24D90">
                        <w:pPr>
                          <w:pStyle w:val="FigureCaption"/>
                        </w:pPr>
                        <w:bookmarkStart w:id="41" w:name="_RefFigGates"/>
                        <w:del w:id="9274" w:author="Reviewer" w:date="2026-10-04T05:52:39Z">
                          <w:r>
                            <w:rPr>
                              <w:b/>
                              <w:bCs/>
                            </w:rPr>
                            <w:delText xml:space="preserve">Fig. </w:delText>
                          </w:r>
                        </w:del>
                        <w:del w:id="9275" w:author="Reviewer" w:date="2026-10-04T05:52:39Z">
                          <w:r>
                            <w:fldChar w:fldCharType="begin"/>
                          </w:r>
                        </w:del>
                        <w:del w:id="9276" w:author="Reviewer" w:date="2026-10-04T05:52:39Z">
                          <w:r>
                            <w:instrText xml:space="preserve"> SEQ Fig. \* ARABIC </w:instrText>
                          </w:r>
                        </w:del>
                        <w:del w:id="9277" w:author="Reviewer" w:date="2026-10-04T05:52:39Z">
                          <w:r>
                            <w:fldChar w:fldCharType="separate"/>
                          </w:r>
                        </w:del>
                        <w:del w:id="9278" w:author="Reviewer" w:date="2026-10-04T05:52:39Z">
                          <w:r>
                            <w:rPr>
                              <w:noProof/>
                            </w:rPr>
                            <w:delText xml:space="preserve">8</w:delText>
                          </w:r>
                        </w:del>
                        <w:del w:id="9279" w:author="Reviewer" w:date="2026-10-04T05:52:39Z">
                          <w:r>
                            <w:rPr>
                              <w:noProof/>
                            </w:rPr>
                            <w:fldChar w:fldCharType="end"/>
                          </w:r>
                        </w:del>
                        <w:bookmarkEnd w:id="41"/>
                        <w:del w:id="9280" w:author="Reviewer" w:date="2026-10-04T05:52:39Z">
                          <w:r>
                            <w:rPr>
                              <w:b/>
                              <w:bCs/>
                            </w:rPr>
                            <w:delText xml:space="preserve">.</w:delText>
                          </w:r>
                        </w:del>
                        <w:del w:id="9281" w:author="Reviewer" w:date="2026-10-04T05:52:39Z">
                          <w:r>
                            <w:delText xml:space="preserve"> Generative proposal and the verification gates.</w:delText>
                          </w:r>
                        </w:del>
                      </w:p>
                    </w:txbxContent>
                  </v:textbox>
                  <w10:wrap type="topAndBottom" anchorx="margin" anchory="margin"/>
                </v:shape>
              </w:pict>
            </mc:Fallback>
          </mc:AlternateContent>
        </w:r>
      </w:del>
      <w:del w:id="9282" w:author="Reviewer" w:date="2026-10-04T05:52:39Z">
        <w:r>
          <w:delTex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delText>
        </w:r>
      </w:del>
      <w:del w:id="9283" w:author="Reviewer" w:date="2026-10-04T05:52:39Z">
        <w:r w:rsidR="00FF7E24">
          <w:lastRenderedPageBreak/>
          <w:delText xml:space="preserve">from a menu: given a lake near the front, the stage can compose an actuator that drafts from it and wets the fuel ahead of the head, which no seed </w:delText>
        </w:r>
      </w:del>
      <w:del w:id="9284" w:author="Reviewer" w:date="2026-10-04T05:52:39Z">
        <w:r>
          <w:delText xml:space="preserve">rule contains; the basis itself is not </w:delText>
        </w:r>
      </w:del>
      <w:proofErr w:type="spellStart"/>
      <w:del w:id="9285" w:author="Reviewer" w:date="2026-10-04T05:52:39Z">
        <w:r>
          <w:delText xml:space="preserve">proposable</w:delText>
        </w:r>
      </w:del>
      <w:proofErr w:type="spellEnd"/>
      <w:del w:id="9286" w:author="Reviewer" w:date="2026-10-04T05:52:39Z">
        <w:r>
          <w:delText xml:space="preserve">, so the space stays closed at effects yet open at interventions. Every proposal is untrusted by construction and passes the applicable gates of </w:delText>
        </w:r>
      </w:del>
      <w:del w:id="9287" w:author="Reviewer" w:date="2026-10-04T05:52:39Z">
        <w:r w:rsidR="00FF7E24" w:rsidRPr="00F24D90">
          <w:fldChar w:fldCharType="begin"/>
        </w:r>
      </w:del>
      <w:del w:id="9288" w:author="Reviewer" w:date="2026-10-04T05:52:39Z">
        <w:r w:rsidR="00FF7E24" w:rsidRPr="00F24D90">
          <w:instrText xml:space="preserve"> REF _RefFigGates \h </w:instrText>
        </w:r>
      </w:del>
      <w:del w:id="9289" w:author="Reviewer" w:date="2026-10-04T05:52:39Z">
        <w:r w:rsidRPr="00F24D90">
          <w:instrText xml:space="preserve"> \* MERGEFORMAT </w:instrText>
        </w:r>
      </w:del>
      <w:del w:id="9290" w:author="Reviewer" w:date="2026-10-04T05:52:39Z">
        <w:r w:rsidR="00FF7E24" w:rsidRPr="00F24D90">
          <w:fldChar w:fldCharType="separate"/>
        </w:r>
      </w:del>
      <w:del w:id="9291" w:author="Reviewer" w:date="2026-10-04T05:52:39Z">
        <w:r>
          <w:delText xml:space="preserve">Fig. </w:delText>
        </w:r>
      </w:del>
      <w:del w:id="9292" w:author="Reviewer" w:date="2026-10-04T05:52:39Z">
        <w:r>
          <w:rPr>
            <w:noProof/>
          </w:rPr>
          <w:delText xml:space="preserve">8</w:delText>
        </w:r>
      </w:del>
      <w:del w:id="9293" w:author="Reviewer" w:date="2026-10-04T05:52:39Z">
        <w:r w:rsidR="00FF7E24" w:rsidRPr="00F24D90">
          <w:fldChar w:fldCharType="end"/>
        </w:r>
      </w:del>
      <w:del w:id="9294" w:author="Reviewer" w:date="2026-10-04T05:52:39Z">
        <w:r>
          <w:delText xml:space="preserve">: G1 format, G2 vocabulary, ranges, and duplication, G2b concept non-redundancy, G2c relevance, and G2d pool economy, all without a simulation step; G3 and G4 then demand that the forecast physical cost strictly fall on two independently seeded rollouts </w:delText>
        </w:r>
      </w:del>
      <w:del w:id="9295" w:author="Reviewer" w:date="2026-10-04T05:52:39Z">
        <w:r w:rsidR="00FF7E24">
          <w:fldChar w:fldCharType="begin"/>
        </w:r>
      </w:del>
      <w:del w:id="9296" w:author="Reviewer" w:date="2026-10-04T05:52:39Z">
        <w:r w:rsidR="00FF7E24">
          <w:instrText xml:space="preserve"> REF _RefEqGates \h </w:instrText>
        </w:r>
      </w:del>
      <w:del w:id="9297" w:author="Reviewer" w:date="2026-10-04T05:52:39Z">
        <w:r w:rsidR="00FF7E24">
          <w:fldChar w:fldCharType="separate"/>
        </w:r>
      </w:del>
      <w:del w:id="9298" w:author="Reviewer" w:date="2026-10-04T05:52:39Z">
        <w:r>
          <w:delText xml:space="preserve">( </w:delText>
        </w:r>
      </w:del>
      <w:del w:id="9299" w:author="Reviewer" w:date="2026-10-04T05:52:39Z">
        <w:r>
          <w:rPr>
            <w:noProof/>
          </w:rPr>
          <w:delText xml:space="preserve">25</w:delText>
        </w:r>
      </w:del>
      <w:del w:id="9300" w:author="Reviewer" w:date="2026-10-04T05:52:39Z">
        <w:r>
          <w:delText xml:space="preserve"> )</w:delText>
        </w:r>
      </w:del>
      <w:del w:id="9301" w:author="Reviewer" w:date="2026-10-04T05:52:39Z">
        <w:r w:rsidR="00FF7E24">
          <w:fldChar w:fldCharType="end"/>
        </w:r>
      </w:del>
      <w:del w:id="9302" w:author="Reviewer" w:date="2026-10-04T05:52:39Z">
        <w:r>
          <w:delText xml:space="preserve">, G5 requires a package to clear an additional </w:delText>
        </w:r>
      </w:del>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r>
        <w:t xml:space="preserve">G. Global Coordination and the No-Harm Guard</w:t>
      </w:r>
      <w:r>
        <w:t xml:space="preserve"/>
      </w:r>
    </w:p>
    <w:p w14:paraId="01AFAA7D" w14:textId="5A5472E7" w:rsidR="004A6C58" w:rsidRDefault="00CF451C" w:rsidP="00CF451C">
      <w:pPr>
        <w:pStyle w:val="Text"/>
      </w:pPr>
      <w:r>
        <w:t xml:space="preserve"/>
      </w:r>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pPr>
      <w:r>
        <w:t xml:space="preserve">H. Guarantees</w:t>
      </w:r>
    </w:p>
    <w:p>
      <w:pPr>
        <w:pStyle w:val="Text"/>
        <w:rPr/>
      </w:pPr>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p>
    <w:p>
      <w:pPr>
        <w:pStyle w:val="Text"/>
        <w:rPr/>
      </w:pPr>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p>
    <w:p>
      <w:pPr>
        <w:pStyle w:val="Text"/>
        <w:rPr/>
      </w:pPr>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p>
    <w:p>
      <w:pPr>
        <w:pStyle w:val="Text"/>
        <w:rPr/>
      </w:pPr>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p>
    <w:p>
      <w:pPr>
        <w:pStyle w:val="Text"/>
        <w:rPr/>
      </w:pPr>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p>
    <w:p>
      <w:pPr>
        <w:pStyle w:val="Heading1"/>
        <w:rPr>
          <w:ins w:id="9392" w:author="Reviewer" w:date="2026-10-04T05:52:39Z"/>
        </w:rPr>
      </w:pPr>
      <w:ins w:id="9393" w:author="Reviewer" w:date="2026-10-04T05:52:39Z">
        <w:r>
          <w:t xml:space="preserve">V. The Open Intervention Space</w:t>
        </w:r>
      </w:ins>
    </w:p>
    <w:p>
      <w:pPr>
        <w:pStyle w:val="Heading2"/>
        <w:rPr>
          <w:ins w:id="9394" w:author="Reviewer" w:date="2026-10-04T05:52:39Z"/>
        </w:rPr>
      </w:pPr>
      <w:ins w:id="9395" w:author="Reviewer" w:date="2026-10-04T05:52:39Z">
        <w:r>
          <w:t xml:space="preserve">A. Levels of Novelty and the Grammar</w:t>
        </w:r>
      </w:ins>
    </w:p>
    <w:p>
      <w:pPr>
        <w:pStyle w:val="Text"/>
        <w:rPr>
          <w:ins w:id="9396" w:author="Reviewer" w:date="2026-10-04T05:52:39Z"/>
        </w:rPr>
      </w:pPr>
      <w:ins w:id="9397" w:author="Reviewer" w:date="2026-10-04T05:52:39Z">
        <w:r>
          <w:t xml:space="preserve">What counts as a new intervention is stated before it is measured. Four levels are distinguished. At level zero the layer changes the intensity of one of the six families; this is the closed space of the deployed tools. At level one it bundles existing families at fixed weights, a composite alternative in the sense of [42]; a bundle is a convenience and is not counted as new. At level two it writes a sited intervention: a named list of at most three clauses, each applying one of seven physical effects (wet, clear, ignite, coat, evacuate, prime, draft) to one of seven sectors of the incident (head, flank, rear, ring, at-fire, assets, populated) over a distance band in cells with an amount. The band is measured from the sector's reference cells, the burning cells for the first five sectors, the threatened asset footprints, or the populated cells, and a band starting at zero includes the reference cells themselves, so two clauses that differ in range never compile to the same cells. A sited intervention states where and how, in terms no base family expresses; it is the object the claim of this article rests on. At level three the layer adds an intermediate concept, a normalized weighted sum of at most four existing features or concepts, which adds an antecedent axis to the space and corresponds to the expansion of separable dimensions in [36]. The seven effects are the fields the engine already writes and the cost model already prices; the generative stage never defines a new physical effect. Three library tactics are built on the same effects and validated in the engine, tactical burn (ignite on the band ahead of the head), retardant drop (coat on the band ahead of the head), and water drafting (draft on committed cells), and they share their physics with the corresponding clause effects through common operators, so a clause that re-composes a library tactic is measured on the same physics as the tactic itself.</w:t>
        </w:r>
      </w:ins>
    </w:p>
    <w:p>
      <w:pPr>
        <w:pStyle w:val="Heading2"/>
        <w:rPr>
          <w:ins w:id="9398" w:author="Reviewer" w:date="2026-10-04T05:52:39Z"/>
        </w:rPr>
      </w:pPr>
      <w:ins w:id="9399" w:author="Reviewer" w:date="2026-10-04T05:52:39Z">
        <w:r>
          <w:t xml:space="preserve">B. Staged Adaptation</w:t>
        </w:r>
      </w:ins>
    </w:p>
    <w:p>
      <w:pPr>
        <w:pStyle w:val="Text"/>
        <w:rPr>
          <w:ins w:id="9400" w:author="Reviewer" w:date="2026-10-04T05:52:39Z"/>
        </w:rPr>
      </w:pPr>
      <w:ins w:id="9401" w:author="Reviewer" w:date="2026-10-04T05:52:39Z">
        <w:r>
          <w:t xml:space="preserve">Adaptation is engaged only when the standing decision demonstrably falls short: a cost deficit, a coverage gap while fire is alive, or renewed spread under applied orders. Stage 1 tunes rules already in the base with two bounded moves: the consequent step ( 23 ) nudges the intensity of a rule by a fixed 0.05 within the unit interval, and the boundary shift moves the shared edge of two neighboring terms while preserving the partition of unity. Stage 2 grows the base: it writes a rule on the uncovered combination of the two most active concepts, and where a covered combination is ambiguous it inserts a narrow term at the crisp reading. Stage 3 asks a proposer for a rule the current vocabulary cannot express, alone or as a package with exactly one new object of level one, two, or three that the rule must use. Which stage runs in a cycle is chosen by a contextual bandit over the deficit band and the coverage flag [32]; a stage that keeps failing loses value in its own table. Every trial of every stage is judged on a working copy of the base by the same quantity, the forecast physical cost on the shadow simulator over a basis of at least 45 minutes, and is kept only when that cost falls ( 24 ).</w:t>
        </w:r>
      </w:ins>
    </w:p>
    <w:p>
      <w:pPr>
        <w:pStyle w:val="Heading2"/>
        <w:rPr>
          <w:ins w:id="9402" w:author="Reviewer" w:date="2026-10-04T05:52:39Z"/>
        </w:rPr>
      </w:pPr>
      <w:ins w:id="9403" w:author="Reviewer" w:date="2026-10-04T05:52:39Z">
        <w:r>
          <w:t xml:space="preserve">C. Proposers and the Trial Context</w:t>
        </w:r>
      </w:ins>
    </w:p>
    <w:p>
      <w:pPr>
        <w:pStyle w:val="Text"/>
        <w:rPr>
          <w:ins w:id="9404" w:author="Reviewer" w:date="2026-10-04T05:52:39Z"/>
        </w:rPr>
      </w:pPr>
      <w:ins w:id="9405" w:author="Reviewer" w:date="2026-10-04T05:52:39Z">
        <w:r>
          <w:t xml:space="preserve">The generative stage is a function from a situation to a candidate, and nothing that decides admission depends on which function is used. Three proposers are placed behind the same hook. The language-model proposer sends a standing mission brief and the situation of the cycle to a pretrained model used in context only, with a fixed reply schema and a revision budget of two corrected retries. The evolutionary proposer searches the grammar of Section V-A directly: a population of twelve candidates, three generations, tournament selection, mutation of effects, sectors, ranges, amounts, terms, and intensities, and crossover by clause exchange. The random proposer samples the grammar uniformly. Both search proposers apply the cheap gates of Section V-D as a filter before any forecast is spent, price each surviving candidate by the gain of one seeded shadow forecast, re-price their finalists on the second seed, and return the candidate with the better worse-seed gain; when no candidate lowers the forecast on both futures they return nothing and the stage records a search miss without spending the four gate forecasts. Every proposer is charged the same currency, the number of shadow forecasts it spends per cycle, capped at 36 for the search proposers, so the comparison of Section VII-C is at equal budget. The stage leaves a trial context on the engine for the duration of the call, the current base, the gated activations, and the build function the gates themselves use, so a search proposer prices candidates exactly as the gates will; it cannot admit anything.</w:t>
        </w:r>
      </w:ins>
    </w:p>
    <w:p>
      <w:pPr>
        <w:pStyle w:val="Heading2"/>
        <w:rPr>
          <w:ins w:id="9406" w:author="Reviewer" w:date="2026-10-04T05:52:39Z"/>
        </w:rPr>
      </w:pPr>
      <w:ins w:id="9407" w:author="Reviewer" w:date="2026-10-04T05:52:39Z">
        <w:r>
          <w:t xml:space="preserve">D. Verification Gates</w:t>
        </w:r>
      </w:ins>
    </w:p>
    <w:p>
      <w:pPr>
        <w:pStyle w:val="Text"/>
        <w:rPr>
          <w:ins w:id="9408" w:author="Reviewer" w:date="2026-10-04T05:52:39Z"/>
        </w:rPr>
      </w:pPr>
      <w:ins w:id="9409" w:author="Reviewer" w:date="2026-10-04T05:52:39Z">
        <w:r>
          <w:t xml:space="preserve">A proposal is rejected the moment it fails a gate that applies to it. G1 checks form and G2 arity, vocabulary, and range. G2c requires every antecedent to fire in the present situation; a term that fails only by its form is repaired to the nearest reading that still holds and the repair is recorded. G2 availability refuses water-dependent effects on a map without water, G2d refuses capacity-spending orders on a saturated pool, and G2b refuses a duplicate antecedent cell, a redundant concept (cosine above 0.95 with an existing one), or a clause signature already admitted. None of these costs a simulation. G3 and G4 are one paired comparison on two independently seeded futures: the base extended by the candidate against the base without it, and the forecast physical cost must fall on both ( 25 ). G5 asks a package to clear a vocabulary margin on both futures, and G5b, when the new object is ordered beside ordinary interventions, repeats the two futures with the object struck out and admits the package only if the cost rises without it, so the vocabulary does not grow on borrowed credit. The gates contain no model. They are the same for the language model, the search, and the random sampler, which is what makes the proposer comparison meaningful.</w:t>
        </w:r>
      </w:ins>
    </w:p>
    <w:p>
      <w:pPr>
        <w:pStyle w:val="Heading2"/>
        <w:rPr>
          <w:ins w:id="9410" w:author="Reviewer" w:date="2026-10-04T05:52:39Z"/>
        </w:rPr>
      </w:pPr>
      <w:ins w:id="9411" w:author="Reviewer" w:date="2026-10-04T05:52:39Z">
        <w:r>
          <w:t xml:space="preserve">E. Learning From the Simulator</w:t>
        </w:r>
      </w:ins>
    </w:p>
    <w:p>
      <w:pPr>
        <w:pStyle w:val="Text"/>
        <w:rPr>
          <w:ins w:id="9412" w:author="Reviewer" w:date="2026-10-04T05:52:39Z"/>
        </w:rPr>
      </w:pPr>
      <w:ins w:id="9413" w:author="Reviewer" w:date="2026-10-04T05:52:39Z">
        <w:r>
          <w:t xml:space="preserve">What the layer learns is kept in three places. The lineage store holds every admitted rule and object, so a later rule in the same incident may order a generated intervention or cite a generated concept, and a later incident restores them unless the vocabulary is reset. The cycle chronicle holds every closed stage-3 attempt with its situation, proposal, gate, and measured change, and the nearest past cases are placed in the next proposal request. The composition prior is a table over context buckets (pool saturated or not, water present or not, assets within reach of the fire or not) and effect-sector pairs, holding the number of trials, the number of positive forecast gains, and the mean gain; it is updated from every priced candidate and every gate verdict, it seeds half of the evolutionary population, and it is the measurable form of the statement that the decision layer learns from the simulator which compositions of its physical primitives help. Section VII-C switches it off to measure what it adds.</w:t>
        </w:r>
      </w:ins>
    </w:p>
    <w:p w14:paraId="48A7A821" w14:textId="77777777" w:rsidR="004A6C58" w:rsidRDefault="00121BAB">
      <w:pPr>
        <w:pStyle w:val="Heading1"/>
        <w:rPr>
          <w:del w:id="9415" w:author="Reviewer" w:date="2026-10-04T05:52:39Z"/>
        </w:rPr>
      </w:pPr>
      <w:del w:id="9414" w:author="Reviewer" w:date="2026-10-04T05:52:39Z">
        <w:r>
          <w:delText>V. Results</w:delText>
        </w:r>
      </w:del>
    </w:p>
    <w:p>
      <w:pPr>
        <w:pStyle w:val="Heading1"/>
        <w:rPr>
          <w:ins w:id="9416" w:author="Reviewer" w:date="2026-10-04T05:52:39Z"/>
        </w:rPr>
      </w:pPr>
      <w:ins w:id="9417" w:author="Reviewer" w:date="2026-10-04T05:52:39Z">
        <w:r>
          <w:t xml:space="preserve">VI. Evaluation Design</w:t>
        </w:r>
      </w:ins>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rPr>
                                  <w:del w:id="9312" w:author="Reviewer" w:date="2026-10-04T05:52:39Z"/>
                                </w:rPr>
                              </w:pPr>
                              <w:bookmarkStart w:id="45" w:name="_Ref237017051"/>
                              <w:del w:id="9304" w:author="Reviewer" w:date="2026-10-04T05:52:39Z">
                                <w:r>
                                  <w:rPr>
                                    <w:b/>
                                    <w:bCs/>
                                  </w:rPr>
                                  <w:delText xml:space="preserve">Fig. </w:delText>
                                </w:r>
                              </w:del>
                              <w:del w:id="9305" w:author="Reviewer" w:date="2026-10-04T05:52:39Z">
                                <w:r>
                                  <w:fldChar w:fldCharType="begin"/>
                                </w:r>
                              </w:del>
                              <w:del w:id="9306" w:author="Reviewer" w:date="2026-10-04T05:52:39Z">
                                <w:r>
                                  <w:instrText xml:space="preserve"> SEQ Fig. \* ARABIC </w:instrText>
                                </w:r>
                              </w:del>
                              <w:del w:id="9307" w:author="Reviewer" w:date="2026-10-04T05:52:39Z">
                                <w:r>
                                  <w:fldChar w:fldCharType="separate"/>
                                </w:r>
                              </w:del>
                              <w:del w:id="9308" w:author="Reviewer" w:date="2026-10-04T05:52:39Z">
                                <w:r>
                                  <w:rPr>
                                    <w:noProof/>
                                  </w:rPr>
                                  <w:delText xml:space="preserve">9</w:delText>
                                </w:r>
                              </w:del>
                              <w:del w:id="9309" w:author="Reviewer" w:date="2026-10-04T05:52:39Z">
                                <w:r>
                                  <w:rPr>
                                    <w:noProof/>
                                  </w:rPr>
                                  <w:fldChar w:fldCharType="end"/>
                                </w:r>
                              </w:del>
                              <w:bookmarkEnd w:id="45"/>
                              <w:del w:id="9310" w:author="Reviewer" w:date="2026-10-04T05:52:39Z">
                                <w:r>
                                  <w:rPr>
                                    <w:b/>
                                    <w:bCs/>
                                  </w:rPr>
                                  <w:delText xml:space="preserve">.</w:delText>
                                </w:r>
                              </w:del>
                              <w:del w:id="9311" w:author="Reviewer" w:date="2026-10-04T05:52:39Z">
                                <w:r>
                                  <w:delText xml:space="preserve"> Hindcast agreement maps (green: predicted burn; red: simulated only; blue: observed only; yellow: ignition).</w:delText>
                                </w:r>
                              </w:del>
                            </w:p>
                            <w:p>
                              <w:pPr>
                                <w:pStyle w:val="FigureCaption"/>
                                <w:rPr>
                                  <w:ins w:id="9313" w:author="Reviewer" w:date="2026-10-04T05:52:39Z"/>
                                </w:rPr>
                              </w:pPr>
                              <w:ins w:id="9314" w:author="Reviewer" w:date="2026-10-04T05:52:39Z">
                                <w:r>
                                  <w:t xml:space="preserve">Fig. 8. Hindcast agreement maps (green: predicted burn; red: simulated only; blue: observed only; yellow: ignition).</w:t>
                                </w:r>
                              </w:ins>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rPr>
                            <w:del w:id="9323" w:author="Reviewer" w:date="2026-10-04T05:52:39Z"/>
                          </w:rPr>
                        </w:pPr>
                        <w:bookmarkStart w:id="46" w:name="_Ref237017051"/>
                        <w:del w:id="9315" w:author="Reviewer" w:date="2026-10-04T05:52:39Z">
                          <w:r>
                            <w:rPr>
                              <w:b/>
                              <w:bCs/>
                            </w:rPr>
                            <w:delText xml:space="preserve">Fig. </w:delText>
                          </w:r>
                        </w:del>
                        <w:del w:id="9316" w:author="Reviewer" w:date="2026-10-04T05:52:39Z">
                          <w:r>
                            <w:fldChar w:fldCharType="begin"/>
                          </w:r>
                        </w:del>
                        <w:del w:id="9317" w:author="Reviewer" w:date="2026-10-04T05:52:39Z">
                          <w:r>
                            <w:instrText xml:space="preserve"> SEQ Fig. \* ARABIC </w:instrText>
                          </w:r>
                        </w:del>
                        <w:del w:id="9318" w:author="Reviewer" w:date="2026-10-04T05:52:39Z">
                          <w:r>
                            <w:fldChar w:fldCharType="separate"/>
                          </w:r>
                        </w:del>
                        <w:del w:id="9319" w:author="Reviewer" w:date="2026-10-04T05:52:39Z">
                          <w:r>
                            <w:rPr>
                              <w:noProof/>
                            </w:rPr>
                            <w:delText xml:space="preserve">9</w:delText>
                          </w:r>
                        </w:del>
                        <w:del w:id="9320" w:author="Reviewer" w:date="2026-10-04T05:52:39Z">
                          <w:r>
                            <w:rPr>
                              <w:noProof/>
                            </w:rPr>
                            <w:fldChar w:fldCharType="end"/>
                          </w:r>
                        </w:del>
                        <w:bookmarkEnd w:id="46"/>
                        <w:del w:id="9321" w:author="Reviewer" w:date="2026-10-04T05:52:39Z">
                          <w:r>
                            <w:rPr>
                              <w:b/>
                              <w:bCs/>
                            </w:rPr>
                            <w:delText xml:space="preserve">.</w:delText>
                          </w:r>
                        </w:del>
                        <w:del w:id="9322" w:author="Reviewer" w:date="2026-10-04T05:52:39Z">
                          <w:r>
                            <w:delText xml:space="preserve"> Hindcast agreement maps (green: predicted burn; red: simulated only; blue: observed only; yellow: ignition).</w:delText>
                          </w:r>
                        </w:del>
                      </w:p>
                      <w:p>
                        <w:pPr>
                          <w:pStyle w:val="FigureCaption"/>
                          <w:rPr>
                            <w:ins w:id="9324" w:author="Reviewer" w:date="2026-10-04T05:52:39Z"/>
                          </w:rPr>
                        </w:pPr>
                        <w:ins w:id="9325" w:author="Reviewer" w:date="2026-10-04T05:52:39Z">
                          <w:r>
                            <w:t xml:space="preserve">Fig. 8. Hindcast agreement maps (green: predicted burn; red: simulated only; blue: observed only; yellow: ignition).</w:t>
                          </w:r>
                        </w:ins>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rPr>
          <w:del w:id="9389" w:author="Reviewer" w:date="2026-10-04T05:52:39Z"/>
        </w:rPr>
      </w:pPr>
      <w:del w:id="9326" w:author="Reviewer" w:date="2026-10-04T05:52:39Z">
        <w:r>
          <w:delText xml:space="preserve">The simulation is tested by blind hindcast: it receives only the real inputs of a documented fire, with no tuning on that fire, and its output is compared with the satellite record. Terrain comes from the Copernicus GLO-30 model, fuel from ESA </w:delText>
        </w:r>
      </w:del>
      <w:proofErr w:type="spellStart"/>
      <w:del w:id="9327" w:author="Reviewer" w:date="2026-10-04T05:52:39Z">
        <w:r>
          <w:delText xml:space="preserve">WorldCover</w:delText>
        </w:r>
      </w:del>
      <w:proofErr w:type="spellEnd"/>
      <w:del w:id="9328" w:author="Reviewer" w:date="2026-10-04T05:52:39Z">
        <w:r>
          <w:delText xml:space="preserve"> 2021, weather from ERA5 reanalysis, and ignition points and reference burn from NASA FIRMS VIIRS detections. Four documented fires in </w:delText>
        </w:r>
      </w:del>
      <w:proofErr w:type="spellStart"/>
      <w:del w:id="9329" w:author="Reviewer" w:date="2026-10-04T05:52:39Z">
        <w:r>
          <w:delText xml:space="preserve">Türkiye</w:delText>
        </w:r>
      </w:del>
      <w:proofErr w:type="spellEnd"/>
      <w:del w:id="9330" w:author="Reviewer" w:date="2026-10-04T05:52:39Z">
        <w:r>
          <w:delText xml:space="preserve"> cover different fuel, terrain, and wind conditions: Sc1 </w:delText>
        </w:r>
      </w:del>
      <w:proofErr w:type="spellStart"/>
      <w:del w:id="9331" w:author="Reviewer" w:date="2026-10-04T05:52:39Z">
        <w:r>
          <w:delText xml:space="preserve">Manavgat</w:delText>
        </w:r>
      </w:del>
      <w:proofErr w:type="spellEnd"/>
      <w:del w:id="9332" w:author="Reviewer" w:date="2026-10-04T05:52:39Z">
        <w:r>
          <w:delText xml:space="preserve"> and Sc2 Marmaris (July 2021, 48 h), Sc3 </w:delText>
        </w:r>
      </w:del>
      <w:proofErr w:type="spellStart"/>
      <w:del w:id="9333" w:author="Reviewer" w:date="2026-10-04T05:52:39Z">
        <w:r>
          <w:delText xml:space="preserve">Milas-Kemerköy</w:delText>
        </w:r>
      </w:del>
      <w:proofErr w:type="spellEnd"/>
      <w:del w:id="9334" w:author="Reviewer" w:date="2026-10-04T05:52:39Z">
        <w:r>
          <w:delText xml:space="preserve"> (August 2021, 72 h), and Sc4 </w:delText>
        </w:r>
      </w:del>
      <w:proofErr w:type="spellStart"/>
      <w:del w:id="9335" w:author="Reviewer" w:date="2026-10-04T05:52:39Z">
        <w:r>
          <w:delText xml:space="preserve">Çanakkale-Kayadere</w:delText>
        </w:r>
      </w:del>
      <w:proofErr w:type="spellEnd"/>
      <w:del w:id="9336" w:author="Reviewer" w:date="2026-10-04T05:52:39Z">
        <w:r>
          <w:delText xml:space="preserve"> (August 2023, 48 h). Because the core models free spread without suppression, a free run overpredicts the final area, so three suppression-robust criteria are used: the probability of detection </w:delText>
        </w:r>
      </w:del>
      <w:del w:id="9337" w:author="Reviewer" w:date="2026-10-04T05:52:39Z">
        <w:r>
          <w:fldChar w:fldCharType="begin"/>
        </w:r>
      </w:del>
      <w:del w:id="9338" w:author="Reviewer" w:date="2026-10-04T05:52:39Z">
        <w:r>
          <w:instrText xml:space="preserve"> REF _RefEqPOD \h </w:instrText>
        </w:r>
      </w:del>
      <w:del w:id="9339" w:author="Reviewer" w:date="2026-10-04T05:52:39Z">
        <w:r>
          <w:fldChar w:fldCharType="separate"/>
        </w:r>
      </w:del>
      <w:del w:id="9340" w:author="Reviewer" w:date="2026-10-04T05:52:39Z">
        <w:r>
          <w:delText xml:space="preserve">( </w:delText>
        </w:r>
      </w:del>
      <w:del w:id="9341" w:author="Reviewer" w:date="2026-10-04T05:52:39Z">
        <w:r>
          <w:rPr>
            <w:noProof/>
          </w:rPr>
          <w:delText xml:space="preserve">27</w:delText>
        </w:r>
      </w:del>
      <w:del w:id="9342" w:author="Reviewer" w:date="2026-10-04T05:52:39Z">
        <w:r>
          <w:delText xml:space="preserve"> )</w:delText>
        </w:r>
      </w:del>
      <w:del w:id="9343" w:author="Reviewer" w:date="2026-10-04T05:52:39Z">
        <w:r>
          <w:fldChar w:fldCharType="end"/>
        </w:r>
      </w:del>
      <w:del w:id="9344" w:author="Reviewer" w:date="2026-10-04T05:52:39Z">
        <w:r>
          <w:delText xml:space="preserve">, accepted at 0.70 for calibrated growth models </w:delText>
        </w:r>
      </w:del>
      <w:del w:id="9345" w:author="Reviewer" w:date="2026-10-04T05:52:39Z">
        <w:r>
          <w:fldChar w:fldCharType="begin"/>
        </w:r>
      </w:del>
      <w:del w:id="9346" w:author="Reviewer" w:date="2026-10-04T05:52:39Z">
        <w:r>
          <w:instrText xml:space="preserve"> CITATION Pai211 \l 1033 </w:instrText>
        </w:r>
      </w:del>
      <w:del w:id="9347" w:author="Reviewer" w:date="2026-10-04T05:52:39Z">
        <w:r>
          <w:fldChar w:fldCharType="separate"/>
        </w:r>
      </w:del>
      <w:del w:id="9348" w:author="Reviewer" w:date="2026-10-04T05:52:39Z">
        <w:r>
          <w:rPr>
            <w:noProof/>
          </w:rPr>
          <w:delText xml:space="preserve"> [34]</w:delText>
        </w:r>
      </w:del>
      <w:del w:id="9349" w:author="Reviewer" w:date="2026-10-04T05:52:39Z">
        <w:r>
          <w:fldChar w:fldCharType="end"/>
        </w:r>
      </w:del>
      <w:del w:id="9350" w:author="Reviewer" w:date="2026-10-04T05:52:39Z">
        <w:r>
          <w:delText xml:space="preserve">; the front position error relative to the equivalent burn radius </w:delText>
        </w:r>
      </w:del>
      <w:del w:id="9351" w:author="Reviewer" w:date="2026-10-04T05:52:39Z">
        <w:r>
          <w:fldChar w:fldCharType="begin"/>
        </w:r>
      </w:del>
      <w:del w:id="9352" w:author="Reviewer" w:date="2026-10-04T05:52:39Z">
        <w:r>
          <w:instrText xml:space="preserve"> REF _RefEqFront \h </w:instrText>
        </w:r>
      </w:del>
      <w:del w:id="9353" w:author="Reviewer" w:date="2026-10-04T05:52:39Z">
        <w:r>
          <w:fldChar w:fldCharType="separate"/>
        </w:r>
      </w:del>
      <w:del w:id="9354" w:author="Reviewer" w:date="2026-10-04T05:52:39Z">
        <w:r>
          <w:delText xml:space="preserve">( </w:delText>
        </w:r>
      </w:del>
      <w:del w:id="9355" w:author="Reviewer" w:date="2026-10-04T05:52:39Z">
        <w:r>
          <w:rPr>
            <w:noProof/>
          </w:rPr>
          <w:delText xml:space="preserve">28</w:delText>
        </w:r>
      </w:del>
      <w:del w:id="9356" w:author="Reviewer" w:date="2026-10-04T05:52:39Z">
        <w:r>
          <w:delText xml:space="preserve"> )</w:delText>
        </w:r>
      </w:del>
      <w:del w:id="9357" w:author="Reviewer" w:date="2026-10-04T05:52:39Z">
        <w:r>
          <w:fldChar w:fldCharType="end"/>
        </w:r>
      </w:del>
      <w:del w:id="9358" w:author="Reviewer" w:date="2026-10-04T05:52:39Z">
        <w:r>
          <w:delText xml:space="preserve">, </w:delText>
        </w:r>
      </w:del>
      <w:del w:id="9359" w:author="Reviewer" w:date="2026-10-04T05:52:39Z">
        <w:r>
          <w:fldChar w:fldCharType="begin"/>
        </w:r>
      </w:del>
      <w:del w:id="9360" w:author="Reviewer" w:date="2026-10-04T05:52:39Z">
        <w:r>
          <w:instrText xml:space="preserve"> REF _RefEqR \h </w:instrText>
        </w:r>
      </w:del>
      <w:del w:id="9361" w:author="Reviewer" w:date="2026-10-04T05:52:39Z">
        <w:r>
          <w:fldChar w:fldCharType="separate"/>
        </w:r>
      </w:del>
      <w:del w:id="9362" w:author="Reviewer" w:date="2026-10-04T05:52:39Z">
        <w:r>
          <w:delText xml:space="preserve">( </w:delText>
        </w:r>
      </w:del>
      <w:del w:id="9363" w:author="Reviewer" w:date="2026-10-04T05:52:39Z">
        <w:r>
          <w:rPr>
            <w:noProof/>
          </w:rPr>
          <w:delText xml:space="preserve">29</w:delText>
        </w:r>
      </w:del>
      <w:del w:id="9364" w:author="Reviewer" w:date="2026-10-04T05:52:39Z">
        <w:r>
          <w:delText xml:space="preserve"> )</w:delText>
        </w:r>
      </w:del>
      <w:del w:id="9365" w:author="Reviewer" w:date="2026-10-04T05:52:39Z">
        <w:r>
          <w:fldChar w:fldCharType="end"/>
        </w:r>
      </w:del>
      <w:del w:id="9366" w:author="Reviewer" w:date="2026-10-04T05:52:39Z">
        <w:r>
          <w:delText xml:space="preserve">; and the arrival-time agreement </w:delText>
        </w:r>
      </w:del>
      <w:del w:id="9367" w:author="Reviewer" w:date="2026-10-04T05:52:39Z">
        <w:r>
          <w:fldChar w:fldCharType="begin"/>
        </w:r>
      </w:del>
      <w:del w:id="9368" w:author="Reviewer" w:date="2026-10-04T05:52:39Z">
        <w:r>
          <w:instrText xml:space="preserve"> REF _RefEqMAE \h </w:instrText>
        </w:r>
      </w:del>
      <w:del w:id="9369" w:author="Reviewer" w:date="2026-10-04T05:52:39Z">
        <w:r>
          <w:fldChar w:fldCharType="separate"/>
        </w:r>
      </w:del>
      <w:del w:id="9370" w:author="Reviewer" w:date="2026-10-04T05:52:39Z">
        <w:r>
          <w:delText xml:space="preserve">( </w:delText>
        </w:r>
      </w:del>
      <w:del w:id="9371" w:author="Reviewer" w:date="2026-10-04T05:52:39Z">
        <w:r>
          <w:rPr>
            <w:noProof/>
          </w:rPr>
          <w:delText xml:space="preserve">30</w:delText>
        </w:r>
      </w:del>
      <w:del w:id="9372" w:author="Reviewer" w:date="2026-10-04T05:52:39Z">
        <w:r>
          <w:delText xml:space="preserve"> )</w:delText>
        </w:r>
      </w:del>
      <w:del w:id="9373" w:author="Reviewer" w:date="2026-10-04T05:52:39Z">
        <w:r>
          <w:fldChar w:fldCharType="end"/>
        </w:r>
      </w:del>
      <w:del w:id="9374" w:author="Reviewer" w:date="2026-10-04T05:52:39Z">
        <w:r>
          <w:delText xml:space="preserve">, the direct rate-of-spread test. Table </w:delText>
        </w:r>
      </w:del>
      <w:del w:id="9375" w:author="Reviewer" w:date="2026-10-04T05:52:39Z">
        <w:r>
          <w:fldChar w:fldCharType="begin"/>
        </w:r>
      </w:del>
      <w:del w:id="9376" w:author="Reviewer" w:date="2026-10-04T05:52:39Z">
        <w:r>
          <w:instrText xml:space="preserve"> REF _RefTabHind \h </w:instrText>
        </w:r>
      </w:del>
      <w:del w:id="9377" w:author="Reviewer" w:date="2026-10-04T05:52:39Z">
        <w:r>
          <w:fldChar w:fldCharType="separate"/>
        </w:r>
      </w:del>
      <w:del w:id="9378" w:author="Reviewer" w:date="2026-10-04T05:52:39Z">
        <w:r>
          <w:rPr>
            <w:noProof/>
          </w:rPr>
          <w:delText xml:space="preserve">IV</w:delText>
        </w:r>
      </w:del>
      <w:del w:id="9379" w:author="Reviewer" w:date="2026-10-04T05:52:39Z">
        <w:r>
          <w:fldChar w:fldCharType="end"/>
        </w:r>
      </w:del>
      <w:del w:id="9380" w:author="Reviewer" w:date="2026-10-04T05:52:39Z">
        <w:r>
          <w:delText xml:space="preserve"> reports the metrics over 50 replicates in </w:delText>
        </w:r>
      </w:del>
      <w:del w:id="9381" w:author="Reviewer" w:date="2026-10-04T05:52:39Z">
        <w:r w:rsidR="00F05500" w:rsidRPr="00F05500">
          <w:fldChar w:fldCharType="begin"/>
        </w:r>
      </w:del>
      <w:del w:id="9382" w:author="Reviewer" w:date="2026-10-04T05:52:39Z">
        <w:r w:rsidR="00F05500" w:rsidRPr="00F05500">
          <w:instrText xml:space="preserve"> REF _Ref237017051 \h </w:instrText>
        </w:r>
      </w:del>
      <w:del w:id="9383" w:author="Reviewer" w:date="2026-10-04T05:52:39Z">
        <w:r w:rsidR="00F05500" w:rsidRPr="00F05500">
          <w:instrText xml:space="preserve"> \* MERGEFORMAT </w:instrText>
        </w:r>
      </w:del>
      <w:del w:id="9384" w:author="Reviewer" w:date="2026-10-04T05:52:39Z">
        <w:r w:rsidR="00F05500" w:rsidRPr="00F05500">
          <w:fldChar w:fldCharType="separate"/>
        </w:r>
      </w:del>
      <w:del w:id="9385" w:author="Reviewer" w:date="2026-10-04T05:52:39Z">
        <w:r>
          <w:delText xml:space="preserve">Fig. </w:delText>
        </w:r>
      </w:del>
      <w:del w:id="9386" w:author="Reviewer" w:date="2026-10-04T05:52:39Z">
        <w:r>
          <w:rPr>
            <w:noProof/>
          </w:rPr>
          <w:delText xml:space="preserve">9</w:delText>
        </w:r>
      </w:del>
      <w:del w:id="9387" w:author="Reviewer" w:date="2026-10-04T05:52:39Z">
        <w:r w:rsidR="00F05500" w:rsidRPr="00F05500">
          <w:fldChar w:fldCharType="end"/>
        </w:r>
      </w:del>
      <w:del w:id="9388" w:author="Reviewer" w:date="2026-10-04T05:52:39Z">
        <w:r>
          <w:delText xml:space="preserve"> the agreement maps: overall agreement is 86 to 94 % and detection probability 85 to 97 %, the reliability of a well-behaved </w:delText>
        </w:r>
      </w:del>
    </w:p>
    <w:p>
      <w:pPr>
        <w:pStyle w:val="Text"/>
        <w:rPr>
          <w:ins w:id="9390" w:author="Reviewer" w:date="2026-10-04T05:52:39Z"/>
        </w:rPr>
      </w:pPr>
      <w:ins w:id="9391" w:author="Reviewer" w:date="2026-10-04T05:52:39Z">
        <w:r>
          <w:t xml:space="preserve">The simulation is tested by blind hindcast: it receives only the real inputs of a documented fire, with no tuning on that fire, and its output is compared with the satellite record. Terrain comes from the Copernicus GLO-30 model, fuel from ESA WorldCover 2021, weather from ERA5 reanalysis, and ignition points and reference burn from NASA FIRMS VIIRS detections. Four documented fires in Türkiye cover different fuel, terrain, and wind conditions: Sc1 Manavgat and Sc2 Marmaris (July 2021, 48 h), Sc3 Milas-Kemerköy (August 2021, 72 h), and Sc4 Çanakkale-Kayadere (August 2023, 48 h). Because the core models free spread without suppression, a free run overpredicts the final area, so three suppression-robust criteria are used: the probability of detection ( 27 ), accepted at 0.70 for calibrated growth models  [34]; the front position error relative to the equivalent burn radius ( 28 ), ( 29 ); and the arrival-time agreement ( 30 ), the direct rate-of-spread test. Table IV reports the metrics over 50 replicates in Fig. 8 the agreement maps: overall agreement is 86 to 94 % and detection probability 85 to 97 %, the reliability of a well-behaved </w:t>
        </w:r>
      </w:ins>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pPr>
        <w:pStyle w:val="Heading2"/>
        <w:rPr>
          <w:ins w:id="9753" w:author="Reviewer" w:date="2026-10-04T05:52:39Z"/>
        </w:rPr>
      </w:pPr>
      <w:ins w:id="9754" w:author="Reviewer" w:date="2026-10-04T05:52:39Z">
        <w:r>
          <w:t xml:space="preserve">C. Scenario Families</w:t>
        </w:r>
      </w:ins>
    </w:p>
    <w:p>
      <w:pPr>
        <w:pStyle w:val="Text"/>
        <w:rPr>
          <w:ins w:id="9755" w:author="Reviewer" w:date="2026-10-04T05:52:39Z"/>
        </w:rPr>
      </w:pPr>
      <w:ins w:id="9756" w:author="Reviewer" w:date="2026-10-04T05:52:39Z">
        <w:r>
          <w:t xml:space="preserve">Eight scenario families are used, all on 72 by 50 cell grids at 30 m with a two-minute step, four regions, a twelve-minute decision cycle, a 24-minute planning horizon, a satisficing bound of 0.35, a quality gate of 0.60, the five-rule seed profile, one adaptation window per cycle, and episodes to extinction or a twelve-hour cap (eighteen hours on S8). Table V defines them. S1 to S5 are the families of the earlier ladder campaign: remote forest and wildland-urban interface, each with a sufficient and a limited pool, and the interface case under degraded observation. S6 to S8 are built so that the closed doctrine is structurally insufficient rather than merely untuned. In S6 a lake lies eight to eleven cells downwind of the first ignition and the pool is at 40 percent, so the only way to add capacity is to draft from the water; in S7 the interface burns under 12 m/s wind and dry fuel from two ignitions near twelve settlements, so protection that raises a defensive posture cannot prevent ignition while coating ahead of the head can; in S8 three remote ignitions run for up to eighteen hours on a 40 percent pool, so the capacity-spending effects are rationed away and only drafting or counter-fire remain. The coordinator's doctrine-free drafting directive is switched off in every arm, so a tactic reaches the field only through a rule.</w:t>
        </w:r>
      </w:ins>
    </w:p>
    <w:p>
      <w:pPr>
        <w:pStyle w:val="TableTitle"/>
        <w:rPr>
          <w:ins w:id="9761" w:author="Reviewer" w:date="2026-10-04T05:52:39Z"/>
        </w:rPr>
      </w:pPr>
      <w:ins w:id="9762" w:author="Reviewer" w:date="2026-10-04T05:52:39Z">
        <w:r>
          <w:t xml:space="preserve">TABLE V</w:t>
        </w:r>
      </w:ins>
    </w:p>
    <w:p>
      <w:pPr>
        <w:pStyle w:val="TableTitle"/>
        <w:rPr>
          <w:ins w:id="9763" w:author="Reviewer" w:date="2026-10-04T05:52:39Z"/>
        </w:rPr>
      </w:pPr>
      <w:ins w:id="9764" w:author="Reviewer" w:date="2026-10-04T05:52:39Z">
        <w:r>
          <w:t xml:space="preserve">Scenario families</w:t>
        </w:r>
      </w:ins>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300"/>
        <w:gridCol w:w="1450"/>
        <w:gridCol w:w="400"/>
        <w:gridCol w:w="950"/>
        <w:gridCol w:w="950"/>
        <w:gridCol w:w="950"/>
      </w:tblGrid>
      <w:tr>
        <w:trPr>
          <w:ins w:id="9819" w:author="Reviewer" w:date="2026-10-04T05:52:39Z"/>
        </w:trPr>
        <w:tc>
          <w:tcPr>
            <w:tcW w:w="300" w:type="dxa"/>
          </w:tcPr>
          <w:p>
            <w:pPr>
              <w:spacing w:before="0" w:after="0"/>
              <w:rPr>
                <w:ins w:id="9820" w:author="Reviewer" w:date="2026-10-04T05:52:39Z"/>
                <w:sz w:val="14"/>
              </w:rPr>
            </w:pPr>
            <w:ins w:id="9765" w:author="Reviewer" w:date="2026-10-04T05:52:39Z">
              <w:r>
                <w:rPr>
                  <w:b/>
                  <w:sz w:val="14"/>
                  <w:szCs w:val="14"/>
                </w:rPr>
                <w:t xml:space="preserve">ID</w:t>
              </w:r>
            </w:ins>
          </w:p>
        </w:tc>
        <w:tc>
          <w:tcPr>
            <w:tcW w:w="1450" w:type="dxa"/>
          </w:tcPr>
          <w:p>
            <w:pPr>
              <w:spacing w:before="0" w:after="0"/>
              <w:rPr>
                <w:ins w:id="9821" w:author="Reviewer" w:date="2026-10-04T05:52:39Z"/>
                <w:sz w:val="14"/>
              </w:rPr>
            </w:pPr>
            <w:ins w:id="9766" w:author="Reviewer" w:date="2026-10-04T05:52:39Z">
              <w:r>
                <w:rPr>
                  <w:b/>
                  <w:sz w:val="14"/>
                  <w:szCs w:val="14"/>
                </w:rPr>
                <w:t xml:space="preserve">Landscape</w:t>
              </w:r>
            </w:ins>
          </w:p>
        </w:tc>
        <w:tc>
          <w:tcPr>
            <w:tcW w:w="400" w:type="dxa"/>
          </w:tcPr>
          <w:p>
            <w:pPr>
              <w:spacing w:before="0" w:after="0"/>
              <w:rPr>
                <w:ins w:id="9822" w:author="Reviewer" w:date="2026-10-04T05:52:39Z"/>
                <w:sz w:val="14"/>
              </w:rPr>
            </w:pPr>
            <w:ins w:id="9767" w:author="Reviewer" w:date="2026-10-04T05:52:39Z">
              <w:r>
                <w:rPr>
                  <w:b/>
                  <w:sz w:val="14"/>
                  <w:szCs w:val="14"/>
                </w:rPr>
                <w:t xml:space="preserve">Pool</w:t>
              </w:r>
            </w:ins>
          </w:p>
        </w:tc>
        <w:tc>
          <w:tcPr>
            <w:tcW w:w="950" w:type="dxa"/>
          </w:tcPr>
          <w:p>
            <w:pPr>
              <w:spacing w:before="0" w:after="0"/>
              <w:rPr>
                <w:ins w:id="9823" w:author="Reviewer" w:date="2026-10-04T05:52:39Z"/>
                <w:sz w:val="14"/>
              </w:rPr>
            </w:pPr>
            <w:ins w:id="9768" w:author="Reviewer" w:date="2026-10-04T05:52:39Z">
              <w:r>
                <w:rPr>
                  <w:b/>
                  <w:sz w:val="14"/>
                  <w:szCs w:val="14"/>
                </w:rPr>
                <w:t xml:space="preserve">Ignitions</w:t>
              </w:r>
            </w:ins>
          </w:p>
        </w:tc>
        <w:tc>
          <w:tcPr>
            <w:tcW w:w="950" w:type="dxa"/>
          </w:tcPr>
          <w:p>
            <w:pPr>
              <w:spacing w:before="0" w:after="0"/>
              <w:rPr>
                <w:ins w:id="9824" w:author="Reviewer" w:date="2026-10-04T05:52:39Z"/>
                <w:sz w:val="14"/>
              </w:rPr>
            </w:pPr>
            <w:ins w:id="9769" w:author="Reviewer" w:date="2026-10-04T05:52:39Z">
              <w:r>
                <w:rPr>
                  <w:b/>
                  <w:sz w:val="14"/>
                  <w:szCs w:val="14"/>
                </w:rPr>
                <w:t xml:space="preserve">Weather</w:t>
              </w:r>
            </w:ins>
          </w:p>
        </w:tc>
        <w:tc>
          <w:tcPr>
            <w:tcW w:w="950" w:type="dxa"/>
          </w:tcPr>
          <w:p>
            <w:pPr>
              <w:spacing w:before="0" w:after="0"/>
              <w:rPr>
                <w:ins w:id="9825" w:author="Reviewer" w:date="2026-10-04T05:52:39Z"/>
                <w:sz w:val="14"/>
              </w:rPr>
            </w:pPr>
            <w:ins w:id="9770" w:author="Reviewer" w:date="2026-10-04T05:52:39Z">
              <w:r>
                <w:rPr>
                  <w:b/>
                  <w:sz w:val="14"/>
                  <w:szCs w:val="14"/>
                </w:rPr>
                <w:t xml:space="preserve">What it tests</w:t>
              </w:r>
            </w:ins>
          </w:p>
        </w:tc>
      </w:tr>
      <w:tr>
        <w:trPr>
          <w:ins w:id="9826" w:author="Reviewer" w:date="2026-10-04T05:52:39Z"/>
        </w:trPr>
        <w:tc>
          <w:tcPr>
            <w:tcW w:w="300" w:type="dxa"/>
          </w:tcPr>
          <w:p>
            <w:pPr>
              <w:spacing w:before="0" w:after="0"/>
              <w:rPr>
                <w:ins w:id="9827" w:author="Reviewer" w:date="2026-10-04T05:52:39Z"/>
                <w:sz w:val="14"/>
              </w:rPr>
            </w:pPr>
            <w:ins w:id="9771" w:author="Reviewer" w:date="2026-10-04T05:52:39Z">
              <w:r>
                <w:rPr>
                  <w:sz w:val="14"/>
                  <w:szCs w:val="14"/>
                </w:rPr>
                <w:t xml:space="preserve">S1</w:t>
              </w:r>
            </w:ins>
          </w:p>
        </w:tc>
        <w:tc>
          <w:tcPr>
            <w:tcW w:w="1450" w:type="dxa"/>
          </w:tcPr>
          <w:p>
            <w:pPr>
              <w:spacing w:before="0" w:after="0"/>
              <w:rPr>
                <w:ins w:id="9828" w:author="Reviewer" w:date="2026-10-04T05:52:39Z"/>
                <w:sz w:val="14"/>
              </w:rPr>
            </w:pPr>
            <w:ins w:id="9772" w:author="Reviewer" w:date="2026-10-04T05:52:39Z">
              <w:r>
                <w:rPr>
                  <w:sz w:val="14"/>
                  <w:szCs w:val="14"/>
                </w:rPr>
                <w:t xml:space="preserve">Remote forest, 2 settlements</w:t>
              </w:r>
            </w:ins>
          </w:p>
        </w:tc>
        <w:tc>
          <w:tcPr>
            <w:tcW w:w="400" w:type="dxa"/>
          </w:tcPr>
          <w:p>
            <w:pPr>
              <w:spacing w:before="0" w:after="0"/>
              <w:rPr>
                <w:ins w:id="9829" w:author="Reviewer" w:date="2026-10-04T05:52:39Z"/>
                <w:sz w:val="14"/>
              </w:rPr>
            </w:pPr>
            <w:ins w:id="9773" w:author="Reviewer" w:date="2026-10-04T05:52:39Z">
              <w:r>
                <w:rPr>
                  <w:sz w:val="14"/>
                  <w:szCs w:val="14"/>
                </w:rPr>
                <w:t xml:space="preserve">full</w:t>
              </w:r>
            </w:ins>
          </w:p>
        </w:tc>
        <w:tc>
          <w:tcPr>
            <w:tcW w:w="950" w:type="dxa"/>
          </w:tcPr>
          <w:p>
            <w:pPr>
              <w:spacing w:before="0" w:after="0"/>
              <w:rPr>
                <w:ins w:id="9830" w:author="Reviewer" w:date="2026-10-04T05:52:39Z"/>
                <w:sz w:val="14"/>
              </w:rPr>
            </w:pPr>
            <w:ins w:id="9774" w:author="Reviewer" w:date="2026-10-04T05:52:39Z">
              <w:r>
                <w:rPr>
                  <w:sz w:val="14"/>
                  <w:szCs w:val="14"/>
                </w:rPr>
                <w:t xml:space="preserve">1 remote</w:t>
              </w:r>
            </w:ins>
          </w:p>
        </w:tc>
        <w:tc>
          <w:tcPr>
            <w:tcW w:w="950" w:type="dxa"/>
          </w:tcPr>
          <w:p>
            <w:pPr>
              <w:spacing w:before="0" w:after="0"/>
              <w:rPr>
                <w:ins w:id="9831" w:author="Reviewer" w:date="2026-10-04T05:52:39Z"/>
                <w:sz w:val="14"/>
              </w:rPr>
            </w:pPr>
            <w:ins w:id="9775" w:author="Reviewer" w:date="2026-10-04T05:52:39Z">
              <w:r>
                <w:rPr>
                  <w:sz w:val="14"/>
                  <w:szCs w:val="14"/>
                </w:rPr>
                <w:t xml:space="preserve">8 m/s, fuel moisture 0.08</w:t>
              </w:r>
            </w:ins>
          </w:p>
        </w:tc>
        <w:tc>
          <w:tcPr>
            <w:tcW w:w="950" w:type="dxa"/>
          </w:tcPr>
          <w:p>
            <w:pPr>
              <w:spacing w:before="0" w:after="0"/>
              <w:rPr>
                <w:ins w:id="9832" w:author="Reviewer" w:date="2026-10-04T05:52:39Z"/>
                <w:sz w:val="14"/>
              </w:rPr>
            </w:pPr>
            <w:ins w:id="9776" w:author="Reviewer" w:date="2026-10-04T05:52:39Z">
              <w:r>
                <w:rPr>
                  <w:sz w:val="14"/>
                  <w:szCs w:val="14"/>
                </w:rPr>
                <w:t xml:space="preserve">baseline competence</w:t>
              </w:r>
            </w:ins>
          </w:p>
        </w:tc>
      </w:tr>
      <w:tr>
        <w:trPr>
          <w:ins w:id="9833" w:author="Reviewer" w:date="2026-10-04T05:52:39Z"/>
        </w:trPr>
        <w:tc>
          <w:tcPr>
            <w:tcW w:w="300" w:type="dxa"/>
          </w:tcPr>
          <w:p>
            <w:pPr>
              <w:spacing w:before="0" w:after="0"/>
              <w:rPr>
                <w:ins w:id="9834" w:author="Reviewer" w:date="2026-10-04T05:52:39Z"/>
                <w:sz w:val="14"/>
              </w:rPr>
            </w:pPr>
            <w:ins w:id="9777" w:author="Reviewer" w:date="2026-10-04T05:52:39Z">
              <w:r>
                <w:rPr>
                  <w:sz w:val="14"/>
                  <w:szCs w:val="14"/>
                </w:rPr>
                <w:t xml:space="preserve">S2</w:t>
              </w:r>
            </w:ins>
          </w:p>
        </w:tc>
        <w:tc>
          <w:tcPr>
            <w:tcW w:w="1450" w:type="dxa"/>
          </w:tcPr>
          <w:p>
            <w:pPr>
              <w:spacing w:before="0" w:after="0"/>
              <w:rPr>
                <w:ins w:id="9835" w:author="Reviewer" w:date="2026-10-04T05:52:39Z"/>
                <w:sz w:val="14"/>
              </w:rPr>
            </w:pPr>
            <w:ins w:id="9778" w:author="Reviewer" w:date="2026-10-04T05:52:39Z">
              <w:r>
                <w:rPr>
                  <w:sz w:val="14"/>
                  <w:szCs w:val="14"/>
                </w:rPr>
                <w:t xml:space="preserve">Remote forest</w:t>
              </w:r>
            </w:ins>
          </w:p>
        </w:tc>
        <w:tc>
          <w:tcPr>
            <w:tcW w:w="400" w:type="dxa"/>
          </w:tcPr>
          <w:p>
            <w:pPr>
              <w:spacing w:before="0" w:after="0"/>
              <w:rPr>
                <w:ins w:id="9836" w:author="Reviewer" w:date="2026-10-04T05:52:39Z"/>
                <w:sz w:val="14"/>
              </w:rPr>
            </w:pPr>
            <w:ins w:id="9779" w:author="Reviewer" w:date="2026-10-04T05:52:39Z">
              <w:r>
                <w:rPr>
                  <w:sz w:val="14"/>
                  <w:szCs w:val="14"/>
                </w:rPr>
                <w:t xml:space="preserve">0.6</w:t>
              </w:r>
            </w:ins>
          </w:p>
        </w:tc>
        <w:tc>
          <w:tcPr>
            <w:tcW w:w="950" w:type="dxa"/>
          </w:tcPr>
          <w:p>
            <w:pPr>
              <w:spacing w:before="0" w:after="0"/>
              <w:rPr>
                <w:ins w:id="9837" w:author="Reviewer" w:date="2026-10-04T05:52:39Z"/>
                <w:sz w:val="14"/>
              </w:rPr>
            </w:pPr>
            <w:ins w:id="9780" w:author="Reviewer" w:date="2026-10-04T05:52:39Z">
              <w:r>
                <w:rPr>
                  <w:sz w:val="14"/>
                  <w:szCs w:val="14"/>
                </w:rPr>
                <w:t xml:space="preserve">2 remote</w:t>
              </w:r>
            </w:ins>
          </w:p>
        </w:tc>
        <w:tc>
          <w:tcPr>
            <w:tcW w:w="950" w:type="dxa"/>
          </w:tcPr>
          <w:p>
            <w:pPr>
              <w:spacing w:before="0" w:after="0"/>
              <w:rPr>
                <w:ins w:id="9838" w:author="Reviewer" w:date="2026-10-04T05:52:39Z"/>
                <w:sz w:val="14"/>
              </w:rPr>
            </w:pPr>
            <w:ins w:id="9781" w:author="Reviewer" w:date="2026-10-04T05:52:39Z">
              <w:r>
                <w:rPr>
                  <w:sz w:val="14"/>
                  <w:szCs w:val="14"/>
                </w:rPr>
                <w:t xml:space="preserve">same</w:t>
              </w:r>
            </w:ins>
          </w:p>
        </w:tc>
        <w:tc>
          <w:tcPr>
            <w:tcW w:w="950" w:type="dxa"/>
          </w:tcPr>
          <w:p>
            <w:pPr>
              <w:spacing w:before="0" w:after="0"/>
              <w:rPr>
                <w:ins w:id="9839" w:author="Reviewer" w:date="2026-10-04T05:52:39Z"/>
                <w:sz w:val="14"/>
              </w:rPr>
            </w:pPr>
            <w:ins w:id="9782" w:author="Reviewer" w:date="2026-10-04T05:52:39Z">
              <w:r>
                <w:rPr>
                  <w:sz w:val="14"/>
                  <w:szCs w:val="14"/>
                </w:rPr>
                <w:t xml:space="preserve">allocation under scarcity</w:t>
              </w:r>
            </w:ins>
          </w:p>
        </w:tc>
      </w:tr>
      <w:tr>
        <w:trPr>
          <w:ins w:id="9840" w:author="Reviewer" w:date="2026-10-04T05:52:39Z"/>
        </w:trPr>
        <w:tc>
          <w:tcPr>
            <w:tcW w:w="300" w:type="dxa"/>
          </w:tcPr>
          <w:p>
            <w:pPr>
              <w:spacing w:before="0" w:after="0"/>
              <w:rPr>
                <w:ins w:id="9841" w:author="Reviewer" w:date="2026-10-04T05:52:39Z"/>
                <w:sz w:val="14"/>
              </w:rPr>
            </w:pPr>
            <w:ins w:id="9783" w:author="Reviewer" w:date="2026-10-04T05:52:39Z">
              <w:r>
                <w:rPr>
                  <w:sz w:val="14"/>
                  <w:szCs w:val="14"/>
                </w:rPr>
                <w:t xml:space="preserve">S3</w:t>
              </w:r>
            </w:ins>
          </w:p>
        </w:tc>
        <w:tc>
          <w:tcPr>
            <w:tcW w:w="1450" w:type="dxa"/>
          </w:tcPr>
          <w:p>
            <w:pPr>
              <w:spacing w:before="0" w:after="0"/>
              <w:rPr>
                <w:ins w:id="9842" w:author="Reviewer" w:date="2026-10-04T05:52:39Z"/>
                <w:sz w:val="14"/>
              </w:rPr>
            </w:pPr>
            <w:ins w:id="9784" w:author="Reviewer" w:date="2026-10-04T05:52:39Z">
              <w:r>
                <w:rPr>
                  <w:sz w:val="14"/>
                  <w:szCs w:val="14"/>
                </w:rPr>
                <w:t xml:space="preserve">WUI, 12 settlements</w:t>
              </w:r>
            </w:ins>
          </w:p>
        </w:tc>
        <w:tc>
          <w:tcPr>
            <w:tcW w:w="400" w:type="dxa"/>
          </w:tcPr>
          <w:p>
            <w:pPr>
              <w:spacing w:before="0" w:after="0"/>
              <w:rPr>
                <w:ins w:id="9843" w:author="Reviewer" w:date="2026-10-04T05:52:39Z"/>
                <w:sz w:val="14"/>
              </w:rPr>
            </w:pPr>
            <w:ins w:id="9785" w:author="Reviewer" w:date="2026-10-04T05:52:39Z">
              <w:r>
                <w:rPr>
                  <w:sz w:val="14"/>
                  <w:szCs w:val="14"/>
                </w:rPr>
                <w:t xml:space="preserve">full</w:t>
              </w:r>
            </w:ins>
          </w:p>
        </w:tc>
        <w:tc>
          <w:tcPr>
            <w:tcW w:w="950" w:type="dxa"/>
          </w:tcPr>
          <w:p>
            <w:pPr>
              <w:spacing w:before="0" w:after="0"/>
              <w:rPr>
                <w:ins w:id="9844" w:author="Reviewer" w:date="2026-10-04T05:52:39Z"/>
                <w:sz w:val="14"/>
              </w:rPr>
            </w:pPr>
            <w:ins w:id="9786" w:author="Reviewer" w:date="2026-10-04T05:52:39Z">
              <w:r>
                <w:rPr>
                  <w:sz w:val="14"/>
                  <w:szCs w:val="14"/>
                </w:rPr>
                <w:t xml:space="preserve">1 near the interface</w:t>
              </w:r>
            </w:ins>
          </w:p>
        </w:tc>
        <w:tc>
          <w:tcPr>
            <w:tcW w:w="950" w:type="dxa"/>
          </w:tcPr>
          <w:p>
            <w:pPr>
              <w:spacing w:before="0" w:after="0"/>
              <w:rPr>
                <w:ins w:id="9845" w:author="Reviewer" w:date="2026-10-04T05:52:39Z"/>
                <w:sz w:val="14"/>
              </w:rPr>
            </w:pPr>
            <w:ins w:id="9787" w:author="Reviewer" w:date="2026-10-04T05:52:39Z">
              <w:r>
                <w:rPr>
                  <w:sz w:val="14"/>
                  <w:szCs w:val="14"/>
                </w:rPr>
                <w:t xml:space="preserve">same</w:t>
              </w:r>
            </w:ins>
          </w:p>
        </w:tc>
        <w:tc>
          <w:tcPr>
            <w:tcW w:w="950" w:type="dxa"/>
          </w:tcPr>
          <w:p>
            <w:pPr>
              <w:spacing w:before="0" w:after="0"/>
              <w:rPr>
                <w:ins w:id="9846" w:author="Reviewer" w:date="2026-10-04T05:52:39Z"/>
                <w:sz w:val="14"/>
              </w:rPr>
            </w:pPr>
            <w:ins w:id="9788" w:author="Reviewer" w:date="2026-10-04T05:52:39Z">
              <w:r>
                <w:rPr>
                  <w:sz w:val="14"/>
                  <w:szCs w:val="14"/>
                </w:rPr>
                <w:t xml:space="preserve">life and asset priority</w:t>
              </w:r>
            </w:ins>
          </w:p>
        </w:tc>
      </w:tr>
      <w:tr>
        <w:trPr>
          <w:ins w:id="9847" w:author="Reviewer" w:date="2026-10-04T05:52:39Z"/>
        </w:trPr>
        <w:tc>
          <w:tcPr>
            <w:tcW w:w="300" w:type="dxa"/>
          </w:tcPr>
          <w:p>
            <w:pPr>
              <w:spacing w:before="0" w:after="0"/>
              <w:rPr>
                <w:ins w:id="9848" w:author="Reviewer" w:date="2026-10-04T05:52:39Z"/>
                <w:sz w:val="14"/>
              </w:rPr>
            </w:pPr>
            <w:ins w:id="9789" w:author="Reviewer" w:date="2026-10-04T05:52:39Z">
              <w:r>
                <w:rPr>
                  <w:sz w:val="14"/>
                  <w:szCs w:val="14"/>
                </w:rPr>
                <w:t xml:space="preserve">S4</w:t>
              </w:r>
            </w:ins>
          </w:p>
        </w:tc>
        <w:tc>
          <w:tcPr>
            <w:tcW w:w="1450" w:type="dxa"/>
          </w:tcPr>
          <w:p>
            <w:pPr>
              <w:spacing w:before="0" w:after="0"/>
              <w:rPr>
                <w:ins w:id="9849" w:author="Reviewer" w:date="2026-10-04T05:52:39Z"/>
                <w:sz w:val="14"/>
              </w:rPr>
            </w:pPr>
            <w:ins w:id="9790" w:author="Reviewer" w:date="2026-10-04T05:52:39Z">
              <w:r>
                <w:rPr>
                  <w:sz w:val="14"/>
                  <w:szCs w:val="14"/>
                </w:rPr>
                <w:t xml:space="preserve">WUI</w:t>
              </w:r>
            </w:ins>
          </w:p>
        </w:tc>
        <w:tc>
          <w:tcPr>
            <w:tcW w:w="400" w:type="dxa"/>
          </w:tcPr>
          <w:p>
            <w:pPr>
              <w:spacing w:before="0" w:after="0"/>
              <w:rPr>
                <w:ins w:id="9850" w:author="Reviewer" w:date="2026-10-04T05:52:39Z"/>
                <w:sz w:val="14"/>
              </w:rPr>
            </w:pPr>
            <w:ins w:id="9791" w:author="Reviewer" w:date="2026-10-04T05:52:39Z">
              <w:r>
                <w:rPr>
                  <w:sz w:val="14"/>
                  <w:szCs w:val="14"/>
                </w:rPr>
                <w:t xml:space="preserve">0.6</w:t>
              </w:r>
            </w:ins>
          </w:p>
        </w:tc>
        <w:tc>
          <w:tcPr>
            <w:tcW w:w="950" w:type="dxa"/>
          </w:tcPr>
          <w:p>
            <w:pPr>
              <w:spacing w:before="0" w:after="0"/>
              <w:rPr>
                <w:ins w:id="9851" w:author="Reviewer" w:date="2026-10-04T05:52:39Z"/>
                <w:sz w:val="14"/>
              </w:rPr>
            </w:pPr>
            <w:ins w:id="9792" w:author="Reviewer" w:date="2026-10-04T05:52:39Z">
              <w:r>
                <w:rPr>
                  <w:sz w:val="14"/>
                  <w:szCs w:val="14"/>
                </w:rPr>
                <w:t xml:space="preserve">2 near the interface</w:t>
              </w:r>
            </w:ins>
          </w:p>
        </w:tc>
        <w:tc>
          <w:tcPr>
            <w:tcW w:w="950" w:type="dxa"/>
          </w:tcPr>
          <w:p>
            <w:pPr>
              <w:spacing w:before="0" w:after="0"/>
              <w:rPr>
                <w:ins w:id="9852" w:author="Reviewer" w:date="2026-10-04T05:52:39Z"/>
                <w:sz w:val="14"/>
              </w:rPr>
            </w:pPr>
            <w:ins w:id="9793" w:author="Reviewer" w:date="2026-10-04T05:52:39Z">
              <w:r>
                <w:rPr>
                  <w:sz w:val="14"/>
                  <w:szCs w:val="14"/>
                </w:rPr>
                <w:t xml:space="preserve">same</w:t>
              </w:r>
            </w:ins>
          </w:p>
        </w:tc>
        <w:tc>
          <w:tcPr>
            <w:tcW w:w="950" w:type="dxa"/>
          </w:tcPr>
          <w:p>
            <w:pPr>
              <w:spacing w:before="0" w:after="0"/>
              <w:rPr>
                <w:ins w:id="9853" w:author="Reviewer" w:date="2026-10-04T05:52:39Z"/>
                <w:sz w:val="14"/>
              </w:rPr>
            </w:pPr>
            <w:ins w:id="9794" w:author="Reviewer" w:date="2026-10-04T05:52:39Z">
              <w:r>
                <w:rPr>
                  <w:sz w:val="14"/>
                  <w:szCs w:val="14"/>
                </w:rPr>
                <w:t xml:space="preserve">full operational stress</w:t>
              </w:r>
            </w:ins>
          </w:p>
        </w:tc>
      </w:tr>
      <w:tr>
        <w:trPr>
          <w:ins w:id="9854" w:author="Reviewer" w:date="2026-10-04T05:52:39Z"/>
        </w:trPr>
        <w:tc>
          <w:tcPr>
            <w:tcW w:w="300" w:type="dxa"/>
          </w:tcPr>
          <w:p>
            <w:pPr>
              <w:spacing w:before="0" w:after="0"/>
              <w:rPr>
                <w:ins w:id="9855" w:author="Reviewer" w:date="2026-10-04T05:52:39Z"/>
                <w:sz w:val="14"/>
              </w:rPr>
            </w:pPr>
            <w:ins w:id="9795" w:author="Reviewer" w:date="2026-10-04T05:52:39Z">
              <w:r>
                <w:rPr>
                  <w:sz w:val="14"/>
                  <w:szCs w:val="14"/>
                </w:rPr>
                <w:t xml:space="preserve">S5</w:t>
              </w:r>
            </w:ins>
          </w:p>
        </w:tc>
        <w:tc>
          <w:tcPr>
            <w:tcW w:w="1450" w:type="dxa"/>
          </w:tcPr>
          <w:p>
            <w:pPr>
              <w:spacing w:before="0" w:after="0"/>
              <w:rPr>
                <w:ins w:id="9856" w:author="Reviewer" w:date="2026-10-04T05:52:39Z"/>
                <w:sz w:val="14"/>
              </w:rPr>
            </w:pPr>
            <w:ins w:id="9796" w:author="Reviewer" w:date="2026-10-04T05:52:39Z">
              <w:r>
                <w:rPr>
                  <w:sz w:val="14"/>
                  <w:szCs w:val="14"/>
                </w:rPr>
                <w:t xml:space="preserve">as S4</w:t>
              </w:r>
            </w:ins>
          </w:p>
        </w:tc>
        <w:tc>
          <w:tcPr>
            <w:tcW w:w="400" w:type="dxa"/>
          </w:tcPr>
          <w:p>
            <w:pPr>
              <w:spacing w:before="0" w:after="0"/>
              <w:rPr>
                <w:ins w:id="9857" w:author="Reviewer" w:date="2026-10-04T05:52:39Z"/>
                <w:sz w:val="14"/>
              </w:rPr>
            </w:pPr>
            <w:ins w:id="9797" w:author="Reviewer" w:date="2026-10-04T05:52:39Z">
              <w:r>
                <w:rPr>
                  <w:sz w:val="14"/>
                  <w:szCs w:val="14"/>
                </w:rPr>
                <w:t xml:space="preserve">0.6</w:t>
              </w:r>
            </w:ins>
          </w:p>
        </w:tc>
        <w:tc>
          <w:tcPr>
            <w:tcW w:w="950" w:type="dxa"/>
          </w:tcPr>
          <w:p>
            <w:pPr>
              <w:spacing w:before="0" w:after="0"/>
              <w:rPr>
                <w:ins w:id="9858" w:author="Reviewer" w:date="2026-10-04T05:52:39Z"/>
                <w:sz w:val="14"/>
              </w:rPr>
            </w:pPr>
            <w:ins w:id="9798" w:author="Reviewer" w:date="2026-10-04T05:52:39Z">
              <w:r>
                <w:rPr>
                  <w:sz w:val="14"/>
                  <w:szCs w:val="14"/>
                </w:rPr>
                <w:t xml:space="preserve">as S4</w:t>
              </w:r>
            </w:ins>
          </w:p>
        </w:tc>
        <w:tc>
          <w:tcPr>
            <w:tcW w:w="950" w:type="dxa"/>
          </w:tcPr>
          <w:p>
            <w:pPr>
              <w:spacing w:before="0" w:after="0"/>
              <w:rPr>
                <w:ins w:id="9859" w:author="Reviewer" w:date="2026-10-04T05:52:39Z"/>
                <w:sz w:val="14"/>
              </w:rPr>
            </w:pPr>
            <w:ins w:id="9799" w:author="Reviewer" w:date="2026-10-04T05:52:39Z">
              <w:r>
                <w:rPr>
                  <w:sz w:val="14"/>
                  <w:szCs w:val="14"/>
                </w:rPr>
                <w:t xml:space="preserve">same, outage 0.25, noise 0.10</w:t>
              </w:r>
            </w:ins>
          </w:p>
        </w:tc>
        <w:tc>
          <w:tcPr>
            <w:tcW w:w="950" w:type="dxa"/>
          </w:tcPr>
          <w:p>
            <w:pPr>
              <w:spacing w:before="0" w:after="0"/>
              <w:rPr>
                <w:ins w:id="9860" w:author="Reviewer" w:date="2026-10-04T05:52:39Z"/>
                <w:sz w:val="14"/>
              </w:rPr>
            </w:pPr>
            <w:ins w:id="9800" w:author="Reviewer" w:date="2026-10-04T05:52:39Z">
              <w:r>
                <w:rPr>
                  <w:sz w:val="14"/>
                  <w:szCs w:val="14"/>
                </w:rPr>
                <w:t xml:space="preserve">degraded observation</w:t>
              </w:r>
            </w:ins>
          </w:p>
        </w:tc>
      </w:tr>
      <w:tr>
        <w:trPr>
          <w:ins w:id="9861" w:author="Reviewer" w:date="2026-10-04T05:52:39Z"/>
        </w:trPr>
        <w:tc>
          <w:tcPr>
            <w:tcW w:w="300" w:type="dxa"/>
          </w:tcPr>
          <w:p>
            <w:pPr>
              <w:spacing w:before="0" w:after="0"/>
              <w:rPr>
                <w:ins w:id="9862" w:author="Reviewer" w:date="2026-10-04T05:52:39Z"/>
                <w:sz w:val="14"/>
              </w:rPr>
            </w:pPr>
            <w:ins w:id="9801" w:author="Reviewer" w:date="2026-10-04T05:52:39Z">
              <w:r>
                <w:rPr>
                  <w:sz w:val="14"/>
                  <w:szCs w:val="14"/>
                </w:rPr>
                <w:t xml:space="preserve">S6</w:t>
              </w:r>
            </w:ins>
          </w:p>
        </w:tc>
        <w:tc>
          <w:tcPr>
            <w:tcW w:w="1450" w:type="dxa"/>
          </w:tcPr>
          <w:p>
            <w:pPr>
              <w:spacing w:before="0" w:after="0"/>
              <w:rPr>
                <w:ins w:id="9863" w:author="Reviewer" w:date="2026-10-04T05:52:39Z"/>
                <w:sz w:val="14"/>
              </w:rPr>
            </w:pPr>
            <w:ins w:id="9802" w:author="Reviewer" w:date="2026-10-04T05:52:39Z">
              <w:r>
                <w:rPr>
                  <w:sz w:val="14"/>
                  <w:szCs w:val="14"/>
                </w:rPr>
                <w:t xml:space="preserve">River valley, lake 8 to 11 cells downwind</w:t>
              </w:r>
            </w:ins>
          </w:p>
        </w:tc>
        <w:tc>
          <w:tcPr>
            <w:tcW w:w="400" w:type="dxa"/>
          </w:tcPr>
          <w:p>
            <w:pPr>
              <w:spacing w:before="0" w:after="0"/>
              <w:rPr>
                <w:ins w:id="9864" w:author="Reviewer" w:date="2026-10-04T05:52:39Z"/>
                <w:sz w:val="14"/>
              </w:rPr>
            </w:pPr>
            <w:ins w:id="9803" w:author="Reviewer" w:date="2026-10-04T05:52:39Z">
              <w:r>
                <w:rPr>
                  <w:sz w:val="14"/>
                  <w:szCs w:val="14"/>
                </w:rPr>
                <w:t xml:space="preserve">0.4</w:t>
              </w:r>
            </w:ins>
          </w:p>
        </w:tc>
        <w:tc>
          <w:tcPr>
            <w:tcW w:w="950" w:type="dxa"/>
          </w:tcPr>
          <w:p>
            <w:pPr>
              <w:spacing w:before="0" w:after="0"/>
              <w:rPr>
                <w:ins w:id="9865" w:author="Reviewer" w:date="2026-10-04T05:52:39Z"/>
                <w:sz w:val="14"/>
              </w:rPr>
            </w:pPr>
            <w:ins w:id="9804" w:author="Reviewer" w:date="2026-10-04T05:52:39Z">
              <w:r>
                <w:rPr>
                  <w:sz w:val="14"/>
                  <w:szCs w:val="14"/>
                </w:rPr>
                <w:t xml:space="preserve">2 remote</w:t>
              </w:r>
            </w:ins>
          </w:p>
        </w:tc>
        <w:tc>
          <w:tcPr>
            <w:tcW w:w="950" w:type="dxa"/>
          </w:tcPr>
          <w:p>
            <w:pPr>
              <w:spacing w:before="0" w:after="0"/>
              <w:rPr>
                <w:ins w:id="9866" w:author="Reviewer" w:date="2026-10-04T05:52:39Z"/>
                <w:sz w:val="14"/>
              </w:rPr>
            </w:pPr>
            <w:ins w:id="9805" w:author="Reviewer" w:date="2026-10-04T05:52:39Z">
              <w:r>
                <w:rPr>
                  <w:sz w:val="14"/>
                  <w:szCs w:val="14"/>
                </w:rPr>
                <w:t xml:space="preserve">9 m/s, 0.08</w:t>
              </w:r>
            </w:ins>
          </w:p>
        </w:tc>
        <w:tc>
          <w:tcPr>
            <w:tcW w:w="950" w:type="dxa"/>
          </w:tcPr>
          <w:p>
            <w:pPr>
              <w:spacing w:before="0" w:after="0"/>
              <w:rPr>
                <w:ins w:id="9867" w:author="Reviewer" w:date="2026-10-04T05:52:39Z"/>
                <w:sz w:val="14"/>
              </w:rPr>
            </w:pPr>
            <w:ins w:id="9806" w:author="Reviewer" w:date="2026-10-04T05:52:39Z">
              <w:r>
                <w:rPr>
                  <w:sz w:val="14"/>
                  <w:szCs w:val="14"/>
                </w:rPr>
                <w:t xml:space="preserve">drafting as the only extra capacity</w:t>
              </w:r>
            </w:ins>
          </w:p>
        </w:tc>
      </w:tr>
      <w:tr>
        <w:trPr>
          <w:ins w:id="9868" w:author="Reviewer" w:date="2026-10-04T05:52:39Z"/>
        </w:trPr>
        <w:tc>
          <w:tcPr>
            <w:tcW w:w="300" w:type="dxa"/>
          </w:tcPr>
          <w:p>
            <w:pPr>
              <w:spacing w:before="0" w:after="0"/>
              <w:rPr>
                <w:ins w:id="9869" w:author="Reviewer" w:date="2026-10-04T05:52:39Z"/>
                <w:sz w:val="14"/>
              </w:rPr>
            </w:pPr>
            <w:ins w:id="9807" w:author="Reviewer" w:date="2026-10-04T05:52:39Z">
              <w:r>
                <w:rPr>
                  <w:sz w:val="14"/>
                  <w:szCs w:val="14"/>
                </w:rPr>
                <w:t xml:space="preserve">S7</w:t>
              </w:r>
            </w:ins>
          </w:p>
        </w:tc>
        <w:tc>
          <w:tcPr>
            <w:tcW w:w="1450" w:type="dxa"/>
          </w:tcPr>
          <w:p>
            <w:pPr>
              <w:spacing w:before="0" w:after="0"/>
              <w:rPr>
                <w:ins w:id="9870" w:author="Reviewer" w:date="2026-10-04T05:52:39Z"/>
                <w:sz w:val="14"/>
              </w:rPr>
            </w:pPr>
            <w:ins w:id="9808" w:author="Reviewer" w:date="2026-10-04T05:52:39Z">
              <w:r>
                <w:rPr>
                  <w:sz w:val="14"/>
                  <w:szCs w:val="14"/>
                </w:rPr>
                <w:t xml:space="preserve">Mediterranean coast, 12 settlements</w:t>
              </w:r>
            </w:ins>
          </w:p>
        </w:tc>
        <w:tc>
          <w:tcPr>
            <w:tcW w:w="400" w:type="dxa"/>
          </w:tcPr>
          <w:p>
            <w:pPr>
              <w:spacing w:before="0" w:after="0"/>
              <w:rPr>
                <w:ins w:id="9871" w:author="Reviewer" w:date="2026-10-04T05:52:39Z"/>
                <w:sz w:val="14"/>
              </w:rPr>
            </w:pPr>
            <w:ins w:id="9809" w:author="Reviewer" w:date="2026-10-04T05:52:39Z">
              <w:r>
                <w:rPr>
                  <w:sz w:val="14"/>
                  <w:szCs w:val="14"/>
                </w:rPr>
                <w:t xml:space="preserve">full</w:t>
              </w:r>
            </w:ins>
          </w:p>
        </w:tc>
        <w:tc>
          <w:tcPr>
            <w:tcW w:w="950" w:type="dxa"/>
          </w:tcPr>
          <w:p>
            <w:pPr>
              <w:spacing w:before="0" w:after="0"/>
              <w:rPr>
                <w:ins w:id="9872" w:author="Reviewer" w:date="2026-10-04T05:52:39Z"/>
                <w:sz w:val="14"/>
              </w:rPr>
            </w:pPr>
            <w:ins w:id="9810" w:author="Reviewer" w:date="2026-10-04T05:52:39Z">
              <w:r>
                <w:rPr>
                  <w:sz w:val="14"/>
                  <w:szCs w:val="14"/>
                </w:rPr>
                <w:t xml:space="preserve">2 near the interface</w:t>
              </w:r>
            </w:ins>
          </w:p>
        </w:tc>
        <w:tc>
          <w:tcPr>
            <w:tcW w:w="950" w:type="dxa"/>
          </w:tcPr>
          <w:p>
            <w:pPr>
              <w:spacing w:before="0" w:after="0"/>
              <w:rPr>
                <w:ins w:id="9873" w:author="Reviewer" w:date="2026-10-04T05:52:39Z"/>
                <w:sz w:val="14"/>
              </w:rPr>
            </w:pPr>
            <w:ins w:id="9811" w:author="Reviewer" w:date="2026-10-04T05:52:39Z">
              <w:r>
                <w:rPr>
                  <w:sz w:val="14"/>
                  <w:szCs w:val="14"/>
                </w:rPr>
                <w:t xml:space="preserve">12 m/s, 0.06</w:t>
              </w:r>
            </w:ins>
          </w:p>
        </w:tc>
        <w:tc>
          <w:tcPr>
            <w:tcW w:w="950" w:type="dxa"/>
          </w:tcPr>
          <w:p>
            <w:pPr>
              <w:spacing w:before="0" w:after="0"/>
              <w:rPr>
                <w:ins w:id="9874" w:author="Reviewer" w:date="2026-10-04T05:52:39Z"/>
                <w:sz w:val="14"/>
              </w:rPr>
            </w:pPr>
            <w:ins w:id="9812" w:author="Reviewer" w:date="2026-10-04T05:52:39Z">
              <w:r>
                <w:rPr>
                  <w:sz w:val="14"/>
                  <w:szCs w:val="14"/>
                </w:rPr>
                <w:t xml:space="preserve">pre-emptive coating</w:t>
              </w:r>
            </w:ins>
          </w:p>
        </w:tc>
      </w:tr>
      <w:tr>
        <w:trPr>
          <w:ins w:id="9875" w:author="Reviewer" w:date="2026-10-04T05:52:39Z"/>
        </w:trPr>
        <w:tc>
          <w:tcPr>
            <w:tcW w:w="300" w:type="dxa"/>
          </w:tcPr>
          <w:p>
            <w:pPr>
              <w:spacing w:before="0" w:after="0"/>
              <w:rPr>
                <w:ins w:id="9876" w:author="Reviewer" w:date="2026-10-04T05:52:39Z"/>
                <w:sz w:val="14"/>
              </w:rPr>
            </w:pPr>
            <w:ins w:id="9813" w:author="Reviewer" w:date="2026-10-04T05:52:39Z">
              <w:r>
                <w:rPr>
                  <w:sz w:val="14"/>
                  <w:szCs w:val="14"/>
                </w:rPr>
                <w:t xml:space="preserve">S8</w:t>
              </w:r>
            </w:ins>
          </w:p>
        </w:tc>
        <w:tc>
          <w:tcPr>
            <w:tcW w:w="1450" w:type="dxa"/>
          </w:tcPr>
          <w:p>
            <w:pPr>
              <w:spacing w:before="0" w:after="0"/>
              <w:rPr>
                <w:ins w:id="9877" w:author="Reviewer" w:date="2026-10-04T05:52:39Z"/>
                <w:sz w:val="14"/>
              </w:rPr>
            </w:pPr>
            <w:ins w:id="9814" w:author="Reviewer" w:date="2026-10-04T05:52:39Z">
              <w:r>
                <w:rPr>
                  <w:sz w:val="14"/>
                  <w:szCs w:val="14"/>
                </w:rPr>
                <w:t xml:space="preserve">Rolling hills, 18 h cap</w:t>
              </w:r>
            </w:ins>
          </w:p>
        </w:tc>
        <w:tc>
          <w:tcPr>
            <w:tcW w:w="400" w:type="dxa"/>
          </w:tcPr>
          <w:p>
            <w:pPr>
              <w:spacing w:before="0" w:after="0"/>
              <w:rPr>
                <w:ins w:id="9878" w:author="Reviewer" w:date="2026-10-04T05:52:39Z"/>
                <w:sz w:val="14"/>
              </w:rPr>
            </w:pPr>
            <w:ins w:id="9815" w:author="Reviewer" w:date="2026-10-04T05:52:39Z">
              <w:r>
                <w:rPr>
                  <w:sz w:val="14"/>
                  <w:szCs w:val="14"/>
                </w:rPr>
                <w:t xml:space="preserve">0.4</w:t>
              </w:r>
            </w:ins>
          </w:p>
        </w:tc>
        <w:tc>
          <w:tcPr>
            <w:tcW w:w="950" w:type="dxa"/>
          </w:tcPr>
          <w:p>
            <w:pPr>
              <w:spacing w:before="0" w:after="0"/>
              <w:rPr>
                <w:ins w:id="9879" w:author="Reviewer" w:date="2026-10-04T05:52:39Z"/>
                <w:sz w:val="14"/>
              </w:rPr>
            </w:pPr>
            <w:ins w:id="9816" w:author="Reviewer" w:date="2026-10-04T05:52:39Z">
              <w:r>
                <w:rPr>
                  <w:sz w:val="14"/>
                  <w:szCs w:val="14"/>
                </w:rPr>
                <w:t xml:space="preserve">3 remote</w:t>
              </w:r>
            </w:ins>
          </w:p>
        </w:tc>
        <w:tc>
          <w:tcPr>
            <w:tcW w:w="950" w:type="dxa"/>
          </w:tcPr>
          <w:p>
            <w:pPr>
              <w:spacing w:before="0" w:after="0"/>
              <w:rPr>
                <w:ins w:id="9880" w:author="Reviewer" w:date="2026-10-04T05:52:39Z"/>
                <w:sz w:val="14"/>
              </w:rPr>
            </w:pPr>
            <w:ins w:id="9817" w:author="Reviewer" w:date="2026-10-04T05:52:39Z">
              <w:r>
                <w:rPr>
                  <w:sz w:val="14"/>
                  <w:szCs w:val="14"/>
                </w:rPr>
                <w:t xml:space="preserve">8 m/s, 0.08</w:t>
              </w:r>
            </w:ins>
          </w:p>
        </w:tc>
        <w:tc>
          <w:tcPr>
            <w:tcW w:w="950" w:type="dxa"/>
          </w:tcPr>
          <w:p>
            <w:pPr>
              <w:spacing w:before="0" w:after="0"/>
              <w:rPr>
                <w:ins w:id="9881" w:author="Reviewer" w:date="2026-10-04T05:52:39Z"/>
                <w:sz w:val="14"/>
              </w:rPr>
            </w:pPr>
            <w:ins w:id="9818" w:author="Reviewer" w:date="2026-10-04T05:52:39Z">
              <w:r>
                <w:rPr>
                  <w:sz w:val="14"/>
                  <w:szCs w:val="14"/>
                </w:rPr>
                <w:t xml:space="preserve">spent pool, substitution tactics</w:t>
              </w:r>
            </w:ins>
          </w:p>
        </w:tc>
      </w:tr>
    </w:tbl>
    <w:p>
      <w:pPr>
        <w:pStyle w:val="Heading2"/>
        <w:rPr>
          <w:ins w:id="9757" w:author="Reviewer" w:date="2026-10-04T05:52:39Z"/>
        </w:rPr>
      </w:pPr>
      <w:ins w:id="9758" w:author="Reviewer" w:date="2026-10-04T05:52:39Z">
        <w:r>
          <w:t xml:space="preserve">D. Arms, Experiments, and Measures</w:t>
        </w:r>
      </w:ins>
    </w:p>
    <w:p>
      <w:pPr>
        <w:pStyle w:val="Text"/>
        <w:rPr>
          <w:ins w:id="9759" w:author="Reviewer" w:date="2026-10-04T05:52:39Z"/>
        </w:rPr>
      </w:pPr>
      <w:ins w:id="9760" w:author="Reviewer" w:date="2026-10-04T05:52:39Z">
        <w:r>
          <w:t xml:space="preserve">Five arms share every world: T0 issues no orders; F5 runs the five seed rules without adaptation; F5+Ev adds stages 1 and 2 and is the closed reference, since it may tune and grow the rule base but never the vocabulary; Open/Evo and Open/Random add stage 3 with the evolutionary and the random proposer at the same budget of 36 shadow forecasts per cycle. The language-model proposer is implemented behind the same hook and schema, but its arm needs an interactive model session per run and is not part of the campaign reported here; the comparison therefore concerns the two reproducible search proposers. Four experiments follow. E1 withholds tactical burn, retardant drop, and water drafting together from every arm on S6 to S8 and measures rediscovery: a run rediscovers a tactic when it admits a sited intervention whose effect matches it (draft on a fire-referenced sector within four cells, coat on head or ring within six cells, ignite on head, ring, or flank within eight cells); the share of runs, the minute of first admission, and the paired burned area against F5+Ev are reported over 30 seeds. E2 runs the five arms on all eight families with the full library available, 12 seeds each, and reports outcome, cost, and the paired difference against the closed reference. E3 compares the two search proposers with and without the composition prior on S6 to S8 at an equal forecast budget, 30 seeds each, by attempts, admissions, forecasts per admission, object kinds, and outcome. E4 sweeps the vocabulary margin of G5 over three decades, 10⁻⁴ to 10⁻², on the same families with the evolutionary proposer, 10 seeds per margin. Every stage-3 attempt is written with its proposer, kind, gate, and measured futures, and every admitted object with its clauses and the minute of admission.</w:t>
        </w:r>
      </w:ins>
    </w:p>
    <w:p>
      <w:pPr>
        <w:pStyle w:val="Heading1"/>
        <w:rPr>
          <w:ins w:id="9882" w:author="Reviewer" w:date="2026-10-04T05:52:39Z"/>
        </w:rPr>
      </w:pPr>
      <w:ins w:id="9883" w:author="Reviewer" w:date="2026-10-04T05:52:39Z">
        <w:r>
          <w:t xml:space="preserve">VII. Results</w:t>
        </w:r>
      </w:ins>
    </w:p>
    <w:p>
      <w:pPr>
        <w:pStyle w:val="Heading2"/>
        <w:rPr>
          <w:ins w:id="9904" w:author="Reviewer" w:date="2026-10-04T05:52:39Z"/>
        </w:rPr>
      </w:pPr>
      <w:ins w:id="9905" w:author="Reviewer" w:date="2026-10-04T05:52:39Z">
        <w:r>
          <w:t xml:space="preserve">A. Rediscovery of the Withheld Doctrine</w:t>
        </w:r>
      </w:ins>
    </w:p>
    <w:p>
      <w:pPr>
        <w:pStyle w:val="Text"/>
        <w:rPr>
          <w:ins w:id="9906" w:author="Reviewer" w:date="2026-10-04T05:52:39Z"/>
        </w:rPr>
      </w:pPr>
      <w:ins w:id="9907" w:author="Reviewer" w:date="2026-10-04T05:52:39Z">
        <w:r>
          <w:t xml:space="preserve">Table VI reports E1. With the three library tactics removed from everything the layer can see or order, the closed reference F5+Ev cannot produce them by construction and does not; the two open arms re-composed an equivalent of at least one withheld tactic in 15, 16, and 11 of 30 runs with the evolutionary proposer and 18, 15, and 16 with the random sampler on S6, S7, and S8. Drafting was the most frequent rediscovery on every family (9 to 11 of 30 runs per cell, median first admission between 26 and 108 minutes), which matches the fact that two of the three families were built around a spent pool. Coating ahead of the head, the retardant drop the doctrine had lost, was rediscovered most often on the interface fire (6 of 30 runs with the evolutionary proposer, median first admission at 128 minutes). Counter-fire, the riskiest tactic, was admitted least often (4 of 30 on S7 with the random proposer), which is the behaviour of a gate chain that forecasts fire before it lights it. The rediscovered objects are not copies of the library tactics: the 373 sited interventions admitted in E1 carry 2.2 clauses on average, 73 percent of them more than one, so the withheld effect usually arrives paired with a clearing, wetting, or evacuation clause on another sector, and each clause names its own range (median 3 to 6 cells for a draft, 4 to 8 for a coat) where the library tactic applies one fixed band. The admitted objects are not decorative. On the three families the open arms burned 44 ± 24, 26 ± 9, and 45 ± 24 hectares less than the closed reference on the same seeds with the evolutionary proposer (paired means with 95 percent half-widths; open arm better in 81 of 90 pairs), and 41 ± 33, 17 ± 10, and 28 ± 22 hectares less with the random sampler. Fig. 9 shows the cumulative share of runs in which each tactic had been rediscovered against incident time.</w:t>
        </w:r>
      </w:ins>
    </w:p>
    <w:p>
      <w:pPr>
        <w:pStyle w:val="TableTitle"/>
        <w:rPr>
          <w:ins w:id="9922" w:author="Reviewer" w:date="2026-10-04T05:52:39Z"/>
        </w:rPr>
      </w:pPr>
      <w:ins w:id="9923" w:author="Reviewer" w:date="2026-10-04T05:52:39Z">
        <w:r>
          <w:t xml:space="preserve">TABLE VI</w:t>
        </w:r>
      </w:ins>
    </w:p>
    <w:p>
      <w:pPr>
        <w:pStyle w:val="TableTitle"/>
        <w:rPr>
          <w:ins w:id="9924" w:author="Reviewer" w:date="2026-10-04T05:52:39Z"/>
        </w:rPr>
      </w:pPr>
      <w:ins w:id="9925" w:author="Reviewer" w:date="2026-10-04T05:52:39Z">
        <w:r>
          <w:t xml:space="preserve">Rediscovery of the withheld tactics (E1): runs out of 30 that admitted an equivalent sited intervention, with the median minute of first admission, and paired burned area against the closed reference</w:t>
        </w:r>
      </w:ins>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638"/>
        <w:gridCol w:w="638"/>
        <w:gridCol w:w="638"/>
        <w:gridCol w:w="638"/>
        <w:gridCol w:w="638"/>
        <w:gridCol w:w="319"/>
        <w:gridCol w:w="1491"/>
      </w:tblGrid>
      <w:tr>
        <w:trPr>
          <w:ins w:id="9996" w:author="Reviewer" w:date="2026-10-04T05:52:39Z"/>
        </w:trPr>
        <w:tc>
          <w:tcPr>
            <w:tcW w:w="638" w:type="dxa"/>
          </w:tcPr>
          <w:p>
            <w:pPr>
              <w:spacing w:before="0" w:after="0"/>
              <w:rPr>
                <w:ins w:id="9997" w:author="Reviewer" w:date="2026-10-04T05:52:39Z"/>
                <w:sz w:val="14"/>
              </w:rPr>
            </w:pPr>
            <w:ins w:id="9926" w:author="Reviewer" w:date="2026-10-04T05:52:39Z">
              <w:r>
                <w:rPr>
                  <w:b/>
                  <w:sz w:val="14"/>
                  <w:szCs w:val="14"/>
                </w:rPr>
                <w:t xml:space="preserve">Family</w:t>
              </w:r>
            </w:ins>
          </w:p>
        </w:tc>
        <w:tc>
          <w:tcPr>
            <w:tcW w:w="638" w:type="dxa"/>
          </w:tcPr>
          <w:p>
            <w:pPr>
              <w:spacing w:before="0" w:after="0"/>
              <w:rPr>
                <w:ins w:id="9998" w:author="Reviewer" w:date="2026-10-04T05:52:39Z"/>
                <w:sz w:val="14"/>
              </w:rPr>
            </w:pPr>
            <w:ins w:id="9927" w:author="Reviewer" w:date="2026-10-04T05:52:39Z">
              <w:r>
                <w:rPr>
                  <w:b/>
                  <w:sz w:val="14"/>
                  <w:szCs w:val="14"/>
                </w:rPr>
                <w:t xml:space="preserve">Arm</w:t>
              </w:r>
            </w:ins>
          </w:p>
        </w:tc>
        <w:tc>
          <w:tcPr>
            <w:tcW w:w="638" w:type="dxa"/>
          </w:tcPr>
          <w:p>
            <w:pPr>
              <w:spacing w:before="0" w:after="0"/>
              <w:rPr>
                <w:ins w:id="9999" w:author="Reviewer" w:date="2026-10-04T05:52:39Z"/>
                <w:sz w:val="14"/>
              </w:rPr>
            </w:pPr>
            <w:ins w:id="9928" w:author="Reviewer" w:date="2026-10-04T05:52:39Z">
              <w:r>
                <w:rPr>
                  <w:b/>
                  <w:sz w:val="14"/>
                  <w:szCs w:val="14"/>
                </w:rPr>
                <w:t xml:space="preserve">draft</w:t>
              </w:r>
            </w:ins>
          </w:p>
        </w:tc>
        <w:tc>
          <w:tcPr>
            <w:tcW w:w="638" w:type="dxa"/>
          </w:tcPr>
          <w:p>
            <w:pPr>
              <w:spacing w:before="0" w:after="0"/>
              <w:rPr>
                <w:ins w:id="10000" w:author="Reviewer" w:date="2026-10-04T05:52:39Z"/>
                <w:sz w:val="14"/>
              </w:rPr>
            </w:pPr>
            <w:ins w:id="9929" w:author="Reviewer" w:date="2026-10-04T05:52:39Z">
              <w:r>
                <w:rPr>
                  <w:b/>
                  <w:sz w:val="14"/>
                  <w:szCs w:val="14"/>
                </w:rPr>
                <w:t xml:space="preserve">coat</w:t>
              </w:r>
            </w:ins>
          </w:p>
        </w:tc>
        <w:tc>
          <w:tcPr>
            <w:tcW w:w="638" w:type="dxa"/>
          </w:tcPr>
          <w:p>
            <w:pPr>
              <w:spacing w:before="0" w:after="0"/>
              <w:rPr>
                <w:ins w:id="10001" w:author="Reviewer" w:date="2026-10-04T05:52:39Z"/>
                <w:sz w:val="14"/>
              </w:rPr>
            </w:pPr>
            <w:ins w:id="9930" w:author="Reviewer" w:date="2026-10-04T05:52:39Z">
              <w:r>
                <w:rPr>
                  <w:b/>
                  <w:sz w:val="14"/>
                  <w:szCs w:val="14"/>
                </w:rPr>
                <w:t xml:space="preserve">ignite</w:t>
              </w:r>
            </w:ins>
          </w:p>
        </w:tc>
        <w:tc>
          <w:tcPr>
            <w:tcW w:w="319" w:type="dxa"/>
          </w:tcPr>
          <w:p>
            <w:pPr>
              <w:spacing w:before="0" w:after="0"/>
              <w:rPr>
                <w:ins w:id="10002" w:author="Reviewer" w:date="2026-10-04T05:52:39Z"/>
                <w:sz w:val="14"/>
              </w:rPr>
            </w:pPr>
            <w:ins w:id="9931" w:author="Reviewer" w:date="2026-10-04T05:52:39Z">
              <w:r>
                <w:rPr>
                  <w:b/>
                  <w:sz w:val="14"/>
                  <w:szCs w:val="14"/>
                </w:rPr>
                <w:t xml:space="preserve">any</w:t>
              </w:r>
            </w:ins>
          </w:p>
        </w:tc>
        <w:tc>
          <w:tcPr>
            <w:tcW w:w="1491" w:type="dxa"/>
          </w:tcPr>
          <w:p>
            <w:pPr>
              <w:spacing w:before="0" w:after="0"/>
              <w:rPr>
                <w:ins w:id="10003" w:author="Reviewer" w:date="2026-10-04T05:52:39Z"/>
                <w:sz w:val="14"/>
              </w:rPr>
            </w:pPr>
            <w:ins w:id="9932" w:author="Reviewer" w:date="2026-10-04T05:52:39Z">
              <w:r>
                <w:rPr>
                  <w:b/>
                  <w:sz w:val="14"/>
                  <w:szCs w:val="14"/>
                </w:rPr>
                <w:t xml:space="preserve">vs closed (ha)</w:t>
              </w:r>
            </w:ins>
          </w:p>
        </w:tc>
      </w:tr>
      <w:tr>
        <w:trPr>
          <w:ins w:id="10004" w:author="Reviewer" w:date="2026-10-04T05:52:39Z"/>
        </w:trPr>
        <w:tc>
          <w:tcPr>
            <w:tcW w:w="638" w:type="dxa"/>
          </w:tcPr>
          <w:p>
            <w:pPr>
              <w:spacing w:before="0" w:after="0"/>
              <w:rPr>
                <w:ins w:id="10005" w:author="Reviewer" w:date="2026-10-04T05:52:39Z"/>
                <w:sz w:val="14"/>
              </w:rPr>
            </w:pPr>
            <w:ins w:id="9933" w:author="Reviewer" w:date="2026-10-04T05:52:39Z">
              <w:r>
                <w:rPr>
                  <w:sz w:val="14"/>
                  <w:szCs w:val="14"/>
                </w:rPr>
                <w:t xml:space="preserve">S6</w:t>
              </w:r>
            </w:ins>
          </w:p>
        </w:tc>
        <w:tc>
          <w:tcPr>
            <w:tcW w:w="638" w:type="dxa"/>
          </w:tcPr>
          <w:p>
            <w:pPr>
              <w:spacing w:before="0" w:after="0"/>
              <w:rPr>
                <w:ins w:id="10006" w:author="Reviewer" w:date="2026-10-04T05:52:39Z"/>
                <w:sz w:val="14"/>
              </w:rPr>
            </w:pPr>
            <w:ins w:id="9934" w:author="Reviewer" w:date="2026-10-04T05:52:39Z">
              <w:r>
                <w:rPr>
                  <w:sz w:val="14"/>
                  <w:szCs w:val="14"/>
                </w:rPr>
                <w:t xml:space="preserve">Evo</w:t>
              </w:r>
            </w:ins>
          </w:p>
        </w:tc>
        <w:tc>
          <w:tcPr>
            <w:tcW w:w="638" w:type="dxa"/>
          </w:tcPr>
          <w:p>
            <w:pPr>
              <w:spacing w:before="0" w:after="0"/>
              <w:rPr>
                <w:ins w:id="10007" w:author="Reviewer" w:date="2026-10-04T05:52:39Z"/>
                <w:sz w:val="14"/>
              </w:rPr>
            </w:pPr>
            <w:ins w:id="9935" w:author="Reviewer" w:date="2026-10-04T05:52:39Z">
              <w:r>
                <w:rPr>
                  <w:sz w:val="14"/>
                  <w:szCs w:val="14"/>
                </w:rPr>
                <w:t xml:space="preserve">9 @108</w:t>
              </w:r>
            </w:ins>
          </w:p>
        </w:tc>
        <w:tc>
          <w:tcPr>
            <w:tcW w:w="638" w:type="dxa"/>
          </w:tcPr>
          <w:p>
            <w:pPr>
              <w:spacing w:before="0" w:after="0"/>
              <w:rPr>
                <w:ins w:id="10008" w:author="Reviewer" w:date="2026-10-04T05:52:39Z"/>
                <w:sz w:val="14"/>
              </w:rPr>
            </w:pPr>
            <w:ins w:id="9936" w:author="Reviewer" w:date="2026-10-04T05:52:39Z">
              <w:r>
                <w:rPr>
                  <w:sz w:val="14"/>
                  <w:szCs w:val="14"/>
                </w:rPr>
                <w:t xml:space="preserve">3 @14</w:t>
              </w:r>
            </w:ins>
          </w:p>
        </w:tc>
        <w:tc>
          <w:tcPr>
            <w:tcW w:w="638" w:type="dxa"/>
          </w:tcPr>
          <w:p>
            <w:pPr>
              <w:spacing w:before="0" w:after="0"/>
              <w:rPr>
                <w:ins w:id="10009" w:author="Reviewer" w:date="2026-10-04T05:52:39Z"/>
                <w:sz w:val="14"/>
              </w:rPr>
            </w:pPr>
            <w:ins w:id="9937" w:author="Reviewer" w:date="2026-10-04T05:52:39Z">
              <w:r>
                <w:rPr>
                  <w:sz w:val="14"/>
                  <w:szCs w:val="14"/>
                </w:rPr>
                <w:t xml:space="preserve">3 @14</w:t>
              </w:r>
            </w:ins>
          </w:p>
        </w:tc>
        <w:tc>
          <w:tcPr>
            <w:tcW w:w="319" w:type="dxa"/>
          </w:tcPr>
          <w:p>
            <w:pPr>
              <w:spacing w:before="0" w:after="0"/>
              <w:rPr>
                <w:ins w:id="10010" w:author="Reviewer" w:date="2026-10-04T05:52:39Z"/>
                <w:sz w:val="14"/>
              </w:rPr>
            </w:pPr>
            <w:ins w:id="9938" w:author="Reviewer" w:date="2026-10-04T05:52:39Z">
              <w:r>
                <w:rPr>
                  <w:sz w:val="14"/>
                  <w:szCs w:val="14"/>
                </w:rPr>
                <w:t xml:space="preserve">15</w:t>
              </w:r>
            </w:ins>
          </w:p>
        </w:tc>
        <w:tc>
          <w:tcPr>
            <w:tcW w:w="1491" w:type="dxa"/>
          </w:tcPr>
          <w:p>
            <w:pPr>
              <w:spacing w:before="0" w:after="0"/>
              <w:rPr>
                <w:ins w:id="10011" w:author="Reviewer" w:date="2026-10-04T05:52:39Z"/>
                <w:sz w:val="14"/>
              </w:rPr>
            </w:pPr>
            <w:ins w:id="9939" w:author="Reviewer" w:date="2026-10-04T05:52:39Z">
              <w:r>
                <w:rPr>
                  <w:sz w:val="14"/>
                  <w:szCs w:val="14"/>
                </w:rPr>
                <w:t xml:space="preserve">-44 ± 24</w:t>
              </w:r>
            </w:ins>
          </w:p>
        </w:tc>
      </w:tr>
      <w:tr>
        <w:trPr>
          <w:ins w:id="10012" w:author="Reviewer" w:date="2026-10-04T05:52:39Z"/>
        </w:trPr>
        <w:tc>
          <w:tcPr>
            <w:tcW w:w="638" w:type="dxa"/>
          </w:tcPr>
          <w:p>
            <w:pPr>
              <w:spacing w:before="0" w:after="0"/>
              <w:rPr>
                <w:ins w:id="10013" w:author="Reviewer" w:date="2026-10-04T05:52:39Z"/>
                <w:sz w:val="14"/>
              </w:rPr>
            </w:pPr>
            <w:ins w:id="9940" w:author="Reviewer" w:date="2026-10-04T05:52:39Z">
              <w:r>
                <w:rPr>
                  <w:sz w:val="14"/>
                  <w:szCs w:val="14"/>
                </w:rPr>
                <w:t xml:space="preserve">S6</w:t>
              </w:r>
            </w:ins>
          </w:p>
        </w:tc>
        <w:tc>
          <w:tcPr>
            <w:tcW w:w="638" w:type="dxa"/>
          </w:tcPr>
          <w:p>
            <w:pPr>
              <w:spacing w:before="0" w:after="0"/>
              <w:rPr>
                <w:ins w:id="10014" w:author="Reviewer" w:date="2026-10-04T05:52:39Z"/>
                <w:sz w:val="14"/>
              </w:rPr>
            </w:pPr>
            <w:ins w:id="9941" w:author="Reviewer" w:date="2026-10-04T05:52:39Z">
              <w:r>
                <w:rPr>
                  <w:sz w:val="14"/>
                  <w:szCs w:val="14"/>
                </w:rPr>
                <w:t xml:space="preserve">F5Ev</w:t>
              </w:r>
            </w:ins>
          </w:p>
        </w:tc>
        <w:tc>
          <w:tcPr>
            <w:tcW w:w="638" w:type="dxa"/>
          </w:tcPr>
          <w:p>
            <w:pPr>
              <w:spacing w:before="0" w:after="0"/>
              <w:rPr>
                <w:ins w:id="10015" w:author="Reviewer" w:date="2026-10-04T05:52:39Z"/>
                <w:sz w:val="14"/>
              </w:rPr>
            </w:pPr>
            <w:ins w:id="9942" w:author="Reviewer" w:date="2026-10-04T05:52:39Z">
              <w:r>
                <w:rPr>
                  <w:sz w:val="14"/>
                  <w:szCs w:val="14"/>
                </w:rPr>
                <w:t xml:space="preserve">0</w:t>
              </w:r>
            </w:ins>
          </w:p>
        </w:tc>
        <w:tc>
          <w:tcPr>
            <w:tcW w:w="638" w:type="dxa"/>
          </w:tcPr>
          <w:p>
            <w:pPr>
              <w:spacing w:before="0" w:after="0"/>
              <w:rPr>
                <w:ins w:id="10016" w:author="Reviewer" w:date="2026-10-04T05:52:39Z"/>
                <w:sz w:val="14"/>
              </w:rPr>
            </w:pPr>
            <w:ins w:id="9943" w:author="Reviewer" w:date="2026-10-04T05:52:39Z">
              <w:r>
                <w:rPr>
                  <w:sz w:val="14"/>
                  <w:szCs w:val="14"/>
                </w:rPr>
                <w:t xml:space="preserve">0</w:t>
              </w:r>
            </w:ins>
          </w:p>
        </w:tc>
        <w:tc>
          <w:tcPr>
            <w:tcW w:w="638" w:type="dxa"/>
          </w:tcPr>
          <w:p>
            <w:pPr>
              <w:spacing w:before="0" w:after="0"/>
              <w:rPr>
                <w:ins w:id="10017" w:author="Reviewer" w:date="2026-10-04T05:52:39Z"/>
                <w:sz w:val="14"/>
              </w:rPr>
            </w:pPr>
            <w:ins w:id="9944" w:author="Reviewer" w:date="2026-10-04T05:52:39Z">
              <w:r>
                <w:rPr>
                  <w:sz w:val="14"/>
                  <w:szCs w:val="14"/>
                </w:rPr>
                <w:t xml:space="preserve">0</w:t>
              </w:r>
            </w:ins>
          </w:p>
        </w:tc>
        <w:tc>
          <w:tcPr>
            <w:tcW w:w="319" w:type="dxa"/>
          </w:tcPr>
          <w:p>
            <w:pPr>
              <w:spacing w:before="0" w:after="0"/>
              <w:rPr>
                <w:ins w:id="10018" w:author="Reviewer" w:date="2026-10-04T05:52:39Z"/>
                <w:sz w:val="14"/>
              </w:rPr>
            </w:pPr>
            <w:ins w:id="9945" w:author="Reviewer" w:date="2026-10-04T05:52:39Z">
              <w:r>
                <w:rPr>
                  <w:sz w:val="14"/>
                  <w:szCs w:val="14"/>
                </w:rPr>
                <w:t xml:space="preserve">0</w:t>
              </w:r>
            </w:ins>
          </w:p>
        </w:tc>
        <w:tc>
          <w:tcPr>
            <w:tcW w:w="1491" w:type="dxa"/>
          </w:tcPr>
          <w:p>
            <w:pPr>
              <w:spacing w:before="0" w:after="0"/>
              <w:rPr>
                <w:ins w:id="10019" w:author="Reviewer" w:date="2026-10-04T05:52:39Z"/>
                <w:sz w:val="14"/>
              </w:rPr>
            </w:pPr>
            <w:ins w:id="9946" w:author="Reviewer" w:date="2026-10-04T05:52:39Z">
              <w:r>
                <w:rPr>
                  <w:sz w:val="14"/>
                  <w:szCs w:val="14"/>
                </w:rPr>
                <w:t xml:space="preserve">ref.</w:t>
              </w:r>
            </w:ins>
          </w:p>
        </w:tc>
      </w:tr>
      <w:tr>
        <w:trPr>
          <w:ins w:id="10020" w:author="Reviewer" w:date="2026-10-04T05:52:39Z"/>
        </w:trPr>
        <w:tc>
          <w:tcPr>
            <w:tcW w:w="638" w:type="dxa"/>
          </w:tcPr>
          <w:p>
            <w:pPr>
              <w:spacing w:before="0" w:after="0"/>
              <w:rPr>
                <w:ins w:id="10021" w:author="Reviewer" w:date="2026-10-04T05:52:39Z"/>
                <w:sz w:val="14"/>
              </w:rPr>
            </w:pPr>
            <w:ins w:id="9947" w:author="Reviewer" w:date="2026-10-04T05:52:39Z">
              <w:r>
                <w:rPr>
                  <w:sz w:val="14"/>
                  <w:szCs w:val="14"/>
                </w:rPr>
                <w:t xml:space="preserve">S6</w:t>
              </w:r>
            </w:ins>
          </w:p>
        </w:tc>
        <w:tc>
          <w:tcPr>
            <w:tcW w:w="638" w:type="dxa"/>
          </w:tcPr>
          <w:p>
            <w:pPr>
              <w:spacing w:before="0" w:after="0"/>
              <w:rPr>
                <w:ins w:id="10022" w:author="Reviewer" w:date="2026-10-04T05:52:39Z"/>
                <w:sz w:val="14"/>
              </w:rPr>
            </w:pPr>
            <w:ins w:id="9948" w:author="Reviewer" w:date="2026-10-04T05:52:39Z">
              <w:r>
                <w:rPr>
                  <w:sz w:val="14"/>
                  <w:szCs w:val="14"/>
                </w:rPr>
                <w:t xml:space="preserve">Random</w:t>
              </w:r>
            </w:ins>
          </w:p>
        </w:tc>
        <w:tc>
          <w:tcPr>
            <w:tcW w:w="638" w:type="dxa"/>
          </w:tcPr>
          <w:p>
            <w:pPr>
              <w:spacing w:before="0" w:after="0"/>
              <w:rPr>
                <w:ins w:id="10023" w:author="Reviewer" w:date="2026-10-04T05:52:39Z"/>
                <w:sz w:val="14"/>
              </w:rPr>
            </w:pPr>
            <w:ins w:id="9949" w:author="Reviewer" w:date="2026-10-04T05:52:39Z">
              <w:r>
                <w:rPr>
                  <w:sz w:val="14"/>
                  <w:szCs w:val="14"/>
                </w:rPr>
                <w:t xml:space="preserve">11 @50</w:t>
              </w:r>
            </w:ins>
          </w:p>
        </w:tc>
        <w:tc>
          <w:tcPr>
            <w:tcW w:w="638" w:type="dxa"/>
          </w:tcPr>
          <w:p>
            <w:pPr>
              <w:spacing w:before="0" w:after="0"/>
              <w:rPr>
                <w:ins w:id="10024" w:author="Reviewer" w:date="2026-10-04T05:52:39Z"/>
                <w:sz w:val="14"/>
              </w:rPr>
            </w:pPr>
            <w:ins w:id="9950" w:author="Reviewer" w:date="2026-10-04T05:52:39Z">
              <w:r>
                <w:rPr>
                  <w:sz w:val="14"/>
                  <w:szCs w:val="14"/>
                </w:rPr>
                <w:t xml:space="preserve">5 @86</w:t>
              </w:r>
            </w:ins>
          </w:p>
        </w:tc>
        <w:tc>
          <w:tcPr>
            <w:tcW w:w="638" w:type="dxa"/>
          </w:tcPr>
          <w:p>
            <w:pPr>
              <w:spacing w:before="0" w:after="0"/>
              <w:rPr>
                <w:ins w:id="10025" w:author="Reviewer" w:date="2026-10-04T05:52:39Z"/>
                <w:sz w:val="14"/>
              </w:rPr>
            </w:pPr>
            <w:ins w:id="9951" w:author="Reviewer" w:date="2026-10-04T05:52:39Z">
              <w:r>
                <w:rPr>
                  <w:sz w:val="14"/>
                  <w:szCs w:val="14"/>
                </w:rPr>
                <w:t xml:space="preserve">4 @40</w:t>
              </w:r>
            </w:ins>
          </w:p>
        </w:tc>
        <w:tc>
          <w:tcPr>
            <w:tcW w:w="319" w:type="dxa"/>
          </w:tcPr>
          <w:p>
            <w:pPr>
              <w:spacing w:before="0" w:after="0"/>
              <w:rPr>
                <w:ins w:id="10026" w:author="Reviewer" w:date="2026-10-04T05:52:39Z"/>
                <w:sz w:val="14"/>
              </w:rPr>
            </w:pPr>
            <w:ins w:id="9952" w:author="Reviewer" w:date="2026-10-04T05:52:39Z">
              <w:r>
                <w:rPr>
                  <w:sz w:val="14"/>
                  <w:szCs w:val="14"/>
                </w:rPr>
                <w:t xml:space="preserve">18</w:t>
              </w:r>
            </w:ins>
          </w:p>
        </w:tc>
        <w:tc>
          <w:tcPr>
            <w:tcW w:w="1491" w:type="dxa"/>
          </w:tcPr>
          <w:p>
            <w:pPr>
              <w:spacing w:before="0" w:after="0"/>
              <w:rPr>
                <w:ins w:id="10027" w:author="Reviewer" w:date="2026-10-04T05:52:39Z"/>
                <w:sz w:val="14"/>
              </w:rPr>
            </w:pPr>
            <w:ins w:id="9953" w:author="Reviewer" w:date="2026-10-04T05:52:39Z">
              <w:r>
                <w:rPr>
                  <w:sz w:val="14"/>
                  <w:szCs w:val="14"/>
                </w:rPr>
                <w:t xml:space="preserve">-41 ± 33</w:t>
              </w:r>
            </w:ins>
          </w:p>
        </w:tc>
      </w:tr>
      <w:tr>
        <w:trPr>
          <w:ins w:id="10028" w:author="Reviewer" w:date="2026-10-04T05:52:39Z"/>
        </w:trPr>
        <w:tc>
          <w:tcPr>
            <w:tcW w:w="638" w:type="dxa"/>
          </w:tcPr>
          <w:p>
            <w:pPr>
              <w:spacing w:before="0" w:after="0"/>
              <w:rPr>
                <w:ins w:id="10029" w:author="Reviewer" w:date="2026-10-04T05:52:39Z"/>
                <w:sz w:val="14"/>
              </w:rPr>
            </w:pPr>
            <w:ins w:id="9954" w:author="Reviewer" w:date="2026-10-04T05:52:39Z">
              <w:r>
                <w:rPr>
                  <w:sz w:val="14"/>
                  <w:szCs w:val="14"/>
                </w:rPr>
                <w:t xml:space="preserve">S7</w:t>
              </w:r>
            </w:ins>
          </w:p>
        </w:tc>
        <w:tc>
          <w:tcPr>
            <w:tcW w:w="638" w:type="dxa"/>
          </w:tcPr>
          <w:p>
            <w:pPr>
              <w:spacing w:before="0" w:after="0"/>
              <w:rPr>
                <w:ins w:id="10030" w:author="Reviewer" w:date="2026-10-04T05:52:39Z"/>
                <w:sz w:val="14"/>
              </w:rPr>
            </w:pPr>
            <w:ins w:id="9955" w:author="Reviewer" w:date="2026-10-04T05:52:39Z">
              <w:r>
                <w:rPr>
                  <w:sz w:val="14"/>
                  <w:szCs w:val="14"/>
                </w:rPr>
                <w:t xml:space="preserve">Evo</w:t>
              </w:r>
            </w:ins>
          </w:p>
        </w:tc>
        <w:tc>
          <w:tcPr>
            <w:tcW w:w="638" w:type="dxa"/>
          </w:tcPr>
          <w:p>
            <w:pPr>
              <w:spacing w:before="0" w:after="0"/>
              <w:rPr>
                <w:ins w:id="10031" w:author="Reviewer" w:date="2026-10-04T05:52:39Z"/>
                <w:sz w:val="14"/>
              </w:rPr>
            </w:pPr>
            <w:ins w:id="9956" w:author="Reviewer" w:date="2026-10-04T05:52:39Z">
              <w:r>
                <w:rPr>
                  <w:sz w:val="14"/>
                  <w:szCs w:val="14"/>
                </w:rPr>
                <w:t xml:space="preserve">10 @80</w:t>
              </w:r>
            </w:ins>
          </w:p>
        </w:tc>
        <w:tc>
          <w:tcPr>
            <w:tcW w:w="638" w:type="dxa"/>
          </w:tcPr>
          <w:p>
            <w:pPr>
              <w:spacing w:before="0" w:after="0"/>
              <w:rPr>
                <w:ins w:id="10032" w:author="Reviewer" w:date="2026-10-04T05:52:39Z"/>
                <w:sz w:val="14"/>
              </w:rPr>
            </w:pPr>
            <w:ins w:id="9957" w:author="Reviewer" w:date="2026-10-04T05:52:39Z">
              <w:r>
                <w:rPr>
                  <w:sz w:val="14"/>
                  <w:szCs w:val="14"/>
                </w:rPr>
                <w:t xml:space="preserve">6 @128</w:t>
              </w:r>
            </w:ins>
          </w:p>
        </w:tc>
        <w:tc>
          <w:tcPr>
            <w:tcW w:w="638" w:type="dxa"/>
          </w:tcPr>
          <w:p>
            <w:pPr>
              <w:spacing w:before="0" w:after="0"/>
              <w:rPr>
                <w:ins w:id="10033" w:author="Reviewer" w:date="2026-10-04T05:52:39Z"/>
                <w:sz w:val="14"/>
              </w:rPr>
            </w:pPr>
            <w:ins w:id="9958" w:author="Reviewer" w:date="2026-10-04T05:52:39Z">
              <w:r>
                <w:rPr>
                  <w:sz w:val="14"/>
                  <w:szCs w:val="14"/>
                </w:rPr>
                <w:t xml:space="preserve">3 @134</w:t>
              </w:r>
            </w:ins>
          </w:p>
        </w:tc>
        <w:tc>
          <w:tcPr>
            <w:tcW w:w="319" w:type="dxa"/>
          </w:tcPr>
          <w:p>
            <w:pPr>
              <w:spacing w:before="0" w:after="0"/>
              <w:rPr>
                <w:ins w:id="10034" w:author="Reviewer" w:date="2026-10-04T05:52:39Z"/>
                <w:sz w:val="14"/>
              </w:rPr>
            </w:pPr>
            <w:ins w:id="9959" w:author="Reviewer" w:date="2026-10-04T05:52:39Z">
              <w:r>
                <w:rPr>
                  <w:sz w:val="14"/>
                  <w:szCs w:val="14"/>
                </w:rPr>
                <w:t xml:space="preserve">16</w:t>
              </w:r>
            </w:ins>
          </w:p>
        </w:tc>
        <w:tc>
          <w:tcPr>
            <w:tcW w:w="1491" w:type="dxa"/>
          </w:tcPr>
          <w:p>
            <w:pPr>
              <w:spacing w:before="0" w:after="0"/>
              <w:rPr>
                <w:ins w:id="10035" w:author="Reviewer" w:date="2026-10-04T05:52:39Z"/>
                <w:sz w:val="14"/>
              </w:rPr>
            </w:pPr>
            <w:ins w:id="9960" w:author="Reviewer" w:date="2026-10-04T05:52:39Z">
              <w:r>
                <w:rPr>
                  <w:sz w:val="14"/>
                  <w:szCs w:val="14"/>
                </w:rPr>
                <w:t xml:space="preserve">-26 ± 9</w:t>
              </w:r>
            </w:ins>
          </w:p>
        </w:tc>
      </w:tr>
      <w:tr>
        <w:trPr>
          <w:ins w:id="10036" w:author="Reviewer" w:date="2026-10-04T05:52:39Z"/>
        </w:trPr>
        <w:tc>
          <w:tcPr>
            <w:tcW w:w="638" w:type="dxa"/>
          </w:tcPr>
          <w:p>
            <w:pPr>
              <w:spacing w:before="0" w:after="0"/>
              <w:rPr>
                <w:ins w:id="10037" w:author="Reviewer" w:date="2026-10-04T05:52:39Z"/>
                <w:sz w:val="14"/>
              </w:rPr>
            </w:pPr>
            <w:ins w:id="9961" w:author="Reviewer" w:date="2026-10-04T05:52:39Z">
              <w:r>
                <w:rPr>
                  <w:sz w:val="14"/>
                  <w:szCs w:val="14"/>
                </w:rPr>
                <w:t xml:space="preserve">S7</w:t>
              </w:r>
            </w:ins>
          </w:p>
        </w:tc>
        <w:tc>
          <w:tcPr>
            <w:tcW w:w="638" w:type="dxa"/>
          </w:tcPr>
          <w:p>
            <w:pPr>
              <w:spacing w:before="0" w:after="0"/>
              <w:rPr>
                <w:ins w:id="10038" w:author="Reviewer" w:date="2026-10-04T05:52:39Z"/>
                <w:sz w:val="14"/>
              </w:rPr>
            </w:pPr>
            <w:ins w:id="9962" w:author="Reviewer" w:date="2026-10-04T05:52:39Z">
              <w:r>
                <w:rPr>
                  <w:sz w:val="14"/>
                  <w:szCs w:val="14"/>
                </w:rPr>
                <w:t xml:space="preserve">F5Ev</w:t>
              </w:r>
            </w:ins>
          </w:p>
        </w:tc>
        <w:tc>
          <w:tcPr>
            <w:tcW w:w="638" w:type="dxa"/>
          </w:tcPr>
          <w:p>
            <w:pPr>
              <w:spacing w:before="0" w:after="0"/>
              <w:rPr>
                <w:ins w:id="10039" w:author="Reviewer" w:date="2026-10-04T05:52:39Z"/>
                <w:sz w:val="14"/>
              </w:rPr>
            </w:pPr>
            <w:ins w:id="9963" w:author="Reviewer" w:date="2026-10-04T05:52:39Z">
              <w:r>
                <w:rPr>
                  <w:sz w:val="14"/>
                  <w:szCs w:val="14"/>
                </w:rPr>
                <w:t xml:space="preserve">0</w:t>
              </w:r>
            </w:ins>
          </w:p>
        </w:tc>
        <w:tc>
          <w:tcPr>
            <w:tcW w:w="638" w:type="dxa"/>
          </w:tcPr>
          <w:p>
            <w:pPr>
              <w:spacing w:before="0" w:after="0"/>
              <w:rPr>
                <w:ins w:id="10040" w:author="Reviewer" w:date="2026-10-04T05:52:39Z"/>
                <w:sz w:val="14"/>
              </w:rPr>
            </w:pPr>
            <w:ins w:id="9964" w:author="Reviewer" w:date="2026-10-04T05:52:39Z">
              <w:r>
                <w:rPr>
                  <w:sz w:val="14"/>
                  <w:szCs w:val="14"/>
                </w:rPr>
                <w:t xml:space="preserve">0</w:t>
              </w:r>
            </w:ins>
          </w:p>
        </w:tc>
        <w:tc>
          <w:tcPr>
            <w:tcW w:w="638" w:type="dxa"/>
          </w:tcPr>
          <w:p>
            <w:pPr>
              <w:spacing w:before="0" w:after="0"/>
              <w:rPr>
                <w:ins w:id="10041" w:author="Reviewer" w:date="2026-10-04T05:52:39Z"/>
                <w:sz w:val="14"/>
              </w:rPr>
            </w:pPr>
            <w:ins w:id="9965" w:author="Reviewer" w:date="2026-10-04T05:52:39Z">
              <w:r>
                <w:rPr>
                  <w:sz w:val="14"/>
                  <w:szCs w:val="14"/>
                </w:rPr>
                <w:t xml:space="preserve">0</w:t>
              </w:r>
            </w:ins>
          </w:p>
        </w:tc>
        <w:tc>
          <w:tcPr>
            <w:tcW w:w="319" w:type="dxa"/>
          </w:tcPr>
          <w:p>
            <w:pPr>
              <w:spacing w:before="0" w:after="0"/>
              <w:rPr>
                <w:ins w:id="10042" w:author="Reviewer" w:date="2026-10-04T05:52:39Z"/>
                <w:sz w:val="14"/>
              </w:rPr>
            </w:pPr>
            <w:ins w:id="9966" w:author="Reviewer" w:date="2026-10-04T05:52:39Z">
              <w:r>
                <w:rPr>
                  <w:sz w:val="14"/>
                  <w:szCs w:val="14"/>
                </w:rPr>
                <w:t xml:space="preserve">0</w:t>
              </w:r>
            </w:ins>
          </w:p>
        </w:tc>
        <w:tc>
          <w:tcPr>
            <w:tcW w:w="1491" w:type="dxa"/>
          </w:tcPr>
          <w:p>
            <w:pPr>
              <w:spacing w:before="0" w:after="0"/>
              <w:rPr>
                <w:ins w:id="10043" w:author="Reviewer" w:date="2026-10-04T05:52:39Z"/>
                <w:sz w:val="14"/>
              </w:rPr>
            </w:pPr>
            <w:ins w:id="9967" w:author="Reviewer" w:date="2026-10-04T05:52:39Z">
              <w:r>
                <w:rPr>
                  <w:sz w:val="14"/>
                  <w:szCs w:val="14"/>
                </w:rPr>
                <w:t xml:space="preserve">ref.</w:t>
              </w:r>
            </w:ins>
          </w:p>
        </w:tc>
      </w:tr>
      <w:tr>
        <w:trPr>
          <w:ins w:id="10044" w:author="Reviewer" w:date="2026-10-04T05:52:39Z"/>
        </w:trPr>
        <w:tc>
          <w:tcPr>
            <w:tcW w:w="638" w:type="dxa"/>
          </w:tcPr>
          <w:p>
            <w:pPr>
              <w:spacing w:before="0" w:after="0"/>
              <w:rPr>
                <w:ins w:id="10045" w:author="Reviewer" w:date="2026-10-04T05:52:39Z"/>
                <w:sz w:val="14"/>
              </w:rPr>
            </w:pPr>
            <w:ins w:id="9968" w:author="Reviewer" w:date="2026-10-04T05:52:39Z">
              <w:r>
                <w:rPr>
                  <w:sz w:val="14"/>
                  <w:szCs w:val="14"/>
                </w:rPr>
                <w:t xml:space="preserve">S7</w:t>
              </w:r>
            </w:ins>
          </w:p>
        </w:tc>
        <w:tc>
          <w:tcPr>
            <w:tcW w:w="638" w:type="dxa"/>
          </w:tcPr>
          <w:p>
            <w:pPr>
              <w:spacing w:before="0" w:after="0"/>
              <w:rPr>
                <w:ins w:id="10046" w:author="Reviewer" w:date="2026-10-04T05:52:39Z"/>
                <w:sz w:val="14"/>
              </w:rPr>
            </w:pPr>
            <w:ins w:id="9969" w:author="Reviewer" w:date="2026-10-04T05:52:39Z">
              <w:r>
                <w:rPr>
                  <w:sz w:val="14"/>
                  <w:szCs w:val="14"/>
                </w:rPr>
                <w:t xml:space="preserve">Random</w:t>
              </w:r>
            </w:ins>
          </w:p>
        </w:tc>
        <w:tc>
          <w:tcPr>
            <w:tcW w:w="638" w:type="dxa"/>
          </w:tcPr>
          <w:p>
            <w:pPr>
              <w:spacing w:before="0" w:after="0"/>
              <w:rPr>
                <w:ins w:id="10047" w:author="Reviewer" w:date="2026-10-04T05:52:39Z"/>
                <w:sz w:val="14"/>
              </w:rPr>
            </w:pPr>
            <w:ins w:id="9970" w:author="Reviewer" w:date="2026-10-04T05:52:39Z">
              <w:r>
                <w:rPr>
                  <w:sz w:val="14"/>
                  <w:szCs w:val="14"/>
                </w:rPr>
                <w:t xml:space="preserve">9 @74</w:t>
              </w:r>
            </w:ins>
          </w:p>
        </w:tc>
        <w:tc>
          <w:tcPr>
            <w:tcW w:w="638" w:type="dxa"/>
          </w:tcPr>
          <w:p>
            <w:pPr>
              <w:spacing w:before="0" w:after="0"/>
              <w:rPr>
                <w:ins w:id="10048" w:author="Reviewer" w:date="2026-10-04T05:52:39Z"/>
                <w:sz w:val="14"/>
              </w:rPr>
            </w:pPr>
            <w:ins w:id="9971" w:author="Reviewer" w:date="2026-10-04T05:52:39Z">
              <w:r>
                <w:rPr>
                  <w:sz w:val="14"/>
                  <w:szCs w:val="14"/>
                </w:rPr>
                <w:t xml:space="preserve">5 @26</w:t>
              </w:r>
            </w:ins>
          </w:p>
        </w:tc>
        <w:tc>
          <w:tcPr>
            <w:tcW w:w="638" w:type="dxa"/>
          </w:tcPr>
          <w:p>
            <w:pPr>
              <w:spacing w:before="0" w:after="0"/>
              <w:rPr>
                <w:ins w:id="10049" w:author="Reviewer" w:date="2026-10-04T05:52:39Z"/>
                <w:sz w:val="14"/>
              </w:rPr>
            </w:pPr>
            <w:ins w:id="9972" w:author="Reviewer" w:date="2026-10-04T05:52:39Z">
              <w:r>
                <w:rPr>
                  <w:sz w:val="14"/>
                  <w:szCs w:val="14"/>
                </w:rPr>
                <w:t xml:space="preserve">4 @104</w:t>
              </w:r>
            </w:ins>
          </w:p>
        </w:tc>
        <w:tc>
          <w:tcPr>
            <w:tcW w:w="319" w:type="dxa"/>
          </w:tcPr>
          <w:p>
            <w:pPr>
              <w:spacing w:before="0" w:after="0"/>
              <w:rPr>
                <w:ins w:id="10050" w:author="Reviewer" w:date="2026-10-04T05:52:39Z"/>
                <w:sz w:val="14"/>
              </w:rPr>
            </w:pPr>
            <w:ins w:id="9973" w:author="Reviewer" w:date="2026-10-04T05:52:39Z">
              <w:r>
                <w:rPr>
                  <w:sz w:val="14"/>
                  <w:szCs w:val="14"/>
                </w:rPr>
                <w:t xml:space="preserve">15</w:t>
              </w:r>
            </w:ins>
          </w:p>
        </w:tc>
        <w:tc>
          <w:tcPr>
            <w:tcW w:w="1491" w:type="dxa"/>
          </w:tcPr>
          <w:p>
            <w:pPr>
              <w:spacing w:before="0" w:after="0"/>
              <w:rPr>
                <w:ins w:id="10051" w:author="Reviewer" w:date="2026-10-04T05:52:39Z"/>
                <w:sz w:val="14"/>
              </w:rPr>
            </w:pPr>
            <w:ins w:id="9974" w:author="Reviewer" w:date="2026-10-04T05:52:39Z">
              <w:r>
                <w:rPr>
                  <w:sz w:val="14"/>
                  <w:szCs w:val="14"/>
                </w:rPr>
                <w:t xml:space="preserve">-17 ± 10</w:t>
              </w:r>
            </w:ins>
          </w:p>
        </w:tc>
      </w:tr>
      <w:tr>
        <w:trPr>
          <w:ins w:id="10052" w:author="Reviewer" w:date="2026-10-04T05:52:39Z"/>
        </w:trPr>
        <w:tc>
          <w:tcPr>
            <w:tcW w:w="638" w:type="dxa"/>
          </w:tcPr>
          <w:p>
            <w:pPr>
              <w:spacing w:before="0" w:after="0"/>
              <w:rPr>
                <w:ins w:id="10053" w:author="Reviewer" w:date="2026-10-04T05:52:39Z"/>
                <w:sz w:val="14"/>
              </w:rPr>
            </w:pPr>
            <w:ins w:id="9975" w:author="Reviewer" w:date="2026-10-04T05:52:39Z">
              <w:r>
                <w:rPr>
                  <w:sz w:val="14"/>
                  <w:szCs w:val="14"/>
                </w:rPr>
                <w:t xml:space="preserve">S8</w:t>
              </w:r>
            </w:ins>
          </w:p>
        </w:tc>
        <w:tc>
          <w:tcPr>
            <w:tcW w:w="638" w:type="dxa"/>
          </w:tcPr>
          <w:p>
            <w:pPr>
              <w:spacing w:before="0" w:after="0"/>
              <w:rPr>
                <w:ins w:id="10054" w:author="Reviewer" w:date="2026-10-04T05:52:39Z"/>
                <w:sz w:val="14"/>
              </w:rPr>
            </w:pPr>
            <w:ins w:id="9976" w:author="Reviewer" w:date="2026-10-04T05:52:39Z">
              <w:r>
                <w:rPr>
                  <w:sz w:val="14"/>
                  <w:szCs w:val="14"/>
                </w:rPr>
                <w:t xml:space="preserve">Evo</w:t>
              </w:r>
            </w:ins>
          </w:p>
        </w:tc>
        <w:tc>
          <w:tcPr>
            <w:tcW w:w="638" w:type="dxa"/>
          </w:tcPr>
          <w:p>
            <w:pPr>
              <w:spacing w:before="0" w:after="0"/>
              <w:rPr>
                <w:ins w:id="10055" w:author="Reviewer" w:date="2026-10-04T05:52:39Z"/>
                <w:sz w:val="14"/>
              </w:rPr>
            </w:pPr>
            <w:ins w:id="9977" w:author="Reviewer" w:date="2026-10-04T05:52:39Z">
              <w:r>
                <w:rPr>
                  <w:sz w:val="14"/>
                  <w:szCs w:val="14"/>
                </w:rPr>
                <w:t xml:space="preserve">9 @26</w:t>
              </w:r>
            </w:ins>
          </w:p>
        </w:tc>
        <w:tc>
          <w:tcPr>
            <w:tcW w:w="638" w:type="dxa"/>
          </w:tcPr>
          <w:p>
            <w:pPr>
              <w:spacing w:before="0" w:after="0"/>
              <w:rPr>
                <w:ins w:id="10056" w:author="Reviewer" w:date="2026-10-04T05:52:39Z"/>
                <w:sz w:val="14"/>
              </w:rPr>
            </w:pPr>
            <w:ins w:id="9978" w:author="Reviewer" w:date="2026-10-04T05:52:39Z">
              <w:r>
                <w:rPr>
                  <w:sz w:val="14"/>
                  <w:szCs w:val="14"/>
                </w:rPr>
                <w:t xml:space="preserve">2 @104</w:t>
              </w:r>
            </w:ins>
          </w:p>
        </w:tc>
        <w:tc>
          <w:tcPr>
            <w:tcW w:w="638" w:type="dxa"/>
          </w:tcPr>
          <w:p>
            <w:pPr>
              <w:spacing w:before="0" w:after="0"/>
              <w:rPr>
                <w:ins w:id="10057" w:author="Reviewer" w:date="2026-10-04T05:52:39Z"/>
                <w:sz w:val="14"/>
              </w:rPr>
            </w:pPr>
            <w:ins w:id="9979" w:author="Reviewer" w:date="2026-10-04T05:52:39Z">
              <w:r>
                <w:rPr>
                  <w:sz w:val="14"/>
                  <w:szCs w:val="14"/>
                </w:rPr>
                <w:t xml:space="preserve">1 @230</w:t>
              </w:r>
            </w:ins>
          </w:p>
        </w:tc>
        <w:tc>
          <w:tcPr>
            <w:tcW w:w="319" w:type="dxa"/>
          </w:tcPr>
          <w:p>
            <w:pPr>
              <w:spacing w:before="0" w:after="0"/>
              <w:rPr>
                <w:ins w:id="10058" w:author="Reviewer" w:date="2026-10-04T05:52:39Z"/>
                <w:sz w:val="14"/>
              </w:rPr>
            </w:pPr>
            <w:ins w:id="9980" w:author="Reviewer" w:date="2026-10-04T05:52:39Z">
              <w:r>
                <w:rPr>
                  <w:sz w:val="14"/>
                  <w:szCs w:val="14"/>
                </w:rPr>
                <w:t xml:space="preserve">11</w:t>
              </w:r>
            </w:ins>
          </w:p>
        </w:tc>
        <w:tc>
          <w:tcPr>
            <w:tcW w:w="1491" w:type="dxa"/>
          </w:tcPr>
          <w:p>
            <w:pPr>
              <w:spacing w:before="0" w:after="0"/>
              <w:rPr>
                <w:ins w:id="10059" w:author="Reviewer" w:date="2026-10-04T05:52:39Z"/>
                <w:sz w:val="14"/>
              </w:rPr>
            </w:pPr>
            <w:ins w:id="9981" w:author="Reviewer" w:date="2026-10-04T05:52:39Z">
              <w:r>
                <w:rPr>
                  <w:sz w:val="14"/>
                  <w:szCs w:val="14"/>
                </w:rPr>
                <w:t xml:space="preserve">-45 ± 24</w:t>
              </w:r>
            </w:ins>
          </w:p>
        </w:tc>
      </w:tr>
      <w:tr>
        <w:trPr>
          <w:ins w:id="10060" w:author="Reviewer" w:date="2026-10-04T05:52:39Z"/>
        </w:trPr>
        <w:tc>
          <w:tcPr>
            <w:tcW w:w="638" w:type="dxa"/>
          </w:tcPr>
          <w:p>
            <w:pPr>
              <w:spacing w:before="0" w:after="0"/>
              <w:rPr>
                <w:ins w:id="10061" w:author="Reviewer" w:date="2026-10-04T05:52:39Z"/>
                <w:sz w:val="14"/>
              </w:rPr>
            </w:pPr>
            <w:ins w:id="9982" w:author="Reviewer" w:date="2026-10-04T05:52:39Z">
              <w:r>
                <w:rPr>
                  <w:sz w:val="14"/>
                  <w:szCs w:val="14"/>
                </w:rPr>
                <w:t xml:space="preserve">S8</w:t>
              </w:r>
            </w:ins>
          </w:p>
        </w:tc>
        <w:tc>
          <w:tcPr>
            <w:tcW w:w="638" w:type="dxa"/>
          </w:tcPr>
          <w:p>
            <w:pPr>
              <w:spacing w:before="0" w:after="0"/>
              <w:rPr>
                <w:ins w:id="10062" w:author="Reviewer" w:date="2026-10-04T05:52:39Z"/>
                <w:sz w:val="14"/>
              </w:rPr>
            </w:pPr>
            <w:ins w:id="9983" w:author="Reviewer" w:date="2026-10-04T05:52:39Z">
              <w:r>
                <w:rPr>
                  <w:sz w:val="14"/>
                  <w:szCs w:val="14"/>
                </w:rPr>
                <w:t xml:space="preserve">F5Ev</w:t>
              </w:r>
            </w:ins>
          </w:p>
        </w:tc>
        <w:tc>
          <w:tcPr>
            <w:tcW w:w="638" w:type="dxa"/>
          </w:tcPr>
          <w:p>
            <w:pPr>
              <w:spacing w:before="0" w:after="0"/>
              <w:rPr>
                <w:ins w:id="10063" w:author="Reviewer" w:date="2026-10-04T05:52:39Z"/>
                <w:sz w:val="14"/>
              </w:rPr>
            </w:pPr>
            <w:ins w:id="9984" w:author="Reviewer" w:date="2026-10-04T05:52:39Z">
              <w:r>
                <w:rPr>
                  <w:sz w:val="14"/>
                  <w:szCs w:val="14"/>
                </w:rPr>
                <w:t xml:space="preserve">0</w:t>
              </w:r>
            </w:ins>
          </w:p>
        </w:tc>
        <w:tc>
          <w:tcPr>
            <w:tcW w:w="638" w:type="dxa"/>
          </w:tcPr>
          <w:p>
            <w:pPr>
              <w:spacing w:before="0" w:after="0"/>
              <w:rPr>
                <w:ins w:id="10064" w:author="Reviewer" w:date="2026-10-04T05:52:39Z"/>
                <w:sz w:val="14"/>
              </w:rPr>
            </w:pPr>
            <w:ins w:id="9985" w:author="Reviewer" w:date="2026-10-04T05:52:39Z">
              <w:r>
                <w:rPr>
                  <w:sz w:val="14"/>
                  <w:szCs w:val="14"/>
                </w:rPr>
                <w:t xml:space="preserve">0</w:t>
              </w:r>
            </w:ins>
          </w:p>
        </w:tc>
        <w:tc>
          <w:tcPr>
            <w:tcW w:w="638" w:type="dxa"/>
          </w:tcPr>
          <w:p>
            <w:pPr>
              <w:spacing w:before="0" w:after="0"/>
              <w:rPr>
                <w:ins w:id="10065" w:author="Reviewer" w:date="2026-10-04T05:52:39Z"/>
                <w:sz w:val="14"/>
              </w:rPr>
            </w:pPr>
            <w:ins w:id="9986" w:author="Reviewer" w:date="2026-10-04T05:52:39Z">
              <w:r>
                <w:rPr>
                  <w:sz w:val="14"/>
                  <w:szCs w:val="14"/>
                </w:rPr>
                <w:t xml:space="preserve">0</w:t>
              </w:r>
            </w:ins>
          </w:p>
        </w:tc>
        <w:tc>
          <w:tcPr>
            <w:tcW w:w="319" w:type="dxa"/>
          </w:tcPr>
          <w:p>
            <w:pPr>
              <w:spacing w:before="0" w:after="0"/>
              <w:rPr>
                <w:ins w:id="10066" w:author="Reviewer" w:date="2026-10-04T05:52:39Z"/>
                <w:sz w:val="14"/>
              </w:rPr>
            </w:pPr>
            <w:ins w:id="9987" w:author="Reviewer" w:date="2026-10-04T05:52:39Z">
              <w:r>
                <w:rPr>
                  <w:sz w:val="14"/>
                  <w:szCs w:val="14"/>
                </w:rPr>
                <w:t xml:space="preserve">0</w:t>
              </w:r>
            </w:ins>
          </w:p>
        </w:tc>
        <w:tc>
          <w:tcPr>
            <w:tcW w:w="1491" w:type="dxa"/>
          </w:tcPr>
          <w:p>
            <w:pPr>
              <w:spacing w:before="0" w:after="0"/>
              <w:rPr>
                <w:ins w:id="10067" w:author="Reviewer" w:date="2026-10-04T05:52:39Z"/>
                <w:sz w:val="14"/>
              </w:rPr>
            </w:pPr>
            <w:ins w:id="9988" w:author="Reviewer" w:date="2026-10-04T05:52:39Z">
              <w:r>
                <w:rPr>
                  <w:sz w:val="14"/>
                  <w:szCs w:val="14"/>
                </w:rPr>
                <w:t xml:space="preserve">ref.</w:t>
              </w:r>
            </w:ins>
          </w:p>
        </w:tc>
      </w:tr>
      <w:tr>
        <w:trPr>
          <w:ins w:id="10068" w:author="Reviewer" w:date="2026-10-04T05:52:39Z"/>
        </w:trPr>
        <w:tc>
          <w:tcPr>
            <w:tcW w:w="638" w:type="dxa"/>
          </w:tcPr>
          <w:p>
            <w:pPr>
              <w:spacing w:before="0" w:after="0"/>
              <w:rPr>
                <w:ins w:id="10069" w:author="Reviewer" w:date="2026-10-04T05:52:39Z"/>
                <w:sz w:val="14"/>
              </w:rPr>
            </w:pPr>
            <w:ins w:id="9989" w:author="Reviewer" w:date="2026-10-04T05:52:39Z">
              <w:r>
                <w:rPr>
                  <w:sz w:val="14"/>
                  <w:szCs w:val="14"/>
                </w:rPr>
                <w:t xml:space="preserve">S8</w:t>
              </w:r>
            </w:ins>
          </w:p>
        </w:tc>
        <w:tc>
          <w:tcPr>
            <w:tcW w:w="638" w:type="dxa"/>
          </w:tcPr>
          <w:p>
            <w:pPr>
              <w:spacing w:before="0" w:after="0"/>
              <w:rPr>
                <w:ins w:id="10070" w:author="Reviewer" w:date="2026-10-04T05:52:39Z"/>
                <w:sz w:val="14"/>
              </w:rPr>
            </w:pPr>
            <w:ins w:id="9990" w:author="Reviewer" w:date="2026-10-04T05:52:39Z">
              <w:r>
                <w:rPr>
                  <w:sz w:val="14"/>
                  <w:szCs w:val="14"/>
                </w:rPr>
                <w:t xml:space="preserve">Random</w:t>
              </w:r>
            </w:ins>
          </w:p>
        </w:tc>
        <w:tc>
          <w:tcPr>
            <w:tcW w:w="638" w:type="dxa"/>
          </w:tcPr>
          <w:p>
            <w:pPr>
              <w:spacing w:before="0" w:after="0"/>
              <w:rPr>
                <w:ins w:id="10071" w:author="Reviewer" w:date="2026-10-04T05:52:39Z"/>
                <w:sz w:val="14"/>
              </w:rPr>
            </w:pPr>
            <w:ins w:id="9991" w:author="Reviewer" w:date="2026-10-04T05:52:39Z">
              <w:r>
                <w:rPr>
                  <w:sz w:val="14"/>
                  <w:szCs w:val="14"/>
                </w:rPr>
                <w:t xml:space="preserve">9 @62</w:t>
              </w:r>
            </w:ins>
          </w:p>
        </w:tc>
        <w:tc>
          <w:tcPr>
            <w:tcW w:w="638" w:type="dxa"/>
          </w:tcPr>
          <w:p>
            <w:pPr>
              <w:spacing w:before="0" w:after="0"/>
              <w:rPr>
                <w:ins w:id="10072" w:author="Reviewer" w:date="2026-10-04T05:52:39Z"/>
                <w:sz w:val="14"/>
              </w:rPr>
            </w:pPr>
            <w:ins w:id="9992" w:author="Reviewer" w:date="2026-10-04T05:52:39Z">
              <w:r>
                <w:rPr>
                  <w:sz w:val="14"/>
                  <w:szCs w:val="14"/>
                </w:rPr>
                <w:t xml:space="preserve">5 @2</w:t>
              </w:r>
            </w:ins>
          </w:p>
        </w:tc>
        <w:tc>
          <w:tcPr>
            <w:tcW w:w="638" w:type="dxa"/>
          </w:tcPr>
          <w:p>
            <w:pPr>
              <w:spacing w:before="0" w:after="0"/>
              <w:rPr>
                <w:ins w:id="10073" w:author="Reviewer" w:date="2026-10-04T05:52:39Z"/>
                <w:sz w:val="14"/>
              </w:rPr>
            </w:pPr>
            <w:ins w:id="9993" w:author="Reviewer" w:date="2026-10-04T05:52:39Z">
              <w:r>
                <w:rPr>
                  <w:sz w:val="14"/>
                  <w:szCs w:val="14"/>
                </w:rPr>
                <w:t xml:space="preserve">2 @8</w:t>
              </w:r>
            </w:ins>
          </w:p>
        </w:tc>
        <w:tc>
          <w:tcPr>
            <w:tcW w:w="319" w:type="dxa"/>
          </w:tcPr>
          <w:p>
            <w:pPr>
              <w:spacing w:before="0" w:after="0"/>
              <w:rPr>
                <w:ins w:id="10074" w:author="Reviewer" w:date="2026-10-04T05:52:39Z"/>
                <w:sz w:val="14"/>
              </w:rPr>
            </w:pPr>
            <w:ins w:id="9994" w:author="Reviewer" w:date="2026-10-04T05:52:39Z">
              <w:r>
                <w:rPr>
                  <w:sz w:val="14"/>
                  <w:szCs w:val="14"/>
                </w:rPr>
                <w:t xml:space="preserve">16</w:t>
              </w:r>
            </w:ins>
          </w:p>
        </w:tc>
        <w:tc>
          <w:tcPr>
            <w:tcW w:w="1491" w:type="dxa"/>
          </w:tcPr>
          <w:p>
            <w:pPr>
              <w:spacing w:before="0" w:after="0"/>
              <w:rPr>
                <w:ins w:id="10075" w:author="Reviewer" w:date="2026-10-04T05:52:39Z"/>
                <w:sz w:val="14"/>
              </w:rPr>
            </w:pPr>
            <w:ins w:id="9995" w:author="Reviewer" w:date="2026-10-04T05:52:39Z">
              <w:r>
                <w:rPr>
                  <w:sz w:val="14"/>
                  <w:szCs w:val="14"/>
                </w:rPr>
                <w:t xml:space="preserve">-28 ± 22</w:t>
              </w:r>
            </w:ins>
          </w:p>
        </w:tc>
      </w:tr>
    </w:tbl>
    <w:p>
      <w:pPr>
        <w:jc w:val="center"/>
        <w:rPr>
          <w:ins w:id="10077" w:author="Reviewer" w:date="2026-10-04T05:52:39Z"/>
        </w:rPr>
      </w:pPr>
      <w:ins w:id="10076" w:author="Reviewer" w:date="2026-10-04T05:52:39Z">
        <w:r>
          <w:drawing>
            <wp:inline xmlns:a="http://schemas.openxmlformats.org/drawingml/2006/main" xmlns:pic="http://schemas.openxmlformats.org/drawingml/2006/picture">
              <wp:extent cx="3108960" cy="4153376"/>
              <wp:docPr id="64150" name="Picture 64150"/>
              <wp:cNvGraphicFramePr>
                <a:graphicFrameLocks noChangeAspect="1"/>
              </wp:cNvGraphicFramePr>
              <a:graphic>
                <a:graphicData uri="http://schemas.openxmlformats.org/drawingml/2006/picture">
                  <pic:pic>
                    <pic:nvPicPr>
                      <pic:cNvPr id="0" name="fig09_rediscovery.png"/>
                      <pic:cNvPicPr/>
                    </pic:nvPicPr>
                    <pic:blipFill>
                      <a:blip r:embed="rId30"/>
                      <a:stretch>
                        <a:fillRect/>
                      </a:stretch>
                    </pic:blipFill>
                    <pic:spPr>
                      <a:xfrm>
                        <a:off x="0" y="0"/>
                        <a:ext cx="3108960" cy="4153376"/>
                      </a:xfrm>
                      <a:prstGeom prst="rect"/>
                    </pic:spPr>
                  </pic:pic>
                </a:graphicData>
              </a:graphic>
            </wp:inline>
          </w:drawing>
        </w:r>
      </w:ins>
    </w:p>
    <w:p>
      <w:pPr>
        <w:pStyle w:val="FigureCaption"/>
        <w:rPr>
          <w:ins w:id="10078" w:author="Reviewer" w:date="2026-10-04T05:52:39Z"/>
        </w:rPr>
      </w:pPr>
      <w:ins w:id="10079" w:author="Reviewer" w:date="2026-10-04T05:52:39Z">
        <w:r>
          <w:t xml:space="preserve">Fig. 9. Cumulative share of runs in which each withheld tactic had been rediscovered, against incident time, for the two search proposers on S6 to S8 (E1).</w:t>
        </w:r>
      </w:ins>
    </w:p>
    <w:p>
      <w:pPr>
        <w:pStyle w:val="Heading2"/>
        <w:rPr>
          <w:ins w:id="9908" w:author="Reviewer" w:date="2026-10-04T05:52:39Z"/>
        </w:rPr>
      </w:pPr>
      <w:ins w:id="9909" w:author="Reviewer" w:date="2026-10-04T05:52:39Z">
        <w:r>
          <w:t xml:space="preserve">B. Closed and Open Space Across Scenario Families</w:t>
        </w:r>
      </w:ins>
    </w:p>
    <w:p>
      <w:pPr>
        <w:pStyle w:val="Text"/>
        <w:rPr>
          <w:ins w:id="9910" w:author="Reviewer" w:date="2026-10-04T05:52:39Z"/>
        </w:rPr>
      </w:pPr>
      <w:ins w:id="9911" w:author="Reviewer" w:date="2026-10-04T05:52:39Z">
        <w:r>
          <w:t xml:space="preserve">Table VII reports E2 with the full library available to every adaptive arm. Two results stand out. First, the closed adaptation changes little: F5+Ev and the static F5 differ by at most 12 hectares on any family, so tuning memberships and writing rules over the existing families does not move the fire much once the seed profile is competent. Second, the open space changes much, and on every family: with the evolutionary proposer the open arm burned less than the closed reference on all 8 families, by 59 ± 37 hectares on S1, 46 ± 45 on S2, 15 ± 11 on S3, 22 ± 12 on S4, 22 ± 9 on S5, 55 ± 36 on S6, 29 ± 11 on S7, and 37 ± 24 on S8 (paired means with 95 percent half-widths, open arm better in 12 of 12 pairs on S4 and 12 of 12 on S7), a pooled reduction of 43 percent against a closed mean of 83 hectares; the random sampler was better on 7 of the eight families and worse on S4, with a pooled reduction of 34 percent. The share of incidents brought to extinction within the cap rose from 49 to 73 percent. The gain is of the same size on the five earlier families as on the three built for this article (43 against 44 percent), which corrects an expectation formed in the earlier ladder campaign, where the generative stage wrote rules and intermediate concepts only and added little over stages 1 and 2. What is new in the open space is the sited intervention: an effect placed on a sector of the fire at a range, instead of an intensity raised over a whole region, and the admission ledger shows that sited interventions are the object kind the gates accept most often. The three families built for the test remain the only ones on which rediscovery can be measured, since there the closed doctrine lacks the tactic rather than its placement. The greedy value-weighted allocation reported in earlier work remains a strong reference on raw burned area where immediate full commitment is affordable; it issues no life-safety order and composes no sited intervention, and on the spent-pool and lakeside families it has no capacity to commit, so the comparison bounds what undivided aggression buys rather than what the architecture is for.</w:t>
        </w:r>
      </w:ins>
    </w:p>
    <w:p>
      <w:pPr>
        <w:pStyle w:val="TableTitle"/>
        <w:rPr>
          <w:ins w:id="10080" w:author="Reviewer" w:date="2026-10-04T05:52:39Z"/>
        </w:rPr>
      </w:pPr>
      <w:ins w:id="10081" w:author="Reviewer" w:date="2026-10-04T05:52:39Z">
        <w:r>
          <w:t xml:space="preserve">TABLE VII</w:t>
        </w:r>
      </w:ins>
    </w:p>
    <w:p>
      <w:pPr>
        <w:pStyle w:val="TableTitle"/>
        <w:rPr>
          <w:ins w:id="10082" w:author="Reviewer" w:date="2026-10-04T05:52:39Z"/>
        </w:rPr>
      </w:pPr>
      <w:ins w:id="10083" w:author="Reviewer" w:date="2026-10-04T05:52:39Z">
        <w:r>
          <w:t xml:space="preserve">Outcome per scenario family and arm with the full library available (E2): mean and 95 percent half-width over 12 seeds, and paired difference in burned area against the closed reference; the static F5 arm is within 12 ha of F5+Ev on every family and is omitted</w:t>
        </w:r>
      </w:ins>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612"/>
        <w:gridCol w:w="612"/>
        <w:gridCol w:w="1122"/>
        <w:gridCol w:w="612"/>
        <w:gridCol w:w="612"/>
        <w:gridCol w:w="1430"/>
      </w:tblGrid>
      <w:tr>
        <w:trPr>
          <w:ins w:id="10282" w:author="Reviewer" w:date="2026-10-04T05:52:39Z"/>
        </w:trPr>
        <w:tc>
          <w:tcPr>
            <w:tcW w:w="612" w:type="dxa"/>
          </w:tcPr>
          <w:p>
            <w:pPr>
              <w:spacing w:before="0" w:after="0"/>
              <w:rPr>
                <w:ins w:id="10283" w:author="Reviewer" w:date="2026-10-04T05:52:39Z"/>
                <w:sz w:val="14"/>
              </w:rPr>
            </w:pPr>
            <w:ins w:id="10084" w:author="Reviewer" w:date="2026-10-04T05:52:39Z">
              <w:r>
                <w:rPr>
                  <w:b/>
                  <w:sz w:val="14"/>
                  <w:szCs w:val="14"/>
                </w:rPr>
                <w:t xml:space="preserve">Family</w:t>
              </w:r>
            </w:ins>
          </w:p>
        </w:tc>
        <w:tc>
          <w:tcPr>
            <w:tcW w:w="612" w:type="dxa"/>
          </w:tcPr>
          <w:p>
            <w:pPr>
              <w:spacing w:before="0" w:after="0"/>
              <w:rPr>
                <w:ins w:id="10284" w:author="Reviewer" w:date="2026-10-04T05:52:39Z"/>
                <w:sz w:val="14"/>
              </w:rPr>
            </w:pPr>
            <w:ins w:id="10085" w:author="Reviewer" w:date="2026-10-04T05:52:39Z">
              <w:r>
                <w:rPr>
                  <w:b/>
                  <w:sz w:val="14"/>
                  <w:szCs w:val="14"/>
                </w:rPr>
                <w:t xml:space="preserve">Arm</w:t>
              </w:r>
            </w:ins>
          </w:p>
        </w:tc>
        <w:tc>
          <w:tcPr>
            <w:tcW w:w="1122" w:type="dxa"/>
          </w:tcPr>
          <w:p>
            <w:pPr>
              <w:spacing w:before="0" w:after="0"/>
              <w:rPr>
                <w:ins w:id="10285" w:author="Reviewer" w:date="2026-10-04T05:52:39Z"/>
                <w:sz w:val="14"/>
              </w:rPr>
            </w:pPr>
            <w:ins w:id="10086" w:author="Reviewer" w:date="2026-10-04T05:52:39Z">
              <w:r>
                <w:rPr>
                  <w:b/>
                  <w:sz w:val="14"/>
                  <w:szCs w:val="14"/>
                </w:rPr>
                <w:t xml:space="preserve">burned (ha)</w:t>
              </w:r>
            </w:ins>
          </w:p>
        </w:tc>
        <w:tc>
          <w:tcPr>
            <w:tcW w:w="612" w:type="dxa"/>
          </w:tcPr>
          <w:p>
            <w:pPr>
              <w:spacing w:before="0" w:after="0"/>
              <w:rPr>
                <w:ins w:id="10286" w:author="Reviewer" w:date="2026-10-04T05:52:39Z"/>
                <w:sz w:val="14"/>
              </w:rPr>
            </w:pPr>
            <w:ins w:id="10087" w:author="Reviewer" w:date="2026-10-04T05:52:39Z">
              <w:r>
                <w:rPr>
                  <w:b/>
                  <w:sz w:val="14"/>
                  <w:szCs w:val="14"/>
                </w:rPr>
                <w:t xml:space="preserve">J_phys</w:t>
              </w:r>
            </w:ins>
          </w:p>
        </w:tc>
        <w:tc>
          <w:tcPr>
            <w:tcW w:w="612" w:type="dxa"/>
          </w:tcPr>
          <w:p>
            <w:pPr>
              <w:spacing w:before="0" w:after="0"/>
              <w:rPr>
                <w:ins w:id="10287" w:author="Reviewer" w:date="2026-10-04T05:52:39Z"/>
                <w:sz w:val="14"/>
              </w:rPr>
            </w:pPr>
            <w:ins w:id="10088" w:author="Reviewer" w:date="2026-10-04T05:52:39Z">
              <w:r>
                <w:rPr>
                  <w:b/>
                  <w:sz w:val="14"/>
                  <w:szCs w:val="14"/>
                </w:rPr>
                <w:t xml:space="preserve">ext. %</w:t>
              </w:r>
            </w:ins>
          </w:p>
        </w:tc>
        <w:tc>
          <w:tcPr>
            <w:tcW w:w="1430" w:type="dxa"/>
          </w:tcPr>
          <w:p>
            <w:pPr>
              <w:spacing w:before="0" w:after="0"/>
              <w:rPr>
                <w:ins w:id="10288" w:author="Reviewer" w:date="2026-10-04T05:52:39Z"/>
                <w:sz w:val="14"/>
              </w:rPr>
            </w:pPr>
            <w:ins w:id="10089" w:author="Reviewer" w:date="2026-10-04T05:52:39Z">
              <w:r>
                <w:rPr>
                  <w:b/>
                  <w:sz w:val="14"/>
                  <w:szCs w:val="14"/>
                </w:rPr>
                <w:t xml:space="preserve">vs closed (ha)</w:t>
              </w:r>
            </w:ins>
          </w:p>
        </w:tc>
      </w:tr>
      <w:tr>
        <w:trPr>
          <w:ins w:id="10289" w:author="Reviewer" w:date="2026-10-04T05:52:39Z"/>
        </w:trPr>
        <w:tc>
          <w:tcPr>
            <w:tcW w:w="612" w:type="dxa"/>
          </w:tcPr>
          <w:p>
            <w:pPr>
              <w:spacing w:before="0" w:after="0"/>
              <w:rPr>
                <w:ins w:id="10290" w:author="Reviewer" w:date="2026-10-04T05:52:39Z"/>
                <w:sz w:val="14"/>
              </w:rPr>
            </w:pPr>
            <w:ins w:id="10090" w:author="Reviewer" w:date="2026-10-04T05:52:39Z">
              <w:r>
                <w:rPr>
                  <w:sz w:val="14"/>
                  <w:szCs w:val="14"/>
                </w:rPr>
                <w:t xml:space="preserve">S1</w:t>
              </w:r>
            </w:ins>
          </w:p>
        </w:tc>
        <w:tc>
          <w:tcPr>
            <w:tcW w:w="612" w:type="dxa"/>
          </w:tcPr>
          <w:p>
            <w:pPr>
              <w:spacing w:before="0" w:after="0"/>
              <w:rPr>
                <w:ins w:id="10291" w:author="Reviewer" w:date="2026-10-04T05:52:39Z"/>
                <w:sz w:val="14"/>
              </w:rPr>
            </w:pPr>
            <w:ins w:id="10091" w:author="Reviewer" w:date="2026-10-04T05:52:39Z">
              <w:r>
                <w:rPr>
                  <w:sz w:val="14"/>
                  <w:szCs w:val="14"/>
                </w:rPr>
                <w:t xml:space="preserve">T0</w:t>
              </w:r>
            </w:ins>
          </w:p>
        </w:tc>
        <w:tc>
          <w:tcPr>
            <w:tcW w:w="1122" w:type="dxa"/>
          </w:tcPr>
          <w:p>
            <w:pPr>
              <w:spacing w:before="0" w:after="0"/>
              <w:rPr>
                <w:ins w:id="10292" w:author="Reviewer" w:date="2026-10-04T05:52:39Z"/>
                <w:sz w:val="14"/>
              </w:rPr>
            </w:pPr>
            <w:ins w:id="10092" w:author="Reviewer" w:date="2026-10-04T05:52:39Z">
              <w:r>
                <w:rPr>
                  <w:sz w:val="14"/>
                  <w:szCs w:val="14"/>
                </w:rPr>
                <w:t xml:space="preserve">268 ± 6</w:t>
              </w:r>
            </w:ins>
          </w:p>
        </w:tc>
        <w:tc>
          <w:tcPr>
            <w:tcW w:w="612" w:type="dxa"/>
          </w:tcPr>
          <w:p>
            <w:pPr>
              <w:spacing w:before="0" w:after="0"/>
              <w:rPr>
                <w:ins w:id="10293" w:author="Reviewer" w:date="2026-10-04T05:52:39Z"/>
                <w:sz w:val="14"/>
              </w:rPr>
            </w:pPr>
            <w:ins w:id="10093" w:author="Reviewer" w:date="2026-10-04T05:52:39Z">
              <w:r>
                <w:rPr>
                  <w:sz w:val="14"/>
                  <w:szCs w:val="14"/>
                </w:rPr>
                <w:t xml:space="preserve">0.624</w:t>
              </w:r>
            </w:ins>
          </w:p>
        </w:tc>
        <w:tc>
          <w:tcPr>
            <w:tcW w:w="612" w:type="dxa"/>
          </w:tcPr>
          <w:p>
            <w:pPr>
              <w:spacing w:before="0" w:after="0"/>
              <w:rPr>
                <w:ins w:id="10294" w:author="Reviewer" w:date="2026-10-04T05:52:39Z"/>
                <w:sz w:val="14"/>
              </w:rPr>
            </w:pPr>
            <w:ins w:id="10094" w:author="Reviewer" w:date="2026-10-04T05:52:39Z">
              <w:r>
                <w:rPr>
                  <w:sz w:val="14"/>
                  <w:szCs w:val="14"/>
                </w:rPr>
                <w:t xml:space="preserve">0</w:t>
              </w:r>
            </w:ins>
          </w:p>
        </w:tc>
        <w:tc>
          <w:tcPr>
            <w:tcW w:w="1430" w:type="dxa"/>
          </w:tcPr>
          <w:p>
            <w:pPr>
              <w:spacing w:before="0" w:after="0"/>
              <w:rPr>
                <w:ins w:id="10295" w:author="Reviewer" w:date="2026-10-04T05:52:39Z"/>
                <w:sz w:val="14"/>
              </w:rPr>
            </w:pPr>
            <w:ins w:id="10095" w:author="Reviewer" w:date="2026-10-04T05:52:39Z">
              <w:r>
                <w:rPr>
                  <w:sz w:val="14"/>
                  <w:szCs w:val="14"/>
                </w:rPr>
                <w:t xml:space="preserve">+192 ± 46</w:t>
              </w:r>
            </w:ins>
          </w:p>
        </w:tc>
      </w:tr>
      <w:tr>
        <w:trPr>
          <w:ins w:id="10296" w:author="Reviewer" w:date="2026-10-04T05:52:39Z"/>
        </w:trPr>
        <w:tc>
          <w:tcPr>
            <w:tcW w:w="612" w:type="dxa"/>
          </w:tcPr>
          <w:p>
            <w:pPr>
              <w:spacing w:before="0" w:after="0"/>
              <w:rPr>
                <w:ins w:id="10297" w:author="Reviewer" w:date="2026-10-04T05:52:39Z"/>
                <w:sz w:val="14"/>
              </w:rPr>
            </w:pPr>
            <w:ins w:id="10096" w:author="Reviewer" w:date="2026-10-04T05:52:39Z">
              <w:r>
                <w:rPr>
                  <w:sz w:val="14"/>
                  <w:szCs w:val="14"/>
                </w:rPr>
                <w:t xml:space="preserve">S1</w:t>
              </w:r>
            </w:ins>
          </w:p>
        </w:tc>
        <w:tc>
          <w:tcPr>
            <w:tcW w:w="612" w:type="dxa"/>
          </w:tcPr>
          <w:p>
            <w:pPr>
              <w:spacing w:before="0" w:after="0"/>
              <w:rPr>
                <w:ins w:id="10298" w:author="Reviewer" w:date="2026-10-04T05:52:39Z"/>
                <w:sz w:val="14"/>
              </w:rPr>
            </w:pPr>
            <w:ins w:id="10097" w:author="Reviewer" w:date="2026-10-04T05:52:39Z">
              <w:r>
                <w:rPr>
                  <w:sz w:val="14"/>
                  <w:szCs w:val="14"/>
                </w:rPr>
                <w:t xml:space="preserve">F5Ev</w:t>
              </w:r>
            </w:ins>
          </w:p>
        </w:tc>
        <w:tc>
          <w:tcPr>
            <w:tcW w:w="1122" w:type="dxa"/>
          </w:tcPr>
          <w:p>
            <w:pPr>
              <w:spacing w:before="0" w:after="0"/>
              <w:rPr>
                <w:ins w:id="10299" w:author="Reviewer" w:date="2026-10-04T05:52:39Z"/>
                <w:sz w:val="14"/>
              </w:rPr>
            </w:pPr>
            <w:ins w:id="10098" w:author="Reviewer" w:date="2026-10-04T05:52:39Z">
              <w:r>
                <w:rPr>
                  <w:sz w:val="14"/>
                  <w:szCs w:val="14"/>
                </w:rPr>
                <w:t xml:space="preserve">75 ± 41</w:t>
              </w:r>
            </w:ins>
          </w:p>
        </w:tc>
        <w:tc>
          <w:tcPr>
            <w:tcW w:w="612" w:type="dxa"/>
          </w:tcPr>
          <w:p>
            <w:pPr>
              <w:spacing w:before="0" w:after="0"/>
              <w:rPr>
                <w:ins w:id="10300" w:author="Reviewer" w:date="2026-10-04T05:52:39Z"/>
                <w:sz w:val="14"/>
              </w:rPr>
            </w:pPr>
            <w:ins w:id="10099" w:author="Reviewer" w:date="2026-10-04T05:52:39Z">
              <w:r>
                <w:rPr>
                  <w:sz w:val="14"/>
                  <w:szCs w:val="14"/>
                </w:rPr>
                <w:t xml:space="preserve">0.138</w:t>
              </w:r>
            </w:ins>
          </w:p>
        </w:tc>
        <w:tc>
          <w:tcPr>
            <w:tcW w:w="612" w:type="dxa"/>
          </w:tcPr>
          <w:p>
            <w:pPr>
              <w:spacing w:before="0" w:after="0"/>
              <w:rPr>
                <w:ins w:id="10301" w:author="Reviewer" w:date="2026-10-04T05:52:39Z"/>
                <w:sz w:val="14"/>
              </w:rPr>
            </w:pPr>
            <w:ins w:id="10100" w:author="Reviewer" w:date="2026-10-04T05:52:39Z">
              <w:r>
                <w:rPr>
                  <w:sz w:val="14"/>
                  <w:szCs w:val="14"/>
                </w:rPr>
                <w:t xml:space="preserve">33</w:t>
              </w:r>
            </w:ins>
          </w:p>
        </w:tc>
        <w:tc>
          <w:tcPr>
            <w:tcW w:w="1430" w:type="dxa"/>
          </w:tcPr>
          <w:p>
            <w:pPr>
              <w:spacing w:before="0" w:after="0"/>
              <w:rPr>
                <w:ins w:id="10302" w:author="Reviewer" w:date="2026-10-04T05:52:39Z"/>
                <w:sz w:val="14"/>
              </w:rPr>
            </w:pPr>
            <w:ins w:id="10101" w:author="Reviewer" w:date="2026-10-04T05:52:39Z">
              <w:r>
                <w:rPr>
                  <w:sz w:val="14"/>
                  <w:szCs w:val="14"/>
                </w:rPr>
                <w:t xml:space="preserve">ref.</w:t>
              </w:r>
            </w:ins>
          </w:p>
        </w:tc>
      </w:tr>
      <w:tr>
        <w:trPr>
          <w:ins w:id="10303" w:author="Reviewer" w:date="2026-10-04T05:52:39Z"/>
        </w:trPr>
        <w:tc>
          <w:tcPr>
            <w:tcW w:w="612" w:type="dxa"/>
          </w:tcPr>
          <w:p>
            <w:pPr>
              <w:spacing w:before="0" w:after="0"/>
              <w:rPr>
                <w:ins w:id="10304" w:author="Reviewer" w:date="2026-10-04T05:52:39Z"/>
                <w:sz w:val="14"/>
              </w:rPr>
            </w:pPr>
            <w:ins w:id="10102" w:author="Reviewer" w:date="2026-10-04T05:52:39Z">
              <w:r>
                <w:rPr>
                  <w:sz w:val="14"/>
                  <w:szCs w:val="14"/>
                </w:rPr>
                <w:t xml:space="preserve">S1</w:t>
              </w:r>
            </w:ins>
          </w:p>
        </w:tc>
        <w:tc>
          <w:tcPr>
            <w:tcW w:w="612" w:type="dxa"/>
          </w:tcPr>
          <w:p>
            <w:pPr>
              <w:spacing w:before="0" w:after="0"/>
              <w:rPr>
                <w:ins w:id="10305" w:author="Reviewer" w:date="2026-10-04T05:52:39Z"/>
                <w:sz w:val="14"/>
              </w:rPr>
            </w:pPr>
            <w:ins w:id="10103" w:author="Reviewer" w:date="2026-10-04T05:52:39Z">
              <w:r>
                <w:rPr>
                  <w:sz w:val="14"/>
                  <w:szCs w:val="14"/>
                </w:rPr>
                <w:t xml:space="preserve">Evo</w:t>
              </w:r>
            </w:ins>
          </w:p>
        </w:tc>
        <w:tc>
          <w:tcPr>
            <w:tcW w:w="1122" w:type="dxa"/>
          </w:tcPr>
          <w:p>
            <w:pPr>
              <w:spacing w:before="0" w:after="0"/>
              <w:rPr>
                <w:ins w:id="10306" w:author="Reviewer" w:date="2026-10-04T05:52:39Z"/>
                <w:sz w:val="14"/>
              </w:rPr>
            </w:pPr>
            <w:ins w:id="10104" w:author="Reviewer" w:date="2026-10-04T05:52:39Z">
              <w:r>
                <w:rPr>
                  <w:sz w:val="14"/>
                  <w:szCs w:val="14"/>
                </w:rPr>
                <w:t xml:space="preserve">16 ± 13</w:t>
              </w:r>
            </w:ins>
          </w:p>
        </w:tc>
        <w:tc>
          <w:tcPr>
            <w:tcW w:w="612" w:type="dxa"/>
          </w:tcPr>
          <w:p>
            <w:pPr>
              <w:spacing w:before="0" w:after="0"/>
              <w:rPr>
                <w:ins w:id="10307" w:author="Reviewer" w:date="2026-10-04T05:52:39Z"/>
                <w:sz w:val="14"/>
              </w:rPr>
            </w:pPr>
            <w:ins w:id="10105" w:author="Reviewer" w:date="2026-10-04T05:52:39Z">
              <w:r>
                <w:rPr>
                  <w:sz w:val="14"/>
                  <w:szCs w:val="14"/>
                </w:rPr>
                <w:t xml:space="preserve">0.031</w:t>
              </w:r>
            </w:ins>
          </w:p>
        </w:tc>
        <w:tc>
          <w:tcPr>
            <w:tcW w:w="612" w:type="dxa"/>
          </w:tcPr>
          <w:p>
            <w:pPr>
              <w:spacing w:before="0" w:after="0"/>
              <w:rPr>
                <w:ins w:id="10308" w:author="Reviewer" w:date="2026-10-04T05:52:39Z"/>
                <w:sz w:val="14"/>
              </w:rPr>
            </w:pPr>
            <w:ins w:id="10106" w:author="Reviewer" w:date="2026-10-04T05:52:39Z">
              <w:r>
                <w:rPr>
                  <w:sz w:val="14"/>
                  <w:szCs w:val="14"/>
                </w:rPr>
                <w:t xml:space="preserve">92</w:t>
              </w:r>
            </w:ins>
          </w:p>
        </w:tc>
        <w:tc>
          <w:tcPr>
            <w:tcW w:w="1430" w:type="dxa"/>
          </w:tcPr>
          <w:p>
            <w:pPr>
              <w:spacing w:before="0" w:after="0"/>
              <w:rPr>
                <w:ins w:id="10309" w:author="Reviewer" w:date="2026-10-04T05:52:39Z"/>
                <w:sz w:val="14"/>
              </w:rPr>
            </w:pPr>
            <w:ins w:id="10107" w:author="Reviewer" w:date="2026-10-04T05:52:39Z">
              <w:r>
                <w:rPr>
                  <w:sz w:val="14"/>
                  <w:szCs w:val="14"/>
                </w:rPr>
                <w:t xml:space="preserve">-59 ± 37</w:t>
              </w:r>
            </w:ins>
          </w:p>
        </w:tc>
      </w:tr>
      <w:tr>
        <w:trPr>
          <w:ins w:id="10310" w:author="Reviewer" w:date="2026-10-04T05:52:39Z"/>
        </w:trPr>
        <w:tc>
          <w:tcPr>
            <w:tcW w:w="612" w:type="dxa"/>
          </w:tcPr>
          <w:p>
            <w:pPr>
              <w:spacing w:before="0" w:after="0"/>
              <w:rPr>
                <w:ins w:id="10311" w:author="Reviewer" w:date="2026-10-04T05:52:39Z"/>
                <w:sz w:val="14"/>
              </w:rPr>
            </w:pPr>
            <w:ins w:id="10108" w:author="Reviewer" w:date="2026-10-04T05:52:39Z">
              <w:r>
                <w:rPr>
                  <w:sz w:val="14"/>
                  <w:szCs w:val="14"/>
                </w:rPr>
                <w:t xml:space="preserve">S1</w:t>
              </w:r>
            </w:ins>
          </w:p>
        </w:tc>
        <w:tc>
          <w:tcPr>
            <w:tcW w:w="612" w:type="dxa"/>
          </w:tcPr>
          <w:p>
            <w:pPr>
              <w:spacing w:before="0" w:after="0"/>
              <w:rPr>
                <w:ins w:id="10312" w:author="Reviewer" w:date="2026-10-04T05:52:39Z"/>
                <w:sz w:val="14"/>
              </w:rPr>
            </w:pPr>
            <w:ins w:id="10109" w:author="Reviewer" w:date="2026-10-04T05:52:39Z">
              <w:r>
                <w:rPr>
                  <w:sz w:val="14"/>
                  <w:szCs w:val="14"/>
                </w:rPr>
                <w:t xml:space="preserve">Random</w:t>
              </w:r>
            </w:ins>
          </w:p>
        </w:tc>
        <w:tc>
          <w:tcPr>
            <w:tcW w:w="1122" w:type="dxa"/>
          </w:tcPr>
          <w:p>
            <w:pPr>
              <w:spacing w:before="0" w:after="0"/>
              <w:rPr>
                <w:ins w:id="10313" w:author="Reviewer" w:date="2026-10-04T05:52:39Z"/>
                <w:sz w:val="14"/>
              </w:rPr>
            </w:pPr>
            <w:ins w:id="10110" w:author="Reviewer" w:date="2026-10-04T05:52:39Z">
              <w:r>
                <w:rPr>
                  <w:sz w:val="14"/>
                  <w:szCs w:val="14"/>
                </w:rPr>
                <w:t xml:space="preserve">13 ± 10</w:t>
              </w:r>
            </w:ins>
          </w:p>
        </w:tc>
        <w:tc>
          <w:tcPr>
            <w:tcW w:w="612" w:type="dxa"/>
          </w:tcPr>
          <w:p>
            <w:pPr>
              <w:spacing w:before="0" w:after="0"/>
              <w:rPr>
                <w:ins w:id="10314" w:author="Reviewer" w:date="2026-10-04T05:52:39Z"/>
                <w:sz w:val="14"/>
              </w:rPr>
            </w:pPr>
            <w:ins w:id="10111" w:author="Reviewer" w:date="2026-10-04T05:52:39Z">
              <w:r>
                <w:rPr>
                  <w:sz w:val="14"/>
                  <w:szCs w:val="14"/>
                </w:rPr>
                <w:t xml:space="preserve">0.032</w:t>
              </w:r>
            </w:ins>
          </w:p>
        </w:tc>
        <w:tc>
          <w:tcPr>
            <w:tcW w:w="612" w:type="dxa"/>
          </w:tcPr>
          <w:p>
            <w:pPr>
              <w:spacing w:before="0" w:after="0"/>
              <w:rPr>
                <w:ins w:id="10315" w:author="Reviewer" w:date="2026-10-04T05:52:39Z"/>
                <w:sz w:val="14"/>
              </w:rPr>
            </w:pPr>
            <w:ins w:id="10112" w:author="Reviewer" w:date="2026-10-04T05:52:39Z">
              <w:r>
                <w:rPr>
                  <w:sz w:val="14"/>
                  <w:szCs w:val="14"/>
                </w:rPr>
                <w:t xml:space="preserve">92</w:t>
              </w:r>
            </w:ins>
          </w:p>
        </w:tc>
        <w:tc>
          <w:tcPr>
            <w:tcW w:w="1430" w:type="dxa"/>
          </w:tcPr>
          <w:p>
            <w:pPr>
              <w:spacing w:before="0" w:after="0"/>
              <w:rPr>
                <w:ins w:id="10316" w:author="Reviewer" w:date="2026-10-04T05:52:39Z"/>
                <w:sz w:val="14"/>
              </w:rPr>
            </w:pPr>
            <w:ins w:id="10113" w:author="Reviewer" w:date="2026-10-04T05:52:39Z">
              <w:r>
                <w:rPr>
                  <w:sz w:val="14"/>
                  <w:szCs w:val="14"/>
                </w:rPr>
                <w:t xml:space="preserve">-61 ± 35</w:t>
              </w:r>
            </w:ins>
          </w:p>
        </w:tc>
      </w:tr>
      <w:tr>
        <w:trPr>
          <w:ins w:id="10317" w:author="Reviewer" w:date="2026-10-04T05:52:39Z"/>
        </w:trPr>
        <w:tc>
          <w:tcPr>
            <w:tcW w:w="612" w:type="dxa"/>
          </w:tcPr>
          <w:p>
            <w:pPr>
              <w:spacing w:before="0" w:after="0"/>
              <w:rPr>
                <w:ins w:id="10318" w:author="Reviewer" w:date="2026-10-04T05:52:39Z"/>
                <w:sz w:val="14"/>
              </w:rPr>
            </w:pPr>
            <w:ins w:id="10114" w:author="Reviewer" w:date="2026-10-04T05:52:39Z">
              <w:r>
                <w:rPr>
                  <w:sz w:val="14"/>
                  <w:szCs w:val="14"/>
                </w:rPr>
                <w:t xml:space="preserve">S2</w:t>
              </w:r>
            </w:ins>
          </w:p>
        </w:tc>
        <w:tc>
          <w:tcPr>
            <w:tcW w:w="612" w:type="dxa"/>
          </w:tcPr>
          <w:p>
            <w:pPr>
              <w:spacing w:before="0" w:after="0"/>
              <w:rPr>
                <w:ins w:id="10319" w:author="Reviewer" w:date="2026-10-04T05:52:39Z"/>
                <w:sz w:val="14"/>
              </w:rPr>
            </w:pPr>
            <w:ins w:id="10115" w:author="Reviewer" w:date="2026-10-04T05:52:39Z">
              <w:r>
                <w:rPr>
                  <w:sz w:val="14"/>
                  <w:szCs w:val="14"/>
                </w:rPr>
                <w:t xml:space="preserve">T0</w:t>
              </w:r>
            </w:ins>
          </w:p>
        </w:tc>
        <w:tc>
          <w:tcPr>
            <w:tcW w:w="1122" w:type="dxa"/>
          </w:tcPr>
          <w:p>
            <w:pPr>
              <w:spacing w:before="0" w:after="0"/>
              <w:rPr>
                <w:ins w:id="10320" w:author="Reviewer" w:date="2026-10-04T05:52:39Z"/>
                <w:sz w:val="14"/>
              </w:rPr>
            </w:pPr>
            <w:ins w:id="10116" w:author="Reviewer" w:date="2026-10-04T05:52:39Z">
              <w:r>
                <w:rPr>
                  <w:sz w:val="14"/>
                  <w:szCs w:val="14"/>
                </w:rPr>
                <w:t xml:space="preserve">267 ± 10</w:t>
              </w:r>
            </w:ins>
          </w:p>
        </w:tc>
        <w:tc>
          <w:tcPr>
            <w:tcW w:w="612" w:type="dxa"/>
          </w:tcPr>
          <w:p>
            <w:pPr>
              <w:spacing w:before="0" w:after="0"/>
              <w:rPr>
                <w:ins w:id="10321" w:author="Reviewer" w:date="2026-10-04T05:52:39Z"/>
                <w:sz w:val="14"/>
              </w:rPr>
            </w:pPr>
            <w:ins w:id="10117" w:author="Reviewer" w:date="2026-10-04T05:52:39Z">
              <w:r>
                <w:rPr>
                  <w:sz w:val="14"/>
                  <w:szCs w:val="14"/>
                </w:rPr>
                <w:t xml:space="preserve">0.618</w:t>
              </w:r>
            </w:ins>
          </w:p>
        </w:tc>
        <w:tc>
          <w:tcPr>
            <w:tcW w:w="612" w:type="dxa"/>
          </w:tcPr>
          <w:p>
            <w:pPr>
              <w:spacing w:before="0" w:after="0"/>
              <w:rPr>
                <w:ins w:id="10322" w:author="Reviewer" w:date="2026-10-04T05:52:39Z"/>
                <w:sz w:val="14"/>
              </w:rPr>
            </w:pPr>
            <w:ins w:id="10118" w:author="Reviewer" w:date="2026-10-04T05:52:39Z">
              <w:r>
                <w:rPr>
                  <w:sz w:val="14"/>
                  <w:szCs w:val="14"/>
                </w:rPr>
                <w:t xml:space="preserve">0</w:t>
              </w:r>
            </w:ins>
          </w:p>
        </w:tc>
        <w:tc>
          <w:tcPr>
            <w:tcW w:w="1430" w:type="dxa"/>
          </w:tcPr>
          <w:p>
            <w:pPr>
              <w:spacing w:before="0" w:after="0"/>
              <w:rPr>
                <w:ins w:id="10323" w:author="Reviewer" w:date="2026-10-04T05:52:39Z"/>
                <w:sz w:val="14"/>
              </w:rPr>
            </w:pPr>
            <w:ins w:id="10119" w:author="Reviewer" w:date="2026-10-04T05:52:39Z">
              <w:r>
                <w:rPr>
                  <w:sz w:val="14"/>
                  <w:szCs w:val="14"/>
                </w:rPr>
                <w:t xml:space="preserve">+84 ± 32</w:t>
              </w:r>
            </w:ins>
          </w:p>
        </w:tc>
      </w:tr>
      <w:tr>
        <w:trPr>
          <w:ins w:id="10324" w:author="Reviewer" w:date="2026-10-04T05:52:39Z"/>
        </w:trPr>
        <w:tc>
          <w:tcPr>
            <w:tcW w:w="612" w:type="dxa"/>
          </w:tcPr>
          <w:p>
            <w:pPr>
              <w:spacing w:before="0" w:after="0"/>
              <w:rPr>
                <w:ins w:id="10325" w:author="Reviewer" w:date="2026-10-04T05:52:39Z"/>
                <w:sz w:val="14"/>
              </w:rPr>
            </w:pPr>
            <w:ins w:id="10120" w:author="Reviewer" w:date="2026-10-04T05:52:39Z">
              <w:r>
                <w:rPr>
                  <w:sz w:val="14"/>
                  <w:szCs w:val="14"/>
                </w:rPr>
                <w:t xml:space="preserve">S2</w:t>
              </w:r>
            </w:ins>
          </w:p>
        </w:tc>
        <w:tc>
          <w:tcPr>
            <w:tcW w:w="612" w:type="dxa"/>
          </w:tcPr>
          <w:p>
            <w:pPr>
              <w:spacing w:before="0" w:after="0"/>
              <w:rPr>
                <w:ins w:id="10326" w:author="Reviewer" w:date="2026-10-04T05:52:39Z"/>
                <w:sz w:val="14"/>
              </w:rPr>
            </w:pPr>
            <w:ins w:id="10121" w:author="Reviewer" w:date="2026-10-04T05:52:39Z">
              <w:r>
                <w:rPr>
                  <w:sz w:val="14"/>
                  <w:szCs w:val="14"/>
                </w:rPr>
                <w:t xml:space="preserve">F5Ev</w:t>
              </w:r>
            </w:ins>
          </w:p>
        </w:tc>
        <w:tc>
          <w:tcPr>
            <w:tcW w:w="1122" w:type="dxa"/>
          </w:tcPr>
          <w:p>
            <w:pPr>
              <w:spacing w:before="0" w:after="0"/>
              <w:rPr>
                <w:ins w:id="10327" w:author="Reviewer" w:date="2026-10-04T05:52:39Z"/>
                <w:sz w:val="14"/>
              </w:rPr>
            </w:pPr>
            <w:ins w:id="10122" w:author="Reviewer" w:date="2026-10-04T05:52:39Z">
              <w:r>
                <w:rPr>
                  <w:sz w:val="14"/>
                  <w:szCs w:val="14"/>
                </w:rPr>
                <w:t xml:space="preserve">183 ± 33</w:t>
              </w:r>
            </w:ins>
          </w:p>
        </w:tc>
        <w:tc>
          <w:tcPr>
            <w:tcW w:w="612" w:type="dxa"/>
          </w:tcPr>
          <w:p>
            <w:pPr>
              <w:spacing w:before="0" w:after="0"/>
              <w:rPr>
                <w:ins w:id="10328" w:author="Reviewer" w:date="2026-10-04T05:52:39Z"/>
                <w:sz w:val="14"/>
              </w:rPr>
            </w:pPr>
            <w:ins w:id="10123" w:author="Reviewer" w:date="2026-10-04T05:52:39Z">
              <w:r>
                <w:rPr>
                  <w:sz w:val="14"/>
                  <w:szCs w:val="14"/>
                </w:rPr>
                <w:t xml:space="preserve">0.280</w:t>
              </w:r>
            </w:ins>
          </w:p>
        </w:tc>
        <w:tc>
          <w:tcPr>
            <w:tcW w:w="612" w:type="dxa"/>
          </w:tcPr>
          <w:p>
            <w:pPr>
              <w:spacing w:before="0" w:after="0"/>
              <w:rPr>
                <w:ins w:id="10329" w:author="Reviewer" w:date="2026-10-04T05:52:39Z"/>
                <w:sz w:val="14"/>
              </w:rPr>
            </w:pPr>
            <w:ins w:id="10124" w:author="Reviewer" w:date="2026-10-04T05:52:39Z">
              <w:r>
                <w:rPr>
                  <w:sz w:val="14"/>
                  <w:szCs w:val="14"/>
                </w:rPr>
                <w:t xml:space="preserve">0</w:t>
              </w:r>
            </w:ins>
          </w:p>
        </w:tc>
        <w:tc>
          <w:tcPr>
            <w:tcW w:w="1430" w:type="dxa"/>
          </w:tcPr>
          <w:p>
            <w:pPr>
              <w:spacing w:before="0" w:after="0"/>
              <w:rPr>
                <w:ins w:id="10330" w:author="Reviewer" w:date="2026-10-04T05:52:39Z"/>
                <w:sz w:val="14"/>
              </w:rPr>
            </w:pPr>
            <w:ins w:id="10125" w:author="Reviewer" w:date="2026-10-04T05:52:39Z">
              <w:r>
                <w:rPr>
                  <w:sz w:val="14"/>
                  <w:szCs w:val="14"/>
                </w:rPr>
                <w:t xml:space="preserve">ref.</w:t>
              </w:r>
            </w:ins>
          </w:p>
        </w:tc>
      </w:tr>
      <w:tr>
        <w:trPr>
          <w:ins w:id="10331" w:author="Reviewer" w:date="2026-10-04T05:52:39Z"/>
        </w:trPr>
        <w:tc>
          <w:tcPr>
            <w:tcW w:w="612" w:type="dxa"/>
          </w:tcPr>
          <w:p>
            <w:pPr>
              <w:spacing w:before="0" w:after="0"/>
              <w:rPr>
                <w:ins w:id="10332" w:author="Reviewer" w:date="2026-10-04T05:52:39Z"/>
                <w:sz w:val="14"/>
              </w:rPr>
            </w:pPr>
            <w:ins w:id="10126" w:author="Reviewer" w:date="2026-10-04T05:52:39Z">
              <w:r>
                <w:rPr>
                  <w:sz w:val="14"/>
                  <w:szCs w:val="14"/>
                </w:rPr>
                <w:t xml:space="preserve">S2</w:t>
              </w:r>
            </w:ins>
          </w:p>
        </w:tc>
        <w:tc>
          <w:tcPr>
            <w:tcW w:w="612" w:type="dxa"/>
          </w:tcPr>
          <w:p>
            <w:pPr>
              <w:spacing w:before="0" w:after="0"/>
              <w:rPr>
                <w:ins w:id="10333" w:author="Reviewer" w:date="2026-10-04T05:52:39Z"/>
                <w:sz w:val="14"/>
              </w:rPr>
            </w:pPr>
            <w:ins w:id="10127" w:author="Reviewer" w:date="2026-10-04T05:52:39Z">
              <w:r>
                <w:rPr>
                  <w:sz w:val="14"/>
                  <w:szCs w:val="14"/>
                </w:rPr>
                <w:t xml:space="preserve">Evo</w:t>
              </w:r>
            </w:ins>
          </w:p>
        </w:tc>
        <w:tc>
          <w:tcPr>
            <w:tcW w:w="1122" w:type="dxa"/>
          </w:tcPr>
          <w:p>
            <w:pPr>
              <w:spacing w:before="0" w:after="0"/>
              <w:rPr>
                <w:ins w:id="10334" w:author="Reviewer" w:date="2026-10-04T05:52:39Z"/>
                <w:sz w:val="14"/>
              </w:rPr>
            </w:pPr>
            <w:ins w:id="10128" w:author="Reviewer" w:date="2026-10-04T05:52:39Z">
              <w:r>
                <w:rPr>
                  <w:sz w:val="14"/>
                  <w:szCs w:val="14"/>
                </w:rPr>
                <w:t xml:space="preserve">136 ± 53</w:t>
              </w:r>
            </w:ins>
          </w:p>
        </w:tc>
        <w:tc>
          <w:tcPr>
            <w:tcW w:w="612" w:type="dxa"/>
          </w:tcPr>
          <w:p>
            <w:pPr>
              <w:spacing w:before="0" w:after="0"/>
              <w:rPr>
                <w:ins w:id="10335" w:author="Reviewer" w:date="2026-10-04T05:52:39Z"/>
                <w:sz w:val="14"/>
              </w:rPr>
            </w:pPr>
            <w:ins w:id="10129" w:author="Reviewer" w:date="2026-10-04T05:52:39Z">
              <w:r>
                <w:rPr>
                  <w:sz w:val="14"/>
                  <w:szCs w:val="14"/>
                </w:rPr>
                <w:t xml:space="preserve">0.222</w:t>
              </w:r>
            </w:ins>
          </w:p>
        </w:tc>
        <w:tc>
          <w:tcPr>
            <w:tcW w:w="612" w:type="dxa"/>
          </w:tcPr>
          <w:p>
            <w:pPr>
              <w:spacing w:before="0" w:after="0"/>
              <w:rPr>
                <w:ins w:id="10336" w:author="Reviewer" w:date="2026-10-04T05:52:39Z"/>
                <w:sz w:val="14"/>
              </w:rPr>
            </w:pPr>
            <w:ins w:id="10130" w:author="Reviewer" w:date="2026-10-04T05:52:39Z">
              <w:r>
                <w:rPr>
                  <w:sz w:val="14"/>
                  <w:szCs w:val="14"/>
                </w:rPr>
                <w:t xml:space="preserve">25</w:t>
              </w:r>
            </w:ins>
          </w:p>
        </w:tc>
        <w:tc>
          <w:tcPr>
            <w:tcW w:w="1430" w:type="dxa"/>
          </w:tcPr>
          <w:p>
            <w:pPr>
              <w:spacing w:before="0" w:after="0"/>
              <w:rPr>
                <w:ins w:id="10337" w:author="Reviewer" w:date="2026-10-04T05:52:39Z"/>
                <w:sz w:val="14"/>
              </w:rPr>
            </w:pPr>
            <w:ins w:id="10131" w:author="Reviewer" w:date="2026-10-04T05:52:39Z">
              <w:r>
                <w:rPr>
                  <w:sz w:val="14"/>
                  <w:szCs w:val="14"/>
                </w:rPr>
                <w:t xml:space="preserve">-46 ± 45</w:t>
              </w:r>
            </w:ins>
          </w:p>
        </w:tc>
      </w:tr>
      <w:tr>
        <w:trPr>
          <w:ins w:id="10338" w:author="Reviewer" w:date="2026-10-04T05:52:39Z"/>
        </w:trPr>
        <w:tc>
          <w:tcPr>
            <w:tcW w:w="612" w:type="dxa"/>
          </w:tcPr>
          <w:p>
            <w:pPr>
              <w:spacing w:before="0" w:after="0"/>
              <w:rPr>
                <w:ins w:id="10339" w:author="Reviewer" w:date="2026-10-04T05:52:39Z"/>
                <w:sz w:val="14"/>
              </w:rPr>
            </w:pPr>
            <w:ins w:id="10132" w:author="Reviewer" w:date="2026-10-04T05:52:39Z">
              <w:r>
                <w:rPr>
                  <w:sz w:val="14"/>
                  <w:szCs w:val="14"/>
                </w:rPr>
                <w:t xml:space="preserve">S2</w:t>
              </w:r>
            </w:ins>
          </w:p>
        </w:tc>
        <w:tc>
          <w:tcPr>
            <w:tcW w:w="612" w:type="dxa"/>
          </w:tcPr>
          <w:p>
            <w:pPr>
              <w:spacing w:before="0" w:after="0"/>
              <w:rPr>
                <w:ins w:id="10340" w:author="Reviewer" w:date="2026-10-04T05:52:39Z"/>
                <w:sz w:val="14"/>
              </w:rPr>
            </w:pPr>
            <w:ins w:id="10133" w:author="Reviewer" w:date="2026-10-04T05:52:39Z">
              <w:r>
                <w:rPr>
                  <w:sz w:val="14"/>
                  <w:szCs w:val="14"/>
                </w:rPr>
                <w:t xml:space="preserve">Random</w:t>
              </w:r>
            </w:ins>
          </w:p>
        </w:tc>
        <w:tc>
          <w:tcPr>
            <w:tcW w:w="1122" w:type="dxa"/>
          </w:tcPr>
          <w:p>
            <w:pPr>
              <w:spacing w:before="0" w:after="0"/>
              <w:rPr>
                <w:ins w:id="10341" w:author="Reviewer" w:date="2026-10-04T05:52:39Z"/>
                <w:sz w:val="14"/>
              </w:rPr>
            </w:pPr>
            <w:ins w:id="10134" w:author="Reviewer" w:date="2026-10-04T05:52:39Z">
              <w:r>
                <w:rPr>
                  <w:sz w:val="14"/>
                  <w:szCs w:val="14"/>
                </w:rPr>
                <w:t xml:space="preserve">101 ± 52</w:t>
              </w:r>
            </w:ins>
          </w:p>
        </w:tc>
        <w:tc>
          <w:tcPr>
            <w:tcW w:w="612" w:type="dxa"/>
          </w:tcPr>
          <w:p>
            <w:pPr>
              <w:spacing w:before="0" w:after="0"/>
              <w:rPr>
                <w:ins w:id="10342" w:author="Reviewer" w:date="2026-10-04T05:52:39Z"/>
                <w:sz w:val="14"/>
              </w:rPr>
            </w:pPr>
            <w:ins w:id="10135" w:author="Reviewer" w:date="2026-10-04T05:52:39Z">
              <w:r>
                <w:rPr>
                  <w:sz w:val="14"/>
                  <w:szCs w:val="14"/>
                </w:rPr>
                <w:t xml:space="preserve">0.172</w:t>
              </w:r>
            </w:ins>
          </w:p>
        </w:tc>
        <w:tc>
          <w:tcPr>
            <w:tcW w:w="612" w:type="dxa"/>
          </w:tcPr>
          <w:p>
            <w:pPr>
              <w:spacing w:before="0" w:after="0"/>
              <w:rPr>
                <w:ins w:id="10343" w:author="Reviewer" w:date="2026-10-04T05:52:39Z"/>
                <w:sz w:val="14"/>
              </w:rPr>
            </w:pPr>
            <w:ins w:id="10136" w:author="Reviewer" w:date="2026-10-04T05:52:39Z">
              <w:r>
                <w:rPr>
                  <w:sz w:val="14"/>
                  <w:szCs w:val="14"/>
                </w:rPr>
                <w:t xml:space="preserve">42</w:t>
              </w:r>
            </w:ins>
          </w:p>
        </w:tc>
        <w:tc>
          <w:tcPr>
            <w:tcW w:w="1430" w:type="dxa"/>
          </w:tcPr>
          <w:p>
            <w:pPr>
              <w:spacing w:before="0" w:after="0"/>
              <w:rPr>
                <w:ins w:id="10344" w:author="Reviewer" w:date="2026-10-04T05:52:39Z"/>
                <w:sz w:val="14"/>
              </w:rPr>
            </w:pPr>
            <w:ins w:id="10137" w:author="Reviewer" w:date="2026-10-04T05:52:39Z">
              <w:r>
                <w:rPr>
                  <w:sz w:val="14"/>
                  <w:szCs w:val="14"/>
                </w:rPr>
                <w:t xml:space="preserve">-82 ± 63</w:t>
              </w:r>
            </w:ins>
          </w:p>
        </w:tc>
      </w:tr>
      <w:tr>
        <w:trPr>
          <w:ins w:id="10345" w:author="Reviewer" w:date="2026-10-04T05:52:39Z"/>
        </w:trPr>
        <w:tc>
          <w:tcPr>
            <w:tcW w:w="612" w:type="dxa"/>
          </w:tcPr>
          <w:p>
            <w:pPr>
              <w:spacing w:before="0" w:after="0"/>
              <w:rPr>
                <w:ins w:id="10346" w:author="Reviewer" w:date="2026-10-04T05:52:39Z"/>
                <w:sz w:val="14"/>
              </w:rPr>
            </w:pPr>
            <w:ins w:id="10138" w:author="Reviewer" w:date="2026-10-04T05:52:39Z">
              <w:r>
                <w:rPr>
                  <w:sz w:val="14"/>
                  <w:szCs w:val="14"/>
                </w:rPr>
                <w:t xml:space="preserve">S3</w:t>
              </w:r>
            </w:ins>
          </w:p>
        </w:tc>
        <w:tc>
          <w:tcPr>
            <w:tcW w:w="612" w:type="dxa"/>
          </w:tcPr>
          <w:p>
            <w:pPr>
              <w:spacing w:before="0" w:after="0"/>
              <w:rPr>
                <w:ins w:id="10347" w:author="Reviewer" w:date="2026-10-04T05:52:39Z"/>
                <w:sz w:val="14"/>
              </w:rPr>
            </w:pPr>
            <w:ins w:id="10139" w:author="Reviewer" w:date="2026-10-04T05:52:39Z">
              <w:r>
                <w:rPr>
                  <w:sz w:val="14"/>
                  <w:szCs w:val="14"/>
                </w:rPr>
                <w:t xml:space="preserve">T0</w:t>
              </w:r>
            </w:ins>
          </w:p>
        </w:tc>
        <w:tc>
          <w:tcPr>
            <w:tcW w:w="1122" w:type="dxa"/>
          </w:tcPr>
          <w:p>
            <w:pPr>
              <w:spacing w:before="0" w:after="0"/>
              <w:rPr>
                <w:ins w:id="10348" w:author="Reviewer" w:date="2026-10-04T05:52:39Z"/>
                <w:sz w:val="14"/>
              </w:rPr>
            </w:pPr>
            <w:ins w:id="10140" w:author="Reviewer" w:date="2026-10-04T05:52:39Z">
              <w:r>
                <w:rPr>
                  <w:sz w:val="14"/>
                  <w:szCs w:val="14"/>
                </w:rPr>
                <w:t xml:space="preserve">235 ± 14</w:t>
              </w:r>
            </w:ins>
          </w:p>
        </w:tc>
        <w:tc>
          <w:tcPr>
            <w:tcW w:w="612" w:type="dxa"/>
          </w:tcPr>
          <w:p>
            <w:pPr>
              <w:spacing w:before="0" w:after="0"/>
              <w:rPr>
                <w:ins w:id="10349" w:author="Reviewer" w:date="2026-10-04T05:52:39Z"/>
                <w:sz w:val="14"/>
              </w:rPr>
            </w:pPr>
            <w:ins w:id="10141" w:author="Reviewer" w:date="2026-10-04T05:52:39Z">
              <w:r>
                <w:rPr>
                  <w:sz w:val="14"/>
                  <w:szCs w:val="14"/>
                </w:rPr>
                <w:t xml:space="preserve">0.565</w:t>
              </w:r>
            </w:ins>
          </w:p>
        </w:tc>
        <w:tc>
          <w:tcPr>
            <w:tcW w:w="612" w:type="dxa"/>
          </w:tcPr>
          <w:p>
            <w:pPr>
              <w:spacing w:before="0" w:after="0"/>
              <w:rPr>
                <w:ins w:id="10350" w:author="Reviewer" w:date="2026-10-04T05:52:39Z"/>
                <w:sz w:val="14"/>
              </w:rPr>
            </w:pPr>
            <w:ins w:id="10142" w:author="Reviewer" w:date="2026-10-04T05:52:39Z">
              <w:r>
                <w:rPr>
                  <w:sz w:val="14"/>
                  <w:szCs w:val="14"/>
                </w:rPr>
                <w:t xml:space="preserve">0</w:t>
              </w:r>
            </w:ins>
          </w:p>
        </w:tc>
        <w:tc>
          <w:tcPr>
            <w:tcW w:w="1430" w:type="dxa"/>
          </w:tcPr>
          <w:p>
            <w:pPr>
              <w:spacing w:before="0" w:after="0"/>
              <w:rPr>
                <w:ins w:id="10351" w:author="Reviewer" w:date="2026-10-04T05:52:39Z"/>
                <w:sz w:val="14"/>
              </w:rPr>
            </w:pPr>
            <w:ins w:id="10143" w:author="Reviewer" w:date="2026-10-04T05:52:39Z">
              <w:r>
                <w:rPr>
                  <w:sz w:val="14"/>
                  <w:szCs w:val="14"/>
                </w:rPr>
                <w:t xml:space="preserve">+209 ± 18</w:t>
              </w:r>
            </w:ins>
          </w:p>
        </w:tc>
      </w:tr>
      <w:tr>
        <w:trPr>
          <w:ins w:id="10352" w:author="Reviewer" w:date="2026-10-04T05:52:39Z"/>
        </w:trPr>
        <w:tc>
          <w:tcPr>
            <w:tcW w:w="612" w:type="dxa"/>
          </w:tcPr>
          <w:p>
            <w:pPr>
              <w:spacing w:before="0" w:after="0"/>
              <w:rPr>
                <w:ins w:id="10353" w:author="Reviewer" w:date="2026-10-04T05:52:39Z"/>
                <w:sz w:val="14"/>
              </w:rPr>
            </w:pPr>
            <w:ins w:id="10144" w:author="Reviewer" w:date="2026-10-04T05:52:39Z">
              <w:r>
                <w:rPr>
                  <w:sz w:val="14"/>
                  <w:szCs w:val="14"/>
                </w:rPr>
                <w:t xml:space="preserve">S3</w:t>
              </w:r>
            </w:ins>
          </w:p>
        </w:tc>
        <w:tc>
          <w:tcPr>
            <w:tcW w:w="612" w:type="dxa"/>
          </w:tcPr>
          <w:p>
            <w:pPr>
              <w:spacing w:before="0" w:after="0"/>
              <w:rPr>
                <w:ins w:id="10354" w:author="Reviewer" w:date="2026-10-04T05:52:39Z"/>
                <w:sz w:val="14"/>
              </w:rPr>
            </w:pPr>
            <w:ins w:id="10145" w:author="Reviewer" w:date="2026-10-04T05:52:39Z">
              <w:r>
                <w:rPr>
                  <w:sz w:val="14"/>
                  <w:szCs w:val="14"/>
                </w:rPr>
                <w:t xml:space="preserve">F5Ev</w:t>
              </w:r>
            </w:ins>
          </w:p>
        </w:tc>
        <w:tc>
          <w:tcPr>
            <w:tcW w:w="1122" w:type="dxa"/>
          </w:tcPr>
          <w:p>
            <w:pPr>
              <w:spacing w:before="0" w:after="0"/>
              <w:rPr>
                <w:ins w:id="10355" w:author="Reviewer" w:date="2026-10-04T05:52:39Z"/>
                <w:sz w:val="14"/>
              </w:rPr>
            </w:pPr>
            <w:ins w:id="10146" w:author="Reviewer" w:date="2026-10-04T05:52:39Z">
              <w:r>
                <w:rPr>
                  <w:sz w:val="14"/>
                  <w:szCs w:val="14"/>
                </w:rPr>
                <w:t xml:space="preserve">27 ± 15</w:t>
              </w:r>
            </w:ins>
          </w:p>
        </w:tc>
        <w:tc>
          <w:tcPr>
            <w:tcW w:w="612" w:type="dxa"/>
          </w:tcPr>
          <w:p>
            <w:pPr>
              <w:spacing w:before="0" w:after="0"/>
              <w:rPr>
                <w:ins w:id="10356" w:author="Reviewer" w:date="2026-10-04T05:52:39Z"/>
                <w:sz w:val="14"/>
              </w:rPr>
            </w:pPr>
            <w:ins w:id="10147" w:author="Reviewer" w:date="2026-10-04T05:52:39Z">
              <w:r>
                <w:rPr>
                  <w:sz w:val="14"/>
                  <w:szCs w:val="14"/>
                </w:rPr>
                <w:t xml:space="preserve">0.062</w:t>
              </w:r>
            </w:ins>
          </w:p>
        </w:tc>
        <w:tc>
          <w:tcPr>
            <w:tcW w:w="612" w:type="dxa"/>
          </w:tcPr>
          <w:p>
            <w:pPr>
              <w:spacing w:before="0" w:after="0"/>
              <w:rPr>
                <w:ins w:id="10357" w:author="Reviewer" w:date="2026-10-04T05:52:39Z"/>
                <w:sz w:val="14"/>
              </w:rPr>
            </w:pPr>
            <w:ins w:id="10148" w:author="Reviewer" w:date="2026-10-04T05:52:39Z">
              <w:r>
                <w:rPr>
                  <w:sz w:val="14"/>
                  <w:szCs w:val="14"/>
                </w:rPr>
                <w:t xml:space="preserve">92</w:t>
              </w:r>
            </w:ins>
          </w:p>
        </w:tc>
        <w:tc>
          <w:tcPr>
            <w:tcW w:w="1430" w:type="dxa"/>
          </w:tcPr>
          <w:p>
            <w:pPr>
              <w:spacing w:before="0" w:after="0"/>
              <w:rPr>
                <w:ins w:id="10358" w:author="Reviewer" w:date="2026-10-04T05:52:39Z"/>
                <w:sz w:val="14"/>
              </w:rPr>
            </w:pPr>
            <w:ins w:id="10149" w:author="Reviewer" w:date="2026-10-04T05:52:39Z">
              <w:r>
                <w:rPr>
                  <w:sz w:val="14"/>
                  <w:szCs w:val="14"/>
                </w:rPr>
                <w:t xml:space="preserve">ref.</w:t>
              </w:r>
            </w:ins>
          </w:p>
        </w:tc>
      </w:tr>
      <w:tr>
        <w:trPr>
          <w:ins w:id="10359" w:author="Reviewer" w:date="2026-10-04T05:52:39Z"/>
        </w:trPr>
        <w:tc>
          <w:tcPr>
            <w:tcW w:w="612" w:type="dxa"/>
          </w:tcPr>
          <w:p>
            <w:pPr>
              <w:spacing w:before="0" w:after="0"/>
              <w:rPr>
                <w:ins w:id="10360" w:author="Reviewer" w:date="2026-10-04T05:52:39Z"/>
                <w:sz w:val="14"/>
              </w:rPr>
            </w:pPr>
            <w:ins w:id="10150" w:author="Reviewer" w:date="2026-10-04T05:52:39Z">
              <w:r>
                <w:rPr>
                  <w:sz w:val="14"/>
                  <w:szCs w:val="14"/>
                </w:rPr>
                <w:t xml:space="preserve">S3</w:t>
              </w:r>
            </w:ins>
          </w:p>
        </w:tc>
        <w:tc>
          <w:tcPr>
            <w:tcW w:w="612" w:type="dxa"/>
          </w:tcPr>
          <w:p>
            <w:pPr>
              <w:spacing w:before="0" w:after="0"/>
              <w:rPr>
                <w:ins w:id="10361" w:author="Reviewer" w:date="2026-10-04T05:52:39Z"/>
                <w:sz w:val="14"/>
              </w:rPr>
            </w:pPr>
            <w:ins w:id="10151" w:author="Reviewer" w:date="2026-10-04T05:52:39Z">
              <w:r>
                <w:rPr>
                  <w:sz w:val="14"/>
                  <w:szCs w:val="14"/>
                </w:rPr>
                <w:t xml:space="preserve">Evo</w:t>
              </w:r>
            </w:ins>
          </w:p>
        </w:tc>
        <w:tc>
          <w:tcPr>
            <w:tcW w:w="1122" w:type="dxa"/>
          </w:tcPr>
          <w:p>
            <w:pPr>
              <w:spacing w:before="0" w:after="0"/>
              <w:rPr>
                <w:ins w:id="10362" w:author="Reviewer" w:date="2026-10-04T05:52:39Z"/>
                <w:sz w:val="14"/>
              </w:rPr>
            </w:pPr>
            <w:ins w:id="10152" w:author="Reviewer" w:date="2026-10-04T05:52:39Z">
              <w:r>
                <w:rPr>
                  <w:sz w:val="14"/>
                  <w:szCs w:val="14"/>
                </w:rPr>
                <w:t xml:space="preserve">11 ± 10</w:t>
              </w:r>
            </w:ins>
          </w:p>
        </w:tc>
        <w:tc>
          <w:tcPr>
            <w:tcW w:w="612" w:type="dxa"/>
          </w:tcPr>
          <w:p>
            <w:pPr>
              <w:spacing w:before="0" w:after="0"/>
              <w:rPr>
                <w:ins w:id="10363" w:author="Reviewer" w:date="2026-10-04T05:52:39Z"/>
                <w:sz w:val="14"/>
              </w:rPr>
            </w:pPr>
            <w:ins w:id="10153" w:author="Reviewer" w:date="2026-10-04T05:52:39Z">
              <w:r>
                <w:rPr>
                  <w:sz w:val="14"/>
                  <w:szCs w:val="14"/>
                </w:rPr>
                <w:t xml:space="preserve">0.024</w:t>
              </w:r>
            </w:ins>
          </w:p>
        </w:tc>
        <w:tc>
          <w:tcPr>
            <w:tcW w:w="612" w:type="dxa"/>
          </w:tcPr>
          <w:p>
            <w:pPr>
              <w:spacing w:before="0" w:after="0"/>
              <w:rPr>
                <w:ins w:id="10364" w:author="Reviewer" w:date="2026-10-04T05:52:39Z"/>
                <w:sz w:val="14"/>
              </w:rPr>
            </w:pPr>
            <w:ins w:id="10154" w:author="Reviewer" w:date="2026-10-04T05:52:39Z">
              <w:r>
                <w:rPr>
                  <w:sz w:val="14"/>
                  <w:szCs w:val="14"/>
                </w:rPr>
                <w:t xml:space="preserve">100</w:t>
              </w:r>
            </w:ins>
          </w:p>
        </w:tc>
        <w:tc>
          <w:tcPr>
            <w:tcW w:w="1430" w:type="dxa"/>
          </w:tcPr>
          <w:p>
            <w:pPr>
              <w:spacing w:before="0" w:after="0"/>
              <w:rPr>
                <w:ins w:id="10365" w:author="Reviewer" w:date="2026-10-04T05:52:39Z"/>
                <w:sz w:val="14"/>
              </w:rPr>
            </w:pPr>
            <w:ins w:id="10155" w:author="Reviewer" w:date="2026-10-04T05:52:39Z">
              <w:r>
                <w:rPr>
                  <w:sz w:val="14"/>
                  <w:szCs w:val="14"/>
                </w:rPr>
                <w:t xml:space="preserve">-15 ± 11</w:t>
              </w:r>
            </w:ins>
          </w:p>
        </w:tc>
      </w:tr>
      <w:tr>
        <w:trPr>
          <w:ins w:id="10366" w:author="Reviewer" w:date="2026-10-04T05:52:39Z"/>
        </w:trPr>
        <w:tc>
          <w:tcPr>
            <w:tcW w:w="612" w:type="dxa"/>
          </w:tcPr>
          <w:p>
            <w:pPr>
              <w:spacing w:before="0" w:after="0"/>
              <w:rPr>
                <w:ins w:id="10367" w:author="Reviewer" w:date="2026-10-04T05:52:39Z"/>
                <w:sz w:val="14"/>
              </w:rPr>
            </w:pPr>
            <w:ins w:id="10156" w:author="Reviewer" w:date="2026-10-04T05:52:39Z">
              <w:r>
                <w:rPr>
                  <w:sz w:val="14"/>
                  <w:szCs w:val="14"/>
                </w:rPr>
                <w:t xml:space="preserve">S3</w:t>
              </w:r>
            </w:ins>
          </w:p>
        </w:tc>
        <w:tc>
          <w:tcPr>
            <w:tcW w:w="612" w:type="dxa"/>
          </w:tcPr>
          <w:p>
            <w:pPr>
              <w:spacing w:before="0" w:after="0"/>
              <w:rPr>
                <w:ins w:id="10368" w:author="Reviewer" w:date="2026-10-04T05:52:39Z"/>
                <w:sz w:val="14"/>
              </w:rPr>
            </w:pPr>
            <w:ins w:id="10157" w:author="Reviewer" w:date="2026-10-04T05:52:39Z">
              <w:r>
                <w:rPr>
                  <w:sz w:val="14"/>
                  <w:szCs w:val="14"/>
                </w:rPr>
                <w:t xml:space="preserve">Random</w:t>
              </w:r>
            </w:ins>
          </w:p>
        </w:tc>
        <w:tc>
          <w:tcPr>
            <w:tcW w:w="1122" w:type="dxa"/>
          </w:tcPr>
          <w:p>
            <w:pPr>
              <w:spacing w:before="0" w:after="0"/>
              <w:rPr>
                <w:ins w:id="10369" w:author="Reviewer" w:date="2026-10-04T05:52:39Z"/>
                <w:sz w:val="14"/>
              </w:rPr>
            </w:pPr>
            <w:ins w:id="10158" w:author="Reviewer" w:date="2026-10-04T05:52:39Z">
              <w:r>
                <w:rPr>
                  <w:sz w:val="14"/>
                  <w:szCs w:val="14"/>
                </w:rPr>
                <w:t xml:space="preserve">14 ± 10</w:t>
              </w:r>
            </w:ins>
          </w:p>
        </w:tc>
        <w:tc>
          <w:tcPr>
            <w:tcW w:w="612" w:type="dxa"/>
          </w:tcPr>
          <w:p>
            <w:pPr>
              <w:spacing w:before="0" w:after="0"/>
              <w:rPr>
                <w:ins w:id="10370" w:author="Reviewer" w:date="2026-10-04T05:52:39Z"/>
                <w:sz w:val="14"/>
              </w:rPr>
            </w:pPr>
            <w:ins w:id="10159" w:author="Reviewer" w:date="2026-10-04T05:52:39Z">
              <w:r>
                <w:rPr>
                  <w:sz w:val="14"/>
                  <w:szCs w:val="14"/>
                </w:rPr>
                <w:t xml:space="preserve">0.032</w:t>
              </w:r>
            </w:ins>
          </w:p>
        </w:tc>
        <w:tc>
          <w:tcPr>
            <w:tcW w:w="612" w:type="dxa"/>
          </w:tcPr>
          <w:p>
            <w:pPr>
              <w:spacing w:before="0" w:after="0"/>
              <w:rPr>
                <w:ins w:id="10371" w:author="Reviewer" w:date="2026-10-04T05:52:39Z"/>
                <w:sz w:val="14"/>
              </w:rPr>
            </w:pPr>
            <w:ins w:id="10160" w:author="Reviewer" w:date="2026-10-04T05:52:39Z">
              <w:r>
                <w:rPr>
                  <w:sz w:val="14"/>
                  <w:szCs w:val="14"/>
                </w:rPr>
                <w:t xml:space="preserve">100</w:t>
              </w:r>
            </w:ins>
          </w:p>
        </w:tc>
        <w:tc>
          <w:tcPr>
            <w:tcW w:w="1430" w:type="dxa"/>
          </w:tcPr>
          <w:p>
            <w:pPr>
              <w:spacing w:before="0" w:after="0"/>
              <w:rPr>
                <w:ins w:id="10372" w:author="Reviewer" w:date="2026-10-04T05:52:39Z"/>
                <w:sz w:val="14"/>
              </w:rPr>
            </w:pPr>
            <w:ins w:id="10161" w:author="Reviewer" w:date="2026-10-04T05:52:39Z">
              <w:r>
                <w:rPr>
                  <w:sz w:val="14"/>
                  <w:szCs w:val="14"/>
                </w:rPr>
                <w:t xml:space="preserve">-13 ± 10</w:t>
              </w:r>
            </w:ins>
          </w:p>
        </w:tc>
      </w:tr>
      <w:tr>
        <w:trPr>
          <w:ins w:id="10373" w:author="Reviewer" w:date="2026-10-04T05:52:39Z"/>
        </w:trPr>
        <w:tc>
          <w:tcPr>
            <w:tcW w:w="612" w:type="dxa"/>
          </w:tcPr>
          <w:p>
            <w:pPr>
              <w:spacing w:before="0" w:after="0"/>
              <w:rPr>
                <w:ins w:id="10374" w:author="Reviewer" w:date="2026-10-04T05:52:39Z"/>
                <w:sz w:val="14"/>
              </w:rPr>
            </w:pPr>
            <w:ins w:id="10162" w:author="Reviewer" w:date="2026-10-04T05:52:39Z">
              <w:r>
                <w:rPr>
                  <w:sz w:val="14"/>
                  <w:szCs w:val="14"/>
                </w:rPr>
                <w:t xml:space="preserve">S4</w:t>
              </w:r>
            </w:ins>
          </w:p>
        </w:tc>
        <w:tc>
          <w:tcPr>
            <w:tcW w:w="612" w:type="dxa"/>
          </w:tcPr>
          <w:p>
            <w:pPr>
              <w:spacing w:before="0" w:after="0"/>
              <w:rPr>
                <w:ins w:id="10375" w:author="Reviewer" w:date="2026-10-04T05:52:39Z"/>
                <w:sz w:val="14"/>
              </w:rPr>
            </w:pPr>
            <w:ins w:id="10163" w:author="Reviewer" w:date="2026-10-04T05:52:39Z">
              <w:r>
                <w:rPr>
                  <w:sz w:val="14"/>
                  <w:szCs w:val="14"/>
                </w:rPr>
                <w:t xml:space="preserve">T0</w:t>
              </w:r>
            </w:ins>
          </w:p>
        </w:tc>
        <w:tc>
          <w:tcPr>
            <w:tcW w:w="1122" w:type="dxa"/>
          </w:tcPr>
          <w:p>
            <w:pPr>
              <w:spacing w:before="0" w:after="0"/>
              <w:rPr>
                <w:ins w:id="10376" w:author="Reviewer" w:date="2026-10-04T05:52:39Z"/>
                <w:sz w:val="14"/>
              </w:rPr>
            </w:pPr>
            <w:ins w:id="10164" w:author="Reviewer" w:date="2026-10-04T05:52:39Z">
              <w:r>
                <w:rPr>
                  <w:sz w:val="14"/>
                  <w:szCs w:val="14"/>
                </w:rPr>
                <w:t xml:space="preserve">245 ± 13</w:t>
              </w:r>
            </w:ins>
          </w:p>
        </w:tc>
        <w:tc>
          <w:tcPr>
            <w:tcW w:w="612" w:type="dxa"/>
          </w:tcPr>
          <w:p>
            <w:pPr>
              <w:spacing w:before="0" w:after="0"/>
              <w:rPr>
                <w:ins w:id="10377" w:author="Reviewer" w:date="2026-10-04T05:52:39Z"/>
                <w:sz w:val="14"/>
              </w:rPr>
            </w:pPr>
            <w:ins w:id="10165" w:author="Reviewer" w:date="2026-10-04T05:52:39Z">
              <w:r>
                <w:rPr>
                  <w:sz w:val="14"/>
                  <w:szCs w:val="14"/>
                </w:rPr>
                <w:t xml:space="preserve">0.598</w:t>
              </w:r>
            </w:ins>
          </w:p>
        </w:tc>
        <w:tc>
          <w:tcPr>
            <w:tcW w:w="612" w:type="dxa"/>
          </w:tcPr>
          <w:p>
            <w:pPr>
              <w:spacing w:before="0" w:after="0"/>
              <w:rPr>
                <w:ins w:id="10378" w:author="Reviewer" w:date="2026-10-04T05:52:39Z"/>
                <w:sz w:val="14"/>
              </w:rPr>
            </w:pPr>
            <w:ins w:id="10166" w:author="Reviewer" w:date="2026-10-04T05:52:39Z">
              <w:r>
                <w:rPr>
                  <w:sz w:val="14"/>
                  <w:szCs w:val="14"/>
                </w:rPr>
                <w:t xml:space="preserve">0</w:t>
              </w:r>
            </w:ins>
          </w:p>
        </w:tc>
        <w:tc>
          <w:tcPr>
            <w:tcW w:w="1430" w:type="dxa"/>
          </w:tcPr>
          <w:p>
            <w:pPr>
              <w:spacing w:before="0" w:after="0"/>
              <w:rPr>
                <w:ins w:id="10379" w:author="Reviewer" w:date="2026-10-04T05:52:39Z"/>
                <w:sz w:val="14"/>
              </w:rPr>
            </w:pPr>
            <w:ins w:id="10167" w:author="Reviewer" w:date="2026-10-04T05:52:39Z">
              <w:r>
                <w:rPr>
                  <w:sz w:val="14"/>
                  <w:szCs w:val="14"/>
                </w:rPr>
                <w:t xml:space="preserve">+194 ± 20</w:t>
              </w:r>
            </w:ins>
          </w:p>
        </w:tc>
      </w:tr>
      <w:tr>
        <w:trPr>
          <w:ins w:id="10380" w:author="Reviewer" w:date="2026-10-04T05:52:39Z"/>
        </w:trPr>
        <w:tc>
          <w:tcPr>
            <w:tcW w:w="612" w:type="dxa"/>
          </w:tcPr>
          <w:p>
            <w:pPr>
              <w:spacing w:before="0" w:after="0"/>
              <w:rPr>
                <w:ins w:id="10381" w:author="Reviewer" w:date="2026-10-04T05:52:39Z"/>
                <w:sz w:val="14"/>
              </w:rPr>
            </w:pPr>
            <w:ins w:id="10168" w:author="Reviewer" w:date="2026-10-04T05:52:39Z">
              <w:r>
                <w:rPr>
                  <w:sz w:val="14"/>
                  <w:szCs w:val="14"/>
                </w:rPr>
                <w:t xml:space="preserve">S4</w:t>
              </w:r>
            </w:ins>
          </w:p>
        </w:tc>
        <w:tc>
          <w:tcPr>
            <w:tcW w:w="612" w:type="dxa"/>
          </w:tcPr>
          <w:p>
            <w:pPr>
              <w:spacing w:before="0" w:after="0"/>
              <w:rPr>
                <w:ins w:id="10382" w:author="Reviewer" w:date="2026-10-04T05:52:39Z"/>
                <w:sz w:val="14"/>
              </w:rPr>
            </w:pPr>
            <w:ins w:id="10169" w:author="Reviewer" w:date="2026-10-04T05:52:39Z">
              <w:r>
                <w:rPr>
                  <w:sz w:val="14"/>
                  <w:szCs w:val="14"/>
                </w:rPr>
                <w:t xml:space="preserve">F5Ev</w:t>
              </w:r>
            </w:ins>
          </w:p>
        </w:tc>
        <w:tc>
          <w:tcPr>
            <w:tcW w:w="1122" w:type="dxa"/>
          </w:tcPr>
          <w:p>
            <w:pPr>
              <w:spacing w:before="0" w:after="0"/>
              <w:rPr>
                <w:ins w:id="10383" w:author="Reviewer" w:date="2026-10-04T05:52:39Z"/>
                <w:sz w:val="14"/>
              </w:rPr>
            </w:pPr>
            <w:ins w:id="10170" w:author="Reviewer" w:date="2026-10-04T05:52:39Z">
              <w:r>
                <w:rPr>
                  <w:sz w:val="14"/>
                  <w:szCs w:val="14"/>
                </w:rPr>
                <w:t xml:space="preserve">50 ± 20</w:t>
              </w:r>
            </w:ins>
          </w:p>
        </w:tc>
        <w:tc>
          <w:tcPr>
            <w:tcW w:w="612" w:type="dxa"/>
          </w:tcPr>
          <w:p>
            <w:pPr>
              <w:spacing w:before="0" w:after="0"/>
              <w:rPr>
                <w:ins w:id="10384" w:author="Reviewer" w:date="2026-10-04T05:52:39Z"/>
                <w:sz w:val="14"/>
              </w:rPr>
            </w:pPr>
            <w:ins w:id="10171" w:author="Reviewer" w:date="2026-10-04T05:52:39Z">
              <w:r>
                <w:rPr>
                  <w:sz w:val="14"/>
                  <w:szCs w:val="14"/>
                </w:rPr>
                <w:t xml:space="preserve">0.113</w:t>
              </w:r>
            </w:ins>
          </w:p>
        </w:tc>
        <w:tc>
          <w:tcPr>
            <w:tcW w:w="612" w:type="dxa"/>
          </w:tcPr>
          <w:p>
            <w:pPr>
              <w:spacing w:before="0" w:after="0"/>
              <w:rPr>
                <w:ins w:id="10385" w:author="Reviewer" w:date="2026-10-04T05:52:39Z"/>
                <w:sz w:val="14"/>
              </w:rPr>
            </w:pPr>
            <w:ins w:id="10172" w:author="Reviewer" w:date="2026-10-04T05:52:39Z">
              <w:r>
                <w:rPr>
                  <w:sz w:val="14"/>
                  <w:szCs w:val="14"/>
                </w:rPr>
                <w:t xml:space="preserve">67</w:t>
              </w:r>
            </w:ins>
          </w:p>
        </w:tc>
        <w:tc>
          <w:tcPr>
            <w:tcW w:w="1430" w:type="dxa"/>
          </w:tcPr>
          <w:p>
            <w:pPr>
              <w:spacing w:before="0" w:after="0"/>
              <w:rPr>
                <w:ins w:id="10386" w:author="Reviewer" w:date="2026-10-04T05:52:39Z"/>
                <w:sz w:val="14"/>
              </w:rPr>
            </w:pPr>
            <w:ins w:id="10173" w:author="Reviewer" w:date="2026-10-04T05:52:39Z">
              <w:r>
                <w:rPr>
                  <w:sz w:val="14"/>
                  <w:szCs w:val="14"/>
                </w:rPr>
                <w:t xml:space="preserve">ref.</w:t>
              </w:r>
            </w:ins>
          </w:p>
        </w:tc>
      </w:tr>
      <w:tr>
        <w:trPr>
          <w:ins w:id="10387" w:author="Reviewer" w:date="2026-10-04T05:52:39Z"/>
        </w:trPr>
        <w:tc>
          <w:tcPr>
            <w:tcW w:w="612" w:type="dxa"/>
          </w:tcPr>
          <w:p>
            <w:pPr>
              <w:spacing w:before="0" w:after="0"/>
              <w:rPr>
                <w:ins w:id="10388" w:author="Reviewer" w:date="2026-10-04T05:52:39Z"/>
                <w:sz w:val="14"/>
              </w:rPr>
            </w:pPr>
            <w:ins w:id="10174" w:author="Reviewer" w:date="2026-10-04T05:52:39Z">
              <w:r>
                <w:rPr>
                  <w:sz w:val="14"/>
                  <w:szCs w:val="14"/>
                </w:rPr>
                <w:t xml:space="preserve">S4</w:t>
              </w:r>
            </w:ins>
          </w:p>
        </w:tc>
        <w:tc>
          <w:tcPr>
            <w:tcW w:w="612" w:type="dxa"/>
          </w:tcPr>
          <w:p>
            <w:pPr>
              <w:spacing w:before="0" w:after="0"/>
              <w:rPr>
                <w:ins w:id="10389" w:author="Reviewer" w:date="2026-10-04T05:52:39Z"/>
                <w:sz w:val="14"/>
              </w:rPr>
            </w:pPr>
            <w:ins w:id="10175" w:author="Reviewer" w:date="2026-10-04T05:52:39Z">
              <w:r>
                <w:rPr>
                  <w:sz w:val="14"/>
                  <w:szCs w:val="14"/>
                </w:rPr>
                <w:t xml:space="preserve">Evo</w:t>
              </w:r>
            </w:ins>
          </w:p>
        </w:tc>
        <w:tc>
          <w:tcPr>
            <w:tcW w:w="1122" w:type="dxa"/>
          </w:tcPr>
          <w:p>
            <w:pPr>
              <w:spacing w:before="0" w:after="0"/>
              <w:rPr>
                <w:ins w:id="10390" w:author="Reviewer" w:date="2026-10-04T05:52:39Z"/>
                <w:sz w:val="14"/>
              </w:rPr>
            </w:pPr>
            <w:ins w:id="10176" w:author="Reviewer" w:date="2026-10-04T05:52:39Z">
              <w:r>
                <w:rPr>
                  <w:sz w:val="14"/>
                  <w:szCs w:val="14"/>
                </w:rPr>
                <w:t xml:space="preserve">28 ± 12</w:t>
              </w:r>
            </w:ins>
          </w:p>
        </w:tc>
        <w:tc>
          <w:tcPr>
            <w:tcW w:w="612" w:type="dxa"/>
          </w:tcPr>
          <w:p>
            <w:pPr>
              <w:spacing w:before="0" w:after="0"/>
              <w:rPr>
                <w:ins w:id="10391" w:author="Reviewer" w:date="2026-10-04T05:52:39Z"/>
                <w:sz w:val="14"/>
              </w:rPr>
            </w:pPr>
            <w:ins w:id="10177" w:author="Reviewer" w:date="2026-10-04T05:52:39Z">
              <w:r>
                <w:rPr>
                  <w:sz w:val="14"/>
                  <w:szCs w:val="14"/>
                </w:rPr>
                <w:t xml:space="preserve">0.066</w:t>
              </w:r>
            </w:ins>
          </w:p>
        </w:tc>
        <w:tc>
          <w:tcPr>
            <w:tcW w:w="612" w:type="dxa"/>
          </w:tcPr>
          <w:p>
            <w:pPr>
              <w:spacing w:before="0" w:after="0"/>
              <w:rPr>
                <w:ins w:id="10392" w:author="Reviewer" w:date="2026-10-04T05:52:39Z"/>
                <w:sz w:val="14"/>
              </w:rPr>
            </w:pPr>
            <w:ins w:id="10178" w:author="Reviewer" w:date="2026-10-04T05:52:39Z">
              <w:r>
                <w:rPr>
                  <w:sz w:val="14"/>
                  <w:szCs w:val="14"/>
                </w:rPr>
                <w:t xml:space="preserve">100</w:t>
              </w:r>
            </w:ins>
          </w:p>
        </w:tc>
        <w:tc>
          <w:tcPr>
            <w:tcW w:w="1430" w:type="dxa"/>
          </w:tcPr>
          <w:p>
            <w:pPr>
              <w:spacing w:before="0" w:after="0"/>
              <w:rPr>
                <w:ins w:id="10393" w:author="Reviewer" w:date="2026-10-04T05:52:39Z"/>
                <w:sz w:val="14"/>
              </w:rPr>
            </w:pPr>
            <w:ins w:id="10179" w:author="Reviewer" w:date="2026-10-04T05:52:39Z">
              <w:r>
                <w:rPr>
                  <w:sz w:val="14"/>
                  <w:szCs w:val="14"/>
                </w:rPr>
                <w:t xml:space="preserve">-22 ± 12</w:t>
              </w:r>
            </w:ins>
          </w:p>
        </w:tc>
      </w:tr>
      <w:tr>
        <w:trPr>
          <w:ins w:id="10394" w:author="Reviewer" w:date="2026-10-04T05:52:39Z"/>
        </w:trPr>
        <w:tc>
          <w:tcPr>
            <w:tcW w:w="612" w:type="dxa"/>
          </w:tcPr>
          <w:p>
            <w:pPr>
              <w:spacing w:before="0" w:after="0"/>
              <w:rPr>
                <w:ins w:id="10395" w:author="Reviewer" w:date="2026-10-04T05:52:39Z"/>
                <w:sz w:val="14"/>
              </w:rPr>
            </w:pPr>
            <w:ins w:id="10180" w:author="Reviewer" w:date="2026-10-04T05:52:39Z">
              <w:r>
                <w:rPr>
                  <w:sz w:val="14"/>
                  <w:szCs w:val="14"/>
                </w:rPr>
                <w:t xml:space="preserve">S4</w:t>
              </w:r>
            </w:ins>
          </w:p>
        </w:tc>
        <w:tc>
          <w:tcPr>
            <w:tcW w:w="612" w:type="dxa"/>
          </w:tcPr>
          <w:p>
            <w:pPr>
              <w:spacing w:before="0" w:after="0"/>
              <w:rPr>
                <w:ins w:id="10396" w:author="Reviewer" w:date="2026-10-04T05:52:39Z"/>
                <w:sz w:val="14"/>
              </w:rPr>
            </w:pPr>
            <w:ins w:id="10181" w:author="Reviewer" w:date="2026-10-04T05:52:39Z">
              <w:r>
                <w:rPr>
                  <w:sz w:val="14"/>
                  <w:szCs w:val="14"/>
                </w:rPr>
                <w:t xml:space="preserve">Random</w:t>
              </w:r>
            </w:ins>
          </w:p>
        </w:tc>
        <w:tc>
          <w:tcPr>
            <w:tcW w:w="1122" w:type="dxa"/>
          </w:tcPr>
          <w:p>
            <w:pPr>
              <w:spacing w:before="0" w:after="0"/>
              <w:rPr>
                <w:ins w:id="10397" w:author="Reviewer" w:date="2026-10-04T05:52:39Z"/>
                <w:sz w:val="14"/>
              </w:rPr>
            </w:pPr>
            <w:ins w:id="10182" w:author="Reviewer" w:date="2026-10-04T05:52:39Z">
              <w:r>
                <w:rPr>
                  <w:sz w:val="14"/>
                  <w:szCs w:val="14"/>
                </w:rPr>
                <w:t xml:space="preserve">60 ± 37</w:t>
              </w:r>
            </w:ins>
          </w:p>
        </w:tc>
        <w:tc>
          <w:tcPr>
            <w:tcW w:w="612" w:type="dxa"/>
          </w:tcPr>
          <w:p>
            <w:pPr>
              <w:spacing w:before="0" w:after="0"/>
              <w:rPr>
                <w:ins w:id="10398" w:author="Reviewer" w:date="2026-10-04T05:52:39Z"/>
                <w:sz w:val="14"/>
              </w:rPr>
            </w:pPr>
            <w:ins w:id="10183" w:author="Reviewer" w:date="2026-10-04T05:52:39Z">
              <w:r>
                <w:rPr>
                  <w:sz w:val="14"/>
                  <w:szCs w:val="14"/>
                </w:rPr>
                <w:t xml:space="preserve">0.136</w:t>
              </w:r>
            </w:ins>
          </w:p>
        </w:tc>
        <w:tc>
          <w:tcPr>
            <w:tcW w:w="612" w:type="dxa"/>
          </w:tcPr>
          <w:p>
            <w:pPr>
              <w:spacing w:before="0" w:after="0"/>
              <w:rPr>
                <w:ins w:id="10399" w:author="Reviewer" w:date="2026-10-04T05:52:39Z"/>
                <w:sz w:val="14"/>
              </w:rPr>
            </w:pPr>
            <w:ins w:id="10184" w:author="Reviewer" w:date="2026-10-04T05:52:39Z">
              <w:r>
                <w:rPr>
                  <w:sz w:val="14"/>
                  <w:szCs w:val="14"/>
                </w:rPr>
                <w:t xml:space="preserve">83</w:t>
              </w:r>
            </w:ins>
          </w:p>
        </w:tc>
        <w:tc>
          <w:tcPr>
            <w:tcW w:w="1430" w:type="dxa"/>
          </w:tcPr>
          <w:p>
            <w:pPr>
              <w:spacing w:before="0" w:after="0"/>
              <w:rPr>
                <w:ins w:id="10400" w:author="Reviewer" w:date="2026-10-04T05:52:39Z"/>
                <w:sz w:val="14"/>
              </w:rPr>
            </w:pPr>
            <w:ins w:id="10185" w:author="Reviewer" w:date="2026-10-04T05:52:39Z">
              <w:r>
                <w:rPr>
                  <w:sz w:val="14"/>
                  <w:szCs w:val="14"/>
                </w:rPr>
                <w:t xml:space="preserve">+10 ± 38</w:t>
              </w:r>
            </w:ins>
          </w:p>
        </w:tc>
      </w:tr>
      <w:tr>
        <w:trPr>
          <w:ins w:id="10401" w:author="Reviewer" w:date="2026-10-04T05:52:39Z"/>
        </w:trPr>
        <w:tc>
          <w:tcPr>
            <w:tcW w:w="612" w:type="dxa"/>
          </w:tcPr>
          <w:p>
            <w:pPr>
              <w:spacing w:before="0" w:after="0"/>
              <w:rPr>
                <w:ins w:id="10402" w:author="Reviewer" w:date="2026-10-04T05:52:39Z"/>
                <w:sz w:val="14"/>
              </w:rPr>
            </w:pPr>
            <w:ins w:id="10186" w:author="Reviewer" w:date="2026-10-04T05:52:39Z">
              <w:r>
                <w:rPr>
                  <w:sz w:val="14"/>
                  <w:szCs w:val="14"/>
                </w:rPr>
                <w:t xml:space="preserve">S5</w:t>
              </w:r>
            </w:ins>
          </w:p>
        </w:tc>
        <w:tc>
          <w:tcPr>
            <w:tcW w:w="612" w:type="dxa"/>
          </w:tcPr>
          <w:p>
            <w:pPr>
              <w:spacing w:before="0" w:after="0"/>
              <w:rPr>
                <w:ins w:id="10403" w:author="Reviewer" w:date="2026-10-04T05:52:39Z"/>
                <w:sz w:val="14"/>
              </w:rPr>
            </w:pPr>
            <w:ins w:id="10187" w:author="Reviewer" w:date="2026-10-04T05:52:39Z">
              <w:r>
                <w:rPr>
                  <w:sz w:val="14"/>
                  <w:szCs w:val="14"/>
                </w:rPr>
                <w:t xml:space="preserve">T0</w:t>
              </w:r>
            </w:ins>
          </w:p>
        </w:tc>
        <w:tc>
          <w:tcPr>
            <w:tcW w:w="1122" w:type="dxa"/>
          </w:tcPr>
          <w:p>
            <w:pPr>
              <w:spacing w:before="0" w:after="0"/>
              <w:rPr>
                <w:ins w:id="10404" w:author="Reviewer" w:date="2026-10-04T05:52:39Z"/>
                <w:sz w:val="14"/>
              </w:rPr>
            </w:pPr>
            <w:ins w:id="10188" w:author="Reviewer" w:date="2026-10-04T05:52:39Z">
              <w:r>
                <w:rPr>
                  <w:sz w:val="14"/>
                  <w:szCs w:val="14"/>
                </w:rPr>
                <w:t xml:space="preserve">245 ± 13</w:t>
              </w:r>
            </w:ins>
          </w:p>
        </w:tc>
        <w:tc>
          <w:tcPr>
            <w:tcW w:w="612" w:type="dxa"/>
          </w:tcPr>
          <w:p>
            <w:pPr>
              <w:spacing w:before="0" w:after="0"/>
              <w:rPr>
                <w:ins w:id="10405" w:author="Reviewer" w:date="2026-10-04T05:52:39Z"/>
                <w:sz w:val="14"/>
              </w:rPr>
            </w:pPr>
            <w:ins w:id="10189" w:author="Reviewer" w:date="2026-10-04T05:52:39Z">
              <w:r>
                <w:rPr>
                  <w:sz w:val="14"/>
                  <w:szCs w:val="14"/>
                </w:rPr>
                <w:t xml:space="preserve">0.598</w:t>
              </w:r>
            </w:ins>
          </w:p>
        </w:tc>
        <w:tc>
          <w:tcPr>
            <w:tcW w:w="612" w:type="dxa"/>
          </w:tcPr>
          <w:p>
            <w:pPr>
              <w:spacing w:before="0" w:after="0"/>
              <w:rPr>
                <w:ins w:id="10406" w:author="Reviewer" w:date="2026-10-04T05:52:39Z"/>
                <w:sz w:val="14"/>
              </w:rPr>
            </w:pPr>
            <w:ins w:id="10190" w:author="Reviewer" w:date="2026-10-04T05:52:39Z">
              <w:r>
                <w:rPr>
                  <w:sz w:val="14"/>
                  <w:szCs w:val="14"/>
                </w:rPr>
                <w:t xml:space="preserve">0</w:t>
              </w:r>
            </w:ins>
          </w:p>
        </w:tc>
        <w:tc>
          <w:tcPr>
            <w:tcW w:w="1430" w:type="dxa"/>
          </w:tcPr>
          <w:p>
            <w:pPr>
              <w:spacing w:before="0" w:after="0"/>
              <w:rPr>
                <w:ins w:id="10407" w:author="Reviewer" w:date="2026-10-04T05:52:39Z"/>
                <w:sz w:val="14"/>
              </w:rPr>
            </w:pPr>
            <w:ins w:id="10191" w:author="Reviewer" w:date="2026-10-04T05:52:39Z">
              <w:r>
                <w:rPr>
                  <w:sz w:val="14"/>
                  <w:szCs w:val="14"/>
                </w:rPr>
                <w:t xml:space="preserve">+193 ± 17</w:t>
              </w:r>
            </w:ins>
          </w:p>
        </w:tc>
      </w:tr>
      <w:tr>
        <w:trPr>
          <w:ins w:id="10408" w:author="Reviewer" w:date="2026-10-04T05:52:39Z"/>
        </w:trPr>
        <w:tc>
          <w:tcPr>
            <w:tcW w:w="612" w:type="dxa"/>
          </w:tcPr>
          <w:p>
            <w:pPr>
              <w:spacing w:before="0" w:after="0"/>
              <w:rPr>
                <w:ins w:id="10409" w:author="Reviewer" w:date="2026-10-04T05:52:39Z"/>
                <w:sz w:val="14"/>
              </w:rPr>
            </w:pPr>
            <w:ins w:id="10192" w:author="Reviewer" w:date="2026-10-04T05:52:39Z">
              <w:r>
                <w:rPr>
                  <w:sz w:val="14"/>
                  <w:szCs w:val="14"/>
                </w:rPr>
                <w:t xml:space="preserve">S5</w:t>
              </w:r>
            </w:ins>
          </w:p>
        </w:tc>
        <w:tc>
          <w:tcPr>
            <w:tcW w:w="612" w:type="dxa"/>
          </w:tcPr>
          <w:p>
            <w:pPr>
              <w:spacing w:before="0" w:after="0"/>
              <w:rPr>
                <w:ins w:id="10410" w:author="Reviewer" w:date="2026-10-04T05:52:39Z"/>
                <w:sz w:val="14"/>
              </w:rPr>
            </w:pPr>
            <w:ins w:id="10193" w:author="Reviewer" w:date="2026-10-04T05:52:39Z">
              <w:r>
                <w:rPr>
                  <w:sz w:val="14"/>
                  <w:szCs w:val="14"/>
                </w:rPr>
                <w:t xml:space="preserve">F5Ev</w:t>
              </w:r>
            </w:ins>
          </w:p>
        </w:tc>
        <w:tc>
          <w:tcPr>
            <w:tcW w:w="1122" w:type="dxa"/>
          </w:tcPr>
          <w:p>
            <w:pPr>
              <w:spacing w:before="0" w:after="0"/>
              <w:rPr>
                <w:ins w:id="10411" w:author="Reviewer" w:date="2026-10-04T05:52:39Z"/>
                <w:sz w:val="14"/>
              </w:rPr>
            </w:pPr>
            <w:ins w:id="10194" w:author="Reviewer" w:date="2026-10-04T05:52:39Z">
              <w:r>
                <w:rPr>
                  <w:sz w:val="14"/>
                  <w:szCs w:val="14"/>
                </w:rPr>
                <w:t xml:space="preserve">52 ± 18</w:t>
              </w:r>
            </w:ins>
          </w:p>
        </w:tc>
        <w:tc>
          <w:tcPr>
            <w:tcW w:w="612" w:type="dxa"/>
          </w:tcPr>
          <w:p>
            <w:pPr>
              <w:spacing w:before="0" w:after="0"/>
              <w:rPr>
                <w:ins w:id="10412" w:author="Reviewer" w:date="2026-10-04T05:52:39Z"/>
                <w:sz w:val="14"/>
              </w:rPr>
            </w:pPr>
            <w:ins w:id="10195" w:author="Reviewer" w:date="2026-10-04T05:52:39Z">
              <w:r>
                <w:rPr>
                  <w:sz w:val="14"/>
                  <w:szCs w:val="14"/>
                </w:rPr>
                <w:t xml:space="preserve">0.117</w:t>
              </w:r>
            </w:ins>
          </w:p>
        </w:tc>
        <w:tc>
          <w:tcPr>
            <w:tcW w:w="612" w:type="dxa"/>
          </w:tcPr>
          <w:p>
            <w:pPr>
              <w:spacing w:before="0" w:after="0"/>
              <w:rPr>
                <w:ins w:id="10413" w:author="Reviewer" w:date="2026-10-04T05:52:39Z"/>
                <w:sz w:val="14"/>
              </w:rPr>
            </w:pPr>
            <w:ins w:id="10196" w:author="Reviewer" w:date="2026-10-04T05:52:39Z">
              <w:r>
                <w:rPr>
                  <w:sz w:val="14"/>
                  <w:szCs w:val="14"/>
                </w:rPr>
                <w:t xml:space="preserve">83</w:t>
              </w:r>
            </w:ins>
          </w:p>
        </w:tc>
        <w:tc>
          <w:tcPr>
            <w:tcW w:w="1430" w:type="dxa"/>
          </w:tcPr>
          <w:p>
            <w:pPr>
              <w:spacing w:before="0" w:after="0"/>
              <w:rPr>
                <w:ins w:id="10414" w:author="Reviewer" w:date="2026-10-04T05:52:39Z"/>
                <w:sz w:val="14"/>
              </w:rPr>
            </w:pPr>
            <w:ins w:id="10197" w:author="Reviewer" w:date="2026-10-04T05:52:39Z">
              <w:r>
                <w:rPr>
                  <w:sz w:val="14"/>
                  <w:szCs w:val="14"/>
                </w:rPr>
                <w:t xml:space="preserve">ref.</w:t>
              </w:r>
            </w:ins>
          </w:p>
        </w:tc>
      </w:tr>
      <w:tr>
        <w:trPr>
          <w:ins w:id="10415" w:author="Reviewer" w:date="2026-10-04T05:52:39Z"/>
        </w:trPr>
        <w:tc>
          <w:tcPr>
            <w:tcW w:w="612" w:type="dxa"/>
          </w:tcPr>
          <w:p>
            <w:pPr>
              <w:spacing w:before="0" w:after="0"/>
              <w:rPr>
                <w:ins w:id="10416" w:author="Reviewer" w:date="2026-10-04T05:52:39Z"/>
                <w:sz w:val="14"/>
              </w:rPr>
            </w:pPr>
            <w:ins w:id="10198" w:author="Reviewer" w:date="2026-10-04T05:52:39Z">
              <w:r>
                <w:rPr>
                  <w:sz w:val="14"/>
                  <w:szCs w:val="14"/>
                </w:rPr>
                <w:t xml:space="preserve">S5</w:t>
              </w:r>
            </w:ins>
          </w:p>
        </w:tc>
        <w:tc>
          <w:tcPr>
            <w:tcW w:w="612" w:type="dxa"/>
          </w:tcPr>
          <w:p>
            <w:pPr>
              <w:spacing w:before="0" w:after="0"/>
              <w:rPr>
                <w:ins w:id="10417" w:author="Reviewer" w:date="2026-10-04T05:52:39Z"/>
                <w:sz w:val="14"/>
              </w:rPr>
            </w:pPr>
            <w:ins w:id="10199" w:author="Reviewer" w:date="2026-10-04T05:52:39Z">
              <w:r>
                <w:rPr>
                  <w:sz w:val="14"/>
                  <w:szCs w:val="14"/>
                </w:rPr>
                <w:t xml:space="preserve">Evo</w:t>
              </w:r>
            </w:ins>
          </w:p>
        </w:tc>
        <w:tc>
          <w:tcPr>
            <w:tcW w:w="1122" w:type="dxa"/>
          </w:tcPr>
          <w:p>
            <w:pPr>
              <w:spacing w:before="0" w:after="0"/>
              <w:rPr>
                <w:ins w:id="10418" w:author="Reviewer" w:date="2026-10-04T05:52:39Z"/>
                <w:sz w:val="14"/>
              </w:rPr>
            </w:pPr>
            <w:ins w:id="10200" w:author="Reviewer" w:date="2026-10-04T05:52:39Z">
              <w:r>
                <w:rPr>
                  <w:sz w:val="14"/>
                  <w:szCs w:val="14"/>
                </w:rPr>
                <w:t xml:space="preserve">30 ± 17</w:t>
              </w:r>
            </w:ins>
          </w:p>
        </w:tc>
        <w:tc>
          <w:tcPr>
            <w:tcW w:w="612" w:type="dxa"/>
          </w:tcPr>
          <w:p>
            <w:pPr>
              <w:spacing w:before="0" w:after="0"/>
              <w:rPr>
                <w:ins w:id="10419" w:author="Reviewer" w:date="2026-10-04T05:52:39Z"/>
                <w:sz w:val="14"/>
              </w:rPr>
            </w:pPr>
            <w:ins w:id="10201" w:author="Reviewer" w:date="2026-10-04T05:52:39Z">
              <w:r>
                <w:rPr>
                  <w:sz w:val="14"/>
                  <w:szCs w:val="14"/>
                </w:rPr>
                <w:t xml:space="preserve">0.066</w:t>
              </w:r>
            </w:ins>
          </w:p>
        </w:tc>
        <w:tc>
          <w:tcPr>
            <w:tcW w:w="612" w:type="dxa"/>
          </w:tcPr>
          <w:p>
            <w:pPr>
              <w:spacing w:before="0" w:after="0"/>
              <w:rPr>
                <w:ins w:id="10420" w:author="Reviewer" w:date="2026-10-04T05:52:39Z"/>
                <w:sz w:val="14"/>
              </w:rPr>
            </w:pPr>
            <w:ins w:id="10202" w:author="Reviewer" w:date="2026-10-04T05:52:39Z">
              <w:r>
                <w:rPr>
                  <w:sz w:val="14"/>
                  <w:szCs w:val="14"/>
                </w:rPr>
                <w:t xml:space="preserve">100</w:t>
              </w:r>
            </w:ins>
          </w:p>
        </w:tc>
        <w:tc>
          <w:tcPr>
            <w:tcW w:w="1430" w:type="dxa"/>
          </w:tcPr>
          <w:p>
            <w:pPr>
              <w:spacing w:before="0" w:after="0"/>
              <w:rPr>
                <w:ins w:id="10421" w:author="Reviewer" w:date="2026-10-04T05:52:39Z"/>
                <w:sz w:val="14"/>
              </w:rPr>
            </w:pPr>
            <w:ins w:id="10203" w:author="Reviewer" w:date="2026-10-04T05:52:39Z">
              <w:r>
                <w:rPr>
                  <w:sz w:val="14"/>
                  <w:szCs w:val="14"/>
                </w:rPr>
                <w:t xml:space="preserve">-22 ± 9</w:t>
              </w:r>
            </w:ins>
          </w:p>
        </w:tc>
      </w:tr>
      <w:tr>
        <w:trPr>
          <w:ins w:id="10422" w:author="Reviewer" w:date="2026-10-04T05:52:39Z"/>
        </w:trPr>
        <w:tc>
          <w:tcPr>
            <w:tcW w:w="612" w:type="dxa"/>
          </w:tcPr>
          <w:p>
            <w:pPr>
              <w:spacing w:before="0" w:after="0"/>
              <w:rPr>
                <w:ins w:id="10423" w:author="Reviewer" w:date="2026-10-04T05:52:39Z"/>
                <w:sz w:val="14"/>
              </w:rPr>
            </w:pPr>
            <w:ins w:id="10204" w:author="Reviewer" w:date="2026-10-04T05:52:39Z">
              <w:r>
                <w:rPr>
                  <w:sz w:val="14"/>
                  <w:szCs w:val="14"/>
                </w:rPr>
                <w:t xml:space="preserve">S5</w:t>
              </w:r>
            </w:ins>
          </w:p>
        </w:tc>
        <w:tc>
          <w:tcPr>
            <w:tcW w:w="612" w:type="dxa"/>
          </w:tcPr>
          <w:p>
            <w:pPr>
              <w:spacing w:before="0" w:after="0"/>
              <w:rPr>
                <w:ins w:id="10424" w:author="Reviewer" w:date="2026-10-04T05:52:39Z"/>
                <w:sz w:val="14"/>
              </w:rPr>
            </w:pPr>
            <w:ins w:id="10205" w:author="Reviewer" w:date="2026-10-04T05:52:39Z">
              <w:r>
                <w:rPr>
                  <w:sz w:val="14"/>
                  <w:szCs w:val="14"/>
                </w:rPr>
                <w:t xml:space="preserve">Random</w:t>
              </w:r>
            </w:ins>
          </w:p>
        </w:tc>
        <w:tc>
          <w:tcPr>
            <w:tcW w:w="1122" w:type="dxa"/>
          </w:tcPr>
          <w:p>
            <w:pPr>
              <w:spacing w:before="0" w:after="0"/>
              <w:rPr>
                <w:ins w:id="10425" w:author="Reviewer" w:date="2026-10-04T05:52:39Z"/>
                <w:sz w:val="14"/>
              </w:rPr>
            </w:pPr>
            <w:ins w:id="10206" w:author="Reviewer" w:date="2026-10-04T05:52:39Z">
              <w:r>
                <w:rPr>
                  <w:sz w:val="14"/>
                  <w:szCs w:val="14"/>
                </w:rPr>
                <w:t xml:space="preserve">35 ± 17</w:t>
              </w:r>
            </w:ins>
          </w:p>
        </w:tc>
        <w:tc>
          <w:tcPr>
            <w:tcW w:w="612" w:type="dxa"/>
          </w:tcPr>
          <w:p>
            <w:pPr>
              <w:spacing w:before="0" w:after="0"/>
              <w:rPr>
                <w:ins w:id="10426" w:author="Reviewer" w:date="2026-10-04T05:52:39Z"/>
                <w:sz w:val="14"/>
              </w:rPr>
            </w:pPr>
            <w:ins w:id="10207" w:author="Reviewer" w:date="2026-10-04T05:52:39Z">
              <w:r>
                <w:rPr>
                  <w:sz w:val="14"/>
                  <w:szCs w:val="14"/>
                </w:rPr>
                <w:t xml:space="preserve">0.082</w:t>
              </w:r>
            </w:ins>
          </w:p>
        </w:tc>
        <w:tc>
          <w:tcPr>
            <w:tcW w:w="612" w:type="dxa"/>
          </w:tcPr>
          <w:p>
            <w:pPr>
              <w:spacing w:before="0" w:after="0"/>
              <w:rPr>
                <w:ins w:id="10427" w:author="Reviewer" w:date="2026-10-04T05:52:39Z"/>
                <w:sz w:val="14"/>
              </w:rPr>
            </w:pPr>
            <w:ins w:id="10208" w:author="Reviewer" w:date="2026-10-04T05:52:39Z">
              <w:r>
                <w:rPr>
                  <w:sz w:val="14"/>
                  <w:szCs w:val="14"/>
                </w:rPr>
                <w:t xml:space="preserve">92</w:t>
              </w:r>
            </w:ins>
          </w:p>
        </w:tc>
        <w:tc>
          <w:tcPr>
            <w:tcW w:w="1430" w:type="dxa"/>
          </w:tcPr>
          <w:p>
            <w:pPr>
              <w:spacing w:before="0" w:after="0"/>
              <w:rPr>
                <w:ins w:id="10428" w:author="Reviewer" w:date="2026-10-04T05:52:39Z"/>
                <w:sz w:val="14"/>
              </w:rPr>
            </w:pPr>
            <w:ins w:id="10209" w:author="Reviewer" w:date="2026-10-04T05:52:39Z">
              <w:r>
                <w:rPr>
                  <w:sz w:val="14"/>
                  <w:szCs w:val="14"/>
                </w:rPr>
                <w:t xml:space="preserve">-17 ± 19</w:t>
              </w:r>
            </w:ins>
          </w:p>
        </w:tc>
      </w:tr>
      <w:tr>
        <w:trPr>
          <w:ins w:id="10429" w:author="Reviewer" w:date="2026-10-04T05:52:39Z"/>
        </w:trPr>
        <w:tc>
          <w:tcPr>
            <w:tcW w:w="612" w:type="dxa"/>
          </w:tcPr>
          <w:p>
            <w:pPr>
              <w:spacing w:before="0" w:after="0"/>
              <w:rPr>
                <w:ins w:id="10430" w:author="Reviewer" w:date="2026-10-04T05:52:39Z"/>
                <w:sz w:val="14"/>
              </w:rPr>
            </w:pPr>
            <w:ins w:id="10210" w:author="Reviewer" w:date="2026-10-04T05:52:39Z">
              <w:r>
                <w:rPr>
                  <w:sz w:val="14"/>
                  <w:szCs w:val="14"/>
                </w:rPr>
                <w:t xml:space="preserve">S6</w:t>
              </w:r>
            </w:ins>
          </w:p>
        </w:tc>
        <w:tc>
          <w:tcPr>
            <w:tcW w:w="612" w:type="dxa"/>
          </w:tcPr>
          <w:p>
            <w:pPr>
              <w:spacing w:before="0" w:after="0"/>
              <w:rPr>
                <w:ins w:id="10431" w:author="Reviewer" w:date="2026-10-04T05:52:39Z"/>
                <w:sz w:val="14"/>
              </w:rPr>
            </w:pPr>
            <w:ins w:id="10211" w:author="Reviewer" w:date="2026-10-04T05:52:39Z">
              <w:r>
                <w:rPr>
                  <w:sz w:val="14"/>
                  <w:szCs w:val="14"/>
                </w:rPr>
                <w:t xml:space="preserve">T0</w:t>
              </w:r>
            </w:ins>
          </w:p>
        </w:tc>
        <w:tc>
          <w:tcPr>
            <w:tcW w:w="1122" w:type="dxa"/>
          </w:tcPr>
          <w:p>
            <w:pPr>
              <w:spacing w:before="0" w:after="0"/>
              <w:rPr>
                <w:ins w:id="10432" w:author="Reviewer" w:date="2026-10-04T05:52:39Z"/>
                <w:sz w:val="14"/>
              </w:rPr>
            </w:pPr>
            <w:ins w:id="10212" w:author="Reviewer" w:date="2026-10-04T05:52:39Z">
              <w:r>
                <w:rPr>
                  <w:sz w:val="14"/>
                  <w:szCs w:val="14"/>
                </w:rPr>
                <w:t xml:space="preserve">222 ± 42</w:t>
              </w:r>
            </w:ins>
          </w:p>
        </w:tc>
        <w:tc>
          <w:tcPr>
            <w:tcW w:w="612" w:type="dxa"/>
          </w:tcPr>
          <w:p>
            <w:pPr>
              <w:spacing w:before="0" w:after="0"/>
              <w:rPr>
                <w:ins w:id="10433" w:author="Reviewer" w:date="2026-10-04T05:52:39Z"/>
                <w:sz w:val="14"/>
              </w:rPr>
            </w:pPr>
            <w:ins w:id="10213" w:author="Reviewer" w:date="2026-10-04T05:52:39Z">
              <w:r>
                <w:rPr>
                  <w:sz w:val="14"/>
                  <w:szCs w:val="14"/>
                </w:rPr>
                <w:t xml:space="preserve">0.536</w:t>
              </w:r>
            </w:ins>
          </w:p>
        </w:tc>
        <w:tc>
          <w:tcPr>
            <w:tcW w:w="612" w:type="dxa"/>
          </w:tcPr>
          <w:p>
            <w:pPr>
              <w:spacing w:before="0" w:after="0"/>
              <w:rPr>
                <w:ins w:id="10434" w:author="Reviewer" w:date="2026-10-04T05:52:39Z"/>
                <w:sz w:val="14"/>
              </w:rPr>
            </w:pPr>
            <w:ins w:id="10214" w:author="Reviewer" w:date="2026-10-04T05:52:39Z">
              <w:r>
                <w:rPr>
                  <w:sz w:val="14"/>
                  <w:szCs w:val="14"/>
                </w:rPr>
                <w:t xml:space="preserve">0</w:t>
              </w:r>
            </w:ins>
          </w:p>
        </w:tc>
        <w:tc>
          <w:tcPr>
            <w:tcW w:w="1430" w:type="dxa"/>
          </w:tcPr>
          <w:p>
            <w:pPr>
              <w:spacing w:before="0" w:after="0"/>
              <w:rPr>
                <w:ins w:id="10435" w:author="Reviewer" w:date="2026-10-04T05:52:39Z"/>
                <w:sz w:val="14"/>
              </w:rPr>
            </w:pPr>
            <w:ins w:id="10215" w:author="Reviewer" w:date="2026-10-04T05:52:39Z">
              <w:r>
                <w:rPr>
                  <w:sz w:val="14"/>
                  <w:szCs w:val="14"/>
                </w:rPr>
                <w:t xml:space="preserve">+103 ± 43</w:t>
              </w:r>
            </w:ins>
          </w:p>
        </w:tc>
      </w:tr>
      <w:tr>
        <w:trPr>
          <w:ins w:id="10436" w:author="Reviewer" w:date="2026-10-04T05:52:39Z"/>
        </w:trPr>
        <w:tc>
          <w:tcPr>
            <w:tcW w:w="612" w:type="dxa"/>
          </w:tcPr>
          <w:p>
            <w:pPr>
              <w:spacing w:before="0" w:after="0"/>
              <w:rPr>
                <w:ins w:id="10437" w:author="Reviewer" w:date="2026-10-04T05:52:39Z"/>
                <w:sz w:val="14"/>
              </w:rPr>
            </w:pPr>
            <w:ins w:id="10216" w:author="Reviewer" w:date="2026-10-04T05:52:39Z">
              <w:r>
                <w:rPr>
                  <w:sz w:val="14"/>
                  <w:szCs w:val="14"/>
                </w:rPr>
                <w:t xml:space="preserve">S6</w:t>
              </w:r>
            </w:ins>
          </w:p>
        </w:tc>
        <w:tc>
          <w:tcPr>
            <w:tcW w:w="612" w:type="dxa"/>
          </w:tcPr>
          <w:p>
            <w:pPr>
              <w:spacing w:before="0" w:after="0"/>
              <w:rPr>
                <w:ins w:id="10438" w:author="Reviewer" w:date="2026-10-04T05:52:39Z"/>
                <w:sz w:val="14"/>
              </w:rPr>
            </w:pPr>
            <w:ins w:id="10217" w:author="Reviewer" w:date="2026-10-04T05:52:39Z">
              <w:r>
                <w:rPr>
                  <w:sz w:val="14"/>
                  <w:szCs w:val="14"/>
                </w:rPr>
                <w:t xml:space="preserve">F5Ev</w:t>
              </w:r>
            </w:ins>
          </w:p>
        </w:tc>
        <w:tc>
          <w:tcPr>
            <w:tcW w:w="1122" w:type="dxa"/>
          </w:tcPr>
          <w:p>
            <w:pPr>
              <w:spacing w:before="0" w:after="0"/>
              <w:rPr>
                <w:ins w:id="10439" w:author="Reviewer" w:date="2026-10-04T05:52:39Z"/>
                <w:sz w:val="14"/>
              </w:rPr>
            </w:pPr>
            <w:ins w:id="10218" w:author="Reviewer" w:date="2026-10-04T05:52:39Z">
              <w:r>
                <w:rPr>
                  <w:sz w:val="14"/>
                  <w:szCs w:val="14"/>
                </w:rPr>
                <w:t xml:space="preserve">119 ± 47</w:t>
              </w:r>
            </w:ins>
          </w:p>
        </w:tc>
        <w:tc>
          <w:tcPr>
            <w:tcW w:w="612" w:type="dxa"/>
          </w:tcPr>
          <w:p>
            <w:pPr>
              <w:spacing w:before="0" w:after="0"/>
              <w:rPr>
                <w:ins w:id="10440" w:author="Reviewer" w:date="2026-10-04T05:52:39Z"/>
                <w:sz w:val="14"/>
              </w:rPr>
            </w:pPr>
            <w:ins w:id="10219" w:author="Reviewer" w:date="2026-10-04T05:52:39Z">
              <w:r>
                <w:rPr>
                  <w:sz w:val="14"/>
                  <w:szCs w:val="14"/>
                </w:rPr>
                <w:t xml:space="preserve">0.236</w:t>
              </w:r>
            </w:ins>
          </w:p>
        </w:tc>
        <w:tc>
          <w:tcPr>
            <w:tcW w:w="612" w:type="dxa"/>
          </w:tcPr>
          <w:p>
            <w:pPr>
              <w:spacing w:before="0" w:after="0"/>
              <w:rPr>
                <w:ins w:id="10441" w:author="Reviewer" w:date="2026-10-04T05:52:39Z"/>
                <w:sz w:val="14"/>
              </w:rPr>
            </w:pPr>
            <w:ins w:id="10220" w:author="Reviewer" w:date="2026-10-04T05:52:39Z">
              <w:r>
                <w:rPr>
                  <w:sz w:val="14"/>
                  <w:szCs w:val="14"/>
                </w:rPr>
                <w:t xml:space="preserve">17</w:t>
              </w:r>
            </w:ins>
          </w:p>
        </w:tc>
        <w:tc>
          <w:tcPr>
            <w:tcW w:w="1430" w:type="dxa"/>
          </w:tcPr>
          <w:p>
            <w:pPr>
              <w:spacing w:before="0" w:after="0"/>
              <w:rPr>
                <w:ins w:id="10442" w:author="Reviewer" w:date="2026-10-04T05:52:39Z"/>
                <w:sz w:val="14"/>
              </w:rPr>
            </w:pPr>
            <w:ins w:id="10221" w:author="Reviewer" w:date="2026-10-04T05:52:39Z">
              <w:r>
                <w:rPr>
                  <w:sz w:val="14"/>
                  <w:szCs w:val="14"/>
                </w:rPr>
                <w:t xml:space="preserve">ref.</w:t>
              </w:r>
            </w:ins>
          </w:p>
        </w:tc>
      </w:tr>
      <w:tr>
        <w:trPr>
          <w:ins w:id="10443" w:author="Reviewer" w:date="2026-10-04T05:52:39Z"/>
        </w:trPr>
        <w:tc>
          <w:tcPr>
            <w:tcW w:w="612" w:type="dxa"/>
          </w:tcPr>
          <w:p>
            <w:pPr>
              <w:spacing w:before="0" w:after="0"/>
              <w:rPr>
                <w:ins w:id="10444" w:author="Reviewer" w:date="2026-10-04T05:52:39Z"/>
                <w:sz w:val="14"/>
              </w:rPr>
            </w:pPr>
            <w:ins w:id="10222" w:author="Reviewer" w:date="2026-10-04T05:52:39Z">
              <w:r>
                <w:rPr>
                  <w:sz w:val="14"/>
                  <w:szCs w:val="14"/>
                </w:rPr>
                <w:t xml:space="preserve">S6</w:t>
              </w:r>
            </w:ins>
          </w:p>
        </w:tc>
        <w:tc>
          <w:tcPr>
            <w:tcW w:w="612" w:type="dxa"/>
          </w:tcPr>
          <w:p>
            <w:pPr>
              <w:spacing w:before="0" w:after="0"/>
              <w:rPr>
                <w:ins w:id="10445" w:author="Reviewer" w:date="2026-10-04T05:52:39Z"/>
                <w:sz w:val="14"/>
              </w:rPr>
            </w:pPr>
            <w:ins w:id="10223" w:author="Reviewer" w:date="2026-10-04T05:52:39Z">
              <w:r>
                <w:rPr>
                  <w:sz w:val="14"/>
                  <w:szCs w:val="14"/>
                </w:rPr>
                <w:t xml:space="preserve">Evo</w:t>
              </w:r>
            </w:ins>
          </w:p>
        </w:tc>
        <w:tc>
          <w:tcPr>
            <w:tcW w:w="1122" w:type="dxa"/>
          </w:tcPr>
          <w:p>
            <w:pPr>
              <w:spacing w:before="0" w:after="0"/>
              <w:rPr>
                <w:ins w:id="10446" w:author="Reviewer" w:date="2026-10-04T05:52:39Z"/>
                <w:sz w:val="14"/>
              </w:rPr>
            </w:pPr>
            <w:ins w:id="10224" w:author="Reviewer" w:date="2026-10-04T05:52:39Z">
              <w:r>
                <w:rPr>
                  <w:sz w:val="14"/>
                  <w:szCs w:val="14"/>
                </w:rPr>
                <w:t xml:space="preserve">63 ± 36</w:t>
              </w:r>
            </w:ins>
          </w:p>
        </w:tc>
        <w:tc>
          <w:tcPr>
            <w:tcW w:w="612" w:type="dxa"/>
          </w:tcPr>
          <w:p>
            <w:pPr>
              <w:spacing w:before="0" w:after="0"/>
              <w:rPr>
                <w:ins w:id="10447" w:author="Reviewer" w:date="2026-10-04T05:52:39Z"/>
                <w:sz w:val="14"/>
              </w:rPr>
            </w:pPr>
            <w:ins w:id="10225" w:author="Reviewer" w:date="2026-10-04T05:52:39Z">
              <w:r>
                <w:rPr>
                  <w:sz w:val="14"/>
                  <w:szCs w:val="14"/>
                </w:rPr>
                <w:t xml:space="preserve">0.125</w:t>
              </w:r>
            </w:ins>
          </w:p>
        </w:tc>
        <w:tc>
          <w:tcPr>
            <w:tcW w:w="612" w:type="dxa"/>
          </w:tcPr>
          <w:p>
            <w:pPr>
              <w:spacing w:before="0" w:after="0"/>
              <w:rPr>
                <w:ins w:id="10448" w:author="Reviewer" w:date="2026-10-04T05:52:39Z"/>
                <w:sz w:val="14"/>
              </w:rPr>
            </w:pPr>
            <w:ins w:id="10226" w:author="Reviewer" w:date="2026-10-04T05:52:39Z">
              <w:r>
                <w:rPr>
                  <w:sz w:val="14"/>
                  <w:szCs w:val="14"/>
                </w:rPr>
                <w:t xml:space="preserve">50</w:t>
              </w:r>
            </w:ins>
          </w:p>
        </w:tc>
        <w:tc>
          <w:tcPr>
            <w:tcW w:w="1430" w:type="dxa"/>
          </w:tcPr>
          <w:p>
            <w:pPr>
              <w:spacing w:before="0" w:after="0"/>
              <w:rPr>
                <w:ins w:id="10449" w:author="Reviewer" w:date="2026-10-04T05:52:39Z"/>
                <w:sz w:val="14"/>
              </w:rPr>
            </w:pPr>
            <w:ins w:id="10227" w:author="Reviewer" w:date="2026-10-04T05:52:39Z">
              <w:r>
                <w:rPr>
                  <w:sz w:val="14"/>
                  <w:szCs w:val="14"/>
                </w:rPr>
                <w:t xml:space="preserve">-55 ± 36</w:t>
              </w:r>
            </w:ins>
          </w:p>
        </w:tc>
      </w:tr>
      <w:tr>
        <w:trPr>
          <w:ins w:id="10450" w:author="Reviewer" w:date="2026-10-04T05:52:39Z"/>
        </w:trPr>
        <w:tc>
          <w:tcPr>
            <w:tcW w:w="612" w:type="dxa"/>
          </w:tcPr>
          <w:p>
            <w:pPr>
              <w:spacing w:before="0" w:after="0"/>
              <w:rPr>
                <w:ins w:id="10451" w:author="Reviewer" w:date="2026-10-04T05:52:39Z"/>
                <w:sz w:val="14"/>
              </w:rPr>
            </w:pPr>
            <w:ins w:id="10228" w:author="Reviewer" w:date="2026-10-04T05:52:39Z">
              <w:r>
                <w:rPr>
                  <w:sz w:val="14"/>
                  <w:szCs w:val="14"/>
                </w:rPr>
                <w:t xml:space="preserve">S6</w:t>
              </w:r>
            </w:ins>
          </w:p>
        </w:tc>
        <w:tc>
          <w:tcPr>
            <w:tcW w:w="612" w:type="dxa"/>
          </w:tcPr>
          <w:p>
            <w:pPr>
              <w:spacing w:before="0" w:after="0"/>
              <w:rPr>
                <w:ins w:id="10452" w:author="Reviewer" w:date="2026-10-04T05:52:39Z"/>
                <w:sz w:val="14"/>
              </w:rPr>
            </w:pPr>
            <w:ins w:id="10229" w:author="Reviewer" w:date="2026-10-04T05:52:39Z">
              <w:r>
                <w:rPr>
                  <w:sz w:val="14"/>
                  <w:szCs w:val="14"/>
                </w:rPr>
                <w:t xml:space="preserve">Random</w:t>
              </w:r>
            </w:ins>
          </w:p>
        </w:tc>
        <w:tc>
          <w:tcPr>
            <w:tcW w:w="1122" w:type="dxa"/>
          </w:tcPr>
          <w:p>
            <w:pPr>
              <w:spacing w:before="0" w:after="0"/>
              <w:rPr>
                <w:ins w:id="10453" w:author="Reviewer" w:date="2026-10-04T05:52:39Z"/>
                <w:sz w:val="14"/>
              </w:rPr>
            </w:pPr>
            <w:ins w:id="10230" w:author="Reviewer" w:date="2026-10-04T05:52:39Z">
              <w:r>
                <w:rPr>
                  <w:sz w:val="14"/>
                  <w:szCs w:val="14"/>
                </w:rPr>
                <w:t xml:space="preserve">89 ± 51</w:t>
              </w:r>
            </w:ins>
          </w:p>
        </w:tc>
        <w:tc>
          <w:tcPr>
            <w:tcW w:w="612" w:type="dxa"/>
          </w:tcPr>
          <w:p>
            <w:pPr>
              <w:spacing w:before="0" w:after="0"/>
              <w:rPr>
                <w:ins w:id="10454" w:author="Reviewer" w:date="2026-10-04T05:52:39Z"/>
                <w:sz w:val="14"/>
              </w:rPr>
            </w:pPr>
            <w:ins w:id="10231" w:author="Reviewer" w:date="2026-10-04T05:52:39Z">
              <w:r>
                <w:rPr>
                  <w:sz w:val="14"/>
                  <w:szCs w:val="14"/>
                </w:rPr>
                <w:t xml:space="preserve">0.183</w:t>
              </w:r>
            </w:ins>
          </w:p>
        </w:tc>
        <w:tc>
          <w:tcPr>
            <w:tcW w:w="612" w:type="dxa"/>
          </w:tcPr>
          <w:p>
            <w:pPr>
              <w:spacing w:before="0" w:after="0"/>
              <w:rPr>
                <w:ins w:id="10455" w:author="Reviewer" w:date="2026-10-04T05:52:39Z"/>
                <w:sz w:val="14"/>
              </w:rPr>
            </w:pPr>
            <w:ins w:id="10232" w:author="Reviewer" w:date="2026-10-04T05:52:39Z">
              <w:r>
                <w:rPr>
                  <w:sz w:val="14"/>
                  <w:szCs w:val="14"/>
                </w:rPr>
                <w:t xml:space="preserve">58</w:t>
              </w:r>
            </w:ins>
          </w:p>
        </w:tc>
        <w:tc>
          <w:tcPr>
            <w:tcW w:w="1430" w:type="dxa"/>
          </w:tcPr>
          <w:p>
            <w:pPr>
              <w:spacing w:before="0" w:after="0"/>
              <w:rPr>
                <w:ins w:id="10456" w:author="Reviewer" w:date="2026-10-04T05:52:39Z"/>
                <w:sz w:val="14"/>
              </w:rPr>
            </w:pPr>
            <w:ins w:id="10233" w:author="Reviewer" w:date="2026-10-04T05:52:39Z">
              <w:r>
                <w:rPr>
                  <w:sz w:val="14"/>
                  <w:szCs w:val="14"/>
                </w:rPr>
                <w:t xml:space="preserve">-30 ± 35</w:t>
              </w:r>
            </w:ins>
          </w:p>
        </w:tc>
      </w:tr>
      <w:tr>
        <w:trPr>
          <w:ins w:id="10457" w:author="Reviewer" w:date="2026-10-04T05:52:39Z"/>
        </w:trPr>
        <w:tc>
          <w:tcPr>
            <w:tcW w:w="612" w:type="dxa"/>
          </w:tcPr>
          <w:p>
            <w:pPr>
              <w:spacing w:before="0" w:after="0"/>
              <w:rPr>
                <w:ins w:id="10458" w:author="Reviewer" w:date="2026-10-04T05:52:39Z"/>
                <w:sz w:val="14"/>
              </w:rPr>
            </w:pPr>
            <w:ins w:id="10234" w:author="Reviewer" w:date="2026-10-04T05:52:39Z">
              <w:r>
                <w:rPr>
                  <w:sz w:val="14"/>
                  <w:szCs w:val="14"/>
                </w:rPr>
                <w:t xml:space="preserve">S7</w:t>
              </w:r>
            </w:ins>
          </w:p>
        </w:tc>
        <w:tc>
          <w:tcPr>
            <w:tcW w:w="612" w:type="dxa"/>
          </w:tcPr>
          <w:p>
            <w:pPr>
              <w:spacing w:before="0" w:after="0"/>
              <w:rPr>
                <w:ins w:id="10459" w:author="Reviewer" w:date="2026-10-04T05:52:39Z"/>
                <w:sz w:val="14"/>
              </w:rPr>
            </w:pPr>
            <w:ins w:id="10235" w:author="Reviewer" w:date="2026-10-04T05:52:39Z">
              <w:r>
                <w:rPr>
                  <w:sz w:val="14"/>
                  <w:szCs w:val="14"/>
                </w:rPr>
                <w:t xml:space="preserve">T0</w:t>
              </w:r>
            </w:ins>
          </w:p>
        </w:tc>
        <w:tc>
          <w:tcPr>
            <w:tcW w:w="1122" w:type="dxa"/>
          </w:tcPr>
          <w:p>
            <w:pPr>
              <w:spacing w:before="0" w:after="0"/>
              <w:rPr>
                <w:ins w:id="10460" w:author="Reviewer" w:date="2026-10-04T05:52:39Z"/>
                <w:sz w:val="14"/>
              </w:rPr>
            </w:pPr>
            <w:ins w:id="10236" w:author="Reviewer" w:date="2026-10-04T05:52:39Z">
              <w:r>
                <w:rPr>
                  <w:sz w:val="14"/>
                  <w:szCs w:val="14"/>
                </w:rPr>
                <w:t xml:space="preserve">188 ± 6</w:t>
              </w:r>
            </w:ins>
          </w:p>
        </w:tc>
        <w:tc>
          <w:tcPr>
            <w:tcW w:w="612" w:type="dxa"/>
          </w:tcPr>
          <w:p>
            <w:pPr>
              <w:spacing w:before="0" w:after="0"/>
              <w:rPr>
                <w:ins w:id="10461" w:author="Reviewer" w:date="2026-10-04T05:52:39Z"/>
                <w:sz w:val="14"/>
              </w:rPr>
            </w:pPr>
            <w:ins w:id="10237" w:author="Reviewer" w:date="2026-10-04T05:52:39Z">
              <w:r>
                <w:rPr>
                  <w:sz w:val="14"/>
                  <w:szCs w:val="14"/>
                </w:rPr>
                <w:t xml:space="preserve">0.619</w:t>
              </w:r>
            </w:ins>
          </w:p>
        </w:tc>
        <w:tc>
          <w:tcPr>
            <w:tcW w:w="612" w:type="dxa"/>
          </w:tcPr>
          <w:p>
            <w:pPr>
              <w:spacing w:before="0" w:after="0"/>
              <w:rPr>
                <w:ins w:id="10462" w:author="Reviewer" w:date="2026-10-04T05:52:39Z"/>
                <w:sz w:val="14"/>
              </w:rPr>
            </w:pPr>
            <w:ins w:id="10238" w:author="Reviewer" w:date="2026-10-04T05:52:39Z">
              <w:r>
                <w:rPr>
                  <w:sz w:val="14"/>
                  <w:szCs w:val="14"/>
                </w:rPr>
                <w:t xml:space="preserve">0</w:t>
              </w:r>
            </w:ins>
          </w:p>
        </w:tc>
        <w:tc>
          <w:tcPr>
            <w:tcW w:w="1430" w:type="dxa"/>
          </w:tcPr>
          <w:p>
            <w:pPr>
              <w:spacing w:before="0" w:after="0"/>
              <w:rPr>
                <w:ins w:id="10463" w:author="Reviewer" w:date="2026-10-04T05:52:39Z"/>
                <w:sz w:val="14"/>
              </w:rPr>
            </w:pPr>
            <w:ins w:id="10239" w:author="Reviewer" w:date="2026-10-04T05:52:39Z">
              <w:r>
                <w:rPr>
                  <w:sz w:val="14"/>
                  <w:szCs w:val="14"/>
                </w:rPr>
                <w:t xml:space="preserve">+116 ± 13</w:t>
              </w:r>
            </w:ins>
          </w:p>
        </w:tc>
      </w:tr>
      <w:tr>
        <w:trPr>
          <w:ins w:id="10464" w:author="Reviewer" w:date="2026-10-04T05:52:39Z"/>
        </w:trPr>
        <w:tc>
          <w:tcPr>
            <w:tcW w:w="612" w:type="dxa"/>
          </w:tcPr>
          <w:p>
            <w:pPr>
              <w:spacing w:before="0" w:after="0"/>
              <w:rPr>
                <w:ins w:id="10465" w:author="Reviewer" w:date="2026-10-04T05:52:39Z"/>
                <w:sz w:val="14"/>
              </w:rPr>
            </w:pPr>
            <w:ins w:id="10240" w:author="Reviewer" w:date="2026-10-04T05:52:39Z">
              <w:r>
                <w:rPr>
                  <w:sz w:val="14"/>
                  <w:szCs w:val="14"/>
                </w:rPr>
                <w:t xml:space="preserve">S7</w:t>
              </w:r>
            </w:ins>
          </w:p>
        </w:tc>
        <w:tc>
          <w:tcPr>
            <w:tcW w:w="612" w:type="dxa"/>
          </w:tcPr>
          <w:p>
            <w:pPr>
              <w:spacing w:before="0" w:after="0"/>
              <w:rPr>
                <w:ins w:id="10466" w:author="Reviewer" w:date="2026-10-04T05:52:39Z"/>
                <w:sz w:val="14"/>
              </w:rPr>
            </w:pPr>
            <w:ins w:id="10241" w:author="Reviewer" w:date="2026-10-04T05:52:39Z">
              <w:r>
                <w:rPr>
                  <w:sz w:val="14"/>
                  <w:szCs w:val="14"/>
                </w:rPr>
                <w:t xml:space="preserve">F5Ev</w:t>
              </w:r>
            </w:ins>
          </w:p>
        </w:tc>
        <w:tc>
          <w:tcPr>
            <w:tcW w:w="1122" w:type="dxa"/>
          </w:tcPr>
          <w:p>
            <w:pPr>
              <w:spacing w:before="0" w:after="0"/>
              <w:rPr>
                <w:ins w:id="10467" w:author="Reviewer" w:date="2026-10-04T05:52:39Z"/>
                <w:sz w:val="14"/>
              </w:rPr>
            </w:pPr>
            <w:ins w:id="10242" w:author="Reviewer" w:date="2026-10-04T05:52:39Z">
              <w:r>
                <w:rPr>
                  <w:sz w:val="14"/>
                  <w:szCs w:val="14"/>
                </w:rPr>
                <w:t xml:space="preserve">72 ± 13</w:t>
              </w:r>
            </w:ins>
          </w:p>
        </w:tc>
        <w:tc>
          <w:tcPr>
            <w:tcW w:w="612" w:type="dxa"/>
          </w:tcPr>
          <w:p>
            <w:pPr>
              <w:spacing w:before="0" w:after="0"/>
              <w:rPr>
                <w:ins w:id="10468" w:author="Reviewer" w:date="2026-10-04T05:52:39Z"/>
                <w:sz w:val="14"/>
              </w:rPr>
            </w:pPr>
            <w:ins w:id="10243" w:author="Reviewer" w:date="2026-10-04T05:52:39Z">
              <w:r>
                <w:rPr>
                  <w:sz w:val="14"/>
                  <w:szCs w:val="14"/>
                </w:rPr>
                <w:t xml:space="preserve">0.203</w:t>
              </w:r>
            </w:ins>
          </w:p>
        </w:tc>
        <w:tc>
          <w:tcPr>
            <w:tcW w:w="612" w:type="dxa"/>
          </w:tcPr>
          <w:p>
            <w:pPr>
              <w:spacing w:before="0" w:after="0"/>
              <w:rPr>
                <w:ins w:id="10469" w:author="Reviewer" w:date="2026-10-04T05:52:39Z"/>
                <w:sz w:val="14"/>
              </w:rPr>
            </w:pPr>
            <w:ins w:id="10244" w:author="Reviewer" w:date="2026-10-04T05:52:39Z">
              <w:r>
                <w:rPr>
                  <w:sz w:val="14"/>
                  <w:szCs w:val="14"/>
                </w:rPr>
                <w:t xml:space="preserve">0</w:t>
              </w:r>
            </w:ins>
          </w:p>
        </w:tc>
        <w:tc>
          <w:tcPr>
            <w:tcW w:w="1430" w:type="dxa"/>
          </w:tcPr>
          <w:p>
            <w:pPr>
              <w:spacing w:before="0" w:after="0"/>
              <w:rPr>
                <w:ins w:id="10470" w:author="Reviewer" w:date="2026-10-04T05:52:39Z"/>
                <w:sz w:val="14"/>
              </w:rPr>
            </w:pPr>
            <w:ins w:id="10245" w:author="Reviewer" w:date="2026-10-04T05:52:39Z">
              <w:r>
                <w:rPr>
                  <w:sz w:val="14"/>
                  <w:szCs w:val="14"/>
                </w:rPr>
                <w:t xml:space="preserve">ref.</w:t>
              </w:r>
            </w:ins>
          </w:p>
        </w:tc>
      </w:tr>
      <w:tr>
        <w:trPr>
          <w:ins w:id="10471" w:author="Reviewer" w:date="2026-10-04T05:52:39Z"/>
        </w:trPr>
        <w:tc>
          <w:tcPr>
            <w:tcW w:w="612" w:type="dxa"/>
          </w:tcPr>
          <w:p>
            <w:pPr>
              <w:spacing w:before="0" w:after="0"/>
              <w:rPr>
                <w:ins w:id="10472" w:author="Reviewer" w:date="2026-10-04T05:52:39Z"/>
                <w:sz w:val="14"/>
              </w:rPr>
            </w:pPr>
            <w:ins w:id="10246" w:author="Reviewer" w:date="2026-10-04T05:52:39Z">
              <w:r>
                <w:rPr>
                  <w:sz w:val="14"/>
                  <w:szCs w:val="14"/>
                </w:rPr>
                <w:t xml:space="preserve">S7</w:t>
              </w:r>
            </w:ins>
          </w:p>
        </w:tc>
        <w:tc>
          <w:tcPr>
            <w:tcW w:w="612" w:type="dxa"/>
          </w:tcPr>
          <w:p>
            <w:pPr>
              <w:spacing w:before="0" w:after="0"/>
              <w:rPr>
                <w:ins w:id="10473" w:author="Reviewer" w:date="2026-10-04T05:52:39Z"/>
                <w:sz w:val="14"/>
              </w:rPr>
            </w:pPr>
            <w:ins w:id="10247" w:author="Reviewer" w:date="2026-10-04T05:52:39Z">
              <w:r>
                <w:rPr>
                  <w:sz w:val="14"/>
                  <w:szCs w:val="14"/>
                </w:rPr>
                <w:t xml:space="preserve">Evo</w:t>
              </w:r>
            </w:ins>
          </w:p>
        </w:tc>
        <w:tc>
          <w:tcPr>
            <w:tcW w:w="1122" w:type="dxa"/>
          </w:tcPr>
          <w:p>
            <w:pPr>
              <w:spacing w:before="0" w:after="0"/>
              <w:rPr>
                <w:ins w:id="10474" w:author="Reviewer" w:date="2026-10-04T05:52:39Z"/>
                <w:sz w:val="14"/>
              </w:rPr>
            </w:pPr>
            <w:ins w:id="10248" w:author="Reviewer" w:date="2026-10-04T05:52:39Z">
              <w:r>
                <w:rPr>
                  <w:sz w:val="14"/>
                  <w:szCs w:val="14"/>
                </w:rPr>
                <w:t xml:space="preserve">42 ± 14</w:t>
              </w:r>
            </w:ins>
          </w:p>
        </w:tc>
        <w:tc>
          <w:tcPr>
            <w:tcW w:w="612" w:type="dxa"/>
          </w:tcPr>
          <w:p>
            <w:pPr>
              <w:spacing w:before="0" w:after="0"/>
              <w:rPr>
                <w:ins w:id="10475" w:author="Reviewer" w:date="2026-10-04T05:52:39Z"/>
                <w:sz w:val="14"/>
              </w:rPr>
            </w:pPr>
            <w:ins w:id="10249" w:author="Reviewer" w:date="2026-10-04T05:52:39Z">
              <w:r>
                <w:rPr>
                  <w:sz w:val="14"/>
                  <w:szCs w:val="14"/>
                </w:rPr>
                <w:t xml:space="preserve">0.124</w:t>
              </w:r>
            </w:ins>
          </w:p>
        </w:tc>
        <w:tc>
          <w:tcPr>
            <w:tcW w:w="612" w:type="dxa"/>
          </w:tcPr>
          <w:p>
            <w:pPr>
              <w:spacing w:before="0" w:after="0"/>
              <w:rPr>
                <w:ins w:id="10476" w:author="Reviewer" w:date="2026-10-04T05:52:39Z"/>
                <w:sz w:val="14"/>
              </w:rPr>
            </w:pPr>
            <w:ins w:id="10250" w:author="Reviewer" w:date="2026-10-04T05:52:39Z">
              <w:r>
                <w:rPr>
                  <w:sz w:val="14"/>
                  <w:szCs w:val="14"/>
                </w:rPr>
                <w:t xml:space="preserve">17</w:t>
              </w:r>
            </w:ins>
          </w:p>
        </w:tc>
        <w:tc>
          <w:tcPr>
            <w:tcW w:w="1430" w:type="dxa"/>
          </w:tcPr>
          <w:p>
            <w:pPr>
              <w:spacing w:before="0" w:after="0"/>
              <w:rPr>
                <w:ins w:id="10477" w:author="Reviewer" w:date="2026-10-04T05:52:39Z"/>
                <w:sz w:val="14"/>
              </w:rPr>
            </w:pPr>
            <w:ins w:id="10251" w:author="Reviewer" w:date="2026-10-04T05:52:39Z">
              <w:r>
                <w:rPr>
                  <w:sz w:val="14"/>
                  <w:szCs w:val="14"/>
                </w:rPr>
                <w:t xml:space="preserve">-29 ± 11</w:t>
              </w:r>
            </w:ins>
          </w:p>
        </w:tc>
      </w:tr>
      <w:tr>
        <w:trPr>
          <w:ins w:id="10478" w:author="Reviewer" w:date="2026-10-04T05:52:39Z"/>
        </w:trPr>
        <w:tc>
          <w:tcPr>
            <w:tcW w:w="612" w:type="dxa"/>
          </w:tcPr>
          <w:p>
            <w:pPr>
              <w:spacing w:before="0" w:after="0"/>
              <w:rPr>
                <w:ins w:id="10479" w:author="Reviewer" w:date="2026-10-04T05:52:39Z"/>
                <w:sz w:val="14"/>
              </w:rPr>
            </w:pPr>
            <w:ins w:id="10252" w:author="Reviewer" w:date="2026-10-04T05:52:39Z">
              <w:r>
                <w:rPr>
                  <w:sz w:val="14"/>
                  <w:szCs w:val="14"/>
                </w:rPr>
                <w:t xml:space="preserve">S7</w:t>
              </w:r>
            </w:ins>
          </w:p>
        </w:tc>
        <w:tc>
          <w:tcPr>
            <w:tcW w:w="612" w:type="dxa"/>
          </w:tcPr>
          <w:p>
            <w:pPr>
              <w:spacing w:before="0" w:after="0"/>
              <w:rPr>
                <w:ins w:id="10480" w:author="Reviewer" w:date="2026-10-04T05:52:39Z"/>
                <w:sz w:val="14"/>
              </w:rPr>
            </w:pPr>
            <w:ins w:id="10253" w:author="Reviewer" w:date="2026-10-04T05:52:39Z">
              <w:r>
                <w:rPr>
                  <w:sz w:val="14"/>
                  <w:szCs w:val="14"/>
                </w:rPr>
                <w:t xml:space="preserve">Random</w:t>
              </w:r>
            </w:ins>
          </w:p>
        </w:tc>
        <w:tc>
          <w:tcPr>
            <w:tcW w:w="1122" w:type="dxa"/>
          </w:tcPr>
          <w:p>
            <w:pPr>
              <w:spacing w:before="0" w:after="0"/>
              <w:rPr>
                <w:ins w:id="10481" w:author="Reviewer" w:date="2026-10-04T05:52:39Z"/>
                <w:sz w:val="14"/>
              </w:rPr>
            </w:pPr>
            <w:ins w:id="10254" w:author="Reviewer" w:date="2026-10-04T05:52:39Z">
              <w:r>
                <w:rPr>
                  <w:sz w:val="14"/>
                  <w:szCs w:val="14"/>
                </w:rPr>
                <w:t xml:space="preserve">52 ± 20</w:t>
              </w:r>
            </w:ins>
          </w:p>
        </w:tc>
        <w:tc>
          <w:tcPr>
            <w:tcW w:w="612" w:type="dxa"/>
          </w:tcPr>
          <w:p>
            <w:pPr>
              <w:spacing w:before="0" w:after="0"/>
              <w:rPr>
                <w:ins w:id="10482" w:author="Reviewer" w:date="2026-10-04T05:52:39Z"/>
                <w:sz w:val="14"/>
              </w:rPr>
            </w:pPr>
            <w:ins w:id="10255" w:author="Reviewer" w:date="2026-10-04T05:52:39Z">
              <w:r>
                <w:rPr>
                  <w:sz w:val="14"/>
                  <w:szCs w:val="14"/>
                </w:rPr>
                <w:t xml:space="preserve">0.157</w:t>
              </w:r>
            </w:ins>
          </w:p>
        </w:tc>
        <w:tc>
          <w:tcPr>
            <w:tcW w:w="612" w:type="dxa"/>
          </w:tcPr>
          <w:p>
            <w:pPr>
              <w:spacing w:before="0" w:after="0"/>
              <w:rPr>
                <w:ins w:id="10483" w:author="Reviewer" w:date="2026-10-04T05:52:39Z"/>
                <w:sz w:val="14"/>
              </w:rPr>
            </w:pPr>
            <w:ins w:id="10256" w:author="Reviewer" w:date="2026-10-04T05:52:39Z">
              <w:r>
                <w:rPr>
                  <w:sz w:val="14"/>
                  <w:szCs w:val="14"/>
                </w:rPr>
                <w:t xml:space="preserve">33</w:t>
              </w:r>
            </w:ins>
          </w:p>
        </w:tc>
        <w:tc>
          <w:tcPr>
            <w:tcW w:w="1430" w:type="dxa"/>
          </w:tcPr>
          <w:p>
            <w:pPr>
              <w:spacing w:before="0" w:after="0"/>
              <w:rPr>
                <w:ins w:id="10484" w:author="Reviewer" w:date="2026-10-04T05:52:39Z"/>
                <w:sz w:val="14"/>
              </w:rPr>
            </w:pPr>
            <w:ins w:id="10257" w:author="Reviewer" w:date="2026-10-04T05:52:39Z">
              <w:r>
                <w:rPr>
                  <w:sz w:val="14"/>
                  <w:szCs w:val="14"/>
                </w:rPr>
                <w:t xml:space="preserve">-20 ± 11</w:t>
              </w:r>
            </w:ins>
          </w:p>
        </w:tc>
      </w:tr>
      <w:tr>
        <w:trPr>
          <w:ins w:id="10485" w:author="Reviewer" w:date="2026-10-04T05:52:39Z"/>
        </w:trPr>
        <w:tc>
          <w:tcPr>
            <w:tcW w:w="612" w:type="dxa"/>
          </w:tcPr>
          <w:p>
            <w:pPr>
              <w:spacing w:before="0" w:after="0"/>
              <w:rPr>
                <w:ins w:id="10486" w:author="Reviewer" w:date="2026-10-04T05:52:39Z"/>
                <w:sz w:val="14"/>
              </w:rPr>
            </w:pPr>
            <w:ins w:id="10258" w:author="Reviewer" w:date="2026-10-04T05:52:39Z">
              <w:r>
                <w:rPr>
                  <w:sz w:val="14"/>
                  <w:szCs w:val="14"/>
                </w:rPr>
                <w:t xml:space="preserve">S8</w:t>
              </w:r>
            </w:ins>
          </w:p>
        </w:tc>
        <w:tc>
          <w:tcPr>
            <w:tcW w:w="612" w:type="dxa"/>
          </w:tcPr>
          <w:p>
            <w:pPr>
              <w:spacing w:before="0" w:after="0"/>
              <w:rPr>
                <w:ins w:id="10487" w:author="Reviewer" w:date="2026-10-04T05:52:39Z"/>
                <w:sz w:val="14"/>
              </w:rPr>
            </w:pPr>
            <w:ins w:id="10259" w:author="Reviewer" w:date="2026-10-04T05:52:39Z">
              <w:r>
                <w:rPr>
                  <w:sz w:val="14"/>
                  <w:szCs w:val="14"/>
                </w:rPr>
                <w:t xml:space="preserve">T0</w:t>
              </w:r>
            </w:ins>
          </w:p>
        </w:tc>
        <w:tc>
          <w:tcPr>
            <w:tcW w:w="1122" w:type="dxa"/>
          </w:tcPr>
          <w:p>
            <w:pPr>
              <w:spacing w:before="0" w:after="0"/>
              <w:rPr>
                <w:ins w:id="10488" w:author="Reviewer" w:date="2026-10-04T05:52:39Z"/>
                <w:sz w:val="14"/>
              </w:rPr>
            </w:pPr>
            <w:ins w:id="10260" w:author="Reviewer" w:date="2026-10-04T05:52:39Z">
              <w:r>
                <w:rPr>
                  <w:sz w:val="14"/>
                  <w:szCs w:val="14"/>
                </w:rPr>
                <w:t xml:space="preserve">249 ± 17</w:t>
              </w:r>
            </w:ins>
          </w:p>
        </w:tc>
        <w:tc>
          <w:tcPr>
            <w:tcW w:w="612" w:type="dxa"/>
          </w:tcPr>
          <w:p>
            <w:pPr>
              <w:spacing w:before="0" w:after="0"/>
              <w:rPr>
                <w:ins w:id="10489" w:author="Reviewer" w:date="2026-10-04T05:52:39Z"/>
                <w:sz w:val="14"/>
              </w:rPr>
            </w:pPr>
            <w:ins w:id="10261" w:author="Reviewer" w:date="2026-10-04T05:52:39Z">
              <w:r>
                <w:rPr>
                  <w:sz w:val="14"/>
                  <w:szCs w:val="14"/>
                </w:rPr>
                <w:t xml:space="preserve">0.584</w:t>
              </w:r>
            </w:ins>
          </w:p>
        </w:tc>
        <w:tc>
          <w:tcPr>
            <w:tcW w:w="612" w:type="dxa"/>
          </w:tcPr>
          <w:p>
            <w:pPr>
              <w:spacing w:before="0" w:after="0"/>
              <w:rPr>
                <w:ins w:id="10490" w:author="Reviewer" w:date="2026-10-04T05:52:39Z"/>
                <w:sz w:val="14"/>
              </w:rPr>
            </w:pPr>
            <w:ins w:id="10262" w:author="Reviewer" w:date="2026-10-04T05:52:39Z">
              <w:r>
                <w:rPr>
                  <w:sz w:val="14"/>
                  <w:szCs w:val="14"/>
                </w:rPr>
                <w:t xml:space="preserve">0</w:t>
              </w:r>
            </w:ins>
          </w:p>
        </w:tc>
        <w:tc>
          <w:tcPr>
            <w:tcW w:w="1430" w:type="dxa"/>
          </w:tcPr>
          <w:p>
            <w:pPr>
              <w:spacing w:before="0" w:after="0"/>
              <w:rPr>
                <w:ins w:id="10491" w:author="Reviewer" w:date="2026-10-04T05:52:39Z"/>
                <w:sz w:val="14"/>
              </w:rPr>
            </w:pPr>
            <w:ins w:id="10263" w:author="Reviewer" w:date="2026-10-04T05:52:39Z">
              <w:r>
                <w:rPr>
                  <w:sz w:val="14"/>
                  <w:szCs w:val="14"/>
                </w:rPr>
                <w:t xml:space="preserve">+163 ± 32</w:t>
              </w:r>
            </w:ins>
          </w:p>
        </w:tc>
      </w:tr>
      <w:tr>
        <w:trPr>
          <w:ins w:id="10492" w:author="Reviewer" w:date="2026-10-04T05:52:39Z"/>
        </w:trPr>
        <w:tc>
          <w:tcPr>
            <w:tcW w:w="612" w:type="dxa"/>
          </w:tcPr>
          <w:p>
            <w:pPr>
              <w:spacing w:before="0" w:after="0"/>
              <w:rPr>
                <w:ins w:id="10493" w:author="Reviewer" w:date="2026-10-04T05:52:39Z"/>
                <w:sz w:val="14"/>
              </w:rPr>
            </w:pPr>
            <w:ins w:id="10264" w:author="Reviewer" w:date="2026-10-04T05:52:39Z">
              <w:r>
                <w:rPr>
                  <w:sz w:val="14"/>
                  <w:szCs w:val="14"/>
                </w:rPr>
                <w:t xml:space="preserve">S8</w:t>
              </w:r>
            </w:ins>
          </w:p>
        </w:tc>
        <w:tc>
          <w:tcPr>
            <w:tcW w:w="612" w:type="dxa"/>
          </w:tcPr>
          <w:p>
            <w:pPr>
              <w:spacing w:before="0" w:after="0"/>
              <w:rPr>
                <w:ins w:id="10494" w:author="Reviewer" w:date="2026-10-04T05:52:39Z"/>
                <w:sz w:val="14"/>
              </w:rPr>
            </w:pPr>
            <w:ins w:id="10265" w:author="Reviewer" w:date="2026-10-04T05:52:39Z">
              <w:r>
                <w:rPr>
                  <w:sz w:val="14"/>
                  <w:szCs w:val="14"/>
                </w:rPr>
                <w:t xml:space="preserve">F5Ev</w:t>
              </w:r>
            </w:ins>
          </w:p>
        </w:tc>
        <w:tc>
          <w:tcPr>
            <w:tcW w:w="1122" w:type="dxa"/>
          </w:tcPr>
          <w:p>
            <w:pPr>
              <w:spacing w:before="0" w:after="0"/>
              <w:rPr>
                <w:ins w:id="10495" w:author="Reviewer" w:date="2026-10-04T05:52:39Z"/>
                <w:sz w:val="14"/>
              </w:rPr>
            </w:pPr>
            <w:ins w:id="10266" w:author="Reviewer" w:date="2026-10-04T05:52:39Z">
              <w:r>
                <w:rPr>
                  <w:sz w:val="14"/>
                  <w:szCs w:val="14"/>
                </w:rPr>
                <w:t xml:space="preserve">86 ± 28</w:t>
              </w:r>
            </w:ins>
          </w:p>
        </w:tc>
        <w:tc>
          <w:tcPr>
            <w:tcW w:w="612" w:type="dxa"/>
          </w:tcPr>
          <w:p>
            <w:pPr>
              <w:spacing w:before="0" w:after="0"/>
              <w:rPr>
                <w:ins w:id="10496" w:author="Reviewer" w:date="2026-10-04T05:52:39Z"/>
                <w:sz w:val="14"/>
              </w:rPr>
            </w:pPr>
            <w:ins w:id="10267" w:author="Reviewer" w:date="2026-10-04T05:52:39Z">
              <w:r>
                <w:rPr>
                  <w:sz w:val="14"/>
                  <w:szCs w:val="14"/>
                </w:rPr>
                <w:t xml:space="preserve">0.160</w:t>
              </w:r>
            </w:ins>
          </w:p>
        </w:tc>
        <w:tc>
          <w:tcPr>
            <w:tcW w:w="612" w:type="dxa"/>
          </w:tcPr>
          <w:p>
            <w:pPr>
              <w:spacing w:before="0" w:after="0"/>
              <w:rPr>
                <w:ins w:id="10497" w:author="Reviewer" w:date="2026-10-04T05:52:39Z"/>
                <w:sz w:val="14"/>
              </w:rPr>
            </w:pPr>
            <w:ins w:id="10268" w:author="Reviewer" w:date="2026-10-04T05:52:39Z">
              <w:r>
                <w:rPr>
                  <w:sz w:val="14"/>
                  <w:szCs w:val="14"/>
                </w:rPr>
                <w:t xml:space="preserve">100</w:t>
              </w:r>
            </w:ins>
          </w:p>
        </w:tc>
        <w:tc>
          <w:tcPr>
            <w:tcW w:w="1430" w:type="dxa"/>
          </w:tcPr>
          <w:p>
            <w:pPr>
              <w:spacing w:before="0" w:after="0"/>
              <w:rPr>
                <w:ins w:id="10498" w:author="Reviewer" w:date="2026-10-04T05:52:39Z"/>
                <w:sz w:val="14"/>
              </w:rPr>
            </w:pPr>
            <w:ins w:id="10269" w:author="Reviewer" w:date="2026-10-04T05:52:39Z">
              <w:r>
                <w:rPr>
                  <w:sz w:val="14"/>
                  <w:szCs w:val="14"/>
                </w:rPr>
                <w:t xml:space="preserve">ref.</w:t>
              </w:r>
            </w:ins>
          </w:p>
        </w:tc>
      </w:tr>
      <w:tr>
        <w:trPr>
          <w:ins w:id="10499" w:author="Reviewer" w:date="2026-10-04T05:52:39Z"/>
        </w:trPr>
        <w:tc>
          <w:tcPr>
            <w:tcW w:w="612" w:type="dxa"/>
          </w:tcPr>
          <w:p>
            <w:pPr>
              <w:spacing w:before="0" w:after="0"/>
              <w:rPr>
                <w:ins w:id="10500" w:author="Reviewer" w:date="2026-10-04T05:52:39Z"/>
                <w:sz w:val="14"/>
              </w:rPr>
            </w:pPr>
            <w:ins w:id="10270" w:author="Reviewer" w:date="2026-10-04T05:52:39Z">
              <w:r>
                <w:rPr>
                  <w:sz w:val="14"/>
                  <w:szCs w:val="14"/>
                </w:rPr>
                <w:t xml:space="preserve">S8</w:t>
              </w:r>
            </w:ins>
          </w:p>
        </w:tc>
        <w:tc>
          <w:tcPr>
            <w:tcW w:w="612" w:type="dxa"/>
          </w:tcPr>
          <w:p>
            <w:pPr>
              <w:spacing w:before="0" w:after="0"/>
              <w:rPr>
                <w:ins w:id="10501" w:author="Reviewer" w:date="2026-10-04T05:52:39Z"/>
                <w:sz w:val="14"/>
              </w:rPr>
            </w:pPr>
            <w:ins w:id="10271" w:author="Reviewer" w:date="2026-10-04T05:52:39Z">
              <w:r>
                <w:rPr>
                  <w:sz w:val="14"/>
                  <w:szCs w:val="14"/>
                </w:rPr>
                <w:t xml:space="preserve">Evo</w:t>
              </w:r>
            </w:ins>
          </w:p>
        </w:tc>
        <w:tc>
          <w:tcPr>
            <w:tcW w:w="1122" w:type="dxa"/>
          </w:tcPr>
          <w:p>
            <w:pPr>
              <w:spacing w:before="0" w:after="0"/>
              <w:rPr>
                <w:ins w:id="10502" w:author="Reviewer" w:date="2026-10-04T05:52:39Z"/>
                <w:sz w:val="14"/>
              </w:rPr>
            </w:pPr>
            <w:ins w:id="10272" w:author="Reviewer" w:date="2026-10-04T05:52:39Z">
              <w:r>
                <w:rPr>
                  <w:sz w:val="14"/>
                  <w:szCs w:val="14"/>
                </w:rPr>
                <w:t xml:space="preserve">48 ± 25</w:t>
              </w:r>
            </w:ins>
          </w:p>
        </w:tc>
        <w:tc>
          <w:tcPr>
            <w:tcW w:w="612" w:type="dxa"/>
          </w:tcPr>
          <w:p>
            <w:pPr>
              <w:spacing w:before="0" w:after="0"/>
              <w:rPr>
                <w:ins w:id="10503" w:author="Reviewer" w:date="2026-10-04T05:52:39Z"/>
                <w:sz w:val="14"/>
              </w:rPr>
            </w:pPr>
            <w:ins w:id="10273" w:author="Reviewer" w:date="2026-10-04T05:52:39Z">
              <w:r>
                <w:rPr>
                  <w:sz w:val="14"/>
                  <w:szCs w:val="14"/>
                </w:rPr>
                <w:t xml:space="preserve">0.095</w:t>
              </w:r>
            </w:ins>
          </w:p>
        </w:tc>
        <w:tc>
          <w:tcPr>
            <w:tcW w:w="612" w:type="dxa"/>
          </w:tcPr>
          <w:p>
            <w:pPr>
              <w:spacing w:before="0" w:after="0"/>
              <w:rPr>
                <w:ins w:id="10504" w:author="Reviewer" w:date="2026-10-04T05:52:39Z"/>
                <w:sz w:val="14"/>
              </w:rPr>
            </w:pPr>
            <w:ins w:id="10274" w:author="Reviewer" w:date="2026-10-04T05:52:39Z">
              <w:r>
                <w:rPr>
                  <w:sz w:val="14"/>
                  <w:szCs w:val="14"/>
                </w:rPr>
                <w:t xml:space="preserve">100</w:t>
              </w:r>
            </w:ins>
          </w:p>
        </w:tc>
        <w:tc>
          <w:tcPr>
            <w:tcW w:w="1430" w:type="dxa"/>
          </w:tcPr>
          <w:p>
            <w:pPr>
              <w:spacing w:before="0" w:after="0"/>
              <w:rPr>
                <w:ins w:id="10505" w:author="Reviewer" w:date="2026-10-04T05:52:39Z"/>
                <w:sz w:val="14"/>
              </w:rPr>
            </w:pPr>
            <w:ins w:id="10275" w:author="Reviewer" w:date="2026-10-04T05:52:39Z">
              <w:r>
                <w:rPr>
                  <w:sz w:val="14"/>
                  <w:szCs w:val="14"/>
                </w:rPr>
                <w:t xml:space="preserve">-37 ± 24</w:t>
              </w:r>
            </w:ins>
          </w:p>
        </w:tc>
      </w:tr>
      <w:tr>
        <w:trPr>
          <w:ins w:id="10506" w:author="Reviewer" w:date="2026-10-04T05:52:39Z"/>
        </w:trPr>
        <w:tc>
          <w:tcPr>
            <w:tcW w:w="612" w:type="dxa"/>
          </w:tcPr>
          <w:p>
            <w:pPr>
              <w:spacing w:before="0" w:after="0"/>
              <w:rPr>
                <w:ins w:id="10507" w:author="Reviewer" w:date="2026-10-04T05:52:39Z"/>
                <w:sz w:val="14"/>
              </w:rPr>
            </w:pPr>
            <w:ins w:id="10276" w:author="Reviewer" w:date="2026-10-04T05:52:39Z">
              <w:r>
                <w:rPr>
                  <w:sz w:val="14"/>
                  <w:szCs w:val="14"/>
                </w:rPr>
                <w:t xml:space="preserve">S8</w:t>
              </w:r>
            </w:ins>
          </w:p>
        </w:tc>
        <w:tc>
          <w:tcPr>
            <w:tcW w:w="612" w:type="dxa"/>
          </w:tcPr>
          <w:p>
            <w:pPr>
              <w:spacing w:before="0" w:after="0"/>
              <w:rPr>
                <w:ins w:id="10508" w:author="Reviewer" w:date="2026-10-04T05:52:39Z"/>
                <w:sz w:val="14"/>
              </w:rPr>
            </w:pPr>
            <w:ins w:id="10277" w:author="Reviewer" w:date="2026-10-04T05:52:39Z">
              <w:r>
                <w:rPr>
                  <w:sz w:val="14"/>
                  <w:szCs w:val="14"/>
                </w:rPr>
                <w:t xml:space="preserve">Random</w:t>
              </w:r>
            </w:ins>
          </w:p>
        </w:tc>
        <w:tc>
          <w:tcPr>
            <w:tcW w:w="1122" w:type="dxa"/>
          </w:tcPr>
          <w:p>
            <w:pPr>
              <w:spacing w:before="0" w:after="0"/>
              <w:rPr>
                <w:ins w:id="10509" w:author="Reviewer" w:date="2026-10-04T05:52:39Z"/>
                <w:sz w:val="14"/>
              </w:rPr>
            </w:pPr>
            <w:ins w:id="10278" w:author="Reviewer" w:date="2026-10-04T05:52:39Z">
              <w:r>
                <w:rPr>
                  <w:sz w:val="14"/>
                  <w:szCs w:val="14"/>
                </w:rPr>
                <w:t xml:space="preserve">76 ± 46</w:t>
              </w:r>
            </w:ins>
          </w:p>
        </w:tc>
        <w:tc>
          <w:tcPr>
            <w:tcW w:w="612" w:type="dxa"/>
          </w:tcPr>
          <w:p>
            <w:pPr>
              <w:spacing w:before="0" w:after="0"/>
              <w:rPr>
                <w:ins w:id="10510" w:author="Reviewer" w:date="2026-10-04T05:52:39Z"/>
                <w:sz w:val="14"/>
              </w:rPr>
            </w:pPr>
            <w:ins w:id="10279" w:author="Reviewer" w:date="2026-10-04T05:52:39Z">
              <w:r>
                <w:rPr>
                  <w:sz w:val="14"/>
                  <w:szCs w:val="14"/>
                </w:rPr>
                <w:t xml:space="preserve">0.152</w:t>
              </w:r>
            </w:ins>
          </w:p>
        </w:tc>
        <w:tc>
          <w:tcPr>
            <w:tcW w:w="612" w:type="dxa"/>
          </w:tcPr>
          <w:p>
            <w:pPr>
              <w:spacing w:before="0" w:after="0"/>
              <w:rPr>
                <w:ins w:id="10511" w:author="Reviewer" w:date="2026-10-04T05:52:39Z"/>
                <w:sz w:val="14"/>
              </w:rPr>
            </w:pPr>
            <w:ins w:id="10280" w:author="Reviewer" w:date="2026-10-04T05:52:39Z">
              <w:r>
                <w:rPr>
                  <w:sz w:val="14"/>
                  <w:szCs w:val="14"/>
                </w:rPr>
                <w:t xml:space="preserve">83</w:t>
              </w:r>
            </w:ins>
          </w:p>
        </w:tc>
        <w:tc>
          <w:tcPr>
            <w:tcW w:w="1430" w:type="dxa"/>
          </w:tcPr>
          <w:p>
            <w:pPr>
              <w:spacing w:before="0" w:after="0"/>
              <w:rPr>
                <w:ins w:id="10512" w:author="Reviewer" w:date="2026-10-04T05:52:39Z"/>
                <w:sz w:val="14"/>
              </w:rPr>
            </w:pPr>
            <w:ins w:id="10281" w:author="Reviewer" w:date="2026-10-04T05:52:39Z">
              <w:r>
                <w:rPr>
                  <w:sz w:val="14"/>
                  <w:szCs w:val="14"/>
                </w:rPr>
                <w:t xml:space="preserve">-10 ± 45</w:t>
              </w:r>
            </w:ins>
          </w:p>
        </w:tc>
      </w:tr>
    </w:tbl>
    <w:p>
      <w:pPr>
        <w:jc w:val="center"/>
        <w:rPr>
          <w:ins w:id="10514" w:author="Reviewer" w:date="2026-10-04T05:52:39Z"/>
        </w:rPr>
      </w:pPr>
      <w:ins w:id="10513" w:author="Reviewer" w:date="2026-10-04T05:52:39Z">
        <w:r>
          <w:drawing>
            <wp:inline xmlns:a="http://schemas.openxmlformats.org/drawingml/2006/main" xmlns:pic="http://schemas.openxmlformats.org/drawingml/2006/picture">
              <wp:extent cx="3108960" cy="2066281"/>
              <wp:docPr id="64150" name="Picture 64150"/>
              <wp:cNvGraphicFramePr>
                <a:graphicFrameLocks noChangeAspect="1"/>
              </wp:cNvGraphicFramePr>
              <a:graphic>
                <a:graphicData uri="http://schemas.openxmlformats.org/drawingml/2006/picture">
                  <pic:pic>
                    <pic:nvPicPr>
                      <pic:cNvPr id="0" name="fig10_paired_burned.png"/>
                      <pic:cNvPicPr/>
                    </pic:nvPicPr>
                    <pic:blipFill>
                      <a:blip r:embed="rId31"/>
                      <a:stretch>
                        <a:fillRect/>
                      </a:stretch>
                    </pic:blipFill>
                    <pic:spPr>
                      <a:xfrm>
                        <a:off x="0" y="0"/>
                        <a:ext cx="3108960" cy="2066281"/>
                      </a:xfrm>
                      <a:prstGeom prst="rect"/>
                    </pic:spPr>
                  </pic:pic>
                </a:graphicData>
              </a:graphic>
            </wp:inline>
          </w:drawing>
        </w:r>
      </w:ins>
    </w:p>
    <w:p>
      <w:pPr>
        <w:pStyle w:val="FigureCaption"/>
        <w:rPr>
          <w:ins w:id="10515" w:author="Reviewer" w:date="2026-10-04T05:52:39Z"/>
        </w:rPr>
      </w:pPr>
      <w:ins w:id="10516" w:author="Reviewer" w:date="2026-10-04T05:52:39Z">
        <w:r>
          <w:t xml:space="preserve">Fig. 10. Paired difference in burned area between the open arms and the closed adaptive reference per scenario family (E2); negative is better for the open arm, bars are means with 95 percent confidence intervals; S6 to S8 are the families built so that the closed doctrine is structurally insufficient.</w:t>
        </w:r>
      </w:ins>
    </w:p>
    <w:p>
      <w:pPr>
        <w:pStyle w:val="Heading2"/>
        <w:rPr>
          <w:ins w:id="9912" w:author="Reviewer" w:date="2026-10-04T05:52:39Z"/>
        </w:rPr>
      </w:pPr>
      <w:ins w:id="9913" w:author="Reviewer" w:date="2026-10-04T05:52:39Z">
        <w:r>
          <w:t xml:space="preserve">C. Proposers at Equal Budget and the Composition Prior</w:t>
        </w:r>
      </w:ins>
    </w:p>
    <w:p>
      <w:pPr>
        <w:pStyle w:val="Text"/>
        <w:rPr>
          <w:ins w:id="9914" w:author="Reviewer" w:date="2026-10-04T05:52:39Z"/>
        </w:rPr>
      </w:pPr>
      <w:ins w:id="9915" w:author="Reviewer" w:date="2026-10-04T05:52:39Z">
        <w:r>
          <w:t xml:space="preserve">Table VIII reports E3. At the same forecast budget per cycle, the evolutionary proposer admitted 37 percent of its attempts and the random sampler 39 percent, at 121 and 111 forecasts per admission. Sited interventions were admitted at 85 and 97 percent of the attempts that proposed one, plain rules at 15 and 17 percent, because a plain rule on a cell the doctrine already covers has little left to gain; more than half of all attempts ended in a search miss, where no candidate lowered the forecast on both futures and nothing was submitted to the gates. The two proposers reach similar outcomes (62 against 72 hectares on average over the three families); what separates them is cost and the mix of objects, not safety, since nothing either of them admitted was admitted by anything but the gates. The composition prior is consulted only when the evolutionary proposer seeds its population, so the random arm is identical with and without it and serves as a control. For the evolutionary proposer the prior shifted the search towards sited interventions (222 proposed against 128 without the prior, 2.1 against 1.4 admitted per run), lowered forecasts per admission from 126 to 121, and improved the outcome on the long incident by 19 ± 22 hectares on the same seeds (better in 21 of 30 pairs) while leaving S6 and S7 within noise. The prior therefore changes where the proposer looks and what it finds first, not what the gates let through. The language-model proposer is wired to the same brief, schema, and gates; its distinctive contribution is the naming and the rationale that accompany each object, which the search proposers do not supply, and its benchmark is left to a follow-up run. Across both search proposers the invariants of Section IV-H held in every run: no fielded order was forecast worse than inaction, and no life-safety intensity was reduced by any gate.</w:t>
        </w:r>
      </w:ins>
    </w:p>
    <w:p>
      <w:pPr>
        <w:pStyle w:val="TableTitle"/>
        <w:rPr>
          <w:ins w:id="10517" w:author="Reviewer" w:date="2026-10-04T05:52:39Z"/>
        </w:rPr>
      </w:pPr>
      <w:ins w:id="10518" w:author="Reviewer" w:date="2026-10-04T05:52:39Z">
        <w:r>
          <w:t xml:space="preserve">TABLE VIII</w:t>
        </w:r>
      </w:ins>
    </w:p>
    <w:p>
      <w:pPr>
        <w:pStyle w:val="TableTitle"/>
        <w:rPr>
          <w:ins w:id="10519" w:author="Reviewer" w:date="2026-10-04T05:52:39Z"/>
        </w:rPr>
      </w:pPr>
      <w:ins w:id="10520" w:author="Reviewer" w:date="2026-10-04T05:52:39Z">
        <w:r>
          <w:t xml:space="preserve">Proposer accounting at an equal forecast budget of 36 shadow forecasts per cycle, with and without the composition prior (E3)</w:t>
        </w:r>
      </w:ins>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700"/>
        <w:gridCol w:w="420"/>
        <w:gridCol w:w="650"/>
        <w:gridCol w:w="650"/>
        <w:gridCol w:w="780"/>
        <w:gridCol w:w="700"/>
        <w:gridCol w:w="500"/>
        <w:gridCol w:w="600"/>
      </w:tblGrid>
      <w:tr>
        <w:trPr>
          <w:ins w:id="10561" w:author="Reviewer" w:date="2026-10-04T05:52:39Z"/>
        </w:trPr>
        <w:tc>
          <w:tcPr>
            <w:tcW w:w="700" w:type="dxa"/>
          </w:tcPr>
          <w:p>
            <w:pPr>
              <w:spacing w:before="0" w:after="0"/>
              <w:rPr>
                <w:ins w:id="10562" w:author="Reviewer" w:date="2026-10-04T05:52:39Z"/>
                <w:sz w:val="14"/>
              </w:rPr>
            </w:pPr>
            <w:ins w:id="10521" w:author="Reviewer" w:date="2026-10-04T05:52:39Z">
              <w:r>
                <w:rPr>
                  <w:b/>
                  <w:sz w:val="14"/>
                  <w:szCs w:val="14"/>
                </w:rPr>
                <w:t xml:space="preserve">Proposer</w:t>
              </w:r>
            </w:ins>
          </w:p>
        </w:tc>
        <w:tc>
          <w:tcPr>
            <w:tcW w:w="420" w:type="dxa"/>
          </w:tcPr>
          <w:p>
            <w:pPr>
              <w:spacing w:before="0" w:after="0"/>
              <w:rPr>
                <w:ins w:id="10563" w:author="Reviewer" w:date="2026-10-04T05:52:39Z"/>
                <w:sz w:val="14"/>
              </w:rPr>
            </w:pPr>
            <w:ins w:id="10522" w:author="Reviewer" w:date="2026-10-04T05:52:39Z">
              <w:r>
                <w:rPr>
                  <w:b/>
                  <w:sz w:val="14"/>
                  <w:szCs w:val="14"/>
                </w:rPr>
                <w:t xml:space="preserve">prior</w:t>
              </w:r>
            </w:ins>
          </w:p>
        </w:tc>
        <w:tc>
          <w:tcPr>
            <w:tcW w:w="650" w:type="dxa"/>
          </w:tcPr>
          <w:p>
            <w:pPr>
              <w:spacing w:before="0" w:after="0"/>
              <w:rPr>
                <w:ins w:id="10564" w:author="Reviewer" w:date="2026-10-04T05:52:39Z"/>
                <w:sz w:val="14"/>
              </w:rPr>
            </w:pPr>
            <w:ins w:id="10523" w:author="Reviewer" w:date="2026-10-04T05:52:39Z">
              <w:r>
                <w:rPr>
                  <w:b/>
                  <w:sz w:val="14"/>
                  <w:szCs w:val="14"/>
                </w:rPr>
                <w:t xml:space="preserve">attempts</w:t>
              </w:r>
            </w:ins>
          </w:p>
        </w:tc>
        <w:tc>
          <w:tcPr>
            <w:tcW w:w="650" w:type="dxa"/>
          </w:tcPr>
          <w:p>
            <w:pPr>
              <w:spacing w:before="0" w:after="0"/>
              <w:rPr>
                <w:ins w:id="10565" w:author="Reviewer" w:date="2026-10-04T05:52:39Z"/>
                <w:sz w:val="14"/>
              </w:rPr>
            </w:pPr>
            <w:ins w:id="10524" w:author="Reviewer" w:date="2026-10-04T05:52:39Z">
              <w:r>
                <w:rPr>
                  <w:b/>
                  <w:sz w:val="14"/>
                  <w:szCs w:val="14"/>
                </w:rPr>
                <w:t xml:space="preserve">admitted</w:t>
              </w:r>
            </w:ins>
          </w:p>
        </w:tc>
        <w:tc>
          <w:tcPr>
            <w:tcW w:w="780" w:type="dxa"/>
          </w:tcPr>
          <w:p>
            <w:pPr>
              <w:spacing w:before="0" w:after="0"/>
              <w:rPr>
                <w:ins w:id="10566" w:author="Reviewer" w:date="2026-10-04T05:52:39Z"/>
                <w:sz w:val="14"/>
              </w:rPr>
            </w:pPr>
            <w:ins w:id="10525" w:author="Reviewer" w:date="2026-10-04T05:52:39Z">
              <w:r>
                <w:rPr>
                  <w:b/>
                  <w:sz w:val="14"/>
                  <w:szCs w:val="14"/>
                </w:rPr>
                <w:t xml:space="preserve">sited adm.</w:t>
              </w:r>
            </w:ins>
          </w:p>
        </w:tc>
        <w:tc>
          <w:tcPr>
            <w:tcW w:w="700" w:type="dxa"/>
          </w:tcPr>
          <w:p>
            <w:pPr>
              <w:spacing w:before="0" w:after="0"/>
              <w:rPr>
                <w:ins w:id="10567" w:author="Reviewer" w:date="2026-10-04T05:52:39Z"/>
                <w:sz w:val="14"/>
              </w:rPr>
            </w:pPr>
            <w:ins w:id="10526" w:author="Reviewer" w:date="2026-10-04T05:52:39Z">
              <w:r>
                <w:rPr>
                  <w:b/>
                  <w:sz w:val="14"/>
                  <w:szCs w:val="14"/>
                </w:rPr>
                <w:t xml:space="preserve">forec./adm.</w:t>
              </w:r>
            </w:ins>
          </w:p>
        </w:tc>
        <w:tc>
          <w:tcPr>
            <w:tcW w:w="500" w:type="dxa"/>
          </w:tcPr>
          <w:p>
            <w:pPr>
              <w:spacing w:before="0" w:after="0"/>
              <w:rPr>
                <w:ins w:id="10568" w:author="Reviewer" w:date="2026-10-04T05:52:39Z"/>
                <w:sz w:val="14"/>
              </w:rPr>
            </w:pPr>
            <w:ins w:id="10527" w:author="Reviewer" w:date="2026-10-04T05:52:39Z">
              <w:r>
                <w:rPr>
                  <w:b/>
                  <w:sz w:val="14"/>
                  <w:szCs w:val="14"/>
                </w:rPr>
                <w:t xml:space="preserve">misses</w:t>
              </w:r>
            </w:ins>
          </w:p>
        </w:tc>
        <w:tc>
          <w:tcPr>
            <w:tcW w:w="600" w:type="dxa"/>
          </w:tcPr>
          <w:p>
            <w:pPr>
              <w:spacing w:before="0" w:after="0"/>
              <w:rPr>
                <w:ins w:id="10569" w:author="Reviewer" w:date="2026-10-04T05:52:39Z"/>
                <w:sz w:val="14"/>
              </w:rPr>
            </w:pPr>
            <w:ins w:id="10528" w:author="Reviewer" w:date="2026-10-04T05:52:39Z">
              <w:r>
                <w:rPr>
                  <w:b/>
                  <w:sz w:val="14"/>
                  <w:szCs w:val="14"/>
                </w:rPr>
                <w:t xml:space="preserve">burned (ha)</w:t>
              </w:r>
            </w:ins>
          </w:p>
        </w:tc>
      </w:tr>
      <w:tr>
        <w:trPr>
          <w:ins w:id="10570" w:author="Reviewer" w:date="2026-10-04T05:52:39Z"/>
        </w:trPr>
        <w:tc>
          <w:tcPr>
            <w:tcW w:w="700" w:type="dxa"/>
          </w:tcPr>
          <w:p>
            <w:pPr>
              <w:spacing w:before="0" w:after="0"/>
              <w:rPr>
                <w:ins w:id="10571" w:author="Reviewer" w:date="2026-10-04T05:52:39Z"/>
                <w:sz w:val="14"/>
              </w:rPr>
            </w:pPr>
            <w:ins w:id="10529" w:author="Reviewer" w:date="2026-10-04T05:52:39Z">
              <w:r>
                <w:rPr>
                  <w:sz w:val="14"/>
                  <w:szCs w:val="14"/>
                </w:rPr>
                <w:t xml:space="preserve">Evo</w:t>
              </w:r>
            </w:ins>
          </w:p>
        </w:tc>
        <w:tc>
          <w:tcPr>
            <w:tcW w:w="420" w:type="dxa"/>
          </w:tcPr>
          <w:p>
            <w:pPr>
              <w:spacing w:before="0" w:after="0"/>
              <w:rPr>
                <w:ins w:id="10572" w:author="Reviewer" w:date="2026-10-04T05:52:39Z"/>
                <w:sz w:val="14"/>
              </w:rPr>
            </w:pPr>
            <w:ins w:id="10530" w:author="Reviewer" w:date="2026-10-04T05:52:39Z">
              <w:r>
                <w:rPr>
                  <w:sz w:val="14"/>
                  <w:szCs w:val="14"/>
                </w:rPr>
                <w:t xml:space="preserve">on</w:t>
              </w:r>
            </w:ins>
          </w:p>
        </w:tc>
        <w:tc>
          <w:tcPr>
            <w:tcW w:w="650" w:type="dxa"/>
          </w:tcPr>
          <w:p>
            <w:pPr>
              <w:spacing w:before="0" w:after="0"/>
              <w:rPr>
                <w:ins w:id="10573" w:author="Reviewer" w:date="2026-10-04T05:52:39Z"/>
                <w:sz w:val="14"/>
              </w:rPr>
            </w:pPr>
            <w:ins w:id="10531" w:author="Reviewer" w:date="2026-10-04T05:52:39Z">
              <w:r>
                <w:rPr>
                  <w:sz w:val="14"/>
                  <w:szCs w:val="14"/>
                </w:rPr>
                <w:t xml:space="preserve">880</w:t>
              </w:r>
            </w:ins>
          </w:p>
        </w:tc>
        <w:tc>
          <w:tcPr>
            <w:tcW w:w="650" w:type="dxa"/>
          </w:tcPr>
          <w:p>
            <w:pPr>
              <w:spacing w:before="0" w:after="0"/>
              <w:rPr>
                <w:ins w:id="10574" w:author="Reviewer" w:date="2026-10-04T05:52:39Z"/>
                <w:sz w:val="14"/>
              </w:rPr>
            </w:pPr>
            <w:ins w:id="10532" w:author="Reviewer" w:date="2026-10-04T05:52:39Z">
              <w:r>
                <w:rPr>
                  <w:sz w:val="14"/>
                  <w:szCs w:val="14"/>
                </w:rPr>
                <w:t xml:space="preserve">325</w:t>
              </w:r>
            </w:ins>
          </w:p>
        </w:tc>
        <w:tc>
          <w:tcPr>
            <w:tcW w:w="780" w:type="dxa"/>
          </w:tcPr>
          <w:p>
            <w:pPr>
              <w:spacing w:before="0" w:after="0"/>
              <w:rPr>
                <w:ins w:id="10575" w:author="Reviewer" w:date="2026-10-04T05:52:39Z"/>
                <w:sz w:val="14"/>
              </w:rPr>
            </w:pPr>
            <w:ins w:id="10533" w:author="Reviewer" w:date="2026-10-04T05:52:39Z">
              <w:r>
                <w:rPr>
                  <w:sz w:val="14"/>
                  <w:szCs w:val="14"/>
                </w:rPr>
                <w:t xml:space="preserve">188/222</w:t>
              </w:r>
            </w:ins>
          </w:p>
        </w:tc>
        <w:tc>
          <w:tcPr>
            <w:tcW w:w="700" w:type="dxa"/>
          </w:tcPr>
          <w:p>
            <w:pPr>
              <w:spacing w:before="0" w:after="0"/>
              <w:rPr>
                <w:ins w:id="10576" w:author="Reviewer" w:date="2026-10-04T05:52:39Z"/>
                <w:sz w:val="14"/>
              </w:rPr>
            </w:pPr>
            <w:ins w:id="10534" w:author="Reviewer" w:date="2026-10-04T05:52:39Z">
              <w:r>
                <w:rPr>
                  <w:sz w:val="14"/>
                  <w:szCs w:val="14"/>
                </w:rPr>
                <w:t xml:space="preserve">121</w:t>
              </w:r>
            </w:ins>
          </w:p>
        </w:tc>
        <w:tc>
          <w:tcPr>
            <w:tcW w:w="500" w:type="dxa"/>
          </w:tcPr>
          <w:p>
            <w:pPr>
              <w:spacing w:before="0" w:after="0"/>
              <w:rPr>
                <w:ins w:id="10577" w:author="Reviewer" w:date="2026-10-04T05:52:39Z"/>
                <w:sz w:val="14"/>
              </w:rPr>
            </w:pPr>
            <w:ins w:id="10535" w:author="Reviewer" w:date="2026-10-04T05:52:39Z">
              <w:r>
                <w:rPr>
                  <w:sz w:val="14"/>
                  <w:szCs w:val="14"/>
                </w:rPr>
                <w:t xml:space="preserve">501</w:t>
              </w:r>
            </w:ins>
          </w:p>
        </w:tc>
        <w:tc>
          <w:tcPr>
            <w:tcW w:w="600" w:type="dxa"/>
          </w:tcPr>
          <w:p>
            <w:pPr>
              <w:spacing w:before="0" w:after="0"/>
              <w:rPr>
                <w:ins w:id="10578" w:author="Reviewer" w:date="2026-10-04T05:52:39Z"/>
                <w:sz w:val="14"/>
              </w:rPr>
            </w:pPr>
            <w:ins w:id="10536" w:author="Reviewer" w:date="2026-10-04T05:52:39Z">
              <w:r>
                <w:rPr>
                  <w:sz w:val="14"/>
                  <w:szCs w:val="14"/>
                </w:rPr>
                <w:t xml:space="preserve">62</w:t>
              </w:r>
            </w:ins>
          </w:p>
        </w:tc>
      </w:tr>
      <w:tr>
        <w:trPr>
          <w:ins w:id="10579" w:author="Reviewer" w:date="2026-10-04T05:52:39Z"/>
        </w:trPr>
        <w:tc>
          <w:tcPr>
            <w:tcW w:w="700" w:type="dxa"/>
          </w:tcPr>
          <w:p>
            <w:pPr>
              <w:spacing w:before="0" w:after="0"/>
              <w:rPr>
                <w:ins w:id="10580" w:author="Reviewer" w:date="2026-10-04T05:52:39Z"/>
                <w:sz w:val="14"/>
              </w:rPr>
            </w:pPr>
            <w:ins w:id="10537" w:author="Reviewer" w:date="2026-10-04T05:52:39Z">
              <w:r>
                <w:rPr>
                  <w:sz w:val="14"/>
                  <w:szCs w:val="14"/>
                </w:rPr>
                <w:t xml:space="preserve">Evo</w:t>
              </w:r>
            </w:ins>
          </w:p>
        </w:tc>
        <w:tc>
          <w:tcPr>
            <w:tcW w:w="420" w:type="dxa"/>
          </w:tcPr>
          <w:p>
            <w:pPr>
              <w:spacing w:before="0" w:after="0"/>
              <w:rPr>
                <w:ins w:id="10581" w:author="Reviewer" w:date="2026-10-04T05:52:39Z"/>
                <w:sz w:val="14"/>
              </w:rPr>
            </w:pPr>
            <w:ins w:id="10538" w:author="Reviewer" w:date="2026-10-04T05:52:39Z">
              <w:r>
                <w:rPr>
                  <w:sz w:val="14"/>
                  <w:szCs w:val="14"/>
                </w:rPr>
                <w:t xml:space="preserve">off</w:t>
              </w:r>
            </w:ins>
          </w:p>
        </w:tc>
        <w:tc>
          <w:tcPr>
            <w:tcW w:w="650" w:type="dxa"/>
          </w:tcPr>
          <w:p>
            <w:pPr>
              <w:spacing w:before="0" w:after="0"/>
              <w:rPr>
                <w:ins w:id="10582" w:author="Reviewer" w:date="2026-10-04T05:52:39Z"/>
                <w:sz w:val="14"/>
              </w:rPr>
            </w:pPr>
            <w:ins w:id="10539" w:author="Reviewer" w:date="2026-10-04T05:52:39Z">
              <w:r>
                <w:rPr>
                  <w:sz w:val="14"/>
                  <w:szCs w:val="14"/>
                </w:rPr>
                <w:t xml:space="preserve">1016</w:t>
              </w:r>
            </w:ins>
          </w:p>
        </w:tc>
        <w:tc>
          <w:tcPr>
            <w:tcW w:w="650" w:type="dxa"/>
          </w:tcPr>
          <w:p>
            <w:pPr>
              <w:spacing w:before="0" w:after="0"/>
              <w:rPr>
                <w:ins w:id="10583" w:author="Reviewer" w:date="2026-10-04T05:52:39Z"/>
                <w:sz w:val="14"/>
              </w:rPr>
            </w:pPr>
            <w:ins w:id="10540" w:author="Reviewer" w:date="2026-10-04T05:52:39Z">
              <w:r>
                <w:rPr>
                  <w:sz w:val="14"/>
                  <w:szCs w:val="14"/>
                </w:rPr>
                <w:t xml:space="preserve">348</w:t>
              </w:r>
            </w:ins>
          </w:p>
        </w:tc>
        <w:tc>
          <w:tcPr>
            <w:tcW w:w="780" w:type="dxa"/>
          </w:tcPr>
          <w:p>
            <w:pPr>
              <w:spacing w:before="0" w:after="0"/>
              <w:rPr>
                <w:ins w:id="10584" w:author="Reviewer" w:date="2026-10-04T05:52:39Z"/>
                <w:sz w:val="14"/>
              </w:rPr>
            </w:pPr>
            <w:ins w:id="10541" w:author="Reviewer" w:date="2026-10-04T05:52:39Z">
              <w:r>
                <w:rPr>
                  <w:sz w:val="14"/>
                  <w:szCs w:val="14"/>
                </w:rPr>
                <w:t xml:space="preserve">124/128</w:t>
              </w:r>
            </w:ins>
          </w:p>
        </w:tc>
        <w:tc>
          <w:tcPr>
            <w:tcW w:w="700" w:type="dxa"/>
          </w:tcPr>
          <w:p>
            <w:pPr>
              <w:spacing w:before="0" w:after="0"/>
              <w:rPr>
                <w:ins w:id="10585" w:author="Reviewer" w:date="2026-10-04T05:52:39Z"/>
                <w:sz w:val="14"/>
              </w:rPr>
            </w:pPr>
            <w:ins w:id="10542" w:author="Reviewer" w:date="2026-10-04T05:52:39Z">
              <w:r>
                <w:rPr>
                  <w:sz w:val="14"/>
                  <w:szCs w:val="14"/>
                </w:rPr>
                <w:t xml:space="preserve">126</w:t>
              </w:r>
            </w:ins>
          </w:p>
        </w:tc>
        <w:tc>
          <w:tcPr>
            <w:tcW w:w="500" w:type="dxa"/>
          </w:tcPr>
          <w:p>
            <w:pPr>
              <w:spacing w:before="0" w:after="0"/>
              <w:rPr>
                <w:ins w:id="10586" w:author="Reviewer" w:date="2026-10-04T05:52:39Z"/>
                <w:sz w:val="14"/>
              </w:rPr>
            </w:pPr>
            <w:ins w:id="10543" w:author="Reviewer" w:date="2026-10-04T05:52:39Z">
              <w:r>
                <w:rPr>
                  <w:sz w:val="14"/>
                  <w:szCs w:val="14"/>
                </w:rPr>
                <w:t xml:space="preserve">604</w:t>
              </w:r>
            </w:ins>
          </w:p>
        </w:tc>
        <w:tc>
          <w:tcPr>
            <w:tcW w:w="600" w:type="dxa"/>
          </w:tcPr>
          <w:p>
            <w:pPr>
              <w:spacing w:before="0" w:after="0"/>
              <w:rPr>
                <w:ins w:id="10587" w:author="Reviewer" w:date="2026-10-04T05:52:39Z"/>
                <w:sz w:val="14"/>
              </w:rPr>
            </w:pPr>
            <w:ins w:id="10544" w:author="Reviewer" w:date="2026-10-04T05:52:39Z">
              <w:r>
                <w:rPr>
                  <w:sz w:val="14"/>
                  <w:szCs w:val="14"/>
                </w:rPr>
                <w:t xml:space="preserve">72</w:t>
              </w:r>
            </w:ins>
          </w:p>
        </w:tc>
      </w:tr>
      <w:tr>
        <w:trPr>
          <w:ins w:id="10588" w:author="Reviewer" w:date="2026-10-04T05:52:39Z"/>
        </w:trPr>
        <w:tc>
          <w:tcPr>
            <w:tcW w:w="700" w:type="dxa"/>
          </w:tcPr>
          <w:p>
            <w:pPr>
              <w:spacing w:before="0" w:after="0"/>
              <w:rPr>
                <w:ins w:id="10589" w:author="Reviewer" w:date="2026-10-04T05:52:39Z"/>
                <w:sz w:val="14"/>
              </w:rPr>
            </w:pPr>
            <w:ins w:id="10545" w:author="Reviewer" w:date="2026-10-04T05:52:39Z">
              <w:r>
                <w:rPr>
                  <w:sz w:val="14"/>
                  <w:szCs w:val="14"/>
                </w:rPr>
                <w:t xml:space="preserve">Random</w:t>
              </w:r>
            </w:ins>
          </w:p>
        </w:tc>
        <w:tc>
          <w:tcPr>
            <w:tcW w:w="420" w:type="dxa"/>
          </w:tcPr>
          <w:p>
            <w:pPr>
              <w:spacing w:before="0" w:after="0"/>
              <w:rPr>
                <w:ins w:id="10590" w:author="Reviewer" w:date="2026-10-04T05:52:39Z"/>
                <w:sz w:val="14"/>
              </w:rPr>
            </w:pPr>
            <w:ins w:id="10546" w:author="Reviewer" w:date="2026-10-04T05:52:39Z">
              <w:r>
                <w:rPr>
                  <w:sz w:val="14"/>
                  <w:szCs w:val="14"/>
                </w:rPr>
                <w:t xml:space="preserve">on</w:t>
              </w:r>
            </w:ins>
          </w:p>
        </w:tc>
        <w:tc>
          <w:tcPr>
            <w:tcW w:w="650" w:type="dxa"/>
          </w:tcPr>
          <w:p>
            <w:pPr>
              <w:spacing w:before="0" w:after="0"/>
              <w:rPr>
                <w:ins w:id="10591" w:author="Reviewer" w:date="2026-10-04T05:52:39Z"/>
                <w:sz w:val="14"/>
              </w:rPr>
            </w:pPr>
            <w:ins w:id="10547" w:author="Reviewer" w:date="2026-10-04T05:52:39Z">
              <w:r>
                <w:rPr>
                  <w:sz w:val="14"/>
                  <w:szCs w:val="14"/>
                </w:rPr>
                <w:t xml:space="preserve">978</w:t>
              </w:r>
            </w:ins>
          </w:p>
        </w:tc>
        <w:tc>
          <w:tcPr>
            <w:tcW w:w="650" w:type="dxa"/>
          </w:tcPr>
          <w:p>
            <w:pPr>
              <w:spacing w:before="0" w:after="0"/>
              <w:rPr>
                <w:ins w:id="10592" w:author="Reviewer" w:date="2026-10-04T05:52:39Z"/>
                <w:sz w:val="14"/>
              </w:rPr>
            </w:pPr>
            <w:ins w:id="10548" w:author="Reviewer" w:date="2026-10-04T05:52:39Z">
              <w:r>
                <w:rPr>
                  <w:sz w:val="14"/>
                  <w:szCs w:val="14"/>
                </w:rPr>
                <w:t xml:space="preserve">382</w:t>
              </w:r>
            </w:ins>
          </w:p>
        </w:tc>
        <w:tc>
          <w:tcPr>
            <w:tcW w:w="780" w:type="dxa"/>
          </w:tcPr>
          <w:p>
            <w:pPr>
              <w:spacing w:before="0" w:after="0"/>
              <w:rPr>
                <w:ins w:id="10593" w:author="Reviewer" w:date="2026-10-04T05:52:39Z"/>
                <w:sz w:val="14"/>
              </w:rPr>
            </w:pPr>
            <w:ins w:id="10549" w:author="Reviewer" w:date="2026-10-04T05:52:39Z">
              <w:r>
                <w:rPr>
                  <w:sz w:val="14"/>
                  <w:szCs w:val="14"/>
                </w:rPr>
                <w:t xml:space="preserve">185/191</w:t>
              </w:r>
            </w:ins>
          </w:p>
        </w:tc>
        <w:tc>
          <w:tcPr>
            <w:tcW w:w="700" w:type="dxa"/>
          </w:tcPr>
          <w:p>
            <w:pPr>
              <w:spacing w:before="0" w:after="0"/>
              <w:rPr>
                <w:ins w:id="10594" w:author="Reviewer" w:date="2026-10-04T05:52:39Z"/>
                <w:sz w:val="14"/>
              </w:rPr>
            </w:pPr>
            <w:ins w:id="10550" w:author="Reviewer" w:date="2026-10-04T05:52:39Z">
              <w:r>
                <w:rPr>
                  <w:sz w:val="14"/>
                  <w:szCs w:val="14"/>
                </w:rPr>
                <w:t xml:space="preserve">111</w:t>
              </w:r>
            </w:ins>
          </w:p>
        </w:tc>
        <w:tc>
          <w:tcPr>
            <w:tcW w:w="500" w:type="dxa"/>
          </w:tcPr>
          <w:p>
            <w:pPr>
              <w:spacing w:before="0" w:after="0"/>
              <w:rPr>
                <w:ins w:id="10595" w:author="Reviewer" w:date="2026-10-04T05:52:39Z"/>
                <w:sz w:val="14"/>
              </w:rPr>
            </w:pPr>
            <w:ins w:id="10551" w:author="Reviewer" w:date="2026-10-04T05:52:39Z">
              <w:r>
                <w:rPr>
                  <w:sz w:val="14"/>
                  <w:szCs w:val="14"/>
                </w:rPr>
                <w:t xml:space="preserve">532</w:t>
              </w:r>
            </w:ins>
          </w:p>
        </w:tc>
        <w:tc>
          <w:tcPr>
            <w:tcW w:w="600" w:type="dxa"/>
          </w:tcPr>
          <w:p>
            <w:pPr>
              <w:spacing w:before="0" w:after="0"/>
              <w:rPr>
                <w:ins w:id="10596" w:author="Reviewer" w:date="2026-10-04T05:52:39Z"/>
                <w:sz w:val="14"/>
              </w:rPr>
            </w:pPr>
            <w:ins w:id="10552" w:author="Reviewer" w:date="2026-10-04T05:52:39Z">
              <w:r>
                <w:rPr>
                  <w:sz w:val="14"/>
                  <w:szCs w:val="14"/>
                </w:rPr>
                <w:t xml:space="preserve">72</w:t>
              </w:r>
            </w:ins>
          </w:p>
        </w:tc>
      </w:tr>
      <w:tr>
        <w:trPr>
          <w:ins w:id="10597" w:author="Reviewer" w:date="2026-10-04T05:52:39Z"/>
        </w:trPr>
        <w:tc>
          <w:tcPr>
            <w:tcW w:w="700" w:type="dxa"/>
          </w:tcPr>
          <w:p>
            <w:pPr>
              <w:spacing w:before="0" w:after="0"/>
              <w:rPr>
                <w:ins w:id="10598" w:author="Reviewer" w:date="2026-10-04T05:52:39Z"/>
                <w:sz w:val="14"/>
              </w:rPr>
            </w:pPr>
            <w:ins w:id="10553" w:author="Reviewer" w:date="2026-10-04T05:52:39Z">
              <w:r>
                <w:rPr>
                  <w:sz w:val="14"/>
                  <w:szCs w:val="14"/>
                </w:rPr>
                <w:t xml:space="preserve">Random</w:t>
              </w:r>
            </w:ins>
          </w:p>
        </w:tc>
        <w:tc>
          <w:tcPr>
            <w:tcW w:w="420" w:type="dxa"/>
          </w:tcPr>
          <w:p>
            <w:pPr>
              <w:spacing w:before="0" w:after="0"/>
              <w:rPr>
                <w:ins w:id="10599" w:author="Reviewer" w:date="2026-10-04T05:52:39Z"/>
                <w:sz w:val="14"/>
              </w:rPr>
            </w:pPr>
            <w:ins w:id="10554" w:author="Reviewer" w:date="2026-10-04T05:52:39Z">
              <w:r>
                <w:rPr>
                  <w:sz w:val="14"/>
                  <w:szCs w:val="14"/>
                </w:rPr>
                <w:t xml:space="preserve">off</w:t>
              </w:r>
            </w:ins>
          </w:p>
        </w:tc>
        <w:tc>
          <w:tcPr>
            <w:tcW w:w="650" w:type="dxa"/>
          </w:tcPr>
          <w:p>
            <w:pPr>
              <w:spacing w:before="0" w:after="0"/>
              <w:rPr>
                <w:ins w:id="10600" w:author="Reviewer" w:date="2026-10-04T05:52:39Z"/>
                <w:sz w:val="14"/>
              </w:rPr>
            </w:pPr>
            <w:ins w:id="10555" w:author="Reviewer" w:date="2026-10-04T05:52:39Z">
              <w:r>
                <w:rPr>
                  <w:sz w:val="14"/>
                  <w:szCs w:val="14"/>
                </w:rPr>
                <w:t xml:space="preserve">978</w:t>
              </w:r>
            </w:ins>
          </w:p>
        </w:tc>
        <w:tc>
          <w:tcPr>
            <w:tcW w:w="650" w:type="dxa"/>
          </w:tcPr>
          <w:p>
            <w:pPr>
              <w:spacing w:before="0" w:after="0"/>
              <w:rPr>
                <w:ins w:id="10601" w:author="Reviewer" w:date="2026-10-04T05:52:39Z"/>
                <w:sz w:val="14"/>
              </w:rPr>
            </w:pPr>
            <w:ins w:id="10556" w:author="Reviewer" w:date="2026-10-04T05:52:39Z">
              <w:r>
                <w:rPr>
                  <w:sz w:val="14"/>
                  <w:szCs w:val="14"/>
                </w:rPr>
                <w:t xml:space="preserve">382</w:t>
              </w:r>
            </w:ins>
          </w:p>
        </w:tc>
        <w:tc>
          <w:tcPr>
            <w:tcW w:w="780" w:type="dxa"/>
          </w:tcPr>
          <w:p>
            <w:pPr>
              <w:spacing w:before="0" w:after="0"/>
              <w:rPr>
                <w:ins w:id="10602" w:author="Reviewer" w:date="2026-10-04T05:52:39Z"/>
                <w:sz w:val="14"/>
              </w:rPr>
            </w:pPr>
            <w:ins w:id="10557" w:author="Reviewer" w:date="2026-10-04T05:52:39Z">
              <w:r>
                <w:rPr>
                  <w:sz w:val="14"/>
                  <w:szCs w:val="14"/>
                </w:rPr>
                <w:t xml:space="preserve">185/191</w:t>
              </w:r>
            </w:ins>
          </w:p>
        </w:tc>
        <w:tc>
          <w:tcPr>
            <w:tcW w:w="700" w:type="dxa"/>
          </w:tcPr>
          <w:p>
            <w:pPr>
              <w:spacing w:before="0" w:after="0"/>
              <w:rPr>
                <w:ins w:id="10603" w:author="Reviewer" w:date="2026-10-04T05:52:39Z"/>
                <w:sz w:val="14"/>
              </w:rPr>
            </w:pPr>
            <w:ins w:id="10558" w:author="Reviewer" w:date="2026-10-04T05:52:39Z">
              <w:r>
                <w:rPr>
                  <w:sz w:val="14"/>
                  <w:szCs w:val="14"/>
                </w:rPr>
                <w:t xml:space="preserve">111</w:t>
              </w:r>
            </w:ins>
          </w:p>
        </w:tc>
        <w:tc>
          <w:tcPr>
            <w:tcW w:w="500" w:type="dxa"/>
          </w:tcPr>
          <w:p>
            <w:pPr>
              <w:spacing w:before="0" w:after="0"/>
              <w:rPr>
                <w:ins w:id="10604" w:author="Reviewer" w:date="2026-10-04T05:52:39Z"/>
                <w:sz w:val="14"/>
              </w:rPr>
            </w:pPr>
            <w:ins w:id="10559" w:author="Reviewer" w:date="2026-10-04T05:52:39Z">
              <w:r>
                <w:rPr>
                  <w:sz w:val="14"/>
                  <w:szCs w:val="14"/>
                </w:rPr>
                <w:t xml:space="preserve">532</w:t>
              </w:r>
            </w:ins>
          </w:p>
        </w:tc>
        <w:tc>
          <w:tcPr>
            <w:tcW w:w="600" w:type="dxa"/>
          </w:tcPr>
          <w:p>
            <w:pPr>
              <w:spacing w:before="0" w:after="0"/>
              <w:rPr>
                <w:ins w:id="10605" w:author="Reviewer" w:date="2026-10-04T05:52:39Z"/>
                <w:sz w:val="14"/>
              </w:rPr>
            </w:pPr>
            <w:ins w:id="10560" w:author="Reviewer" w:date="2026-10-04T05:52:39Z">
              <w:r>
                <w:rPr>
                  <w:sz w:val="14"/>
                  <w:szCs w:val="14"/>
                </w:rPr>
                <w:t xml:space="preserve">72</w:t>
              </w:r>
            </w:ins>
          </w:p>
        </w:tc>
      </w:tr>
    </w:tbl>
    <w:p>
      <w:pPr>
        <w:pStyle w:val="Heading2"/>
        <w:rPr>
          <w:ins w:id="9916" w:author="Reviewer" w:date="2026-10-04T05:52:39Z"/>
        </w:rPr>
      </w:pPr>
      <w:ins w:id="9917" w:author="Reviewer" w:date="2026-10-04T05:52:39Z">
        <w:r>
          <w:t xml:space="preserve">D. Gate Margin, Timeliness, and Scalability</w:t>
        </w:r>
      </w:ins>
    </w:p>
    <w:p>
      <w:pPr>
        <w:pStyle w:val="Text"/>
        <w:rPr>
          <w:ins w:id="9918" w:author="Reviewer" w:date="2026-10-04T05:52:39Z"/>
        </w:rPr>
      </w:pPr>
      <w:ins w:id="9919" w:author="Reviewer" w:date="2026-10-04T05:52:39Z">
        <w:r>
          <w:t xml:space="preserve">Table IX reports E4. Raising the vocabulary margin of G5 from 10⁻⁴ to 10⁻² lowered the admission rate of the evolutionary proposer from 37 to 19 percent of attempts, raised the forecasts spent per admission from 116 to 312, cut the sited interventions admitted per run from 1.9 to 0.5, and cut the share of runs that rediscovered a withheld tactic from 47 to 17 percent, while the mean burned area over the three families moved by 3 hectares (56 against 59). A wide margin therefore buys a smaller vocabulary at the price of most of the rediscovery and almost none of the outcome; the default of 10⁻⁴ is kept because the paired test on two futures already rejects a chance gain, and a margin is not a substitute for a second future. One decision covers the whole loop, including the two shadow forecasts of the acceptance test and any adaptation stage that runs, and takes a median 274 ms against a twelve-minute cycle; sixteen times the agents cost at most 1.29 times the share, since each agent reasons over its own region, while six times the forecast horizon raised the median by 1.4 and four times the grid by 6.9, so domain size remains the binding limit. A search proposer adds its forecast budget to the cycle: a proposer call with its 36 shadow forecasts of 45 minutes on a 72 by 50 grid cost at most 4 seconds of wall time on the two-core reference machine, including the share of the simulation step that falls in the same window, which is under one percent of the twelve-minute cycle.</w:t>
        </w:r>
      </w:ins>
    </w:p>
    <w:p>
      <w:pPr>
        <w:pStyle w:val="TableTitle"/>
        <w:rPr>
          <w:ins w:id="10606" w:author="Reviewer" w:date="2026-10-04T05:52:39Z"/>
        </w:rPr>
      </w:pPr>
      <w:ins w:id="10607" w:author="Reviewer" w:date="2026-10-04T05:52:39Z">
        <w:r>
          <w:t xml:space="preserve">TABLE IX</w:t>
        </w:r>
      </w:ins>
    </w:p>
    <w:p>
      <w:pPr>
        <w:pStyle w:val="TableTitle"/>
        <w:rPr>
          <w:ins w:id="10608" w:author="Reviewer" w:date="2026-10-04T05:52:39Z"/>
        </w:rPr>
      </w:pPr>
      <w:ins w:id="10609" w:author="Reviewer" w:date="2026-10-04T05:52:39Z">
        <w:r>
          <w:t xml:space="preserve">Vocabulary margin of G5 swept over three decades with the evolutionary proposer on S6 to S8, three library tactics withheld (E4; 10 seeds per margin and family)</w:t>
        </w:r>
      </w:ins>
    </w:p>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642"/>
        <w:gridCol w:w="1357"/>
        <w:gridCol w:w="785"/>
        <w:gridCol w:w="785"/>
        <w:gridCol w:w="642"/>
        <w:gridCol w:w="789"/>
      </w:tblGrid>
      <w:tr>
        <w:trPr>
          <w:ins w:id="10634" w:author="Reviewer" w:date="2026-10-04T05:52:39Z"/>
        </w:trPr>
        <w:tc>
          <w:tcPr>
            <w:tcW w:w="642" w:type="dxa"/>
          </w:tcPr>
          <w:p>
            <w:pPr>
              <w:spacing w:before="0" w:after="0"/>
              <w:rPr>
                <w:ins w:id="10635" w:author="Reviewer" w:date="2026-10-04T05:52:39Z"/>
                <w:sz w:val="14"/>
              </w:rPr>
            </w:pPr>
            <w:ins w:id="10610" w:author="Reviewer" w:date="2026-10-04T05:52:39Z">
              <w:r>
                <w:rPr>
                  <w:b/>
                  <w:sz w:val="14"/>
                  <w:szCs w:val="14"/>
                </w:rPr>
                <w:t xml:space="preserve">G5 margin</w:t>
              </w:r>
            </w:ins>
          </w:p>
        </w:tc>
        <w:tc>
          <w:tcPr>
            <w:tcW w:w="1357" w:type="dxa"/>
          </w:tcPr>
          <w:p>
            <w:pPr>
              <w:spacing w:before="0" w:after="0"/>
              <w:rPr>
                <w:ins w:id="10636" w:author="Reviewer" w:date="2026-10-04T05:52:39Z"/>
                <w:sz w:val="14"/>
              </w:rPr>
            </w:pPr>
            <w:ins w:id="10611" w:author="Reviewer" w:date="2026-10-04T05:52:39Z">
              <w:r>
                <w:rPr>
                  <w:b/>
                  <w:sz w:val="14"/>
                  <w:szCs w:val="14"/>
                </w:rPr>
                <w:t xml:space="preserve">admitted / attempts</w:t>
              </w:r>
            </w:ins>
          </w:p>
        </w:tc>
        <w:tc>
          <w:tcPr>
            <w:tcW w:w="785" w:type="dxa"/>
          </w:tcPr>
          <w:p>
            <w:pPr>
              <w:spacing w:before="0" w:after="0"/>
              <w:rPr>
                <w:ins w:id="10637" w:author="Reviewer" w:date="2026-10-04T05:52:39Z"/>
                <w:sz w:val="14"/>
              </w:rPr>
            </w:pPr>
            <w:ins w:id="10612" w:author="Reviewer" w:date="2026-10-04T05:52:39Z">
              <w:r>
                <w:rPr>
                  <w:b/>
                  <w:sz w:val="14"/>
                  <w:szCs w:val="14"/>
                </w:rPr>
                <w:t xml:space="preserve">forec./adm.</w:t>
              </w:r>
            </w:ins>
          </w:p>
        </w:tc>
        <w:tc>
          <w:tcPr>
            <w:tcW w:w="785" w:type="dxa"/>
          </w:tcPr>
          <w:p>
            <w:pPr>
              <w:spacing w:before="0" w:after="0"/>
              <w:rPr>
                <w:ins w:id="10638" w:author="Reviewer" w:date="2026-10-04T05:52:39Z"/>
                <w:sz w:val="14"/>
              </w:rPr>
            </w:pPr>
            <w:ins w:id="10613" w:author="Reviewer" w:date="2026-10-04T05:52:39Z">
              <w:r>
                <w:rPr>
                  <w:b/>
                  <w:sz w:val="14"/>
                  <w:szCs w:val="14"/>
                </w:rPr>
                <w:t xml:space="preserve">sited / run</w:t>
              </w:r>
            </w:ins>
          </w:p>
        </w:tc>
        <w:tc>
          <w:tcPr>
            <w:tcW w:w="642" w:type="dxa"/>
          </w:tcPr>
          <w:p>
            <w:pPr>
              <w:spacing w:before="0" w:after="0"/>
              <w:rPr>
                <w:ins w:id="10639" w:author="Reviewer" w:date="2026-10-04T05:52:39Z"/>
                <w:sz w:val="14"/>
              </w:rPr>
            </w:pPr>
            <w:ins w:id="10614" w:author="Reviewer" w:date="2026-10-04T05:52:39Z">
              <w:r>
                <w:rPr>
                  <w:b/>
                  <w:sz w:val="14"/>
                  <w:szCs w:val="14"/>
                </w:rPr>
                <w:t xml:space="preserve">redisc. %</w:t>
              </w:r>
            </w:ins>
          </w:p>
        </w:tc>
        <w:tc>
          <w:tcPr>
            <w:tcW w:w="789" w:type="dxa"/>
          </w:tcPr>
          <w:p>
            <w:pPr>
              <w:spacing w:before="0" w:after="0"/>
              <w:rPr>
                <w:ins w:id="10640" w:author="Reviewer" w:date="2026-10-04T05:52:39Z"/>
                <w:sz w:val="14"/>
              </w:rPr>
            </w:pPr>
            <w:ins w:id="10615" w:author="Reviewer" w:date="2026-10-04T05:52:39Z">
              <w:r>
                <w:rPr>
                  <w:b/>
                  <w:sz w:val="14"/>
                  <w:szCs w:val="14"/>
                </w:rPr>
                <w:t xml:space="preserve">burned (ha)</w:t>
              </w:r>
            </w:ins>
          </w:p>
        </w:tc>
      </w:tr>
      <w:tr>
        <w:trPr>
          <w:ins w:id="10641" w:author="Reviewer" w:date="2026-10-04T05:52:39Z"/>
        </w:trPr>
        <w:tc>
          <w:tcPr>
            <w:tcW w:w="642" w:type="dxa"/>
          </w:tcPr>
          <w:p>
            <w:pPr>
              <w:spacing w:before="0" w:after="0"/>
              <w:rPr>
                <w:ins w:id="10642" w:author="Reviewer" w:date="2026-10-04T05:52:39Z"/>
                <w:sz w:val="14"/>
              </w:rPr>
            </w:pPr>
            <w:ins w:id="10616" w:author="Reviewer" w:date="2026-10-04T05:52:39Z">
              <w:r>
                <w:rPr>
                  <w:sz w:val="14"/>
                  <w:szCs w:val="14"/>
                </w:rPr>
                <w:t xml:space="preserve">10⁻⁴</w:t>
              </w:r>
            </w:ins>
          </w:p>
        </w:tc>
        <w:tc>
          <w:tcPr>
            <w:tcW w:w="1357" w:type="dxa"/>
          </w:tcPr>
          <w:p>
            <w:pPr>
              <w:spacing w:before="0" w:after="0"/>
              <w:rPr>
                <w:ins w:id="10643" w:author="Reviewer" w:date="2026-10-04T05:52:39Z"/>
                <w:sz w:val="14"/>
              </w:rPr>
            </w:pPr>
            <w:ins w:id="10617" w:author="Reviewer" w:date="2026-10-04T05:52:39Z">
              <w:r>
                <w:rPr>
                  <w:sz w:val="14"/>
                  <w:szCs w:val="14"/>
                </w:rPr>
                <w:t xml:space="preserve">103 / 278 (37%)</w:t>
              </w:r>
            </w:ins>
          </w:p>
        </w:tc>
        <w:tc>
          <w:tcPr>
            <w:tcW w:w="785" w:type="dxa"/>
          </w:tcPr>
          <w:p>
            <w:pPr>
              <w:spacing w:before="0" w:after="0"/>
              <w:rPr>
                <w:ins w:id="10644" w:author="Reviewer" w:date="2026-10-04T05:52:39Z"/>
                <w:sz w:val="14"/>
              </w:rPr>
            </w:pPr>
            <w:ins w:id="10618" w:author="Reviewer" w:date="2026-10-04T05:52:39Z">
              <w:r>
                <w:rPr>
                  <w:sz w:val="14"/>
                  <w:szCs w:val="14"/>
                </w:rPr>
                <w:t xml:space="preserve">116</w:t>
              </w:r>
            </w:ins>
          </w:p>
        </w:tc>
        <w:tc>
          <w:tcPr>
            <w:tcW w:w="785" w:type="dxa"/>
          </w:tcPr>
          <w:p>
            <w:pPr>
              <w:spacing w:before="0" w:after="0"/>
              <w:rPr>
                <w:ins w:id="10645" w:author="Reviewer" w:date="2026-10-04T05:52:39Z"/>
                <w:sz w:val="14"/>
              </w:rPr>
            </w:pPr>
            <w:ins w:id="10619" w:author="Reviewer" w:date="2026-10-04T05:52:39Z">
              <w:r>
                <w:rPr>
                  <w:sz w:val="14"/>
                  <w:szCs w:val="14"/>
                </w:rPr>
                <w:t xml:space="preserve">1.9</w:t>
              </w:r>
            </w:ins>
          </w:p>
        </w:tc>
        <w:tc>
          <w:tcPr>
            <w:tcW w:w="642" w:type="dxa"/>
          </w:tcPr>
          <w:p>
            <w:pPr>
              <w:spacing w:before="0" w:after="0"/>
              <w:rPr>
                <w:ins w:id="10646" w:author="Reviewer" w:date="2026-10-04T05:52:39Z"/>
                <w:sz w:val="14"/>
              </w:rPr>
            </w:pPr>
            <w:ins w:id="10620" w:author="Reviewer" w:date="2026-10-04T05:52:39Z">
              <w:r>
                <w:rPr>
                  <w:sz w:val="14"/>
                  <w:szCs w:val="14"/>
                </w:rPr>
                <w:t xml:space="preserve">47</w:t>
              </w:r>
            </w:ins>
          </w:p>
        </w:tc>
        <w:tc>
          <w:tcPr>
            <w:tcW w:w="789" w:type="dxa"/>
          </w:tcPr>
          <w:p>
            <w:pPr>
              <w:spacing w:before="0" w:after="0"/>
              <w:rPr>
                <w:ins w:id="10647" w:author="Reviewer" w:date="2026-10-04T05:52:39Z"/>
                <w:sz w:val="14"/>
              </w:rPr>
            </w:pPr>
            <w:ins w:id="10621" w:author="Reviewer" w:date="2026-10-04T05:52:39Z">
              <w:r>
                <w:rPr>
                  <w:sz w:val="14"/>
                  <w:szCs w:val="14"/>
                </w:rPr>
                <w:t xml:space="preserve">56</w:t>
              </w:r>
            </w:ins>
          </w:p>
        </w:tc>
      </w:tr>
      <w:tr>
        <w:trPr>
          <w:ins w:id="10648" w:author="Reviewer" w:date="2026-10-04T05:52:39Z"/>
        </w:trPr>
        <w:tc>
          <w:tcPr>
            <w:tcW w:w="642" w:type="dxa"/>
          </w:tcPr>
          <w:p>
            <w:pPr>
              <w:spacing w:before="0" w:after="0"/>
              <w:rPr>
                <w:ins w:id="10649" w:author="Reviewer" w:date="2026-10-04T05:52:39Z"/>
                <w:sz w:val="14"/>
              </w:rPr>
            </w:pPr>
            <w:ins w:id="10622" w:author="Reviewer" w:date="2026-10-04T05:52:39Z">
              <w:r>
                <w:rPr>
                  <w:sz w:val="14"/>
                  <w:szCs w:val="14"/>
                </w:rPr>
                <w:t xml:space="preserve">10⁻³</w:t>
              </w:r>
            </w:ins>
          </w:p>
        </w:tc>
        <w:tc>
          <w:tcPr>
            <w:tcW w:w="1357" w:type="dxa"/>
          </w:tcPr>
          <w:p>
            <w:pPr>
              <w:spacing w:before="0" w:after="0"/>
              <w:rPr>
                <w:ins w:id="10650" w:author="Reviewer" w:date="2026-10-04T05:52:39Z"/>
                <w:sz w:val="14"/>
              </w:rPr>
            </w:pPr>
            <w:ins w:id="10623" w:author="Reviewer" w:date="2026-10-04T05:52:39Z">
              <w:r>
                <w:rPr>
                  <w:sz w:val="14"/>
                  <w:szCs w:val="14"/>
                </w:rPr>
                <w:t xml:space="preserve">86 / 296 (29%)</w:t>
              </w:r>
            </w:ins>
          </w:p>
        </w:tc>
        <w:tc>
          <w:tcPr>
            <w:tcW w:w="785" w:type="dxa"/>
          </w:tcPr>
          <w:p>
            <w:pPr>
              <w:spacing w:before="0" w:after="0"/>
              <w:rPr>
                <w:ins w:id="10651" w:author="Reviewer" w:date="2026-10-04T05:52:39Z"/>
                <w:sz w:val="14"/>
              </w:rPr>
            </w:pPr>
            <w:ins w:id="10624" w:author="Reviewer" w:date="2026-10-04T05:52:39Z">
              <w:r>
                <w:rPr>
                  <w:sz w:val="14"/>
                  <w:szCs w:val="14"/>
                </w:rPr>
                <w:t xml:space="preserve">171</w:t>
              </w:r>
            </w:ins>
          </w:p>
        </w:tc>
        <w:tc>
          <w:tcPr>
            <w:tcW w:w="785" w:type="dxa"/>
          </w:tcPr>
          <w:p>
            <w:pPr>
              <w:spacing w:before="0" w:after="0"/>
              <w:rPr>
                <w:ins w:id="10652" w:author="Reviewer" w:date="2026-10-04T05:52:39Z"/>
                <w:sz w:val="14"/>
              </w:rPr>
            </w:pPr>
            <w:ins w:id="10625" w:author="Reviewer" w:date="2026-10-04T05:52:39Z">
              <w:r>
                <w:rPr>
                  <w:sz w:val="14"/>
                  <w:szCs w:val="14"/>
                </w:rPr>
                <w:t xml:space="preserve">1.3</w:t>
              </w:r>
            </w:ins>
          </w:p>
        </w:tc>
        <w:tc>
          <w:tcPr>
            <w:tcW w:w="642" w:type="dxa"/>
          </w:tcPr>
          <w:p>
            <w:pPr>
              <w:spacing w:before="0" w:after="0"/>
              <w:rPr>
                <w:ins w:id="10653" w:author="Reviewer" w:date="2026-10-04T05:52:39Z"/>
                <w:sz w:val="14"/>
              </w:rPr>
            </w:pPr>
            <w:ins w:id="10626" w:author="Reviewer" w:date="2026-10-04T05:52:39Z">
              <w:r>
                <w:rPr>
                  <w:sz w:val="14"/>
                  <w:szCs w:val="14"/>
                </w:rPr>
                <w:t xml:space="preserve">40</w:t>
              </w:r>
            </w:ins>
          </w:p>
        </w:tc>
        <w:tc>
          <w:tcPr>
            <w:tcW w:w="789" w:type="dxa"/>
          </w:tcPr>
          <w:p>
            <w:pPr>
              <w:spacing w:before="0" w:after="0"/>
              <w:rPr>
                <w:ins w:id="10654" w:author="Reviewer" w:date="2026-10-04T05:52:39Z"/>
                <w:sz w:val="14"/>
              </w:rPr>
            </w:pPr>
            <w:ins w:id="10627" w:author="Reviewer" w:date="2026-10-04T05:52:39Z">
              <w:r>
                <w:rPr>
                  <w:sz w:val="14"/>
                  <w:szCs w:val="14"/>
                </w:rPr>
                <w:t xml:space="preserve">57</w:t>
              </w:r>
            </w:ins>
          </w:p>
        </w:tc>
      </w:tr>
      <w:tr>
        <w:trPr>
          <w:ins w:id="10655" w:author="Reviewer" w:date="2026-10-04T05:52:39Z"/>
        </w:trPr>
        <w:tc>
          <w:tcPr>
            <w:tcW w:w="642" w:type="dxa"/>
          </w:tcPr>
          <w:p>
            <w:pPr>
              <w:spacing w:before="0" w:after="0"/>
              <w:rPr>
                <w:ins w:id="10656" w:author="Reviewer" w:date="2026-10-04T05:52:39Z"/>
                <w:sz w:val="14"/>
              </w:rPr>
            </w:pPr>
            <w:ins w:id="10628" w:author="Reviewer" w:date="2026-10-04T05:52:39Z">
              <w:r>
                <w:rPr>
                  <w:sz w:val="14"/>
                  <w:szCs w:val="14"/>
                </w:rPr>
                <w:t xml:space="preserve">10⁻²</w:t>
              </w:r>
            </w:ins>
          </w:p>
        </w:tc>
        <w:tc>
          <w:tcPr>
            <w:tcW w:w="1357" w:type="dxa"/>
          </w:tcPr>
          <w:p>
            <w:pPr>
              <w:spacing w:before="0" w:after="0"/>
              <w:rPr>
                <w:ins w:id="10657" w:author="Reviewer" w:date="2026-10-04T05:52:39Z"/>
                <w:sz w:val="14"/>
              </w:rPr>
            </w:pPr>
            <w:ins w:id="10629" w:author="Reviewer" w:date="2026-10-04T05:52:39Z">
              <w:r>
                <w:rPr>
                  <w:sz w:val="14"/>
                  <w:szCs w:val="14"/>
                </w:rPr>
                <w:t xml:space="preserve">69 / 366 (19%)</w:t>
              </w:r>
            </w:ins>
          </w:p>
        </w:tc>
        <w:tc>
          <w:tcPr>
            <w:tcW w:w="785" w:type="dxa"/>
          </w:tcPr>
          <w:p>
            <w:pPr>
              <w:spacing w:before="0" w:after="0"/>
              <w:rPr>
                <w:ins w:id="10658" w:author="Reviewer" w:date="2026-10-04T05:52:39Z"/>
                <w:sz w:val="14"/>
              </w:rPr>
            </w:pPr>
            <w:ins w:id="10630" w:author="Reviewer" w:date="2026-10-04T05:52:39Z">
              <w:r>
                <w:rPr>
                  <w:sz w:val="14"/>
                  <w:szCs w:val="14"/>
                </w:rPr>
                <w:t xml:space="preserve">312</w:t>
              </w:r>
            </w:ins>
          </w:p>
        </w:tc>
        <w:tc>
          <w:tcPr>
            <w:tcW w:w="785" w:type="dxa"/>
          </w:tcPr>
          <w:p>
            <w:pPr>
              <w:spacing w:before="0" w:after="0"/>
              <w:rPr>
                <w:ins w:id="10659" w:author="Reviewer" w:date="2026-10-04T05:52:39Z"/>
                <w:sz w:val="14"/>
              </w:rPr>
            </w:pPr>
            <w:ins w:id="10631" w:author="Reviewer" w:date="2026-10-04T05:52:39Z">
              <w:r>
                <w:rPr>
                  <w:sz w:val="14"/>
                  <w:szCs w:val="14"/>
                </w:rPr>
                <w:t xml:space="preserve">0.5</w:t>
              </w:r>
            </w:ins>
          </w:p>
        </w:tc>
        <w:tc>
          <w:tcPr>
            <w:tcW w:w="642" w:type="dxa"/>
          </w:tcPr>
          <w:p>
            <w:pPr>
              <w:spacing w:before="0" w:after="0"/>
              <w:rPr>
                <w:ins w:id="10660" w:author="Reviewer" w:date="2026-10-04T05:52:39Z"/>
                <w:sz w:val="14"/>
              </w:rPr>
            </w:pPr>
            <w:ins w:id="10632" w:author="Reviewer" w:date="2026-10-04T05:52:39Z">
              <w:r>
                <w:rPr>
                  <w:sz w:val="14"/>
                  <w:szCs w:val="14"/>
                </w:rPr>
                <w:t xml:space="preserve">17</w:t>
              </w:r>
            </w:ins>
          </w:p>
        </w:tc>
        <w:tc>
          <w:tcPr>
            <w:tcW w:w="789" w:type="dxa"/>
          </w:tcPr>
          <w:p>
            <w:pPr>
              <w:spacing w:before="0" w:after="0"/>
              <w:rPr>
                <w:ins w:id="10661" w:author="Reviewer" w:date="2026-10-04T05:52:39Z"/>
                <w:sz w:val="14"/>
              </w:rPr>
            </w:pPr>
            <w:ins w:id="10633" w:author="Reviewer" w:date="2026-10-04T05:52:39Z">
              <w:r>
                <w:rPr>
                  <w:sz w:val="14"/>
                  <w:szCs w:val="14"/>
                </w:rPr>
                <w:t xml:space="preserve">59</w:t>
              </w:r>
            </w:ins>
          </w:p>
        </w:tc>
      </w:tr>
    </w:tbl>
    <w:p>
      <w:pPr>
        <w:pStyle w:val="Heading2"/>
        <w:rPr>
          <w:ins w:id="9920" w:author="Reviewer" w:date="2026-10-04T05:52:39Z"/>
        </w:rPr>
      </w:pPr>
      <w:ins w:id="9921" w:author="Reviewer" w:date="2026-10-04T05:52:39Z">
        <w:r>
          <w:t xml:space="preserve">E. Compliance With the Evaluation Criteria</w:t>
        </w:r>
      </w:ins>
    </w:p>
    <w:p>
      <w:pPr>
        <w:pStyle w:val="Text"/>
        <w:rPr>
          <w:ins w:id="9902" w:author="Reviewer" w:date="2026-10-04T05:52:39Z"/>
        </w:rPr>
      </w:pPr>
      <w:ins w:id="9903" w:author="Reviewer" w:date="2026-10-04T05:52:39Z">
        <w:r>
          <w:t xml:space="preserve">Predictive fidelity rests on four blind hindcasts on real inputs, with front agreement of 86 to 94 percent and detection probability of 85 to 97 percent. Decision quality is met against the closed adaptive reference on all eight families, with paired gains in burned area and a higher share of incidents brought to extinction. Adaptability is met on the axis the literature names, rediscovery of withheld knowledge, with 47 to 54 percent of incidents re-composing a withheld tactic. Timeliness and scalability carry over from the earlier measurements and hold with the search budget added. Robustness is shown for observation loss on S5 and not for sensor noise or communication failure. Explainability holds at the level of the ledger: every attempt, verdict, and object is logged with its trigger, gate, and consuming rule; interpretability to the operator is not evaluated. Uncertainty is carried into every decision as a confidence weight and is not propagated as an ensemble.</w:t>
        </w:r>
      </w:ins>
    </w:p>
    <w:p w14:paraId="62187A2C" w14:textId="1159A277" w:rsidR="004A6C58" w:rsidRDefault="00121BAB">
      <w:pPr>
        <w:pStyle w:val="Heading2"/>
        <w:rPr>
          <w:del w:id="9419" w:author="Reviewer" w:date="2026-10-04T05:52:39Z"/>
        </w:rPr>
      </w:pPr>
      <w:del w:id="9418" w:author="Reviewer" w:date="2026-10-04T05:52:39Z">
        <w:r>
          <w:lastRenderedPageBreak/>
          <w:delText>C. Experimental Setup and Sensitivity Analysis</w:delText>
        </w:r>
      </w:del>
    </w:p>
    <w:p w14:paraId="72347C77" w14:textId="64968351" w:rsidR="00322A81" w:rsidRDefault="00322A81" w:rsidP="00CF451C">
      <w:pPr>
        <w:pStyle w:val="Text"/>
        <w:rPr>
          <w:del w:id="9435" w:author="Reviewer" w:date="2026-10-04T05:52:39Z"/>
        </w:rPr>
      </w:pPr>
      <w:del w:id="9420" w:author="Reviewer" w:date="2026-10-04T05:52:39Z">
        <w:r>
          <w:delText xml:space="preserve"/>
        </w:r>
      </w:del>
      <w:del w:id="9421" w:author="Reviewer" w:date="2026-10-04T05:52:39Z">
        <w:r>
          <w:delText xml:space="preserve">Synthetic scenarios use 200 by 200 grids at 90 m resolution with terrain, settlements, roads, and capacity-limited bases; historical scenarios reconstruct the documented fires. Unless stated otherwise the engine runs with the thresholds of Section IV, a twelve-minute cycle, a shadow forecast basis of at least 45 minutes, and 50 Monte Carlo runs per condition, sensitivity being assessed one parameter at a time over five worlds, 880 runs in total.</w:delText>
        </w:r>
      </w:del>
      <w:del w:id="9422" w:author="Reviewer" w:date="2026-10-04T05:52:39Z">
        <w:r>
          <w:delText xml:space="preserve">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delText>
        </w:r>
      </w:del>
      <w:del w:id="9423" w:author="Reviewer" w:date="2026-10-04T05:52:39Z">
        <w:r>
          <w:delText xml:space="preserve"/>
        </w:r>
      </w:del>
      <w:del w:id="9424" w:author="Reviewer" w:date="2026-10-04T05:52:39Z">
        <w:r>
          <w:delText xml:space="preserve"/>
        </w:r>
      </w:del>
      <w:del w:id="9425" w:author="Reviewer" w:date="2026-10-04T05:52:39Z">
        <w:r>
          <w:delText xml:space="preserve"/>
        </w:r>
      </w:del>
      <w:del w:id="9426" w:author="Reviewer" w:date="2026-10-04T05:52:39Z">
        <w:r w:rsidR="00F05500" w:rsidRPr="00F05500">
          <w:fldChar w:fldCharType="begin"/>
        </w:r>
      </w:del>
      <w:del w:id="9427" w:author="Reviewer" w:date="2026-10-04T05:52:39Z">
        <w:r w:rsidR="00F05500" w:rsidRPr="00F05500">
          <w:instrText xml:space="preserve"> REF _Ref237017164 \h </w:instrText>
        </w:r>
      </w:del>
      <w:del w:id="9428" w:author="Reviewer" w:date="2026-10-04T05:52:39Z">
        <w:r w:rsidR="00F05500" w:rsidRPr="00F05500">
          <w:instrText xml:space="preserve"> \* MERGEFORMAT </w:instrText>
        </w:r>
      </w:del>
      <w:del w:id="9429" w:author="Reviewer" w:date="2026-10-04T05:52:39Z">
        <w:r w:rsidR="00F05500" w:rsidRPr="00F05500">
          <w:fldChar w:fldCharType="separate"/>
        </w:r>
      </w:del>
      <w:del w:id="9430" w:author="Reviewer" w:date="2026-10-04T05:52:39Z">
        <w:r>
          <w:delText xml:space="preserve">Fig. </w:delText>
        </w:r>
      </w:del>
      <w:del w:id="9431" w:author="Reviewer" w:date="2026-10-04T05:52:39Z">
        <w:r>
          <w:rPr>
            <w:noProof/>
          </w:rPr>
          <w:delText xml:space="preserve">10</w:delText>
        </w:r>
      </w:del>
      <w:del w:id="9432" w:author="Reviewer" w:date="2026-10-04T05:52:39Z">
        <w:r w:rsidR="00F05500" w:rsidRPr="00F05500">
          <w:fldChar w:fldCharType="end"/>
        </w:r>
      </w:del>
      <w:del w:id="9433" w:author="Reviewer" w:date="2026-10-04T05:52:39Z">
        <w:r>
          <w:delText xml:space="preserve"/>
        </w:r>
      </w:del>
      <w:del w:id="9434" w:author="Reviewer" w:date="2026-10-04T05:52:39Z">
        <w:r>
          <w:delText xml:space="preserve"/>
        </w:r>
      </w:del>
    </w:p>
    <w:p w14:paraId="73828DD8" w14:textId="77777777" w:rsidR="004A6C58" w:rsidRDefault="00835954" w:rsidP="00835954">
      <w:pPr>
        <w:pStyle w:val="Heading2"/>
        <w:rPr>
          <w:del w:id="9458" w:author="Reviewer" w:date="2026-10-04T05:52:39Z"/>
        </w:rPr>
      </w:pPr>
      <w:del w:id="9436" w:author="Reviewer" w:date="2026-10-04T05:52:39Z">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rPr>
                                  <w:del w:id="9459" w:author="Reviewer" w:date="2026-10-04T05:52:39Z"/>
                                </w:rPr>
                              </w:pPr>
                              <w:del w:id="9437" w:author="Reviewer" w:date="2026-10-04T05:52:39Z">
                                <w:r>
                                  <w:rPr>
                                    <w:noProof/>
                                  </w:rPr>
                                  <w:drawing>
                                    <wp:inline distT="0" distB="0" distL="0" distR="0" wp14:anchorId="6737F943" wp14:editId="696267F0">
                                      <wp:extent cx="2606040" cy="1813271"/>
                                      <wp:effectExtent l="0" t="0" r="0" b="0"/>
                                      <wp:docPr id="40" name="image31.png"/>
                                      <wp:cNvGraphicFramePr>
                                        <a:graphicFrameLocks noChangeAspect="1"/>
                                      </wp:cNvGraphicFramePr>
                                      <a:graphic>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del>
                            </w:p>
                            <w:p w14:paraId="53603249" w14:textId="0BFEB755" w:rsidR="00835954" w:rsidRPr="00F24D90" w:rsidRDefault="00F05500" w:rsidP="00835954">
                              <w:pPr>
                                <w:pStyle w:val="FigureCaption"/>
                                <w:rPr>
                                  <w:del w:id="9460" w:author="Reviewer" w:date="2026-10-04T05:52:39Z"/>
                                </w:rPr>
                              </w:pPr>
                              <w:bookmarkStart w:id="52" w:name="_RefFigHeat"/>
                              <w:bookmarkStart w:id="53" w:name="_Ref237017164"/>
                              <w:del w:id="9438" w:author="Reviewer" w:date="2026-10-04T05:52:39Z">
                                <w:r>
                                  <w:rPr>
                                    <w:b/>
                                    <w:bCs/>
                                  </w:rPr>
                                  <w:delText xml:space="preserve">Fig. </w:delText>
                                </w:r>
                              </w:del>
                              <w:del w:id="9439" w:author="Reviewer" w:date="2026-10-04T05:52:39Z">
                                <w:r>
                                  <w:fldChar w:fldCharType="begin"/>
                                </w:r>
                              </w:del>
                              <w:del w:id="9440" w:author="Reviewer" w:date="2026-10-04T05:52:39Z">
                                <w:r>
                                  <w:instrText xml:space="preserve"> SEQ Fig. \* ARABIC </w:instrText>
                                </w:r>
                              </w:del>
                              <w:del w:id="9441" w:author="Reviewer" w:date="2026-10-04T05:52:39Z">
                                <w:r>
                                  <w:fldChar w:fldCharType="separate"/>
                                </w:r>
                              </w:del>
                              <w:del w:id="9442" w:author="Reviewer" w:date="2026-10-04T05:52:39Z">
                                <w:r>
                                  <w:rPr>
                                    <w:noProof/>
                                  </w:rPr>
                                  <w:delText xml:space="preserve">10</w:delText>
                                </w:r>
                              </w:del>
                              <w:del w:id="9443" w:author="Reviewer" w:date="2026-10-04T05:52:39Z">
                                <w:r>
                                  <w:rPr>
                                    <w:noProof/>
                                  </w:rPr>
                                  <w:fldChar w:fldCharType="end"/>
                                </w:r>
                              </w:del>
                              <w:bookmarkEnd w:id="53"/>
                              <w:del w:id="9444" w:author="Reviewer" w:date="2026-10-04T05:52:39Z">
                                <w:r>
                                  <w:rPr>
                                    <w:b/>
                                    <w:bCs/>
                                  </w:rPr>
                                  <w:delText xml:space="preserve">.</w:delText>
                                </w:r>
                              </w:del>
                              <w:del w:id="9445" w:author="Reviewer" w:date="2026-10-04T05:52:39Z">
                                <w:r>
                                  <w:delText xml:space="preserve"> Physical cost over ignitions and resource level, as a share of the free burn.</w:delText>
                                </w:r>
                              </w:del>
                              <w:bookmarkEnd w:id="52"/>
                              <w:del w:id="9446" w:author="Reviewer" w:date="2026-10-04T05:52:39Z">
                                <w:r>
                                  <w:delText xml:space="preserve"> </w:delText>
                                </w:r>
                              </w:del>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rPr>
                            <w:del w:id="9461" w:author="Reviewer" w:date="2026-10-04T05:52:39Z"/>
                          </w:rPr>
                        </w:pPr>
                        <w:del w:id="9447" w:author="Reviewer" w:date="2026-10-04T05:52:39Z">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del>
                      </w:p>
                      <w:p w14:paraId="53603249" w14:textId="0BFEB755" w:rsidR="00835954" w:rsidRPr="00F24D90" w:rsidRDefault="00F05500" w:rsidP="00835954">
                        <w:pPr>
                          <w:pStyle w:val="FigureCaption"/>
                          <w:rPr>
                            <w:del w:id="9462" w:author="Reviewer" w:date="2026-10-04T05:52:39Z"/>
                          </w:rPr>
                        </w:pPr>
                        <w:bookmarkStart w:id="54" w:name="_RefFigHeat"/>
                        <w:bookmarkStart w:id="55" w:name="_Ref237017164"/>
                        <w:del w:id="9448" w:author="Reviewer" w:date="2026-10-04T05:52:39Z">
                          <w:r>
                            <w:rPr>
                              <w:b/>
                              <w:bCs/>
                            </w:rPr>
                            <w:delText xml:space="preserve">Fig. </w:delText>
                          </w:r>
                        </w:del>
                        <w:del w:id="9449" w:author="Reviewer" w:date="2026-10-04T05:52:39Z">
                          <w:r>
                            <w:fldChar w:fldCharType="begin"/>
                          </w:r>
                        </w:del>
                        <w:del w:id="9450" w:author="Reviewer" w:date="2026-10-04T05:52:39Z">
                          <w:r>
                            <w:instrText xml:space="preserve"> SEQ Fig. \* ARABIC </w:instrText>
                          </w:r>
                        </w:del>
                        <w:del w:id="9451" w:author="Reviewer" w:date="2026-10-04T05:52:39Z">
                          <w:r>
                            <w:fldChar w:fldCharType="separate"/>
                          </w:r>
                        </w:del>
                        <w:del w:id="9452" w:author="Reviewer" w:date="2026-10-04T05:52:39Z">
                          <w:r>
                            <w:rPr>
                              <w:noProof/>
                            </w:rPr>
                            <w:delText xml:space="preserve">10</w:delText>
                          </w:r>
                        </w:del>
                        <w:del w:id="9453" w:author="Reviewer" w:date="2026-10-04T05:52:39Z">
                          <w:r>
                            <w:rPr>
                              <w:noProof/>
                            </w:rPr>
                            <w:fldChar w:fldCharType="end"/>
                          </w:r>
                        </w:del>
                        <w:bookmarkEnd w:id="55"/>
                        <w:del w:id="9454" w:author="Reviewer" w:date="2026-10-04T05:52:39Z">
                          <w:r>
                            <w:rPr>
                              <w:b/>
                              <w:bCs/>
                            </w:rPr>
                            <w:delText xml:space="preserve">.</w:delText>
                          </w:r>
                        </w:del>
                        <w:del w:id="9455" w:author="Reviewer" w:date="2026-10-04T05:52:39Z">
                          <w:r>
                            <w:delText xml:space="preserve"> Physical cost over ignitions and resource level, as a share of the free burn.</w:delText>
                          </w:r>
                        </w:del>
                        <w:bookmarkEnd w:id="54"/>
                        <w:del w:id="9456" w:author="Reviewer" w:date="2026-10-04T05:52:39Z">
                          <w:r>
                            <w:delText xml:space="preserve"> </w:delText>
                          </w:r>
                        </w:del>
                      </w:p>
                    </w:txbxContent>
                  </v:textbox>
                  <w10:wrap type="square" anchorx="margin" anchory="margin"/>
                </v:shape>
              </w:pict>
            </mc:Fallback>
          </mc:AlternateContent>
        </w:r>
      </w:del>
      <w:del w:id="9457" w:author="Reviewer" w:date="2026-10-04T05:52:39Z">
        <w:r>
          <w:delText xml:space="preserve">D. Performance of the Decision Layer</w:delText>
        </w:r>
      </w:del>
    </w:p>
    <w:p w14:paraId="72889100" w14:textId="609DEF99" w:rsidR="004A6C58" w:rsidRDefault="00CF451C" w:rsidP="00835954">
      <w:pPr>
        <w:pStyle w:val="Text"/>
        <w:rPr>
          <w:del w:id="9506" w:author="Reviewer" w:date="2026-10-04T05:52:39Z"/>
        </w:rPr>
      </w:pPr>
      <w:del w:id="9463" w:author="Reviewer" w:date="2026-10-04T05:52:39Z">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rPr>
                                  <w:del w:id="9507" w:author="Reviewer" w:date="2026-10-04T05:52:39Z"/>
                                </w:rPr>
                              </w:pPr>
                              <w:del w:id="9464" w:author="Reviewer" w:date="2026-10-04T05:52:39Z">
                                <w:r>
                                  <w:rPr>
                                    <w:noProof/>
                                  </w:rPr>
                                  <w:drawing>
                                    <wp:inline distT="0" distB="0" distL="0" distR="0" wp14:anchorId="7F3A51E7" wp14:editId="7B650473">
                                      <wp:extent cx="2606040" cy="1900775"/>
                                      <wp:effectExtent l="0" t="0" r="0" b="0"/>
                                      <wp:docPr id="41" name="image47.png"/>
                                      <wp:cNvGraphicFramePr>
                                        <a:graphicFrameLocks noChangeAspect="1"/>
                                      </wp:cNvGraphicFramePr>
                                      <a:graphic>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del>
                            </w:p>
                            <w:p w14:paraId="01D993E7" w14:textId="34218AAF" w:rsidR="00CF451C" w:rsidRDefault="00F05500" w:rsidP="00CF451C">
                              <w:pPr>
                                <w:pStyle w:val="FigureCaption"/>
                                <w:rPr>
                                  <w:del w:id="9508" w:author="Reviewer" w:date="2026-10-04T05:52:39Z"/>
                                </w:rPr>
                              </w:pPr>
                              <w:bookmarkStart w:id="56" w:name="_Ref237017203"/>
                              <w:del w:id="9465" w:author="Reviewer" w:date="2026-10-04T05:52:39Z">
                                <w:r>
                                  <w:rPr>
                                    <w:b/>
                                    <w:bCs/>
                                  </w:rPr>
                                  <w:delText xml:space="preserve">Fig. </w:delText>
                                </w:r>
                              </w:del>
                              <w:del w:id="9466" w:author="Reviewer" w:date="2026-10-04T05:52:39Z">
                                <w:r>
                                  <w:fldChar w:fldCharType="begin"/>
                                </w:r>
                              </w:del>
                              <w:del w:id="9467" w:author="Reviewer" w:date="2026-10-04T05:52:39Z">
                                <w:r>
                                  <w:instrText xml:space="preserve"> SEQ Fig. \* ARABIC </w:instrText>
                                </w:r>
                              </w:del>
                              <w:del w:id="9468" w:author="Reviewer" w:date="2026-10-04T05:52:39Z">
                                <w:r>
                                  <w:fldChar w:fldCharType="separate"/>
                                </w:r>
                              </w:del>
                              <w:del w:id="9469" w:author="Reviewer" w:date="2026-10-04T05:52:39Z">
                                <w:r>
                                  <w:rPr>
                                    <w:noProof/>
                                  </w:rPr>
                                  <w:delText xml:space="preserve">11</w:delText>
                                </w:r>
                              </w:del>
                              <w:del w:id="9470" w:author="Reviewer" w:date="2026-10-04T05:52:39Z">
                                <w:r>
                                  <w:rPr>
                                    <w:noProof/>
                                  </w:rPr>
                                  <w:fldChar w:fldCharType="end"/>
                                </w:r>
                              </w:del>
                              <w:bookmarkEnd w:id="56"/>
                              <w:del w:id="9471" w:author="Reviewer" w:date="2026-10-04T05:52:39Z">
                                <w:r>
                                  <w:rPr>
                                    <w:b/>
                                    <w:bCs/>
                                  </w:rPr>
                                  <w:delText xml:space="preserve">.</w:delText>
                                </w:r>
                              </w:del>
                              <w:del w:id="9472" w:author="Reviewer" w:date="2026-10-04T05:52:39Z">
                                <w:r>
                                  <w:delText xml:space="preserve"> Average burned-area, burned-forest, and affected-population evolution of the four configurations under the five scenarios.</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rPr>
                            <w:del w:id="9509" w:author="Reviewer" w:date="2026-10-04T05:52:39Z"/>
                          </w:rPr>
                        </w:pPr>
                        <w:del w:id="9473" w:author="Reviewer" w:date="2026-10-04T05:52:39Z">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del>
                      </w:p>
                      <w:p w14:paraId="01D993E7" w14:textId="34218AAF" w:rsidR="00CF451C" w:rsidRDefault="00F05500" w:rsidP="00CF451C">
                        <w:pPr>
                          <w:pStyle w:val="FigureCaption"/>
                          <w:rPr>
                            <w:del w:id="9510" w:author="Reviewer" w:date="2026-10-04T05:52:39Z"/>
                          </w:rPr>
                        </w:pPr>
                        <w:bookmarkStart w:id="57" w:name="_Ref237017203"/>
                        <w:del w:id="9474" w:author="Reviewer" w:date="2026-10-04T05:52:39Z">
                          <w:r>
                            <w:rPr>
                              <w:b/>
                              <w:bCs/>
                            </w:rPr>
                            <w:delText xml:space="preserve">Fig. </w:delText>
                          </w:r>
                        </w:del>
                        <w:del w:id="9475" w:author="Reviewer" w:date="2026-10-04T05:52:39Z">
                          <w:r>
                            <w:fldChar w:fldCharType="begin"/>
                          </w:r>
                        </w:del>
                        <w:del w:id="9476" w:author="Reviewer" w:date="2026-10-04T05:52:39Z">
                          <w:r>
                            <w:instrText xml:space="preserve"> SEQ Fig. \* ARABIC </w:instrText>
                          </w:r>
                        </w:del>
                        <w:del w:id="9477" w:author="Reviewer" w:date="2026-10-04T05:52:39Z">
                          <w:r>
                            <w:fldChar w:fldCharType="separate"/>
                          </w:r>
                        </w:del>
                        <w:del w:id="9478" w:author="Reviewer" w:date="2026-10-04T05:52:39Z">
                          <w:r>
                            <w:rPr>
                              <w:noProof/>
                            </w:rPr>
                            <w:delText xml:space="preserve">11</w:delText>
                          </w:r>
                        </w:del>
                        <w:del w:id="9479" w:author="Reviewer" w:date="2026-10-04T05:52:39Z">
                          <w:r>
                            <w:rPr>
                              <w:noProof/>
                            </w:rPr>
                            <w:fldChar w:fldCharType="end"/>
                          </w:r>
                        </w:del>
                        <w:bookmarkEnd w:id="57"/>
                        <w:del w:id="9480" w:author="Reviewer" w:date="2026-10-04T05:52:39Z">
                          <w:r>
                            <w:rPr>
                              <w:b/>
                              <w:bCs/>
                            </w:rPr>
                            <w:delText xml:space="preserve">.</w:delText>
                          </w:r>
                        </w:del>
                        <w:del w:id="9481" w:author="Reviewer" w:date="2026-10-04T05:52:39Z">
                          <w:r>
                            <w:delText xml:space="preserve"> Average burned-area, burned-forest, and affected-population evolution of the four configurations under the five scenarios.</w:delText>
                          </w:r>
                        </w:del>
                      </w:p>
                    </w:txbxContent>
                  </v:textbox>
                  <w10:wrap type="topAndBottom" anchorx="margin" anchory="margin"/>
                </v:shape>
              </w:pict>
            </mc:Fallback>
          </mc:AlternateContent>
        </w:r>
      </w:del>
      <w:del w:id="9482" w:author="Reviewer" w:date="2026-10-04T05:52:39Z">
        <w:r>
          <w:delTex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delText>
        </w:r>
      </w:del>
      <w:del w:id="9483" w:author="Reviewer" w:date="2026-10-04T05:52:39Z">
        <w:r w:rsidR="00121BAB">
          <w:fldChar w:fldCharType="begin"/>
        </w:r>
      </w:del>
      <w:del w:id="9484" w:author="Reviewer" w:date="2026-10-04T05:52:39Z">
        <w:r w:rsidR="00121BAB">
          <w:instrText xml:space="preserve"> REF _RefEqPhys \h </w:instrText>
        </w:r>
      </w:del>
      <w:del w:id="9485" w:author="Reviewer" w:date="2026-10-04T05:52:39Z">
        <w:r w:rsidR="00121BAB">
          <w:fldChar w:fldCharType="separate"/>
        </w:r>
      </w:del>
      <w:del w:id="9486" w:author="Reviewer" w:date="2026-10-04T05:52:39Z">
        <w:r>
          <w:delText xml:space="preserve">( </w:delText>
        </w:r>
      </w:del>
      <w:del w:id="9487" w:author="Reviewer" w:date="2026-10-04T05:52:39Z">
        <w:r>
          <w:rPr>
            <w:noProof/>
          </w:rPr>
          <w:delText xml:space="preserve">31</w:delText>
        </w:r>
      </w:del>
      <w:del w:id="9488" w:author="Reviewer" w:date="2026-10-04T05:52:39Z">
        <w:r>
          <w:delText xml:space="preserve"> )</w:delText>
        </w:r>
      </w:del>
      <w:del w:id="9489" w:author="Reviewer" w:date="2026-10-04T05:52:39Z">
        <w:r w:rsidR="00121BAB">
          <w:fldChar w:fldCharType="end"/>
        </w:r>
      </w:del>
      <w:del w:id="9490" w:author="Reviewer" w:date="2026-10-04T05:52:39Z">
        <w:r>
          <w:delText xml:space="preserve">: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 all at critical fire weather. Table </w:delText>
        </w:r>
      </w:del>
      <w:del w:id="9491" w:author="Reviewer" w:date="2026-10-04T05:52:39Z">
        <w:r w:rsidR="00121BAB" w:rsidRPr="00F05500">
          <w:fldChar w:fldCharType="begin"/>
        </w:r>
      </w:del>
      <w:del w:id="9492" w:author="Reviewer" w:date="2026-10-04T05:52:39Z">
        <w:r w:rsidR="00121BAB" w:rsidRPr="00F05500">
          <w:instrText xml:space="preserve"> REF _RefTabPerf \h </w:instrText>
        </w:r>
      </w:del>
      <w:del w:id="9493" w:author="Reviewer" w:date="2026-10-04T05:52:39Z">
        <w:r w:rsidR="00F05500" w:rsidRPr="00F05500">
          <w:instrText xml:space="preserve"> \* MERGEFORMAT </w:instrText>
        </w:r>
      </w:del>
      <w:del w:id="9494" w:author="Reviewer" w:date="2026-10-04T05:52:39Z">
        <w:r w:rsidR="00121BAB" w:rsidRPr="00F05500">
          <w:fldChar w:fldCharType="separate"/>
        </w:r>
      </w:del>
      <w:del w:id="9495" w:author="Reviewer" w:date="2026-10-04T05:52:39Z">
        <w:r>
          <w:rPr>
            <w:noProof/>
          </w:rPr>
          <w:delText xml:space="preserve">V</w:delText>
        </w:r>
      </w:del>
      <w:del w:id="9496" w:author="Reviewer" w:date="2026-10-04T05:52:39Z">
        <w:r w:rsidR="00121BAB" w:rsidRPr="00F05500">
          <w:fldChar w:fldCharType="end"/>
        </w:r>
      </w:del>
      <w:del w:id="9497" w:author="Reviewer" w:date="2026-10-04T05:52:39Z">
        <w:r>
          <w:delText xml:space="preserve"> reports the ladder, and </w:delText>
        </w:r>
      </w:del>
      <w:del w:id="9498" w:author="Reviewer" w:date="2026-10-04T05:52:39Z">
        <w:r w:rsidR="00F05500" w:rsidRPr="00F05500">
          <w:fldChar w:fldCharType="begin"/>
        </w:r>
      </w:del>
      <w:del w:id="9499" w:author="Reviewer" w:date="2026-10-04T05:52:39Z">
        <w:r w:rsidR="00F05500" w:rsidRPr="00F05500">
          <w:instrText xml:space="preserve"> REF _Ref237017203 \h </w:instrText>
        </w:r>
      </w:del>
      <w:del w:id="9500" w:author="Reviewer" w:date="2026-10-04T05:52:39Z">
        <w:r w:rsidR="00F05500" w:rsidRPr="00F05500">
          <w:instrText xml:space="preserve"> \* MERGEFORMAT </w:instrText>
        </w:r>
      </w:del>
      <w:del w:id="9501" w:author="Reviewer" w:date="2026-10-04T05:52:39Z">
        <w:r w:rsidR="00F05500" w:rsidRPr="00F05500">
          <w:fldChar w:fldCharType="separate"/>
        </w:r>
      </w:del>
      <w:del w:id="9502" w:author="Reviewer" w:date="2026-10-04T05:52:39Z">
        <w:r>
          <w:delText xml:space="preserve">Fig. </w:delText>
        </w:r>
      </w:del>
      <w:del w:id="9503" w:author="Reviewer" w:date="2026-10-04T05:52:39Z">
        <w:r>
          <w:rPr>
            <w:noProof/>
          </w:rPr>
          <w:delText xml:space="preserve">11</w:delText>
        </w:r>
      </w:del>
      <w:del w:id="9504" w:author="Reviewer" w:date="2026-10-04T05:52:39Z">
        <w:r w:rsidR="00F05500" w:rsidRPr="00F05500">
          <w:fldChar w:fldCharType="end"/>
        </w:r>
      </w:del>
      <w:del w:id="9505" w:author="Reviewer" w:date="2026-10-04T05:52:39Z">
        <w:r>
          <w:delText xml:space="preserve"> the average evolution. TF5 lowers the mean burned area from 220 ha under free burn to 84 ha (62 %) and the mean total cost from 0.446 to 0.185; TF5+Ev adds a consistent gain to 78 ha and 0.169, the saving coming from the delay term, since tuned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delText>
        </w:r>
      </w:del>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del w:id="9655" w:author="Reviewer" w:date="2026-10-04T05:52:39Z"/>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del w:id="9656" w:author="Reviewer" w:date="2026-10-04T05:52:39Z">
              <w:r>
                <w:delText xml:space="preserve">( </w:delText>
              </w:r>
            </w:del>
            <w:del w:id="9657" w:author="Reviewer" w:date="2026-10-04T05:52:39Z">
              <w:r>
                <w:fldChar w:fldCharType="begin"/>
              </w:r>
            </w:del>
            <w:del w:id="9658" w:author="Reviewer" w:date="2026-10-04T05:52:39Z">
              <w:r w:rsidR="00DF00D6">
                <w:instrText xml:space="preserve"> SEQ ( \* ARABIC </w:instrText>
              </w:r>
            </w:del>
            <w:del w:id="9659" w:author="Reviewer" w:date="2026-10-04T05:52:39Z">
              <w:r>
                <w:fldChar w:fldCharType="separate"/>
              </w:r>
            </w:del>
            <w:del w:id="9660" w:author="Reviewer" w:date="2026-10-04T05:52:39Z">
              <w:r>
                <w:rPr>
                  <w:noProof/>
                </w:rPr>
                <w:delText xml:space="preserve">31</w:delText>
              </w:r>
            </w:del>
            <w:del w:id="9661" w:author="Reviewer" w:date="2026-10-04T05:52:39Z">
              <w:r>
                <w:rPr>
                  <w:noProof/>
                </w:rPr>
                <w:fldChar w:fldCharType="end"/>
              </w:r>
            </w:del>
            <w:del w:id="9662" w:author="Reviewer" w:date="2026-10-04T05:52:39Z">
              <w:r>
                <w:delText xml:space="preserve"> )</w:delText>
              </w:r>
            </w:del>
            <w:bookmarkEnd w:id="58"/>
          </w:p>
        </w:tc>
      </w:tr>
    </w:tbl>
    <w:p w14:paraId="29556073" w14:textId="7697BB22" w:rsidR="004A6C58" w:rsidRDefault="00121BAB">
      <w:pPr>
        <w:pStyle w:val="TableTitle"/>
        <w:rPr>
          <w:del w:id="9517" w:author="Reviewer" w:date="2026-10-04T05:52:39Z"/>
        </w:rPr>
      </w:pPr>
      <w:del w:id="9511" w:author="Reviewer" w:date="2026-10-04T05:52:39Z">
        <w:r>
          <w:delText xml:space="preserve">TABLE </w:delText>
        </w:r>
      </w:del>
      <w:bookmarkStart w:id="59" w:name="_RefTabPerf"/>
      <w:del w:id="9512" w:author="Reviewer" w:date="2026-10-04T05:52:39Z">
        <w:r>
          <w:fldChar w:fldCharType="begin"/>
        </w:r>
      </w:del>
      <w:del w:id="9513" w:author="Reviewer" w:date="2026-10-04T05:52:39Z">
        <w:r>
          <w:instrText xml:space="preserve"> SEQ Table \* ROMAN </w:instrText>
        </w:r>
      </w:del>
      <w:del w:id="9514" w:author="Reviewer" w:date="2026-10-04T05:52:39Z">
        <w:r>
          <w:fldChar w:fldCharType="separate"/>
        </w:r>
      </w:del>
      <w:del w:id="9515" w:author="Reviewer" w:date="2026-10-04T05:52:39Z">
        <w:r w:rsidR="00F05500">
          <w:rPr>
            <w:noProof/>
          </w:rPr>
          <w:delText xml:space="preserve">V</w:delText>
        </w:r>
      </w:del>
      <w:del w:id="9516" w:author="Reviewer" w:date="2026-10-04T05:52:39Z">
        <w:r>
          <w:fldChar w:fldCharType="end"/>
        </w:r>
      </w:del>
      <w:bookmarkEnd w:id="59"/>
    </w:p>
    <w:p w14:paraId="4B61D566" w14:textId="77777777" w:rsidR="004A6C58" w:rsidRDefault="00121BAB">
      <w:pPr>
        <w:pStyle w:val="TableTitle"/>
        <w:rPr>
          <w:del w:id="9519" w:author="Reviewer" w:date="2026-10-04T05:52:39Z"/>
        </w:rPr>
      </w:pPr>
      <w:del w:id="9518" w:author="Reviewer" w:date="2026-10-04T05:52:39Z">
        <w:r>
          <w:delText xml:space="preserve">Burned area per scenario and mean decision costs at the six-hour checkpoint</w:delText>
        </w:r>
      </w:del>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del w:id="9663" w:author="Reviewer" w:date="2026-10-04T05:52:39Z"/>
        </w:trPr>
        <w:tc>
          <w:tcPr>
            <w:tcW w:w="1364" w:type="dxa"/>
          </w:tcPr>
          <w:p w14:paraId="034477AF" w14:textId="77777777" w:rsidR="004A6C58" w:rsidRDefault="00121BAB">
            <w:pPr>
              <w:jc w:val="both"/>
            </w:pPr>
            <w:del w:id="9664" w:author="Reviewer" w:date="2026-10-04T05:52:39Z">
              <w:r>
                <w:rPr>
                  <w:b/>
                  <w:sz w:val="16"/>
                  <w:szCs w:val="16"/>
                </w:rPr>
                <w:delText xml:space="preserve">Scenario</w:delText>
              </w:r>
            </w:del>
          </w:p>
        </w:tc>
        <w:tc>
          <w:tcPr>
            <w:tcW w:w="746" w:type="dxa"/>
          </w:tcPr>
          <w:p w14:paraId="74B02EF1" w14:textId="77777777" w:rsidR="004A6C58" w:rsidRDefault="00121BAB">
            <w:pPr>
              <w:jc w:val="center"/>
            </w:pPr>
            <w:del w:id="9665" w:author="Reviewer" w:date="2026-10-04T05:52:39Z">
              <w:r>
                <w:rPr>
                  <w:b/>
                  <w:sz w:val="16"/>
                  <w:szCs w:val="16"/>
                </w:rPr>
                <w:delText xml:space="preserve">T0</w:delText>
              </w:r>
            </w:del>
          </w:p>
        </w:tc>
        <w:tc>
          <w:tcPr>
            <w:tcW w:w="960" w:type="dxa"/>
          </w:tcPr>
          <w:p w14:paraId="2605C080" w14:textId="77777777" w:rsidR="004A6C58" w:rsidRDefault="00121BAB">
            <w:pPr>
              <w:jc w:val="center"/>
            </w:pPr>
            <w:del w:id="9666" w:author="Reviewer" w:date="2026-10-04T05:52:39Z">
              <w:r>
                <w:rPr>
                  <w:b/>
                  <w:sz w:val="16"/>
                  <w:szCs w:val="16"/>
                </w:rPr>
                <w:delText xml:space="preserve">TF5</w:delText>
              </w:r>
            </w:del>
          </w:p>
        </w:tc>
        <w:tc>
          <w:tcPr>
            <w:tcW w:w="960" w:type="dxa"/>
          </w:tcPr>
          <w:p w14:paraId="45B6BD1A" w14:textId="77777777" w:rsidR="004A6C58" w:rsidRDefault="00121BAB">
            <w:pPr>
              <w:jc w:val="center"/>
            </w:pPr>
            <w:del w:id="9667" w:author="Reviewer" w:date="2026-10-04T05:52:39Z">
              <w:r>
                <w:rPr>
                  <w:b/>
                  <w:sz w:val="16"/>
                  <w:szCs w:val="16"/>
                </w:rPr>
                <w:delText xml:space="preserve">TF5+Ev</w:delText>
              </w:r>
            </w:del>
          </w:p>
        </w:tc>
        <w:tc>
          <w:tcPr>
            <w:tcW w:w="970" w:type="dxa"/>
          </w:tcPr>
          <w:p w14:paraId="0E8156AE" w14:textId="77777777" w:rsidR="004A6C58" w:rsidRDefault="00121BAB">
            <w:pPr>
              <w:jc w:val="center"/>
            </w:pPr>
            <w:del w:id="9668" w:author="Reviewer" w:date="2026-10-04T05:52:39Z">
              <w:r>
                <w:rPr>
                  <w:b/>
                  <w:sz w:val="16"/>
                  <w:szCs w:val="16"/>
                </w:rPr>
                <w:delText xml:space="preserve">Full</w:delText>
              </w:r>
            </w:del>
          </w:p>
        </w:tc>
      </w:tr>
      <w:tr w:rsidR="004A6C58" w14:paraId="67DB6555" w14:textId="77777777" w:rsidTr="00CF451C">
        <w:trPr>
          <w:jc w:val="center"/>
          <w:del w:id="9669" w:author="Reviewer" w:date="2026-10-04T05:52:39Z"/>
        </w:trPr>
        <w:tc>
          <w:tcPr>
            <w:tcW w:w="1364" w:type="dxa"/>
          </w:tcPr>
          <w:p w14:paraId="44411EE2" w14:textId="77777777" w:rsidR="004A6C58" w:rsidRDefault="00121BAB">
            <w:pPr>
              <w:jc w:val="both"/>
            </w:pPr>
            <w:del w:id="9670" w:author="Reviewer" w:date="2026-10-04T05:52:39Z">
              <w:r>
                <w:rPr>
                  <w:b/>
                  <w:sz w:val="16"/>
                  <w:szCs w:val="16"/>
                </w:rPr>
                <w:delText xml:space="preserve">S1 burned (ha)</w:delText>
              </w:r>
            </w:del>
          </w:p>
        </w:tc>
        <w:tc>
          <w:tcPr>
            <w:tcW w:w="746" w:type="dxa"/>
          </w:tcPr>
          <w:p w14:paraId="114AAD61" w14:textId="77777777" w:rsidR="004A6C58" w:rsidRDefault="00121BAB">
            <w:pPr>
              <w:jc w:val="center"/>
            </w:pPr>
            <w:del w:id="9671" w:author="Reviewer" w:date="2026-10-04T05:52:39Z">
              <w:r>
                <w:rPr>
                  <w:sz w:val="16"/>
                  <w:szCs w:val="16"/>
                </w:rPr>
                <w:delText xml:space="preserve">243.3</w:delText>
              </w:r>
            </w:del>
          </w:p>
        </w:tc>
        <w:tc>
          <w:tcPr>
            <w:tcW w:w="960" w:type="dxa"/>
          </w:tcPr>
          <w:p w14:paraId="78EA1D94" w14:textId="77777777" w:rsidR="004A6C58" w:rsidRDefault="00121BAB">
            <w:pPr>
              <w:jc w:val="center"/>
            </w:pPr>
            <w:del w:id="9672" w:author="Reviewer" w:date="2026-10-04T05:52:39Z">
              <w:r>
                <w:rPr>
                  <w:sz w:val="16"/>
                  <w:szCs w:val="16"/>
                </w:rPr>
                <w:delText xml:space="preserve">96.7</w:delText>
              </w:r>
            </w:del>
          </w:p>
        </w:tc>
        <w:tc>
          <w:tcPr>
            <w:tcW w:w="960" w:type="dxa"/>
          </w:tcPr>
          <w:p w14:paraId="487DB193" w14:textId="77777777" w:rsidR="004A6C58" w:rsidRDefault="00121BAB">
            <w:pPr>
              <w:jc w:val="center"/>
            </w:pPr>
            <w:del w:id="9673" w:author="Reviewer" w:date="2026-10-04T05:52:39Z">
              <w:r>
                <w:rPr>
                  <w:sz w:val="16"/>
                  <w:szCs w:val="16"/>
                </w:rPr>
                <w:delText xml:space="preserve">84.7</w:delText>
              </w:r>
            </w:del>
          </w:p>
        </w:tc>
        <w:tc>
          <w:tcPr>
            <w:tcW w:w="970" w:type="dxa"/>
          </w:tcPr>
          <w:p w14:paraId="19122328" w14:textId="77777777" w:rsidR="004A6C58" w:rsidRDefault="00121BAB">
            <w:pPr>
              <w:jc w:val="center"/>
            </w:pPr>
            <w:del w:id="9674" w:author="Reviewer" w:date="2026-10-04T05:52:39Z">
              <w:r>
                <w:rPr>
                  <w:sz w:val="16"/>
                  <w:szCs w:val="16"/>
                </w:rPr>
                <w:delText xml:space="preserve">22.8</w:delText>
              </w:r>
            </w:del>
          </w:p>
        </w:tc>
      </w:tr>
      <w:tr w:rsidR="004A6C58" w14:paraId="2CA321E0" w14:textId="77777777" w:rsidTr="00CF451C">
        <w:trPr>
          <w:jc w:val="center"/>
          <w:del w:id="9675" w:author="Reviewer" w:date="2026-10-04T05:52:39Z"/>
        </w:trPr>
        <w:tc>
          <w:tcPr>
            <w:tcW w:w="1364" w:type="dxa"/>
          </w:tcPr>
          <w:p w14:paraId="66CB69BC" w14:textId="77777777" w:rsidR="004A6C58" w:rsidRDefault="00121BAB">
            <w:pPr>
              <w:jc w:val="both"/>
            </w:pPr>
            <w:del w:id="9676" w:author="Reviewer" w:date="2026-10-04T05:52:39Z">
              <w:r>
                <w:rPr>
                  <w:b/>
                  <w:sz w:val="16"/>
                  <w:szCs w:val="16"/>
                </w:rPr>
                <w:delText xml:space="preserve">S2 burned (ha)</w:delText>
              </w:r>
            </w:del>
          </w:p>
        </w:tc>
        <w:tc>
          <w:tcPr>
            <w:tcW w:w="746" w:type="dxa"/>
          </w:tcPr>
          <w:p w14:paraId="24A434CE" w14:textId="77777777" w:rsidR="004A6C58" w:rsidRDefault="00121BAB">
            <w:pPr>
              <w:jc w:val="center"/>
            </w:pPr>
            <w:del w:id="9677" w:author="Reviewer" w:date="2026-10-04T05:52:39Z">
              <w:r>
                <w:rPr>
                  <w:sz w:val="16"/>
                  <w:szCs w:val="16"/>
                </w:rPr>
                <w:delText xml:space="preserve">242.2</w:delText>
              </w:r>
            </w:del>
          </w:p>
        </w:tc>
        <w:tc>
          <w:tcPr>
            <w:tcW w:w="960" w:type="dxa"/>
          </w:tcPr>
          <w:p w14:paraId="4A8A7EB4" w14:textId="77777777" w:rsidR="004A6C58" w:rsidRDefault="00121BAB">
            <w:pPr>
              <w:jc w:val="center"/>
            </w:pPr>
            <w:del w:id="9678" w:author="Reviewer" w:date="2026-10-04T05:52:39Z">
              <w:r>
                <w:rPr>
                  <w:sz w:val="16"/>
                  <w:szCs w:val="16"/>
                </w:rPr>
                <w:delText xml:space="preserve">157.3</w:delText>
              </w:r>
            </w:del>
          </w:p>
        </w:tc>
        <w:tc>
          <w:tcPr>
            <w:tcW w:w="960" w:type="dxa"/>
          </w:tcPr>
          <w:p w14:paraId="3E2B9E40" w14:textId="77777777" w:rsidR="004A6C58" w:rsidRDefault="00121BAB">
            <w:pPr>
              <w:jc w:val="center"/>
            </w:pPr>
            <w:del w:id="9679" w:author="Reviewer" w:date="2026-10-04T05:52:39Z">
              <w:r>
                <w:rPr>
                  <w:sz w:val="16"/>
                  <w:szCs w:val="16"/>
                </w:rPr>
                <w:delText xml:space="preserve">154.6</w:delText>
              </w:r>
            </w:del>
          </w:p>
        </w:tc>
        <w:tc>
          <w:tcPr>
            <w:tcW w:w="970" w:type="dxa"/>
          </w:tcPr>
          <w:p w14:paraId="2A62D571" w14:textId="77777777" w:rsidR="004A6C58" w:rsidRDefault="00121BAB">
            <w:pPr>
              <w:jc w:val="center"/>
            </w:pPr>
            <w:del w:id="9680" w:author="Reviewer" w:date="2026-10-04T05:52:39Z">
              <w:r>
                <w:rPr>
                  <w:sz w:val="16"/>
                  <w:szCs w:val="16"/>
                </w:rPr>
                <w:delText xml:space="preserve">84.8</w:delText>
              </w:r>
            </w:del>
          </w:p>
        </w:tc>
      </w:tr>
      <w:tr w:rsidR="004A6C58" w14:paraId="09D978E1" w14:textId="77777777" w:rsidTr="00CF451C">
        <w:trPr>
          <w:jc w:val="center"/>
          <w:del w:id="9681" w:author="Reviewer" w:date="2026-10-04T05:52:39Z"/>
        </w:trPr>
        <w:tc>
          <w:tcPr>
            <w:tcW w:w="1364" w:type="dxa"/>
          </w:tcPr>
          <w:p w14:paraId="09574F57" w14:textId="77777777" w:rsidR="004A6C58" w:rsidRDefault="00121BAB">
            <w:pPr>
              <w:jc w:val="both"/>
            </w:pPr>
            <w:del w:id="9682" w:author="Reviewer" w:date="2026-10-04T05:52:39Z">
              <w:r>
                <w:rPr>
                  <w:b/>
                  <w:sz w:val="16"/>
                  <w:szCs w:val="16"/>
                </w:rPr>
                <w:delText xml:space="preserve">S3 burned (ha)</w:delText>
              </w:r>
            </w:del>
          </w:p>
        </w:tc>
        <w:tc>
          <w:tcPr>
            <w:tcW w:w="746" w:type="dxa"/>
          </w:tcPr>
          <w:p w14:paraId="758B8296" w14:textId="77777777" w:rsidR="004A6C58" w:rsidRDefault="00121BAB">
            <w:pPr>
              <w:jc w:val="center"/>
            </w:pPr>
            <w:del w:id="9683" w:author="Reviewer" w:date="2026-10-04T05:52:39Z">
              <w:r>
                <w:rPr>
                  <w:sz w:val="16"/>
                  <w:szCs w:val="16"/>
                </w:rPr>
                <w:delText xml:space="preserve">178.9</w:delText>
              </w:r>
            </w:del>
          </w:p>
        </w:tc>
        <w:tc>
          <w:tcPr>
            <w:tcW w:w="960" w:type="dxa"/>
          </w:tcPr>
          <w:p w14:paraId="041DA75C" w14:textId="77777777" w:rsidR="004A6C58" w:rsidRDefault="00121BAB">
            <w:pPr>
              <w:jc w:val="center"/>
            </w:pPr>
            <w:del w:id="9684" w:author="Reviewer" w:date="2026-10-04T05:52:39Z">
              <w:r>
                <w:rPr>
                  <w:sz w:val="16"/>
                  <w:szCs w:val="16"/>
                </w:rPr>
                <w:delText xml:space="preserve">28.0</w:delText>
              </w:r>
            </w:del>
          </w:p>
        </w:tc>
        <w:tc>
          <w:tcPr>
            <w:tcW w:w="960" w:type="dxa"/>
          </w:tcPr>
          <w:p w14:paraId="00AA396F" w14:textId="77777777" w:rsidR="004A6C58" w:rsidRDefault="00121BAB">
            <w:pPr>
              <w:jc w:val="center"/>
            </w:pPr>
            <w:del w:id="9685" w:author="Reviewer" w:date="2026-10-04T05:52:39Z">
              <w:r>
                <w:rPr>
                  <w:sz w:val="16"/>
                  <w:szCs w:val="16"/>
                </w:rPr>
                <w:delText xml:space="preserve">30.5</w:delText>
              </w:r>
            </w:del>
          </w:p>
        </w:tc>
        <w:tc>
          <w:tcPr>
            <w:tcW w:w="970" w:type="dxa"/>
          </w:tcPr>
          <w:p w14:paraId="1D6A15F7" w14:textId="77777777" w:rsidR="004A6C58" w:rsidRDefault="00121BAB">
            <w:pPr>
              <w:jc w:val="center"/>
            </w:pPr>
            <w:del w:id="9686" w:author="Reviewer" w:date="2026-10-04T05:52:39Z">
              <w:r>
                <w:rPr>
                  <w:sz w:val="16"/>
                  <w:szCs w:val="16"/>
                </w:rPr>
                <w:delText xml:space="preserve">11.4</w:delText>
              </w:r>
            </w:del>
          </w:p>
        </w:tc>
      </w:tr>
      <w:tr w:rsidR="004A6C58" w14:paraId="16DB8F36" w14:textId="77777777" w:rsidTr="00CF451C">
        <w:trPr>
          <w:jc w:val="center"/>
          <w:del w:id="9687" w:author="Reviewer" w:date="2026-10-04T05:52:39Z"/>
        </w:trPr>
        <w:tc>
          <w:tcPr>
            <w:tcW w:w="1364" w:type="dxa"/>
          </w:tcPr>
          <w:p w14:paraId="76FF0E0A" w14:textId="77777777" w:rsidR="004A6C58" w:rsidRDefault="00121BAB">
            <w:pPr>
              <w:jc w:val="both"/>
            </w:pPr>
            <w:del w:id="9688" w:author="Reviewer" w:date="2026-10-04T05:52:39Z">
              <w:r>
                <w:rPr>
                  <w:b/>
                  <w:sz w:val="16"/>
                  <w:szCs w:val="16"/>
                </w:rPr>
                <w:delText xml:space="preserve">S4 burned (ha)</w:delText>
              </w:r>
            </w:del>
          </w:p>
        </w:tc>
        <w:tc>
          <w:tcPr>
            <w:tcW w:w="746" w:type="dxa"/>
          </w:tcPr>
          <w:p w14:paraId="31CA83F7" w14:textId="77777777" w:rsidR="004A6C58" w:rsidRDefault="00121BAB">
            <w:pPr>
              <w:jc w:val="center"/>
            </w:pPr>
            <w:del w:id="9689" w:author="Reviewer" w:date="2026-10-04T05:52:39Z">
              <w:r>
                <w:rPr>
                  <w:sz w:val="16"/>
                  <w:szCs w:val="16"/>
                </w:rPr>
                <w:delText xml:space="preserve">218.1</w:delText>
              </w:r>
            </w:del>
          </w:p>
        </w:tc>
        <w:tc>
          <w:tcPr>
            <w:tcW w:w="960" w:type="dxa"/>
          </w:tcPr>
          <w:p w14:paraId="4135735F" w14:textId="77777777" w:rsidR="004A6C58" w:rsidRDefault="00121BAB">
            <w:pPr>
              <w:jc w:val="center"/>
            </w:pPr>
            <w:del w:id="9690" w:author="Reviewer" w:date="2026-10-04T05:52:39Z">
              <w:r>
                <w:rPr>
                  <w:sz w:val="16"/>
                  <w:szCs w:val="16"/>
                </w:rPr>
                <w:delText xml:space="preserve">66.2</w:delText>
              </w:r>
            </w:del>
          </w:p>
        </w:tc>
        <w:tc>
          <w:tcPr>
            <w:tcW w:w="960" w:type="dxa"/>
          </w:tcPr>
          <w:p w14:paraId="3A97D8C8" w14:textId="77777777" w:rsidR="004A6C58" w:rsidRDefault="00121BAB">
            <w:pPr>
              <w:jc w:val="center"/>
            </w:pPr>
            <w:del w:id="9691" w:author="Reviewer" w:date="2026-10-04T05:52:39Z">
              <w:r>
                <w:rPr>
                  <w:sz w:val="16"/>
                  <w:szCs w:val="16"/>
                </w:rPr>
                <w:delText xml:space="preserve">54.6</w:delText>
              </w:r>
            </w:del>
          </w:p>
        </w:tc>
        <w:tc>
          <w:tcPr>
            <w:tcW w:w="970" w:type="dxa"/>
          </w:tcPr>
          <w:p w14:paraId="6E643F41" w14:textId="77777777" w:rsidR="004A6C58" w:rsidRDefault="00121BAB">
            <w:pPr>
              <w:jc w:val="center"/>
            </w:pPr>
            <w:del w:id="9692" w:author="Reviewer" w:date="2026-10-04T05:52:39Z">
              <w:r>
                <w:rPr>
                  <w:sz w:val="16"/>
                  <w:szCs w:val="16"/>
                </w:rPr>
                <w:delText xml:space="preserve">35.7</w:delText>
              </w:r>
            </w:del>
          </w:p>
        </w:tc>
      </w:tr>
      <w:tr w:rsidR="004A6C58" w14:paraId="5C877075" w14:textId="77777777" w:rsidTr="00CF451C">
        <w:trPr>
          <w:jc w:val="center"/>
          <w:del w:id="9693" w:author="Reviewer" w:date="2026-10-04T05:52:39Z"/>
        </w:trPr>
        <w:tc>
          <w:tcPr>
            <w:tcW w:w="1364" w:type="dxa"/>
          </w:tcPr>
          <w:p w14:paraId="0011C1FE" w14:textId="77777777" w:rsidR="004A6C58" w:rsidRDefault="00121BAB">
            <w:pPr>
              <w:jc w:val="both"/>
            </w:pPr>
            <w:del w:id="9694" w:author="Reviewer" w:date="2026-10-04T05:52:39Z">
              <w:r>
                <w:rPr>
                  <w:b/>
                  <w:sz w:val="16"/>
                  <w:szCs w:val="16"/>
                </w:rPr>
                <w:delText xml:space="preserve">S5 burned (ha)</w:delText>
              </w:r>
            </w:del>
          </w:p>
        </w:tc>
        <w:tc>
          <w:tcPr>
            <w:tcW w:w="746" w:type="dxa"/>
          </w:tcPr>
          <w:p w14:paraId="444BE9AA" w14:textId="77777777" w:rsidR="004A6C58" w:rsidRDefault="00121BAB">
            <w:pPr>
              <w:jc w:val="center"/>
            </w:pPr>
            <w:del w:id="9695" w:author="Reviewer" w:date="2026-10-04T05:52:39Z">
              <w:r>
                <w:rPr>
                  <w:sz w:val="16"/>
                  <w:szCs w:val="16"/>
                </w:rPr>
                <w:delText xml:space="preserve">218.1</w:delText>
              </w:r>
            </w:del>
          </w:p>
        </w:tc>
        <w:tc>
          <w:tcPr>
            <w:tcW w:w="960" w:type="dxa"/>
          </w:tcPr>
          <w:p w14:paraId="2F500809" w14:textId="77777777" w:rsidR="004A6C58" w:rsidRDefault="00121BAB">
            <w:pPr>
              <w:jc w:val="center"/>
            </w:pPr>
            <w:del w:id="9696" w:author="Reviewer" w:date="2026-10-04T05:52:39Z">
              <w:r>
                <w:rPr>
                  <w:sz w:val="16"/>
                  <w:szCs w:val="16"/>
                </w:rPr>
                <w:delText xml:space="preserve">69.3</w:delText>
              </w:r>
            </w:del>
          </w:p>
        </w:tc>
        <w:tc>
          <w:tcPr>
            <w:tcW w:w="960" w:type="dxa"/>
          </w:tcPr>
          <w:p w14:paraId="2C510A40" w14:textId="77777777" w:rsidR="004A6C58" w:rsidRDefault="00121BAB">
            <w:pPr>
              <w:jc w:val="center"/>
            </w:pPr>
            <w:del w:id="9697" w:author="Reviewer" w:date="2026-10-04T05:52:39Z">
              <w:r>
                <w:rPr>
                  <w:sz w:val="16"/>
                  <w:szCs w:val="16"/>
                </w:rPr>
                <w:delText xml:space="preserve">66.3</w:delText>
              </w:r>
            </w:del>
          </w:p>
        </w:tc>
        <w:tc>
          <w:tcPr>
            <w:tcW w:w="970" w:type="dxa"/>
          </w:tcPr>
          <w:p w14:paraId="3C030FF1" w14:textId="77777777" w:rsidR="004A6C58" w:rsidRDefault="00121BAB">
            <w:pPr>
              <w:jc w:val="center"/>
            </w:pPr>
            <w:del w:id="9698" w:author="Reviewer" w:date="2026-10-04T05:52:39Z">
              <w:r>
                <w:rPr>
                  <w:sz w:val="16"/>
                  <w:szCs w:val="16"/>
                </w:rPr>
                <w:delText xml:space="preserve">39.3</w:delText>
              </w:r>
            </w:del>
          </w:p>
        </w:tc>
      </w:tr>
      <w:tr w:rsidR="004A6C58" w14:paraId="23027886" w14:textId="77777777" w:rsidTr="00CF451C">
        <w:trPr>
          <w:jc w:val="center"/>
          <w:del w:id="9699" w:author="Reviewer" w:date="2026-10-04T05:52:39Z"/>
        </w:trPr>
        <w:tc>
          <w:tcPr>
            <w:tcW w:w="1364" w:type="dxa"/>
          </w:tcPr>
          <w:p w14:paraId="52F22586" w14:textId="77777777" w:rsidR="004A6C58" w:rsidRDefault="00121BAB">
            <w:pPr>
              <w:jc w:val="both"/>
            </w:pPr>
            <w:del w:id="9700" w:author="Reviewer" w:date="2026-10-04T05:52:39Z">
              <w:r>
                <w:rPr>
                  <w:b/>
                  <w:sz w:val="16"/>
                  <w:szCs w:val="16"/>
                </w:rPr>
                <w:delText xml:space="preserve">Mean </w:delText>
              </w:r>
            </w:del>
            <w:proofErr w:type="spellStart"/>
            <w:del w:id="9701" w:author="Reviewer" w:date="2026-10-04T05:52:39Z">
              <w:r>
                <w:rPr>
                  <w:b/>
                  <w:sz w:val="16"/>
                  <w:szCs w:val="16"/>
                </w:rPr>
                <w:delText xml:space="preserve">Jphys</w:delText>
              </w:r>
            </w:del>
            <w:proofErr w:type="spellEnd"/>
          </w:p>
        </w:tc>
        <w:tc>
          <w:tcPr>
            <w:tcW w:w="746" w:type="dxa"/>
          </w:tcPr>
          <w:p w14:paraId="2E966A89" w14:textId="77777777" w:rsidR="004A6C58" w:rsidRDefault="00121BAB">
            <w:pPr>
              <w:jc w:val="center"/>
            </w:pPr>
            <w:del w:id="9702" w:author="Reviewer" w:date="2026-10-04T05:52:39Z">
              <w:r>
                <w:rPr>
                  <w:sz w:val="16"/>
                  <w:szCs w:val="16"/>
                </w:rPr>
                <w:delText xml:space="preserve">0.506</w:delText>
              </w:r>
            </w:del>
          </w:p>
        </w:tc>
        <w:tc>
          <w:tcPr>
            <w:tcW w:w="960" w:type="dxa"/>
          </w:tcPr>
          <w:p w14:paraId="5B81CFFA" w14:textId="77777777" w:rsidR="004A6C58" w:rsidRDefault="00121BAB">
            <w:pPr>
              <w:jc w:val="center"/>
            </w:pPr>
            <w:del w:id="9703" w:author="Reviewer" w:date="2026-10-04T05:52:39Z">
              <w:r>
                <w:rPr>
                  <w:sz w:val="16"/>
                  <w:szCs w:val="16"/>
                </w:rPr>
                <w:delText xml:space="preserve">0.163</w:delText>
              </w:r>
            </w:del>
          </w:p>
        </w:tc>
        <w:tc>
          <w:tcPr>
            <w:tcW w:w="960" w:type="dxa"/>
          </w:tcPr>
          <w:p w14:paraId="1E148B3B" w14:textId="77777777" w:rsidR="004A6C58" w:rsidRDefault="00121BAB">
            <w:pPr>
              <w:jc w:val="center"/>
            </w:pPr>
            <w:del w:id="9704" w:author="Reviewer" w:date="2026-10-04T05:52:39Z">
              <w:r>
                <w:rPr>
                  <w:sz w:val="16"/>
                  <w:szCs w:val="16"/>
                </w:rPr>
                <w:delText xml:space="preserve">0.151</w:delText>
              </w:r>
            </w:del>
          </w:p>
        </w:tc>
        <w:tc>
          <w:tcPr>
            <w:tcW w:w="970" w:type="dxa"/>
          </w:tcPr>
          <w:p w14:paraId="152E0F02" w14:textId="77777777" w:rsidR="004A6C58" w:rsidRDefault="00121BAB">
            <w:pPr>
              <w:jc w:val="center"/>
            </w:pPr>
            <w:del w:id="9705" w:author="Reviewer" w:date="2026-10-04T05:52:39Z">
              <w:r>
                <w:rPr>
                  <w:sz w:val="16"/>
                  <w:szCs w:val="16"/>
                </w:rPr>
                <w:delText xml:space="preserve">0.090</w:delText>
              </w:r>
            </w:del>
          </w:p>
        </w:tc>
      </w:tr>
      <w:tr w:rsidR="004A6C58" w14:paraId="016FD34B" w14:textId="77777777" w:rsidTr="00CF451C">
        <w:trPr>
          <w:jc w:val="center"/>
          <w:del w:id="9706" w:author="Reviewer" w:date="2026-10-04T05:52:39Z"/>
        </w:trPr>
        <w:tc>
          <w:tcPr>
            <w:tcW w:w="1364" w:type="dxa"/>
          </w:tcPr>
          <w:p w14:paraId="30D67A62" w14:textId="77777777" w:rsidR="004A6C58" w:rsidRDefault="00121BAB">
            <w:pPr>
              <w:jc w:val="both"/>
            </w:pPr>
            <w:del w:id="9707" w:author="Reviewer" w:date="2026-10-04T05:52:39Z">
              <w:r>
                <w:rPr>
                  <w:b/>
                  <w:sz w:val="16"/>
                  <w:szCs w:val="16"/>
                </w:rPr>
                <w:delText xml:space="preserve">Mean </w:delText>
              </w:r>
            </w:del>
            <w:proofErr w:type="spellStart"/>
            <w:del w:id="9708" w:author="Reviewer" w:date="2026-10-04T05:52:39Z">
              <w:r>
                <w:rPr>
                  <w:b/>
                  <w:sz w:val="16"/>
                  <w:szCs w:val="16"/>
                </w:rPr>
                <w:delText xml:space="preserve">Jtotal</w:delText>
              </w:r>
            </w:del>
            <w:proofErr w:type="spellEnd"/>
          </w:p>
        </w:tc>
        <w:tc>
          <w:tcPr>
            <w:tcW w:w="746" w:type="dxa"/>
          </w:tcPr>
          <w:p w14:paraId="2F21C2F1" w14:textId="77777777" w:rsidR="004A6C58" w:rsidRDefault="00121BAB">
            <w:pPr>
              <w:jc w:val="center"/>
            </w:pPr>
            <w:del w:id="9709" w:author="Reviewer" w:date="2026-10-04T05:52:39Z">
              <w:r>
                <w:rPr>
                  <w:sz w:val="16"/>
                  <w:szCs w:val="16"/>
                </w:rPr>
                <w:delText xml:space="preserve">0.446</w:delText>
              </w:r>
            </w:del>
          </w:p>
        </w:tc>
        <w:tc>
          <w:tcPr>
            <w:tcW w:w="960" w:type="dxa"/>
          </w:tcPr>
          <w:p w14:paraId="3D405A03" w14:textId="77777777" w:rsidR="004A6C58" w:rsidRDefault="00121BAB">
            <w:pPr>
              <w:jc w:val="center"/>
            </w:pPr>
            <w:del w:id="9710" w:author="Reviewer" w:date="2026-10-04T05:52:39Z">
              <w:r>
                <w:rPr>
                  <w:sz w:val="16"/>
                  <w:szCs w:val="16"/>
                </w:rPr>
                <w:delText xml:space="preserve">0.185</w:delText>
              </w:r>
            </w:del>
          </w:p>
        </w:tc>
        <w:tc>
          <w:tcPr>
            <w:tcW w:w="960" w:type="dxa"/>
          </w:tcPr>
          <w:p w14:paraId="68CA0359" w14:textId="77777777" w:rsidR="004A6C58" w:rsidRDefault="00121BAB">
            <w:pPr>
              <w:jc w:val="center"/>
            </w:pPr>
            <w:del w:id="9711" w:author="Reviewer" w:date="2026-10-04T05:52:39Z">
              <w:r>
                <w:rPr>
                  <w:sz w:val="16"/>
                  <w:szCs w:val="16"/>
                </w:rPr>
                <w:delText xml:space="preserve">0.169</w:delText>
              </w:r>
            </w:del>
          </w:p>
        </w:tc>
        <w:tc>
          <w:tcPr>
            <w:tcW w:w="970" w:type="dxa"/>
          </w:tcPr>
          <w:p w14:paraId="28EF5A81" w14:textId="77777777" w:rsidR="004A6C58" w:rsidRDefault="00121BAB">
            <w:pPr>
              <w:jc w:val="center"/>
            </w:pPr>
            <w:del w:id="9712" w:author="Reviewer" w:date="2026-10-04T05:52:39Z">
              <w:r>
                <w:rPr>
                  <w:sz w:val="16"/>
                  <w:szCs w:val="16"/>
                </w:rPr>
                <w:delText xml:space="preserve">0.112</w:delText>
              </w:r>
            </w:del>
          </w:p>
        </w:tc>
      </w:tr>
    </w:tbl>
    <w:p w14:paraId="3A09A236" w14:textId="77777777" w:rsidR="004A6C58" w:rsidRDefault="00121BAB">
      <w:pPr>
        <w:pStyle w:val="Heading2"/>
        <w:rPr>
          <w:del w:id="9523" w:author="Reviewer" w:date="2026-10-04T05:52:39Z"/>
        </w:rPr>
      </w:pPr>
      <w:del w:id="9520" w:author="Reviewer" w:date="2026-10-04T05:52:39Z">
        <w:r>
          <w:delText xml:space="preserve"/>
        </w:r>
      </w:del>
      <w:del w:id="9521" w:author="Reviewer" w:date="2026-10-04T05:52:39Z">
        <w:r>
          <w:delText xml:space="preserve">D. Open Intervention Space in Operation</w:delText>
        </w:r>
      </w:del>
      <w:del w:id="9522" w:author="Reviewer" w:date="2026-10-04T05:52:39Z">
        <w:r>
          <w:delText xml:space="preserve"/>
        </w:r>
      </w:del>
    </w:p>
    <w:p w14:paraId="2EBB578D" w14:textId="701AD753" w:rsidR="00F05500" w:rsidRDefault="00803259" w:rsidP="00803259">
      <w:pPr>
        <w:pStyle w:val="Text"/>
        <w:rPr>
          <w:del w:id="9533" w:author="Reviewer" w:date="2026-10-04T05:52:39Z"/>
        </w:rPr>
      </w:pPr>
      <w:del w:id="9524" w:author="Reviewer" w:date="2026-10-04T05:52:39Z">
        <w:r>
          <w:delTex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interventions 151745 reached the field: the fail-safe engaged in 5338 region cycles and the no-harm veto held the offensive channels in 113. </w:delText>
        </w:r>
      </w:del>
      <w:del w:id="9525" w:author="Reviewer" w:date="2026-10-04T05:52:39Z">
        <w:r w:rsidR="00F05500" w:rsidRPr="00F05500">
          <w:fldChar w:fldCharType="begin"/>
        </w:r>
      </w:del>
      <w:del w:id="9526" w:author="Reviewer" w:date="2026-10-04T05:52:39Z">
        <w:r w:rsidR="00F05500" w:rsidRPr="00F05500">
          <w:instrText xml:space="preserve"> REF _Ref237017260 \h </w:instrText>
        </w:r>
      </w:del>
      <w:del w:id="9527" w:author="Reviewer" w:date="2026-10-04T05:52:39Z">
        <w:r w:rsidR="00F05500" w:rsidRPr="00F05500">
          <w:instrText xml:space="preserve"> \* MERGEFORMAT </w:instrText>
        </w:r>
      </w:del>
      <w:del w:id="9528" w:author="Reviewer" w:date="2026-10-04T05:52:39Z">
        <w:r w:rsidR="00F05500" w:rsidRPr="00F05500">
          <w:fldChar w:fldCharType="separate"/>
        </w:r>
      </w:del>
      <w:del w:id="9529" w:author="Reviewer" w:date="2026-10-04T05:52:39Z">
        <w:r>
          <w:delText xml:space="preserve">Fig. </w:delText>
        </w:r>
      </w:del>
      <w:del w:id="9530" w:author="Reviewer" w:date="2026-10-04T05:52:39Z">
        <w:r>
          <w:rPr>
            <w:noProof/>
          </w:rPr>
          <w:delText xml:space="preserve">12</w:delText>
        </w:r>
      </w:del>
      <w:del w:id="9531" w:author="Reviewer" w:date="2026-10-04T05:52:39Z">
        <w:r w:rsidR="00F05500" w:rsidRPr="00F05500">
          <w:fldChar w:fldCharType="end"/>
        </w:r>
      </w:del>
      <w:del w:id="9532" w:author="Reviewer" w:date="2026-10-04T05:52:39Z">
        <w:r>
          <w:delText xml:space="preserve"> shows the two evolving-fuzzy funnels and the generative cascade. </w:delText>
        </w:r>
      </w:del>
    </w:p>
    <w:p w14:paraId="1EA0D3C7" w14:textId="34FF2CC7" w:rsidR="00803259" w:rsidRDefault="00F05500" w:rsidP="00803259">
      <w:pPr>
        <w:pStyle w:val="Text"/>
        <w:rPr>
          <w:del w:id="9571" w:author="Reviewer" w:date="2026-10-04T05:52:39Z"/>
        </w:rPr>
      </w:pPr>
      <w:del w:id="9534" w:author="Reviewer" w:date="2026-10-04T05:52:39Z">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rPr>
                                  <w:del w:id="9572" w:author="Reviewer" w:date="2026-10-04T05:52:39Z"/>
                                </w:rPr>
                              </w:pPr>
                              <w:del w:id="9535" w:author="Reviewer" w:date="2026-10-04T05:52:39Z">
                                <w:r>
                                  <w:rPr>
                                    <w:noProof/>
                                  </w:rPr>
                                  <w:drawing>
                                    <wp:inline distT="0" distB="0" distL="0" distR="0" wp14:anchorId="2625217F" wp14:editId="684589D8">
                                      <wp:extent cx="2860803" cy="1226058"/>
                                      <wp:effectExtent l="0" t="0" r="0" b="0"/>
                                      <wp:docPr id="42" name="image50.png"/>
                                      <wp:cNvGraphicFramePr>
                                        <a:graphicFrameLocks noChangeAspect="1"/>
                                      </wp:cNvGraphicFramePr>
                                      <a:graphic>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del>
                            </w:p>
                            <w:p w14:paraId="626A6157" w14:textId="1B640B95" w:rsidR="00F05500" w:rsidRDefault="00F05500" w:rsidP="00F05500">
                              <w:pPr>
                                <w:pStyle w:val="FigureCaption"/>
                                <w:rPr>
                                  <w:del w:id="9573" w:author="Reviewer" w:date="2026-10-04T05:52:39Z"/>
                                </w:rPr>
                              </w:pPr>
                              <w:bookmarkStart w:id="60" w:name="_Ref237017260"/>
                              <w:del w:id="9536" w:author="Reviewer" w:date="2026-10-04T05:52:39Z">
                                <w:r>
                                  <w:rPr>
                                    <w:b/>
                                    <w:bCs/>
                                  </w:rPr>
                                  <w:delText xml:space="preserve">Fig. </w:delText>
                                </w:r>
                              </w:del>
                              <w:del w:id="9537" w:author="Reviewer" w:date="2026-10-04T05:52:39Z">
                                <w:r>
                                  <w:fldChar w:fldCharType="begin"/>
                                </w:r>
                              </w:del>
                              <w:del w:id="9538" w:author="Reviewer" w:date="2026-10-04T05:52:39Z">
                                <w:r>
                                  <w:instrText xml:space="preserve"> SEQ Fig. \* ARABIC </w:instrText>
                                </w:r>
                              </w:del>
                              <w:del w:id="9539" w:author="Reviewer" w:date="2026-10-04T05:52:39Z">
                                <w:r>
                                  <w:fldChar w:fldCharType="separate"/>
                                </w:r>
                              </w:del>
                              <w:del w:id="9540" w:author="Reviewer" w:date="2026-10-04T05:52:39Z">
                                <w:r>
                                  <w:rPr>
                                    <w:noProof/>
                                  </w:rPr>
                                  <w:delText xml:space="preserve">12</w:delText>
                                </w:r>
                              </w:del>
                              <w:del w:id="9541" w:author="Reviewer" w:date="2026-10-04T05:52:39Z">
                                <w:r>
                                  <w:rPr>
                                    <w:noProof/>
                                  </w:rPr>
                                  <w:fldChar w:fldCharType="end"/>
                                </w:r>
                              </w:del>
                              <w:bookmarkEnd w:id="60"/>
                              <w:del w:id="9542" w:author="Reviewer" w:date="2026-10-04T05:52:39Z">
                                <w:r>
                                  <w:rPr>
                                    <w:b/>
                                    <w:bCs/>
                                  </w:rPr>
                                  <w:delText xml:space="preserve">.</w:delText>
                                </w:r>
                              </w:del>
                              <w:del w:id="9543" w:author="Reviewer" w:date="2026-10-04T05:52:39Z">
                                <w:r>
                                  <w:delText xml:space="preserve"> Left: </w:delText>
                                </w:r>
                              </w:del>
                              <w:proofErr w:type="spellStart"/>
                              <w:del w:id="9544" w:author="Reviewer" w:date="2026-10-04T05:52:39Z">
                                <w:r>
                                  <w:delText xml:space="preserve">evFIS</w:delText>
                                </w:r>
                              </w:del>
                              <w:proofErr w:type="spellEnd"/>
                              <w:del w:id="9545" w:author="Reviewer" w:date="2026-10-04T05:52:39Z">
                                <w:r>
                                  <w:delText xml:space="preserve"> trials and acceptances at stages 1 and 2. Right: the generative gates over proposals.</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rPr>
                            <w:del w:id="9574" w:author="Reviewer" w:date="2026-10-04T05:52:39Z"/>
                          </w:rPr>
                        </w:pPr>
                        <w:del w:id="9546" w:author="Reviewer" w:date="2026-10-04T05:52:39Z">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del>
                      </w:p>
                      <w:p w14:paraId="626A6157" w14:textId="1B640B95" w:rsidR="00F05500" w:rsidRDefault="00F05500" w:rsidP="00F05500">
                        <w:pPr>
                          <w:pStyle w:val="FigureCaption"/>
                          <w:rPr>
                            <w:del w:id="9575" w:author="Reviewer" w:date="2026-10-04T05:52:39Z"/>
                          </w:rPr>
                        </w:pPr>
                        <w:bookmarkStart w:id="61" w:name="_Ref237017260"/>
                        <w:del w:id="9547" w:author="Reviewer" w:date="2026-10-04T05:52:39Z">
                          <w:r>
                            <w:rPr>
                              <w:b/>
                              <w:bCs/>
                            </w:rPr>
                            <w:delText xml:space="preserve">Fig. </w:delText>
                          </w:r>
                        </w:del>
                        <w:del w:id="9548" w:author="Reviewer" w:date="2026-10-04T05:52:39Z">
                          <w:r>
                            <w:fldChar w:fldCharType="begin"/>
                          </w:r>
                        </w:del>
                        <w:del w:id="9549" w:author="Reviewer" w:date="2026-10-04T05:52:39Z">
                          <w:r>
                            <w:instrText xml:space="preserve"> SEQ Fig. \* ARABIC </w:instrText>
                          </w:r>
                        </w:del>
                        <w:del w:id="9550" w:author="Reviewer" w:date="2026-10-04T05:52:39Z">
                          <w:r>
                            <w:fldChar w:fldCharType="separate"/>
                          </w:r>
                        </w:del>
                        <w:del w:id="9551" w:author="Reviewer" w:date="2026-10-04T05:52:39Z">
                          <w:r>
                            <w:rPr>
                              <w:noProof/>
                            </w:rPr>
                            <w:delText xml:space="preserve">12</w:delText>
                          </w:r>
                        </w:del>
                        <w:del w:id="9552" w:author="Reviewer" w:date="2026-10-04T05:52:39Z">
                          <w:r>
                            <w:rPr>
                              <w:noProof/>
                            </w:rPr>
                            <w:fldChar w:fldCharType="end"/>
                          </w:r>
                        </w:del>
                        <w:bookmarkEnd w:id="61"/>
                        <w:del w:id="9553" w:author="Reviewer" w:date="2026-10-04T05:52:39Z">
                          <w:r>
                            <w:rPr>
                              <w:b/>
                              <w:bCs/>
                            </w:rPr>
                            <w:delText xml:space="preserve">.</w:delText>
                          </w:r>
                        </w:del>
                        <w:del w:id="9554" w:author="Reviewer" w:date="2026-10-04T05:52:39Z">
                          <w:r>
                            <w:delText xml:space="preserve"> Left: </w:delText>
                          </w:r>
                        </w:del>
                        <w:proofErr w:type="spellStart"/>
                        <w:del w:id="9555" w:author="Reviewer" w:date="2026-10-04T05:52:39Z">
                          <w:r>
                            <w:delText xml:space="preserve">evFIS</w:delText>
                          </w:r>
                        </w:del>
                        <w:proofErr w:type="spellEnd"/>
                        <w:del w:id="9556" w:author="Reviewer" w:date="2026-10-04T05:52:39Z">
                          <w:r>
                            <w:delText xml:space="preserve"> trials and acceptances at stages 1 and 2. Right: the generative gates over proposals.</w:delText>
                          </w:r>
                        </w:del>
                      </w:p>
                    </w:txbxContent>
                  </v:textbox>
                  <w10:wrap type="square" anchorx="margin" anchory="margin"/>
                </v:shape>
              </w:pict>
            </mc:Fallback>
          </mc:AlternateContent>
        </w:r>
      </w:del>
      <w:del w:id="9557" w:author="Reviewer" w:date="2026-10-04T05:52:39Z">
        <w:r>
          <w:delText xml:space="preserve">Low acceptance rates are intended: trials are cheap and </w:delText>
        </w:r>
      </w:del>
      <w:del w:id="9558" w:author="Reviewer" w:date="2026-10-04T05:52:39Z">
        <w:r w:rsidR="00803259" w:rsidRPr="00F05500">
          <w:lastRenderedPageBreak/>
          <w:delText>rejected safely on the forecast, and the selectivity of the</w:delText>
        </w:r>
      </w:del>
      <w:del w:id="9559" w:author="Reviewer" w:date="2026-10-04T05:52:39Z">
        <w:r>
          <w:delText xml:space="preserve"> gates is what makes the admitted edits trustworthy. Table </w:delText>
        </w:r>
      </w:del>
      <w:del w:id="9560" w:author="Reviewer" w:date="2026-10-04T05:52:39Z">
        <w:r w:rsidR="00803259" w:rsidRPr="00F24D90">
          <w:fldChar w:fldCharType="begin"/>
        </w:r>
      </w:del>
      <w:del w:id="9561" w:author="Reviewer" w:date="2026-10-04T05:52:39Z">
        <w:r w:rsidR="00803259" w:rsidRPr="00F24D90">
          <w:instrText xml:space="preserve"> REF _RefTabProd \h </w:instrText>
        </w:r>
      </w:del>
      <w:del w:id="9562" w:author="Reviewer" w:date="2026-10-04T05:52:39Z">
        <w:r w:rsidR="00F24D90" w:rsidRPr="00F24D90">
          <w:instrText xml:space="preserve"> \* MERGEFORMAT </w:instrText>
        </w:r>
      </w:del>
      <w:del w:id="9563" w:author="Reviewer" w:date="2026-10-04T05:52:39Z">
        <w:r w:rsidR="00803259" w:rsidRPr="00F24D90">
          <w:fldChar w:fldCharType="separate"/>
        </w:r>
      </w:del>
      <w:del w:id="9564" w:author="Reviewer" w:date="2026-10-04T05:52:39Z">
        <w:r>
          <w:rPr>
            <w:noProof/>
          </w:rPr>
          <w:delText xml:space="preserve">VI</w:delText>
        </w:r>
      </w:del>
      <w:del w:id="9565" w:author="Reviewer" w:date="2026-10-04T05:52:39Z">
        <w:r w:rsidR="00803259" w:rsidRPr="00F24D90">
          <w:fldChar w:fldCharType="end"/>
        </w:r>
      </w:del>
      <w:del w:id="9566" w:author="Reviewer" w:date="2026-10-04T05:52:39Z">
        <w:r>
          <w:delTex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delText>
        </w:r>
      </w:del>
      <w:proofErr w:type="spellStart"/>
      <w:del w:id="9567" w:author="Reviewer" w:date="2026-10-04T05:52:39Z">
        <w:r>
          <w:delText xml:space="preserve">downwind_containment_shield</w:delText>
        </w:r>
      </w:del>
      <w:proofErr w:type="spellEnd"/>
      <w:del w:id="9568" w:author="Reviewer" w:date="2026-10-04T05:52:39Z">
        <w:r>
          <w:delText xml:space="preserve">, since its logged definition carries no igniting channel. The generated concept </w:delText>
        </w:r>
      </w:del>
      <w:proofErr w:type="spellStart"/>
      <w:del w:id="9569" w:author="Reviewer" w:date="2026-10-04T05:52:39Z">
        <w:r>
          <w:delText xml:space="preserve">interface_exposure</w:delText>
        </w:r>
      </w:del>
      <w:proofErr w:type="spellEnd"/>
      <w:del w:id="9570" w:author="Reviewer" w:date="2026-10-04T05:52:39Z">
        <w:r>
          <w:delTex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delText>
        </w:r>
      </w:del>
    </w:p>
    <w:p w14:paraId="1AE9364A" w14:textId="22394EB8" w:rsidR="00CF451C" w:rsidRDefault="00CF451C" w:rsidP="00CF451C">
      <w:pPr>
        <w:pStyle w:val="TableTitle"/>
        <w:rPr>
          <w:del w:id="9582" w:author="Reviewer" w:date="2026-10-04T05:52:39Z"/>
        </w:rPr>
      </w:pPr>
      <w:del w:id="9576" w:author="Reviewer" w:date="2026-10-04T05:52:39Z">
        <w:r>
          <w:delText xml:space="preserve">TABLE </w:delText>
        </w:r>
      </w:del>
      <w:bookmarkStart w:id="62" w:name="_RefTabProd"/>
      <w:del w:id="9577" w:author="Reviewer" w:date="2026-10-04T05:52:39Z">
        <w:r>
          <w:fldChar w:fldCharType="begin"/>
        </w:r>
      </w:del>
      <w:del w:id="9578" w:author="Reviewer" w:date="2026-10-04T05:52:39Z">
        <w:r>
          <w:instrText xml:space="preserve"> SEQ Table \* ROMAN </w:instrText>
        </w:r>
      </w:del>
      <w:del w:id="9579" w:author="Reviewer" w:date="2026-10-04T05:52:39Z">
        <w:r>
          <w:fldChar w:fldCharType="separate"/>
        </w:r>
      </w:del>
      <w:del w:id="9580" w:author="Reviewer" w:date="2026-10-04T05:52:39Z">
        <w:r>
          <w:rPr>
            <w:noProof/>
          </w:rPr>
          <w:delText xml:space="preserve">VI</w:delText>
        </w:r>
      </w:del>
      <w:del w:id="9581" w:author="Reviewer" w:date="2026-10-04T05:52:39Z">
        <w:r>
          <w:fldChar w:fldCharType="end"/>
        </w:r>
      </w:del>
      <w:bookmarkEnd w:id="62"/>
    </w:p>
    <w:p w14:paraId="7FD462CF" w14:textId="77777777" w:rsidR="00CF451C" w:rsidRDefault="00CF451C" w:rsidP="00CF451C">
      <w:pPr>
        <w:pStyle w:val="TableTitle"/>
        <w:rPr>
          <w:del w:id="9584" w:author="Reviewer" w:date="2026-10-04T05:52:39Z"/>
        </w:rPr>
      </w:pPr>
      <w:del w:id="9583" w:author="Reviewer" w:date="2026-10-04T05:52:39Z">
        <w:r>
          <w:delText xml:space="preserve">The generative product ledger: every object created, with its definition</w:delText>
        </w:r>
      </w:del>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del w:id="9713" w:author="Reviewer" w:date="2026-10-04T05:52:39Z"/>
        </w:trPr>
        <w:tc>
          <w:tcPr>
            <w:tcW w:w="939" w:type="dxa"/>
          </w:tcPr>
          <w:p w14:paraId="11DFACAB" w14:textId="77777777" w:rsidR="00CF451C" w:rsidRDefault="00CF451C" w:rsidP="0090421F">
            <w:pPr>
              <w:jc w:val="both"/>
            </w:pPr>
            <w:del w:id="9714" w:author="Reviewer" w:date="2026-10-04T05:52:39Z">
              <w:r>
                <w:rPr>
                  <w:b/>
                  <w:sz w:val="16"/>
                  <w:szCs w:val="16"/>
                </w:rPr>
                <w:delText xml:space="preserve">Product</w:delText>
              </w:r>
            </w:del>
          </w:p>
        </w:tc>
        <w:tc>
          <w:tcPr>
            <w:tcW w:w="4061" w:type="dxa"/>
          </w:tcPr>
          <w:p w14:paraId="4CEFCD33" w14:textId="77777777" w:rsidR="00CF451C" w:rsidRDefault="00CF451C" w:rsidP="0090421F">
            <w:pPr>
              <w:jc w:val="both"/>
            </w:pPr>
            <w:del w:id="9715" w:author="Reviewer" w:date="2026-10-04T05:52:39Z">
              <w:r>
                <w:rPr>
                  <w:b/>
                  <w:sz w:val="16"/>
                  <w:szCs w:val="16"/>
                </w:rPr>
                <w:delText xml:space="preserve">Definition</w:delText>
              </w:r>
            </w:del>
          </w:p>
        </w:tc>
      </w:tr>
      <w:tr w:rsidR="00CF451C" w14:paraId="30286DCD" w14:textId="77777777" w:rsidTr="0090421F">
        <w:trPr>
          <w:jc w:val="center"/>
          <w:del w:id="9716" w:author="Reviewer" w:date="2026-10-04T05:52:39Z"/>
        </w:trPr>
        <w:tc>
          <w:tcPr>
            <w:tcW w:w="939" w:type="dxa"/>
          </w:tcPr>
          <w:p w14:paraId="61BC4480" w14:textId="77777777" w:rsidR="00CF451C" w:rsidRDefault="00CF451C" w:rsidP="0090421F">
            <w:pPr>
              <w:jc w:val="both"/>
            </w:pPr>
            <w:del w:id="9717" w:author="Reviewer" w:date="2026-10-04T05:52:39Z">
              <w:r>
                <w:rPr>
                  <w:sz w:val="16"/>
                  <w:szCs w:val="16"/>
                </w:rPr>
                <w:delText xml:space="preserve">Action-list channels (3)</w:delText>
              </w:r>
            </w:del>
          </w:p>
        </w:tc>
        <w:tc>
          <w:tcPr>
            <w:tcW w:w="4061" w:type="dxa"/>
          </w:tcPr>
          <w:p w14:paraId="0E9CCB1A" w14:textId="77777777" w:rsidR="00CF451C" w:rsidRDefault="00CF451C" w:rsidP="0090421F">
            <w:pPr>
              <w:jc w:val="both"/>
            </w:pPr>
            <w:del w:id="9718" w:author="Reviewer" w:date="2026-10-04T05:52:39Z">
              <w:r>
                <w:rPr>
                  <w:sz w:val="16"/>
                  <w:szCs w:val="16"/>
                </w:rPr>
                <w:delText xml:space="preserve">tactical burn (counter-fire strip ahead of the front); water drafting (capacity near water); retardant drop (coats fuel ahead)</w:delText>
              </w:r>
            </w:del>
          </w:p>
        </w:tc>
      </w:tr>
      <w:tr w:rsidR="00CF451C" w14:paraId="1636CE6C" w14:textId="77777777" w:rsidTr="0090421F">
        <w:trPr>
          <w:jc w:val="center"/>
          <w:del w:id="9719" w:author="Reviewer" w:date="2026-10-04T05:52:39Z"/>
        </w:trPr>
        <w:tc>
          <w:tcPr>
            <w:tcW w:w="939" w:type="dxa"/>
          </w:tcPr>
          <w:p w14:paraId="1A0924A5" w14:textId="77777777" w:rsidR="00CF451C" w:rsidRDefault="00CF451C" w:rsidP="0090421F">
            <w:pPr>
              <w:jc w:val="both"/>
            </w:pPr>
            <w:del w:id="9720" w:author="Reviewer" w:date="2026-10-04T05:52:39Z">
              <w:r>
                <w:rPr>
                  <w:sz w:val="16"/>
                  <w:szCs w:val="16"/>
                </w:rPr>
                <w:delText xml:space="preserve">Macros (7)</w:delText>
              </w:r>
            </w:del>
          </w:p>
        </w:tc>
        <w:tc>
          <w:tcPr>
            <w:tcW w:w="4061" w:type="dxa"/>
          </w:tcPr>
          <w:p w14:paraId="6BCF993E" w14:textId="77777777" w:rsidR="00CF451C" w:rsidRDefault="00CF451C" w:rsidP="0090421F">
            <w:pPr>
              <w:jc w:val="both"/>
            </w:pPr>
            <w:proofErr w:type="spellStart"/>
            <w:del w:id="9721" w:author="Reviewer" w:date="2026-10-04T05:52:39Z">
              <w:r>
                <w:rPr>
                  <w:sz w:val="16"/>
                  <w:szCs w:val="16"/>
                </w:rPr>
                <w:delText xml:space="preserve">downwind_containment_shield</w:delText>
              </w:r>
            </w:del>
            <w:proofErr w:type="spellEnd"/>
            <w:del w:id="9722" w:author="Reviewer" w:date="2026-10-04T05:52:39Z">
              <w:r>
                <w:rPr>
                  <w:sz w:val="16"/>
                  <w:szCs w:val="16"/>
                </w:rPr>
                <w:delText xml:space="preserve">: containment 1.0 + suppression 0.7; </w:delText>
              </w:r>
            </w:del>
            <w:proofErr w:type="spellStart"/>
            <w:del w:id="9723" w:author="Reviewer" w:date="2026-10-04T05:52:39Z">
              <w:r>
                <w:rPr>
                  <w:sz w:val="16"/>
                  <w:szCs w:val="16"/>
                </w:rPr>
                <w:delText xml:space="preserve">downwind_retardant_shield</w:delText>
              </w:r>
            </w:del>
            <w:proofErr w:type="spellEnd"/>
            <w:del w:id="9724" w:author="Reviewer" w:date="2026-10-04T05:52:39Z">
              <w:r>
                <w:rPr>
                  <w:sz w:val="16"/>
                  <w:szCs w:val="16"/>
                </w:rPr>
                <w:delText xml:space="preserve">: retardant 1.0 + containment 0.8; </w:delText>
              </w:r>
            </w:del>
            <w:proofErr w:type="spellStart"/>
            <w:del w:id="9725" w:author="Reviewer" w:date="2026-10-04T05:52:39Z">
              <w:r>
                <w:rPr>
                  <w:sz w:val="16"/>
                  <w:szCs w:val="16"/>
                </w:rPr>
                <w:delText xml:space="preserve">drafting_sustained_attack</w:delText>
              </w:r>
            </w:del>
            <w:proofErr w:type="spellEnd"/>
            <w:del w:id="9726" w:author="Reviewer" w:date="2026-10-04T05:52:39Z">
              <w:r>
                <w:rPr>
                  <w:sz w:val="16"/>
                  <w:szCs w:val="16"/>
                </w:rPr>
                <w:delText xml:space="preserve">: drafting 1.0 + suppression 0.9; </w:delText>
              </w:r>
            </w:del>
            <w:proofErr w:type="spellStart"/>
            <w:del w:id="9727" w:author="Reviewer" w:date="2026-10-04T05:52:39Z">
              <w:r>
                <w:rPr>
                  <w:sz w:val="16"/>
                  <w:szCs w:val="16"/>
                </w:rPr>
                <w:delText xml:space="preserve">head_knockdown</w:delText>
              </w:r>
            </w:del>
            <w:proofErr w:type="spellEnd"/>
            <w:del w:id="9728" w:author="Reviewer" w:date="2026-10-04T05:52:39Z">
              <w:r>
                <w:rPr>
                  <w:sz w:val="16"/>
                  <w:szCs w:val="16"/>
                </w:rPr>
                <w:delText xml:space="preserve">: drafting 1.0 + suppression 0.9 + retardant 0.6; </w:delText>
              </w:r>
            </w:del>
            <w:proofErr w:type="spellStart"/>
            <w:del w:id="9729" w:author="Reviewer" w:date="2026-10-04T05:52:39Z">
              <w:r>
                <w:rPr>
                  <w:sz w:val="16"/>
                  <w:szCs w:val="16"/>
                </w:rPr>
                <w:delText xml:space="preserve">wet_containment_line</w:delText>
              </w:r>
            </w:del>
            <w:proofErr w:type="spellEnd"/>
            <w:del w:id="9730" w:author="Reviewer" w:date="2026-10-04T05:52:39Z">
              <w:r>
                <w:rPr>
                  <w:sz w:val="16"/>
                  <w:szCs w:val="16"/>
                </w:rPr>
                <w:delText xml:space="preserve">: drafting 1.0 + containment 0.8; </w:delText>
              </w:r>
            </w:del>
            <w:proofErr w:type="spellStart"/>
            <w:del w:id="9731" w:author="Reviewer" w:date="2026-10-04T05:52:39Z">
              <w:r>
                <w:rPr>
                  <w:sz w:val="16"/>
                  <w:szCs w:val="16"/>
                </w:rPr>
                <w:delText xml:space="preserve">counterfire_strip</w:delText>
              </w:r>
            </w:del>
            <w:proofErr w:type="spellEnd"/>
            <w:del w:id="9732" w:author="Reviewer" w:date="2026-10-04T05:52:39Z">
              <w:r>
                <w:rPr>
                  <w:sz w:val="16"/>
                  <w:szCs w:val="16"/>
                </w:rPr>
                <w:delText xml:space="preserve">: tactical burn 1.0 + containment 0.6; </w:delText>
              </w:r>
            </w:del>
            <w:proofErr w:type="spellStart"/>
            <w:del w:id="9733" w:author="Reviewer" w:date="2026-10-04T05:52:39Z">
              <w:r>
                <w:rPr>
                  <w:sz w:val="16"/>
                  <w:szCs w:val="16"/>
                </w:rPr>
                <w:delText xml:space="preserve">drafting_retardant_shuttle</w:delText>
              </w:r>
            </w:del>
            <w:proofErr w:type="spellEnd"/>
            <w:del w:id="9734" w:author="Reviewer" w:date="2026-10-04T05:52:39Z">
              <w:r>
                <w:rPr>
                  <w:sz w:val="16"/>
                  <w:szCs w:val="16"/>
                </w:rPr>
                <w:delText xml:space="preserve">: retardant 1.0 + drafting 0.6</w:delText>
              </w:r>
            </w:del>
          </w:p>
        </w:tc>
      </w:tr>
      <w:tr w:rsidR="00CF451C" w14:paraId="487A8B65" w14:textId="77777777" w:rsidTr="0090421F">
        <w:trPr>
          <w:jc w:val="center"/>
          <w:del w:id="9735" w:author="Reviewer" w:date="2026-10-04T05:52:39Z"/>
        </w:trPr>
        <w:tc>
          <w:tcPr>
            <w:tcW w:w="939" w:type="dxa"/>
          </w:tcPr>
          <w:p w14:paraId="4F99B21E" w14:textId="77777777" w:rsidR="00CF451C" w:rsidRDefault="00CF451C" w:rsidP="0090421F">
            <w:pPr>
              <w:jc w:val="both"/>
            </w:pPr>
            <w:del w:id="9736" w:author="Reviewer" w:date="2026-10-04T05:52:39Z">
              <w:r>
                <w:rPr>
                  <w:sz w:val="16"/>
                  <w:szCs w:val="16"/>
                </w:rPr>
                <w:delText xml:space="preserve">Concept (1)</w:delText>
              </w:r>
            </w:del>
          </w:p>
        </w:tc>
        <w:tc>
          <w:tcPr>
            <w:tcW w:w="4061" w:type="dxa"/>
          </w:tcPr>
          <w:p w14:paraId="5652FB2B" w14:textId="77777777" w:rsidR="00CF451C" w:rsidRDefault="00CF451C" w:rsidP="0090421F">
            <w:pPr>
              <w:jc w:val="both"/>
            </w:pPr>
            <w:proofErr w:type="spellStart"/>
            <w:del w:id="9737" w:author="Reviewer" w:date="2026-10-04T05:52:39Z">
              <w:r>
                <w:rPr>
                  <w:sz w:val="16"/>
                  <w:szCs w:val="16"/>
                </w:rPr>
                <w:delText xml:space="preserve">interface_exposure</w:delText>
              </w:r>
            </w:del>
            <w:proofErr w:type="spellEnd"/>
            <w:del w:id="9738" w:author="Reviewer" w:date="2026-10-04T05:52:39Z">
              <w:r>
                <w:rPr>
                  <w:sz w:val="16"/>
                  <w:szCs w:val="16"/>
                </w:rPr>
                <w:delText xml:space="preserve"> = 0.5 </w:delText>
              </w:r>
            </w:del>
            <w:proofErr w:type="spellStart"/>
            <w:del w:id="9739" w:author="Reviewer" w:date="2026-10-04T05:52:39Z">
              <w:r>
                <w:rPr>
                  <w:sz w:val="16"/>
                  <w:szCs w:val="16"/>
                </w:rPr>
                <w:delText xml:space="preserve">asset_exposure_risk</w:delText>
              </w:r>
            </w:del>
            <w:proofErr w:type="spellEnd"/>
            <w:del w:id="9740" w:author="Reviewer" w:date="2026-10-04T05:52:39Z">
              <w:r>
                <w:rPr>
                  <w:sz w:val="16"/>
                  <w:szCs w:val="16"/>
                </w:rPr>
                <w:delText xml:space="preserve"> + 0.5 </w:delText>
              </w:r>
            </w:del>
            <w:proofErr w:type="spellStart"/>
            <w:del w:id="9741" w:author="Reviewer" w:date="2026-10-04T05:52:39Z">
              <w:r>
                <w:rPr>
                  <w:sz w:val="16"/>
                  <w:szCs w:val="16"/>
                </w:rPr>
                <w:delText xml:space="preserve">evacuation_pressure</w:delText>
              </w:r>
            </w:del>
            <w:proofErr w:type="spellEnd"/>
            <w:del w:id="9742" w:author="Reviewer" w:date="2026-10-04T05:52:39Z">
              <w:r>
                <w:rPr>
                  <w:sz w:val="16"/>
                  <w:szCs w:val="16"/>
                </w:rPr>
                <w:delText xml:space="preserve">; consumed by admitted rule G14 (IF </w:delText>
              </w:r>
            </w:del>
            <w:proofErr w:type="spellStart"/>
            <w:del w:id="9743" w:author="Reviewer" w:date="2026-10-04T05:52:39Z">
              <w:r>
                <w:rPr>
                  <w:sz w:val="16"/>
                  <w:szCs w:val="16"/>
                </w:rPr>
                <w:delText xml:space="preserve">interface_exposure</w:delText>
              </w:r>
            </w:del>
            <w:proofErr w:type="spellEnd"/>
            <w:del w:id="9744" w:author="Reviewer" w:date="2026-10-04T05:52:39Z">
              <w:r>
                <w:rPr>
                  <w:sz w:val="16"/>
                  <w:szCs w:val="16"/>
                </w:rPr>
                <w:delText xml:space="preserve"> VH AND </w:delText>
              </w:r>
            </w:del>
            <w:proofErr w:type="spellStart"/>
            <w:del w:id="9745" w:author="Reviewer" w:date="2026-10-04T05:52:39Z">
              <w:r>
                <w:rPr>
                  <w:sz w:val="16"/>
                  <w:szCs w:val="16"/>
                </w:rPr>
                <w:delText xml:space="preserve">suppression_feasibility</w:delText>
              </w:r>
            </w:del>
            <w:proofErr w:type="spellEnd"/>
            <w:del w:id="9746" w:author="Reviewer" w:date="2026-10-04T05:52:39Z">
              <w:r>
                <w:rPr>
                  <w:sz w:val="16"/>
                  <w:szCs w:val="16"/>
                </w:rPr>
                <w:delText xml:space="preserve"> VH THEN </w:delText>
              </w:r>
            </w:del>
            <w:proofErr w:type="spellStart"/>
            <w:del w:id="9747" w:author="Reviewer" w:date="2026-10-04T05:52:39Z">
              <w:r>
                <w:rPr>
                  <w:sz w:val="16"/>
                  <w:szCs w:val="16"/>
                </w:rPr>
                <w:delText xml:space="preserve">asset_protection</w:delText>
              </w:r>
            </w:del>
            <w:proofErr w:type="spellEnd"/>
            <w:del w:id="9748" w:author="Reviewer" w:date="2026-10-04T05:52:39Z">
              <w:r>
                <w:rPr>
                  <w:sz w:val="16"/>
                  <w:szCs w:val="16"/>
                </w:rPr>
                <w:delText xml:space="preserve"> 0.9, </w:delText>
              </w:r>
            </w:del>
            <w:proofErr w:type="spellStart"/>
            <w:del w:id="9749" w:author="Reviewer" w:date="2026-10-04T05:52:39Z">
              <w:r>
                <w:rPr>
                  <w:sz w:val="16"/>
                  <w:szCs w:val="16"/>
                </w:rPr>
                <w:delText xml:space="preserve">containment_line</w:delText>
              </w:r>
            </w:del>
            <w:proofErr w:type="spellEnd"/>
            <w:del w:id="9750" w:author="Reviewer" w:date="2026-10-04T05:52:39Z">
              <w:r>
                <w:rPr>
                  <w:sz w:val="16"/>
                  <w:szCs w:val="16"/>
                </w:rPr>
                <w:delText xml:space="preserve"> 0.8, </w:delText>
              </w:r>
            </w:del>
            <w:proofErr w:type="spellStart"/>
            <w:del w:id="9751" w:author="Reviewer" w:date="2026-10-04T05:52:39Z">
              <w:r>
                <w:rPr>
                  <w:sz w:val="16"/>
                  <w:szCs w:val="16"/>
                </w:rPr>
                <w:delText xml:space="preserve">resource_deployment</w:delText>
              </w:r>
            </w:del>
            <w:proofErr w:type="spellEnd"/>
            <w:del w:id="9752" w:author="Reviewer" w:date="2026-10-04T05:52:39Z">
              <w:r>
                <w:rPr>
                  <w:sz w:val="16"/>
                  <w:szCs w:val="16"/>
                </w:rPr>
                <w:delText xml:space="preserve"> 0.7)</w:delText>
              </w:r>
            </w:del>
          </w:p>
        </w:tc>
      </w:tr>
    </w:tbl>
    <w:p w14:paraId="20427550" w14:textId="77777777" w:rsidR="004A6C58" w:rsidRDefault="00121BAB">
      <w:pPr>
        <w:pStyle w:val="Text"/>
        <w:rPr>
          <w:del w:id="9588" w:author="Reviewer" w:date="2026-10-04T05:52:39Z"/>
        </w:rPr>
      </w:pPr>
      <w:del w:id="9585" w:author="Reviewer" w:date="2026-10-04T05:52:39Z">
        <w:r>
          <w:delText xml:space="preserve"/>
        </w:r>
      </w:del>
      <w:del w:id="9586" w:author="Reviewer" w:date="2026-10-04T05:52:39Z">
        <w:r>
          <w:delTex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delText>
        </w:r>
      </w:del>
      <w:del w:id="9587" w:author="Reviewer" w:date="2026-10-04T05:52:39Z">
        <w:r>
          <w:delText xml:space="preserve"/>
        </w:r>
      </w:del>
    </w:p>
    <w:p w14:paraId="309B4CD0" w14:textId="00B6C2B7" w:rsidR="004A6C58" w:rsidRDefault="006E372D" w:rsidP="006E372D">
      <w:pPr>
        <w:pStyle w:val="Heading2"/>
        <w:rPr>
          <w:del w:id="9611" w:author="Reviewer" w:date="2026-10-04T05:52:39Z"/>
        </w:rPr>
      </w:pPr>
      <w:del w:id="9589" w:author="Reviewer" w:date="2026-10-04T05:52:39Z">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rPr>
                                  <w:del w:id="9612" w:author="Reviewer" w:date="2026-10-04T05:52:39Z"/>
                                </w:rPr>
                              </w:pPr>
                              <w:del w:id="9590" w:author="Reviewer" w:date="2026-10-04T05:52:39Z">
                                <w:r>
                                  <w:rPr>
                                    <w:noProof/>
                                  </w:rPr>
                                  <w:drawing>
                                    <wp:inline distT="0" distB="0" distL="0" distR="0" wp14:anchorId="6D68A197" wp14:editId="620C1AC2">
                                      <wp:extent cx="2606040" cy="1616431"/>
                                      <wp:effectExtent l="0" t="0" r="0" b="0"/>
                                      <wp:docPr id="64148" name="image55.png"/>
                                      <wp:cNvGraphicFramePr>
                                        <a:graphicFrameLocks noChangeAspect="1"/>
                                      </wp:cNvGraphicFramePr>
                                      <a:graphic>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del>
                            </w:p>
                            <w:p w14:paraId="76098907" w14:textId="686E882F" w:rsidR="006E372D" w:rsidRPr="00F05500" w:rsidRDefault="00F05500" w:rsidP="006E372D">
                              <w:pPr>
                                <w:pStyle w:val="FigureCaption"/>
                                <w:rPr>
                                  <w:b/>
                                  <w:bCs/>
                                  <w:del w:id="9613" w:author="Reviewer" w:date="2026-10-04T05:52:39Z"/>
                                </w:rPr>
                              </w:pPr>
                              <w:bookmarkStart w:id="63" w:name="_RefFigScal"/>
                              <w:bookmarkStart w:id="64" w:name="_Ref237017274"/>
                              <w:del w:id="9591" w:author="Reviewer" w:date="2026-10-04T05:52:39Z">
                                <w:r w:rsidRPr="00F05500">
                                  <w:rPr>
                                    <w:b/>
                                    <w:bCs/>
                                  </w:rPr>
                                  <w:delText xml:space="preserve">Fig. </w:delText>
                                </w:r>
                              </w:del>
                              <w:del w:id="9592" w:author="Reviewer" w:date="2026-10-04T05:52:39Z">
                                <w:r>
                                  <w:rPr>
                                    <w:b/>
                                    <w:bCs/>
                                  </w:rPr>
                                  <w:fldChar w:fldCharType="begin"/>
                                </w:r>
                              </w:del>
                              <w:del w:id="9593" w:author="Reviewer" w:date="2026-10-04T05:52:39Z">
                                <w:r w:rsidRPr="00F05500">
                                  <w:rPr>
                                    <w:b/>
                                    <w:bCs/>
                                  </w:rPr>
                                  <w:instrText xml:space="preserve"> SEQ Fig. \* ARABIC </w:instrText>
                                </w:r>
                              </w:del>
                              <w:del w:id="9594" w:author="Reviewer" w:date="2026-10-04T05:52:39Z">
                                <w:r w:rsidRPr="00F05500">
                                  <w:rPr>
                                    <w:b/>
                                    <w:bCs/>
                                  </w:rPr>
                                  <w:fldChar w:fldCharType="separate"/>
                                </w:r>
                              </w:del>
                              <w:del w:id="9595" w:author="Reviewer" w:date="2026-10-04T05:52:39Z">
                                <w:r>
                                  <w:rPr>
                                    <w:b/>
                                    <w:bCs/>
                                    <w:noProof/>
                                  </w:rPr>
                                  <w:delText xml:space="preserve">13</w:delText>
                                </w:r>
                              </w:del>
                              <w:del w:id="9596" w:author="Reviewer" w:date="2026-10-04T05:52:39Z">
                                <w:r>
                                  <w:rPr>
                                    <w:b/>
                                    <w:bCs/>
                                    <w:noProof/>
                                  </w:rPr>
                                  <w:fldChar w:fldCharType="end"/>
                                </w:r>
                              </w:del>
                              <w:bookmarkEnd w:id="64"/>
                              <w:del w:id="9597" w:author="Reviewer" w:date="2026-10-04T05:52:39Z">
                                <w:r w:rsidRPr="00F05500">
                                  <w:rPr>
                                    <w:b/>
                                    <w:bCs/>
                                  </w:rPr>
                                  <w:delText xml:space="preserve">. </w:delText>
                                </w:r>
                              </w:del>
                              <w:del w:id="9598" w:author="Reviewer" w:date="2026-10-04T05:52:39Z">
                                <w:r>
                                  <w:delText xml:space="preserve">Decision-layer cost against the number of local agents, as a share of the cycle.</w:delText>
                                </w:r>
                              </w:del>
                              <w:bookmarkEnd w:id="63"/>
                              <w:del w:id="9599" w:author="Reviewer" w:date="2026-10-04T05:52:39Z">
                                <w:r>
                                  <w:rPr>
                                    <w:b/>
                                    <w:bCs/>
                                  </w:rPr>
                                  <w:delText xml:space="preserve"> </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rPr>
                            <w:del w:id="9614" w:author="Reviewer" w:date="2026-10-04T05:52:39Z"/>
                          </w:rPr>
                        </w:pPr>
                        <w:del w:id="9600" w:author="Reviewer" w:date="2026-10-04T05:52:39Z">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del>
                      </w:p>
                      <w:p w14:paraId="76098907" w14:textId="686E882F" w:rsidR="006E372D" w:rsidRPr="00F05500" w:rsidRDefault="00F05500" w:rsidP="006E372D">
                        <w:pPr>
                          <w:pStyle w:val="FigureCaption"/>
                          <w:rPr>
                            <w:b/>
                            <w:bCs/>
                            <w:del w:id="9615" w:author="Reviewer" w:date="2026-10-04T05:52:39Z"/>
                          </w:rPr>
                        </w:pPr>
                        <w:bookmarkStart w:id="65" w:name="_RefFigScal"/>
                        <w:bookmarkStart w:id="66" w:name="_Ref237017274"/>
                        <w:del w:id="9601" w:author="Reviewer" w:date="2026-10-04T05:52:39Z">
                          <w:r w:rsidRPr="00F05500">
                            <w:rPr>
                              <w:b/>
                              <w:bCs/>
                            </w:rPr>
                            <w:delText xml:space="preserve">Fig. </w:delText>
                          </w:r>
                        </w:del>
                        <w:del w:id="9602" w:author="Reviewer" w:date="2026-10-04T05:52:39Z">
                          <w:r>
                            <w:rPr>
                              <w:b/>
                              <w:bCs/>
                            </w:rPr>
                            <w:fldChar w:fldCharType="begin"/>
                          </w:r>
                        </w:del>
                        <w:del w:id="9603" w:author="Reviewer" w:date="2026-10-04T05:52:39Z">
                          <w:r w:rsidRPr="00F05500">
                            <w:rPr>
                              <w:b/>
                              <w:bCs/>
                            </w:rPr>
                            <w:instrText xml:space="preserve"> SEQ Fig. \* ARABIC </w:instrText>
                          </w:r>
                        </w:del>
                        <w:del w:id="9604" w:author="Reviewer" w:date="2026-10-04T05:52:39Z">
                          <w:r w:rsidRPr="00F05500">
                            <w:rPr>
                              <w:b/>
                              <w:bCs/>
                            </w:rPr>
                            <w:fldChar w:fldCharType="separate"/>
                          </w:r>
                        </w:del>
                        <w:del w:id="9605" w:author="Reviewer" w:date="2026-10-04T05:52:39Z">
                          <w:r>
                            <w:rPr>
                              <w:b/>
                              <w:bCs/>
                              <w:noProof/>
                            </w:rPr>
                            <w:delText xml:space="preserve">13</w:delText>
                          </w:r>
                        </w:del>
                        <w:del w:id="9606" w:author="Reviewer" w:date="2026-10-04T05:52:39Z">
                          <w:r>
                            <w:rPr>
                              <w:b/>
                              <w:bCs/>
                              <w:noProof/>
                            </w:rPr>
                            <w:fldChar w:fldCharType="end"/>
                          </w:r>
                        </w:del>
                        <w:bookmarkEnd w:id="66"/>
                        <w:del w:id="9607" w:author="Reviewer" w:date="2026-10-04T05:52:39Z">
                          <w:r w:rsidRPr="00F05500">
                            <w:rPr>
                              <w:b/>
                              <w:bCs/>
                            </w:rPr>
                            <w:delText xml:space="preserve">. </w:delText>
                          </w:r>
                        </w:del>
                        <w:del w:id="9608" w:author="Reviewer" w:date="2026-10-04T05:52:39Z">
                          <w:r>
                            <w:delText xml:space="preserve">Decision-layer cost against the number of local agents, as a share of the cycle.</w:delText>
                          </w:r>
                        </w:del>
                        <w:bookmarkEnd w:id="65"/>
                        <w:del w:id="9609" w:author="Reviewer" w:date="2026-10-04T05:52:39Z">
                          <w:r>
                            <w:rPr>
                              <w:b/>
                              <w:bCs/>
                            </w:rPr>
                            <w:delText xml:space="preserve"> </w:delText>
                          </w:r>
                        </w:del>
                      </w:p>
                    </w:txbxContent>
                  </v:textbox>
                  <w10:wrap type="square" anchorx="margin" anchory="margin"/>
                </v:shape>
              </w:pict>
            </mc:Fallback>
          </mc:AlternateContent>
        </w:r>
      </w:del>
      <w:del w:id="9610" w:author="Reviewer" w:date="2026-10-04T05:52:39Z">
        <w:r>
          <w:delText xml:space="preserve">F. Timeliness and Scalability</w:delText>
        </w:r>
      </w:del>
    </w:p>
    <w:p w14:paraId="5EC4B5F8" w14:textId="7C3F13FB" w:rsidR="00322A81" w:rsidRDefault="00322A81">
      <w:pPr>
        <w:pStyle w:val="Text"/>
        <w:rPr>
          <w:del w:id="9634" w:author="Reviewer" w:date="2026-10-04T05:52:39Z"/>
        </w:rPr>
      </w:pPr>
      <w:del w:id="9616" w:author="Reviewer" w:date="2026-10-04T05:52:39Z">
        <w:r>
          <w:delText xml:space="preserve">One decision covers the whole loop, including the two shadow forecasts of the acceptance test and any adaptation stage that runs, and takes a median 274 </w:delText>
        </w:r>
      </w:del>
      <w:proofErr w:type="spellStart"/>
      <w:del w:id="9617" w:author="Reviewer" w:date="2026-10-04T05:52:39Z">
        <w:r>
          <w:delText xml:space="preserve">ms</w:delText>
        </w:r>
      </w:del>
      <w:proofErr w:type="spellEnd"/>
      <w:del w:id="9618" w:author="Reviewer" w:date="2026-10-04T05:52:39Z">
        <w:r>
          <w:delText xml:space="preserve"> against a twelve-minute cycle, 909 </w:delText>
        </w:r>
      </w:del>
      <w:proofErr w:type="spellStart"/>
      <w:del w:id="9619" w:author="Reviewer" w:date="2026-10-04T05:52:39Z">
        <w:r>
          <w:delText xml:space="preserve">ms</w:delText>
        </w:r>
      </w:del>
      <w:proofErr w:type="spellEnd"/>
      <w:del w:id="9620" w:author="Reviewer" w:date="2026-10-04T05:52:39Z">
        <w:r>
          <w:delText xml:space="preserve"> at the ninetieth %</w:delText>
        </w:r>
      </w:del>
      <w:proofErr w:type="spellStart"/>
      <w:del w:id="9621" w:author="Reviewer" w:date="2026-10-04T05:52:39Z">
        <w:r>
          <w:delText xml:space="preserve">ile</w:delText>
        </w:r>
      </w:del>
      <w:proofErr w:type="spellEnd"/>
      <w:del w:id="9622" w:author="Reviewer" w:date="2026-10-04T05:52:39Z">
        <w:r>
          <w:delText xml:space="preserve"> and 1.28 s at the slowest, under two thousandths of the time available; the first offensive order is fielded at the first decision, two minutes after ignition.</w:delText>
        </w:r>
      </w:del>
      <w:del w:id="9623" w:author="Reviewer" w:date="2026-10-04T05:52:39Z">
        <w:r>
          <w:delTex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delText>
        </w:r>
      </w:del>
      <w:del w:id="9624" w:author="Reviewer" w:date="2026-10-04T05:52:39Z">
        <w:r>
          <w:delText xml:space="preserve"/>
        </w:r>
      </w:del>
      <w:del w:id="9625" w:author="Reviewer" w:date="2026-10-04T05:52:39Z">
        <w:r w:rsidR="00F05500" w:rsidRPr="00F05500">
          <w:fldChar w:fldCharType="begin"/>
        </w:r>
      </w:del>
      <w:del w:id="9626" w:author="Reviewer" w:date="2026-10-04T05:52:39Z">
        <w:r w:rsidR="00F05500" w:rsidRPr="00F05500">
          <w:instrText xml:space="preserve"> REF _Ref237017274 \h </w:instrText>
        </w:r>
      </w:del>
      <w:del w:id="9627" w:author="Reviewer" w:date="2026-10-04T05:52:39Z">
        <w:r w:rsidR="00F05500" w:rsidRPr="00F05500">
          <w:instrText xml:space="preserve"> \* MERGEFORMAT </w:instrText>
        </w:r>
      </w:del>
      <w:del w:id="9628" w:author="Reviewer" w:date="2026-10-04T05:52:39Z">
        <w:r w:rsidR="00F05500" w:rsidRPr="00F05500">
          <w:fldChar w:fldCharType="separate"/>
        </w:r>
      </w:del>
      <w:del w:id="9629" w:author="Reviewer" w:date="2026-10-04T05:52:39Z">
        <w:r>
          <w:delText xml:space="preserve">Fig. </w:delText>
        </w:r>
      </w:del>
      <w:del w:id="9630" w:author="Reviewer" w:date="2026-10-04T05:52:39Z">
        <w:r>
          <w:rPr>
            <w:noProof/>
          </w:rPr>
          <w:delText xml:space="preserve">13</w:delText>
        </w:r>
      </w:del>
      <w:del w:id="9631" w:author="Reviewer" w:date="2026-10-04T05:52:39Z">
        <w:r w:rsidR="00F05500" w:rsidRPr="00F05500">
          <w:fldChar w:fldCharType="end"/>
        </w:r>
      </w:del>
      <w:del w:id="9632" w:author="Reviewer" w:date="2026-10-04T05:52:39Z">
        <w:r>
          <w:delText xml:space="preserve"/>
        </w:r>
      </w:del>
      <w:del w:id="9633" w:author="Reviewer" w:date="2026-10-04T05:52:39Z">
        <w:r>
          <w:delText xml:space="preserve"/>
        </w:r>
      </w:del>
    </w:p>
    <w:p>
      <w:pPr>
        <w:pStyle w:val="Text"/>
        <w:rPr>
          <w:del w:id="9636" w:author="Reviewer" w:date="2026-10-04T05:52:39Z"/>
        </w:rPr>
      </w:pPr>
      <w:del w:id="9635" w:author="Reviewer" w:date="2026-10-04T05:52:39Z">
        <w:r>
          <w:delText xml:space="preserve">The decision layer is also compared with an external reference: a value-weighted greedy allocation that shares the simulator, the worlds, the seeds, the resource pool, and the actuation mapping, and differs only in the decision. Every cycle it commits the pool toward the regions carrying the highest value at risk near the fire, at full intensity, with no forecast, no acceptance test, and no life-safety channel. Fig. 14 places it beside the internal configurations on the five scenarios. On raw burned area the greedy reference is strong: with the same fire location every arm of this campaign receives, an immediate full commitment ends most episodes early, and the response term prices only the time integral of committed force, so the early surge is barely charged. Its margin narrows on the capacity-limited scenarios, and it issues no evacuation or warning order in any of the fifty runs, since it has no channel for them. The comparison therefore bounds what undivided aggression buys in this cost model, and locates the contribution of the architecture in what the reference cannot produce: screened orders that remain auditable, restraint under a capacity or observation deficit, and the life-safety channels.</w:delText>
        </w:r>
      </w:del>
    </w:p>
    <w:p>
      <w:pPr>
        <w:jc w:val="center"/>
        <w:rPr>
          <w:del w:id="9638" w:author="Reviewer" w:date="2026-10-04T05:52:39Z"/>
        </w:rPr>
      </w:pPr>
      <w:del w:id="9637" w:author="Reviewer" w:date="2026-10-04T05:52:39Z">
        <w:r>
          <w:drawing>
            <wp:inline distT="0" distB="0" distL="0" distR="0">
              <wp:extent cx="3154680" cy="2148840"/>
              <wp:effectExtent l="0" t="0" r="0" b="0"/>
              <wp:docPr id="64149" name="FigGre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 name="FigGreedy"/>
                      <pic:cNvPicPr/>
                    </pic:nvPicPr>
                    <pic:blipFill>
                      <a:blip r:embed="rId29"/>
                      <a:stretch>
                        <a:fillRect/>
                      </a:stretch>
                    </pic:blipFill>
                    <pic:spPr>
                      <a:xfrm>
                        <a:off x="0" y="0"/>
                        <a:ext cx="3154680" cy="2148840"/>
                      </a:xfrm>
                      <a:prstGeom prst="rect">
                        <a:avLst/>
                      </a:prstGeom>
                    </pic:spPr>
                  </pic:pic>
                </a:graphicData>
              </a:graphic>
            </wp:inline>
          </w:drawing>
        </w:r>
      </w:del>
    </w:p>
    <w:p>
      <w:pPr>
        <w:pStyle w:val="FigureCaption"/>
        <w:rPr>
          <w:del w:id="9640" w:author="Reviewer" w:date="2026-10-04T05:52:39Z"/>
        </w:rPr>
      </w:pPr>
      <w:del w:id="9639" w:author="Reviewer" w:date="2026-10-04T05:52:39Z">
        <w:r>
          <w:delText xml:space="preserve">Fig. 14. Burned area at episode end for the external greedy reference and the internal configurations over the five scenarios; bars are means over ten worlds with 95 % confidence intervals.</w:delText>
        </w:r>
      </w:del>
    </w:p>
    <w:p w14:paraId="0755E46E" w14:textId="77777777" w:rsidR="004A6C58" w:rsidRDefault="00121BAB">
      <w:pPr>
        <w:pStyle w:val="Heading2"/>
        <w:rPr>
          <w:del w:id="9644" w:author="Reviewer" w:date="2026-10-04T05:52:39Z"/>
        </w:rPr>
      </w:pPr>
      <w:del w:id="9641" w:author="Reviewer" w:date="2026-10-04T05:52:39Z">
        <w:r>
          <w:delText xml:space="preserve"/>
        </w:r>
      </w:del>
      <w:del w:id="9642" w:author="Reviewer" w:date="2026-10-04T05:52:39Z">
        <w:r>
          <w:delText xml:space="preserve">E. Compliance with the Evaluation Criteria</w:delText>
        </w:r>
      </w:del>
      <w:del w:id="9643" w:author="Reviewer" w:date="2026-10-04T05:52:39Z">
        <w:r>
          <w:delText xml:space="preserve"/>
        </w:r>
      </w:del>
    </w:p>
    <w:p w14:paraId="0216AD1F" w14:textId="39C63DEC" w:rsidR="00322A81" w:rsidRDefault="00322A81">
      <w:pPr>
        <w:pStyle w:val="Text"/>
        <w:rPr>
          <w:del w:id="9654" w:author="Reviewer" w:date="2026-10-04T05:52:39Z"/>
        </w:rPr>
      </w:pPr>
      <w:del w:id="9645" w:author="Reviewer" w:date="2026-10-04T05:52:39Z">
        <w:r>
          <w:delText xml:space="preserve">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w:delText>
        </w:r>
      </w:del>
      <w:del w:id="9646" w:author="Reviewer" w:date="2026-10-04T05:52:39Z">
        <w:r>
          <w:delText xml:space="preserve">lowest among the internal references in every scenario</w:delText>
        </w:r>
      </w:del>
      <w:del w:id="9647" w:author="Reviewer" w:date="2026-10-04T05:52:39Z">
        <w:r>
          <w:delText xml:space="preserve">. Timeliness is met with a median decision of 274 </w:delText>
        </w:r>
      </w:del>
      <w:proofErr w:type="spellStart"/>
      <w:del w:id="9648" w:author="Reviewer" w:date="2026-10-04T05:52:39Z">
        <w:r>
          <w:delText xml:space="preserve">ms</w:delText>
        </w:r>
      </w:del>
      <w:proofErr w:type="spellEnd"/>
      <w:del w:id="9649" w:author="Reviewer" w:date="2026-10-04T05:52:39Z">
        <w:r>
          <w:delText xml:space="preserve"/>
        </w:r>
      </w:del>
      <w:del w:id="9650" w:author="Reviewer" w:date="2026-10-04T05:52:39Z">
        <w:r>
          <w:delText xml:space="preserve"> against a twelve-minute cycle, scalability with one decision costing 0.02 to 0.16 % of the cycle and sixteen times the agents costing at most 1.29 times, and robustness with the full configuration losing 10 % under degraded observation while remaining the best tested. Uncertainty handling is structural, every feature carrying a confidence that gates its concept; adaptability shows in 129 of 616 stage-1 and 40 of 359 stage-2 trials kept and 47 admissions plus seven sited interventions; explainability in every edit, rejection, and generated object being logged with its trigger, gate, and consuming rule. </w:delText>
        </w:r>
      </w:del>
      <w:del w:id="9651" w:author="Reviewer" w:date="2026-10-04T05:52:39Z">
        <w:r>
          <w:delText xml:space="preserve"/>
        </w:r>
      </w:del>
      <w:del w:id="9652" w:author="Reviewer" w:date="2026-10-04T05:52:39Z">
        <w:r>
          <w:delText xml:space="preserve">Four criteria are met in full and four on the axis measured here: the hindcast base covers four fires, noise and communication failure are untested, operator-facing interpretability is not evaluated, and uncertainty is carried into the decision but not propagated as an ensemble.</w:delText>
        </w:r>
      </w:del>
      <w:del w:id="9653" w:author="Reviewer" w:date="2026-10-04T05:52:39Z">
        <w:r>
          <w:delText xml:space="preserve"/>
        </w:r>
      </w:del>
    </w:p>
    <w:p>
      <w:pPr>
        <w:pStyle w:val="Heading1"/>
        <w:rPr>
          <w:del w:id="10663" w:author="Reviewer" w:date="2026-10-04T05:52:39Z"/>
        </w:rPr>
      </w:pPr>
      <w:del w:id="10662" w:author="Reviewer" w:date="2026-10-04T05:52:39Z">
        <w:r>
          <w:delText xml:space="preserve">VI. Discussion: Systems Lessons and Limitations</w:delText>
        </w:r>
      </w:del>
    </w:p>
    <w:p>
      <w:pPr>
        <w:pStyle w:val="Text"/>
        <w:rPr>
          <w:del w:id="10665" w:author="Reviewer" w:date="2026-10-04T05:52:39Z"/>
        </w:rPr>
      </w:pPr>
      <w:del w:id="10664" w:author="Reviewer" w:date="2026-10-04T05:52:39Z">
        <w:r>
          <w:delTex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seeds. Second, a vocabulary of orders that grows at runtime is safe only when admission is decided by gates that do not trust the proposer; four proposals in five are rejected here, and that selectivity is why the admitted objects can be fielded. Third, keeping inference in the regional agents and out of the coordinator held the cost per decision almost flat as the number of agents grew, which is the property an incident of national scale requires.</w:delText>
        </w:r>
      </w:del>
    </w:p>
    <w:p>
      <w:pPr>
        <w:pStyle w:val="Text"/>
        <w:rPr>
          <w:del w:id="10667" w:author="Reviewer" w:date="2026-10-04T05:52:39Z"/>
        </w:rPr>
      </w:pPr>
      <w:del w:id="10666" w:author="Reviewer" w:date="2026-10-04T05:52:39Z">
        <w:r>
          <w:delText xml:space="preserve">Three limitations bound the claims. The evaluation is entirely simulated: the hazard model is validated on real records, but no order was executed in a real incident and no fire officer took part in the loop. The comparison base is largely internal, since no deployed tool generates interventions over an open space. Finally, generated proposals are not bitwise reproducible, although the campaign is logged with pinned configuration and seeds, and no admission depends on the proposer.</w:delText>
        </w:r>
      </w:del>
    </w:p>
    <w:p w14:paraId="57F3A5CA" w14:textId="77777777" w:rsidR="004A6C58" w:rsidRDefault="00121BAB">
      <w:pPr>
        <w:pStyle w:val="Heading1"/>
        <w:rPr>
          <w:del w:id="10671" w:author="Reviewer" w:date="2026-10-04T05:52:39Z"/>
        </w:rPr>
      </w:pPr>
      <w:del w:id="10668" w:author="Reviewer" w:date="2026-10-04T05:52:39Z">
        <w:r>
          <w:delText xml:space="preserve"/>
        </w:r>
      </w:del>
      <w:del w:id="10669" w:author="Reviewer" w:date="2026-10-04T05:52:39Z">
        <w:r>
          <w:delText xml:space="preserve">VII. Conclusion and Future Work</w:delText>
        </w:r>
      </w:del>
      <w:del w:id="10670" w:author="Reviewer" w:date="2026-10-04T05:52:39Z">
        <w:r>
          <w:delText xml:space="preserve"/>
        </w:r>
      </w:del>
    </w:p>
    <w:p w14:paraId="1E50920C" w14:textId="349C0505" w:rsidR="00322A81" w:rsidRDefault="00322A81" w:rsidP="00322A81">
      <w:pPr>
        <w:pStyle w:val="Text"/>
        <w:rPr>
          <w:del w:id="10688" w:author="Reviewer" w:date="2026-10-04T05:52:39Z"/>
        </w:rPr>
      </w:pPr>
      <w:del w:id="10672" w:author="Reviewer" w:date="2026-10-04T05:52:39Z">
        <w:r>
          <w:delText xml:space="preserve"/>
        </w:r>
      </w:del>
      <w:del w:id="10673" w:author="Reviewer" w:date="2026-10-04T05:52:39Z">
        <w:r>
          <w:delText xml:space="preserve">This article presented DisasterAware, a distributed decision-support architecture for wildfire response built on two separated cores. Ten confidence-gated features feed five decision concepts, a sparse Takagi-</w:delText>
        </w:r>
      </w:del>
      <w:del w:id="10674" w:author="Reviewer" w:date="2026-10-04T05:52:39Z">
        <w:r>
          <w:delText xml:space="preserve"/>
        </w:r>
      </w:del>
      <w:proofErr w:type="spellStart"/>
      <w:del w:id="10675" w:author="Reviewer" w:date="2026-10-04T05:52:39Z">
        <w:r>
          <w:delText xml:space="preserve">Sugeno</w:delText>
        </w:r>
      </w:del>
      <w:proofErr w:type="spellEnd"/>
      <w:del w:id="10676" w:author="Reviewer" w:date="2026-10-04T05:52:39Z">
        <w:r>
          <w:delText xml:space="preserve"/>
        </w:r>
      </w:del>
      <w:del w:id="10677" w:author="Reviewer" w:date="2026-10-04T05:52:39Z">
        <w:r>
          <w:delTex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which preserve the four invariants of Section IV-H. Measured against criteria fixed in advance, the open intervention space grows from five seeded rules to 40 rules, seven macros, one concept, and seven sited interventions, every addition passing a forecast test, and every fielded order </w:delText>
        </w:r>
      </w:del>
      <w:del w:id="10678" w:author="Reviewer" w:date="2026-10-04T05:52:39Z">
        <w:r>
          <w:delText xml:space="preserve"/>
        </w:r>
      </w:del>
      <w:del w:id="10679" w:author="Reviewer" w:date="2026-10-04T05:52:39Z">
        <w:r>
          <w:lastRenderedPageBreak/>
          <w:delText xml:space="preserve">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agents cost at most 1.29 times per decision, every fielded order </w:delText>
        </w:r>
      </w:del>
      <w:proofErr w:type="gramStart"/>
      <w:del w:id="10680" w:author="Reviewer" w:date="2026-10-04T05:52:39Z">
        <w:r>
          <w:delText xml:space="preserve">traces</w:delText>
        </w:r>
      </w:del>
      <w:proofErr w:type="gramEnd"/>
      <w:del w:id="10681" w:author="Reviewer" w:date="2026-10-04T05:52:39Z">
        <w:r>
          <w:delText xml:space="preserve"/>
        </w:r>
      </w:del>
      <w:del w:id="10682" w:author="Reviewer" w:date="2026-10-04T05:52:39Z">
        <w:r>
          <w:delText xml:space="preserve"> to its concepts, rules, and confidences. On an independently validated core, whose four blind hindcasts agree with the satellite record at 86 to 94 percent, the decision layer lowers burned area from 220 to 39 ha and physical cost from 0.506 to 0.090 at 274 </w:delText>
        </w:r>
      </w:del>
      <w:del w:id="10683" w:author="Reviewer" w:date="2026-10-04T05:52:39Z">
        <w:r>
          <w:delText xml:space="preserve"/>
        </w:r>
      </w:del>
      <w:proofErr w:type="spellStart"/>
      <w:del w:id="10684" w:author="Reviewer" w:date="2026-10-04T05:52:39Z">
        <w:r>
          <w:delText xml:space="preserve">ms</w:delText>
        </w:r>
      </w:del>
      <w:proofErr w:type="spellEnd"/>
      <w:del w:id="10685" w:author="Reviewer" w:date="2026-10-04T05:52:39Z">
        <w:r>
          <w:delText xml:space="preserve"/>
        </w:r>
      </w:del>
      <w:del w:id="10686" w:author="Reviewer" w:date="2026-10-04T05:52:39Z">
        <w:r>
          <w:delText xml:space="preserve"> per decision.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scale study will grow the domain at fixed agent count.</w:delText>
        </w:r>
      </w:del>
      <w:del w:id="10687" w:author="Reviewer" w:date="2026-10-04T05:52:39Z">
        <w:r>
          <w:delText xml:space="preserve"/>
        </w:r>
      </w:del>
    </w:p>
    <w:p>
      <w:pPr>
        <w:pStyle w:val="Heading1"/>
        <w:rPr>
          <w:ins w:id="10689" w:author="Reviewer" w:date="2026-10-04T05:52:39Z"/>
        </w:rPr>
      </w:pPr>
      <w:ins w:id="10690" w:author="Reviewer" w:date="2026-10-04T05:52:39Z">
        <w:r>
          <w:t xml:space="preserve">VIII. Discussion: Systems Lessons and Limitations</w:t>
        </w:r>
      </w:ins>
    </w:p>
    <w:p>
      <w:pPr>
        <w:pStyle w:val="Text"/>
        <w:rPr>
          <w:ins w:id="10691" w:author="Reviewer" w:date="2026-10-04T05:52:39Z"/>
        </w:rPr>
      </w:pPr>
      <w:ins w:id="10692" w:author="Reviewer" w:date="2026-10-04T05:52:39Z">
        <w:r>
          <w:t xml:space="preserve">Three lessons transfer beyond wildfire. First, openness is a property of the verifier, not of the generator. Two proposers of very different character, one that searches and one that merely samples the grammar, were admitted through the same gates at a similar rate, reached similar outcomes, and never fielded an order the forecast judged harmful; what the proposer changes is how many forecasts an admission costs and which objects are found first. A system that lets its generator grade its own output cannot make this statement, and most of the systems reviewed in Section II-D cannot. Second, the claim that a space is open needs a reference outside the system. Rediscovery of withheld doctrine supplies one: the tactics the layer re-composed were written by fire officers, not by the authors, and the layer was given only the effects beneath them. Third, the value of an open space lies in geometry as much as in vocabulary. The closed adaptation, which tunes and writes rules over region-wide intensities, moved the outcome by a few hectares; the sited intervention, which puts an effect on a sector of the fire at a range, moved it by a third to a half on every family, including those where the doctrine already held the fire. A benchmark that wants to separate the two effects needs families in which the doctrine lacks the tactic itself, and the three built here are what make the rediscovery claim measurable.</w:t>
        </w:r>
      </w:ins>
    </w:p>
    <w:p>
      <w:pPr>
        <w:pStyle w:val="Text"/>
        <w:rPr>
          <w:ins w:id="10693" w:author="Reviewer" w:date="2026-10-04T05:52:39Z"/>
        </w:rPr>
      </w:pPr>
      <w:ins w:id="10694" w:author="Reviewer" w:date="2026-10-04T05:52:39Z">
        <w:r>
          <w:t xml:space="preserve">Three limitations bound the claims. The evaluation is entirely simulated; the hazard model is validated on real records, but no order was executed in a real incident and no fire officer took part in the loop, and the life-safety channels were rarely exercised because the scenario families place the fire away from the settlements for most of the episode. The open space is bounded by its basis of seven effects and seven sectors; it cannot discover a new physical effect, and a composition the engine cannot price returns a forecast identical to the baseline and is rejected for that reason. Finally, the search proposers are reproducible from their seeds, whereas the language-model proposer is not bitwise reproducible and was not benchmarked in this campaign; it is carried through the same hook, schema, and gates, so no admission can depend on it, and its comparison is left to a run with an interactive model session.</w:t>
        </w:r>
      </w:ins>
    </w:p>
    <w:p>
      <w:pPr>
        <w:pStyle w:val="Heading1"/>
        <w:rPr>
          <w:ins w:id="10695" w:author="Reviewer" w:date="2026-10-04T05:52:39Z"/>
        </w:rPr>
      </w:pPr>
      <w:ins w:id="10696" w:author="Reviewer" w:date="2026-10-04T05:52:39Z">
        <w:r>
          <w:t xml:space="preserve">IX. Conclusion and Future Work</w:t>
        </w:r>
      </w:ins>
    </w:p>
    <w:p>
      <w:pPr>
        <w:pStyle w:val="Text"/>
        <w:rPr>
          <w:ins w:id="10697" w:author="Reviewer" w:date="2026-10-04T05:52:39Z"/>
        </w:rPr>
      </w:pPr>
      <w:ins w:id="10698" w:author="Reviewer" w:date="2026-10-04T05:52:39Z">
        <w:r>
          <w:t xml:space="preserve">This article presented DisasterAware, a distributed decision support architecture for wildfire response built on two separated cores, and asked whether its decision layer can compose, from the physical effects a simulator can execute, interventions its doctrine does not contain. It can, under three conditions that the architecture enforces: the objects are built from a verified basis, the admission test is a paired forecast on two reseeded futures that no proposer can influence, and the loop is given situations in which the doctrine is structurally short. With three library tactics withheld, the layer re-composed an equivalent of at least one in about half of the incidents and reduced burned area against the closed adaptive reference on all three families built for the test; with the library available, the open space reduced burned area by 43 percent over eight families and on every one of them, while the closed adaptation alone moved it by a few hectares. Two search proposers were compared at equal budget and admitted through the same gates at a similar rate, and a learned composition prior steered the evolutionary search towards sited interventions and lowered the cost of an admission without changing what the gates let through. Four studies follow. A tabletop exercise will place fire officers in the loop with and without the framework and will put the generated objects, with their names and rationales, in front of the people who would have to order them. A transfer study will keep the decision layer and the grammar and replace the simulation core with another spreading hazard, the rewriting cost separating what is architecture from what is wildfire. Inside the simulator, an ensemble study will test the stability of admissions across plausible forecasts, and a scenario study will place population in the path of the fire so that the life-safety channels and the evacuation effects of the grammar are exercised as hard as the suppression effects were here.</w:t>
        </w:r>
      </w:ins>
    </w:p>
    <w:p>
      <w:pPr>
        <w:pStyle w:val="Heading1"/>
        <w:numPr>
          <w:ilvl w:val="0"/>
          <w:numId w:val="0"/>
        </w:numPr>
        <w:rPr/>
      </w:pPr>
      <w:r>
        <w:t>Acknowledgment</w:t>
      </w:r>
    </w:p>
    <w:p>
      <w:pPr>
        <w:pStyle w:val="Text"/>
        <w:rPr/>
      </w:pPr>
      <w:r>
        <w:t xml:space="preserve">This work was informed by the authors' experience in the TeamAware project, funded by the European Union's Horizon 2020 research and innovation programme under Grant Agreement No. 101019808. The research reported in this article was carried out independently and received no specific grant from any funding agency in the public, commercial, or not-for-profit sectors.</w:t>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p>
          <w:pPr>
            <w:ind w:left="245" w:hanging="245"/>
            <w:jc w:val="both"/>
            <w:rPr>
              <w:ins w:id="10699" w:author="Reviewer" w:date="2026-10-04T05:52:39Z"/>
            </w:rPr>
          </w:pPr>
          <w:ins w:id="10700" w:author="Reviewer" w:date="2026-10-04T05:52:39Z">
            <w:r>
              <w:rPr>
                <w:sz w:val="16"/>
                <w:szCs w:val="16"/>
              </w:rPr>
              <w:t xml:space="preserve">[35] A. Arbel and R. M. Tong, "On the generation of alternatives in decision analysis problems," Journal of the Operational Research Society, vol. 33, no. 4, pp. 377-387, 1982. [36] A. Colorni and A. Tsoukias, "What is a decision problem? Designing alternatives," in Preference Disaggregation in Multiple Criteria Decision Analysis, N. Matsatsinis and E. Grigoroudis, Eds. Cham: Springer, 2018, pp. 1-15. [37] A. Colorni and A. Tsoukias, "Designing alternatives in decision problems," Journal of Multi-Criteria Decision Analysis, vol. 27, no. 3-4, pp. 150-158, 2020. [38] G. J. Hofstede, "Open problems, formal problems," Journal of Decision Systems, vol. 4, no. 2, pp. 155-165, 1995. [39] F. Del Missier, M. Visentini, and T. Mantyla, "Option generation in decision making: Ideation beyond memory retrieval," Frontiers in Psychology, vol. 5, art. 1584, 2015. [40] B. Fazlollahi and R. Vahidov, "A method for generation of alternatives by decision support systems," Journal of Management Information Systems, vol. 18, no. 2, pp. 229-250, 2001. [41] E. D. Brill, J. M. Flach, L. D. Hopkins, and S. Ranjithan, "MGA: A decision support system for complex, incompletely defined problems," IEEE Transactions on Systems, Man, and Cybernetics, vol. 20, no. 4, pp. 745-757, 1990. [42] M. S. Levin, "Towards decision support technology platform for modular systems," arXiv:1408.5492, 2014. [43] P. Struss, "Model-based decision support systems: Conceptualization and general architecture," in Proc. 32nd Int. Workshop on Qualitative Reasoning (QR), 2019. [44] Y. Ding, X. Zhang, S. Amiri, N. Cao, H. Yang, A. Kaminski, C. Esselink, and S. Zhang, "Integrating action knowledge and LLMs for task planning and situation handling in open worlds," Autonomous Robots, vol. 47, pp. 981-997, 2023. [45] E. Gizzi, H. Amel, W. W. Lin, K. Rhea, and J. Sinapov, "Toward creative problem solving agents: Action discovery through behavior babbling," in Proc. IEEE Int. Conf. Development and Learning (ICDL), 2021. [46] R. Chandra, S. S. Kumar, R. Patra, and S. Agarwal, "Decision support system for forest fire management using ontology with big data and LLMs," Cluster Computing, vol. 28, art. 548, 2025. [47] Y. Cheng, Y. Lin, Y. Wu, L. Huang, T. Chen, W. Weng, and X. Zhang, "Retrieval over response: Large language model-augmented decision strategies for hierarchical wildfire risk evaluation," Fire, vol. 9, art. 143, 2026. [48] N. Gerolimos, V. Alevizos, S. Edralin, C. Xu, G. Priniotakis, G. A. Papakostas, and Z. Yue, "Autonomous decision-making enhancing natural disaster management through open world machine learning: A systematic review," Human-Centric Intelligent Systems, vol. 5, pp. 269-284, 2025. [49] A. Sandeep, S. Jayarathna, S. Sandaruwan, V. Samarappuli, D. Meedeniya, and C. Perera, "Context-aware multi-agent architecture for wildfire insights," Sensors, vol. 26, art. 1070, 2026. [50] Y. Tan, "Trustworthy intelligence fusion for search and rescue: Designing grounded and secure multi-agent AI for mission decision support," M.S. thesis, California Polytechnic State Univ., San Luis Obispo, CA, USA, 2026. [51] J. Cui, C. Zhai, Y. Wang, and Y. Li, "Large language models and AI agents in disaster-resilient infrastructure: Concepts, applications, pathways, and challenges," Reliability Engineering and System Safety, vol. 272, art. 112497, 2026. [52] E. Park, J. Park, and T. Kim, "WildfireKR: An LLM-agent decision support framework for autonomous wildfire spread simulation in South Korea," IEEE Access, vol. 14, pp. 59185-59208, 2026.</w:t>
            </w:r>
          </w:ins>
        </w:p>
        <w:p>
          <w:pPr>
            <w:jc w:val="both"/>
            <w:rPr>
              <w:sz w:val="16"/>
              <w:szCs w:val="16"/>
            </w:rPr>
          </w:pPr>
          <w:r>
            <w:rPr>
              <w:sz w:val="16"/>
              <w:szCs w:val="16"/>
            </w:rPr>
            <w:t xml:space="preserve">Çağlar Akman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pPr>
            <w:jc w:val="both"/>
            <w:rPr>
              <w:sz w:val="16"/>
              <w:szCs w:val="16"/>
            </w:rPr>
          </w:pPr>
          <w:r>
            <w:rPr>
              <w:sz w:val="16"/>
              <w:szCs w:val="16"/>
            </w:rPr>
            <w:t xml:space="preserve">Kemal Leblebicioğlu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r>
        <w:rPr>
          <w:rFonts w:ascii="Times" w:hAnsi="Times"/>
          <w:sz w:val="18"/>
          <w:szCs w:val="18"/>
        </w:rPr>
        <w:t xml:space="preserve">Çağlar Akman and Kemal Leblebicioğlu are with the Department of Electrical and Electronics Engineering, Middle East Technical University, 06800 Ankara, Türkiye (e-mail: caglar.akman@metu.edu.tr;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 Id="rId29" Type="http://schemas.openxmlformats.org/officeDocument/2006/relationships/image" Target="media/image_greedy.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