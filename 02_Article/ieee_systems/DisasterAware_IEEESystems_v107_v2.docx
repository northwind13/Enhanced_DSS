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7F86"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0B6A0C9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E71358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581F3284"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E1CDE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54A478CC" w14:textId="4A31ECF2" w:rsidR="00FF0CB1" w:rsidRDefault="00DB0B75">
      <w:pPr>
        <w:pStyle w:val="Text"/>
        <w:pBdr>
          <w:top w:val="nil"/>
          <w:left w:val="nil"/>
          <w:bottom w:val="nil"/>
          <w:right w:val="nil"/>
          <w:between w:val="nil"/>
        </w:pBdr>
        <w:spacing w:before="20" w:line="240" w:lineRule="auto"/>
        <w:rPr>
          <w:b/>
          <w:color w:val="000000"/>
          <w:sz w:val="18"/>
          <w:szCs w:val="18"/>
        </w:rPr>
      </w:pPr>
      <w:r>
        <w:t xml:space="preserve">Abstract—Decision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initial population in burned cells by about 80%, and priced response by about 45%, and raises the share of extinguished incidents from about half to 91%. Forecast-guided </w:t>
      </w:r>
      <w:proofErr w:type="gramStart"/>
      <w:r>
        <w:t>search</w:t>
      </w:r>
      <w:proofErr w:type="gramEnd"/>
      <w:r>
        <w:t xml:space="preserve"> </w:t>
      </w:r>
      <w:proofErr w:type="gramStart"/>
      <w:r>
        <w:t>carries</w:t>
      </w:r>
      <w:proofErr w:type="gramEnd"/>
      <w:r>
        <w:t xml:space="preserve"> most of the gain. A random proposer behind the same pre-selection and gates reaches three quarters of it. The admitted interventions recur across independent incidents </w:t>
      </w:r>
      <w:proofErr w:type="gramStart"/>
      <w:r>
        <w:t>and,</w:t>
      </w:r>
      <w:proofErr w:type="gramEnd"/>
      <w:r>
        <w:t xml:space="preserve"> recorded as rules, keep most of the gain on unseen ones. The decision core is partitioned over regional agents, decides within seconds between model calls, and its cost grows slowly with the number of regions.</w:t>
      </w:r>
    </w:p>
    <w:p w14:paraId="44BB0333" w14:textId="77777777" w:rsidR="00534101" w:rsidRPr="00D41335" w:rsidRDefault="00534101" w:rsidP="00534101">
      <w:pPr>
        <w:rPr>
          <w:sz w:val="18"/>
          <w:szCs w:val="18"/>
        </w:rPr>
      </w:pPr>
    </w:p>
    <w:p w14:paraId="5576943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4121EAC3" w14:textId="77777777" w:rsidR="00BE4774" w:rsidRPr="006E071F" w:rsidRDefault="00BE4774" w:rsidP="00BE4774">
      <w:pPr>
        <w:pStyle w:val="Text"/>
        <w:ind w:firstLine="0"/>
        <w:rPr>
          <w:rFonts w:ascii="Times" w:hAnsi="Times"/>
          <w:sz w:val="18"/>
          <w:szCs w:val="18"/>
        </w:rPr>
      </w:pPr>
    </w:p>
    <w:bookmarkStart w:id="2" w:name="_RefSec_I"/>
    <w:p w14:paraId="4D380551" w14:textId="77777777" w:rsidR="00926552" w:rsidRDefault="00926552" w:rsidP="00926552">
      <w:pPr>
        <w:pStyle w:val="Heading1"/>
      </w:pPr>
      <w:r>
        <w:fldChar w:fldCharType="begin"/>
      </w:r>
      <w:r>
        <w:instrText xml:space="preserve"> SEQ VODASection \* ROMAN </w:instrText>
      </w:r>
      <w:r>
        <w:fldChar w:fldCharType="separate"/>
      </w:r>
      <w:r w:rsidR="002221CD">
        <w:rPr>
          <w:noProof/>
        </w:rPr>
        <w:t>I</w:t>
      </w:r>
      <w:r>
        <w:fldChar w:fldCharType="end"/>
      </w:r>
      <w:bookmarkEnd w:id="2"/>
      <w:r>
        <w:t>. INTRODUCTION</w:t>
      </w:r>
    </w:p>
    <w:p w14:paraId="7930E364"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639073E7"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7BB596F" w14:textId="77777777" w:rsidR="00D50906" w:rsidRDefault="00D31F60">
      <w:pPr>
        <w:pStyle w:val="Text"/>
      </w:pPr>
      <w:r>
        <w:t xml:space="preserve">DSSs support parts of this task </w:t>
      </w:r>
      <w:sdt>
        <w:sdtPr>
          <w:id w:val="-1979979995"/>
          <w:citation/>
        </w:sdt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w:t>
      </w:r>
      <w:r>
        <w:t xml:space="preserve">allocation tools assign crews and aircraft against a forecast </w:t>
      </w:r>
      <w:sdt>
        <w:sdtPr>
          <w:id w:val="-1999990944"/>
          <w:citation/>
        </w:sdt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are used, not whether their decisions are better </w:t>
      </w:r>
      <w:sdt>
        <w:sdtPr>
          <w:id w:val="-1979979981"/>
          <w:citation/>
        </w:sdt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w:t>
      </w:r>
      <w:proofErr w:type="gramStart"/>
      <w:r>
        <w:t>built</w:t>
      </w:r>
      <w:proofErr w:type="gramEnd"/>
      <w:r>
        <w:t xml:space="preserve"> and few shown to help </w:t>
      </w:r>
      <w:sdt>
        <w:sdtPr>
          <w:id w:val="-1999990941"/>
          <w:citation/>
        </w:sdt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2962BC1C" w14:textId="77777777"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4BD74E45" w14:textId="77777777"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w:t>
      </w:r>
      <w:proofErr w:type="gramStart"/>
      <w:r>
        <w:t>from</w:t>
      </w:r>
      <w:proofErr w:type="gramEnd"/>
      <w:r>
        <w:t xml:space="preserve">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xml:space="preserve"> tests both transfer and the added value of continued generation under new conditions.</w:t>
      </w:r>
    </w:p>
    <w:p w14:paraId="1DE28D94" w14:textId="2269A283" w:rsidR="00BF605C" w:rsidRDefault="00BF605C">
      <w:pPr>
        <w:pStyle w:val="Text"/>
      </w:pPr>
      <w:r>
        <w:t>VODA answers the second limit by gating named decision concepts with observation confidence, without a probability distribution. Orders are traceable to their rules, with edits, rejections and generated objects logged. The degraded-observation test covers inference and targeting, while planning retains the core snapshot.</w:t>
      </w:r>
    </w:p>
    <w:p w14:paraId="175E1872" w14:textId="258D1D13"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lastRenderedPageBreak/>
        <w:t>planning-model error. Proposer and search comparisons evaluate complete configurations. The decision core uses regional agents and decides in a fraction of a second between model calls.</w:t>
      </w:r>
    </w:p>
    <w:p w14:paraId="0FDC914D" w14:textId="77777777"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1BBF002E" w14:textId="77777777" w:rsidR="00926552" w:rsidRDefault="00926552" w:rsidP="00926552">
      <w:pPr>
        <w:pStyle w:val="Heading1"/>
      </w:pPr>
      <w:r>
        <w:fldChar w:fldCharType="begin"/>
      </w:r>
      <w:r>
        <w:instrText xml:space="preserve"> SEQ VODASection \* ROMAN </w:instrText>
      </w:r>
      <w:r>
        <w:fldChar w:fldCharType="separate"/>
      </w:r>
      <w:r w:rsidR="002221CD">
        <w:rPr>
          <w:noProof/>
        </w:rPr>
        <w:t>II</w:t>
      </w:r>
      <w:r>
        <w:fldChar w:fldCharType="end"/>
      </w:r>
      <w:bookmarkEnd w:id="3"/>
      <w:r>
        <w:t>. Related Work and Background</w:t>
      </w:r>
    </w:p>
    <w:bookmarkStart w:id="4" w:name="_RefSec_II_A"/>
    <w:p w14:paraId="0976A9F3" w14:textId="77777777" w:rsidR="00926552" w:rsidRDefault="00926552" w:rsidP="00926552">
      <w:pPr>
        <w:pStyle w:val="Heading2"/>
      </w:pPr>
      <w:r>
        <w:fldChar w:fldCharType="begin"/>
      </w:r>
      <w:r>
        <w:instrText xml:space="preserve"> SEQ VODASubsection \* ALPHABETIC \s 1 </w:instrText>
      </w:r>
      <w:r>
        <w:fldChar w:fldCharType="separate"/>
      </w:r>
      <w:r w:rsidR="002221CD">
        <w:rPr>
          <w:noProof/>
        </w:rPr>
        <w:t>A</w:t>
      </w:r>
      <w:r>
        <w:fldChar w:fldCharType="end"/>
      </w:r>
      <w:bookmarkEnd w:id="4"/>
      <w:r>
        <w:t>. Wildfire Dynamics and Decision Support</w:t>
      </w:r>
    </w:p>
    <w:p w14:paraId="28627C76" w14:textId="77777777" w:rsidR="00926552" w:rsidRDefault="002D296F" w:rsidP="00926552">
      <w:pPr>
        <w:pStyle w:val="Text"/>
      </w:pPr>
      <w:r>
        <w:t xml:space="preserve">Rothermel-type models predict surface spread from fuel, moisture, wind, and slope </w:t>
      </w:r>
      <w:sdt>
        <w:sdtPr>
          <w:id w:val="76"/>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654D82A6" w14:textId="77777777" w:rsidR="000334CF"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5"/>
      <w:r>
        <w:t>. Observation Features</w:t>
      </w:r>
      <w:r w:rsidR="0003218A">
        <w:t xml:space="preserve"> and Fuzzy Reasoning Over Concepts</w:t>
      </w:r>
    </w:p>
    <w:p w14:paraId="6999F497" w14:textId="77777777"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rsidR="00AF4482">
        <w:t>, namely</w:t>
      </w:r>
      <w:r>
        <w:t xml:space="preserve"> </w:t>
      </w:r>
      <w:r w:rsidR="00AF4482">
        <w:t>f</w:t>
      </w:r>
      <w:r>
        <w:t xml:space="preserve">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52494056" w14:textId="77777777" w:rsidR="00926552" w:rsidRDefault="0003218A" w:rsidP="00926552">
      <w:pPr>
        <w:pStyle w:val="Heading2"/>
      </w:pPr>
      <w:r>
        <w:fldChar w:fldCharType="begin"/>
      </w:r>
      <w:r>
        <w:instrText xml:space="preserve"> SEQ VODASubsection \* ALPHABETIC \s 1 </w:instrText>
      </w:r>
      <w:r>
        <w:fldChar w:fldCharType="separate"/>
      </w:r>
      <w:r w:rsidR="002221CD">
        <w:rPr>
          <w:noProof/>
        </w:rPr>
        <w:t>C</w:t>
      </w:r>
      <w:r>
        <w:fldChar w:fldCharType="end"/>
      </w:r>
      <w:bookmarkEnd w:id="6"/>
      <w:r w:rsidR="00926552">
        <w:t>. Closed and Open Decision Spaces</w:t>
      </w:r>
    </w:p>
    <w:p w14:paraId="5F360A44" w14:textId="77777777" w:rsidR="00CB5F34" w:rsidRDefault="00CB5F34" w:rsidP="00CB5F34">
      <w:pPr>
        <w:pStyle w:val="Text"/>
      </w:pPr>
      <w:r>
        <w:t xml:space="preserve">Decision analysis evaluates predefined alternatives </w:t>
      </w:r>
      <w:sdt>
        <w:sdtPr>
          <w:id w:val="-1979979967"/>
          <w:citation/>
        </w:sdt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Content>
          <w:r>
            <w:fldChar w:fldCharType="begin"/>
          </w:r>
          <w:r>
            <w:instrText xml:space="preserve"> CITATION Colorni20 \l 1033 </w:instrText>
          </w:r>
          <w:r>
            <w:fldChar w:fldCharType="separate"/>
          </w:r>
          <w:r w:rsidR="002221CD">
            <w:rPr>
              <w:noProof/>
            </w:rPr>
            <w:t>[16]</w:t>
          </w:r>
          <w:r>
            <w:fldChar w:fldCharType="end"/>
          </w:r>
        </w:sdtContent>
      </w:sdt>
      <w:r>
        <w:t xml:space="preserve">. </w:t>
      </w:r>
      <w:proofErr w:type="gramStart"/>
      <w:r>
        <w:t>Hard-wiring</w:t>
      </w:r>
      <w:proofErr w:type="gramEnd"/>
      <w:r>
        <w:t xml:space="preserve"> a problem's open parts can impede adoption </w:t>
      </w:r>
      <w:sdt>
        <w:sdtPr>
          <w:id w:val="-1979979985"/>
          <w:citation/>
        </w:sdt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Content>
          <w:r>
            <w:fldChar w:fldCharType="begin"/>
          </w:r>
          <w:r>
            <w:instrText xml:space="preserve"> CITATION Klein17 \l 1033 </w:instrText>
          </w:r>
          <w:r>
            <w:fldChar w:fldCharType="separate"/>
          </w:r>
          <w:r w:rsidR="002221CD">
            <w:rPr>
              <w:noProof/>
            </w:rPr>
            <w:t>[18]</w:t>
          </w:r>
          <w:r>
            <w:fldChar w:fldCharType="end"/>
          </w:r>
        </w:sdtContent>
      </w:sdt>
      <w:r>
        <w:t xml:space="preserve">. These findings motivate alternative generation </w:t>
      </w:r>
      <w:proofErr w:type="gramStart"/>
      <w:r>
        <w:t>subject</w:t>
      </w:r>
      <w:proofErr w:type="gramEnd"/>
      <w:r>
        <w:t xml:space="preserve"> to external evaluation.</w:t>
      </w:r>
    </w:p>
    <w:p w14:paraId="3734C98A" w14:textId="77777777" w:rsidR="004F3172" w:rsidRDefault="00D31F60">
      <w:pPr>
        <w:pStyle w:val="Text"/>
      </w:pPr>
      <w:r>
        <w:t xml:space="preserve">Alternative generation searches fixed models for structurally different solutions </w:t>
      </w:r>
      <w:sdt>
        <w:sdtPr>
          <w:id w:val="-1979979961"/>
          <w:citation/>
        </w:sdt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7F24901E" w14:textId="77777777" w:rsidR="00926552" w:rsidRDefault="0003218A" w:rsidP="00926552">
      <w:pPr>
        <w:pStyle w:val="Heading2"/>
      </w:pPr>
      <w:r>
        <w:fldChar w:fldCharType="begin"/>
      </w:r>
      <w:r>
        <w:instrText xml:space="preserve"> SEQ VODASubsection \* ALPHABETIC \s 1 </w:instrText>
      </w:r>
      <w:r>
        <w:fldChar w:fldCharType="separate"/>
      </w:r>
      <w:r w:rsidR="002221CD">
        <w:rPr>
          <w:noProof/>
        </w:rPr>
        <w:t>D</w:t>
      </w:r>
      <w:r>
        <w:fldChar w:fldCharType="end"/>
      </w:r>
      <w:bookmarkEnd w:id="7"/>
      <w:r w:rsidR="00926552">
        <w:t>. Generative Components in Disaster Decision Support</w:t>
      </w:r>
    </w:p>
    <w:p w14:paraId="38B9B8B3" w14:textId="77777777" w:rsidR="00926552" w:rsidRDefault="00926552" w:rsidP="00926552">
      <w:pPr>
        <w:pStyle w:val="Text"/>
      </w:pPr>
      <w:r>
        <w:t xml:space="preserve">Generative DSSs still leave intervention spaces closed or unchecked. Dubey and Dubey </w:t>
      </w:r>
      <w:sdt>
        <w:sdtPr>
          <w:id w:val="-1979979962"/>
          <w:citation/>
        </w:sdt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47EF70C9" w14:textId="77777777"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47C6ACFB" w14:textId="77777777" w:rsidR="00C63C9D" w:rsidRDefault="00975DE2">
      <w:pPr>
        <w:pStyle w:val="Heading1"/>
      </w:pPr>
      <w:r>
        <w:fldChar w:fldCharType="begin"/>
      </w:r>
      <w:r>
        <w:instrText xml:space="preserve"> SEQ VODASection \* ROMAN </w:instrText>
      </w:r>
      <w:r>
        <w:fldChar w:fldCharType="separate"/>
      </w:r>
      <w:r w:rsidR="002221CD">
        <w:rPr>
          <w:noProof/>
        </w:rPr>
        <w:t>III</w:t>
      </w:r>
      <w:r>
        <w:fldChar w:fldCharType="end"/>
      </w:r>
      <w:bookmarkEnd w:id="8"/>
      <w:r w:rsidR="00116384">
        <w:t>. System Architecture</w:t>
      </w:r>
    </w:p>
    <w:bookmarkStart w:id="9" w:name="_RefSec_III_A"/>
    <w:p w14:paraId="2BE6EA7B" w14:textId="77777777" w:rsidR="00C63C9D" w:rsidRDefault="00D31F60" w:rsidP="00AD5871">
      <w:pPr>
        <w:pStyle w:val="Heading2"/>
      </w:pPr>
      <w:r>
        <w:fldChar w:fldCharType="begin"/>
      </w:r>
      <w:r>
        <w:instrText xml:space="preserve"> SEQ VODASubsection \* ALPHABETIC \s 1 </w:instrText>
      </w:r>
      <w:r>
        <w:fldChar w:fldCharType="separate"/>
      </w:r>
      <w:r w:rsidR="002221CD">
        <w:rPr>
          <w:noProof/>
        </w:rPr>
        <w:t>A</w:t>
      </w:r>
      <w:r>
        <w:fldChar w:fldCharType="end"/>
      </w:r>
      <w:bookmarkEnd w:id="9"/>
      <w:r>
        <w:t>. Two Cores and the Interface</w:t>
      </w:r>
    </w:p>
    <w:p w14:paraId="54BE4D98" w14:textId="77777777"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C7F4175"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C7F4175"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3C83887" w14:textId="77777777">
        <w:trPr>
          <w:cantSplit/>
          <w:jc w:val="center"/>
        </w:trPr>
        <w:tc>
          <w:tcPr>
            <w:tcW w:w="4500" w:type="pct"/>
            <w:vAlign w:val="center"/>
          </w:tcPr>
          <w:p w14:paraId="23B3A30D"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D82F39A" w14:textId="77777777"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132D8E3A" w14:textId="77777777" w:rsidR="00096354" w:rsidRPr="00723796" w:rsidRDefault="00096354">
      <w:pPr>
        <w:pStyle w:val="Text"/>
        <w:rPr>
          <w:sz w:val="8"/>
          <w:szCs w:val="8"/>
        </w:rPr>
      </w:pPr>
    </w:p>
    <w:p w14:paraId="55B61239" w14:textId="77777777"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7BE0799" w14:textId="77777777">
        <w:trPr>
          <w:cantSplit/>
          <w:jc w:val="center"/>
        </w:trPr>
        <w:tc>
          <w:tcPr>
            <w:tcW w:w="4500" w:type="pct"/>
            <w:vAlign w:val="center"/>
          </w:tcPr>
          <w:p w14:paraId="44E5F5AA"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50E563F"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20F8068" w14:textId="77777777"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10364F0D" w14:textId="77777777" w:rsidR="00096354" w:rsidRDefault="00096354">
      <w:pPr>
        <w:pStyle w:val="Text"/>
        <w:rPr>
          <w:sz w:val="12"/>
          <w:szCs w:val="12"/>
        </w:rPr>
      </w:pPr>
    </w:p>
    <w:p w14:paraId="0E8370BB" w14:textId="77777777"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63886297" w14:textId="77777777" w:rsidR="00A3331E"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14"/>
      <w:r>
        <w:t>. State, Transition, and Spread</w:t>
      </w:r>
    </w:p>
    <w:p w14:paraId="023B1E97" w14:textId="77777777"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38F24D9" w14:textId="77777777">
        <w:trPr>
          <w:cantSplit/>
          <w:jc w:val="center"/>
        </w:trPr>
        <w:tc>
          <w:tcPr>
            <w:tcW w:w="4500" w:type="pct"/>
            <w:vAlign w:val="center"/>
          </w:tcPr>
          <w:p w14:paraId="3111314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B9BD033" w14:textId="77777777"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5855719" w14:textId="77777777" w:rsidR="00096354" w:rsidRDefault="00096354">
      <w:pPr>
        <w:pStyle w:val="Text"/>
        <w:rPr>
          <w:sz w:val="12"/>
          <w:szCs w:val="12"/>
        </w:rPr>
      </w:pPr>
    </w:p>
    <w:p w14:paraId="276B31C0" w14:textId="77777777"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7B48954" w14:textId="77777777">
        <w:trPr>
          <w:cantSplit/>
          <w:jc w:val="center"/>
        </w:trPr>
        <w:tc>
          <w:tcPr>
            <w:tcW w:w="4500" w:type="pct"/>
            <w:vAlign w:val="center"/>
          </w:tcPr>
          <w:p w14:paraId="56605A28"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496F8E57" w14:textId="77777777"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440540AB" w14:textId="77777777" w:rsidR="00096354" w:rsidRDefault="00096354">
      <w:pPr>
        <w:pStyle w:val="Text"/>
        <w:rPr>
          <w:sz w:val="12"/>
          <w:szCs w:val="12"/>
        </w:rPr>
      </w:pPr>
    </w:p>
    <w:p w14:paraId="188EC234" w14:textId="77777777"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ACB83B6" w14:textId="77777777">
        <w:trPr>
          <w:cantSplit/>
          <w:jc w:val="center"/>
        </w:trPr>
        <w:tc>
          <w:tcPr>
            <w:tcW w:w="4500" w:type="pct"/>
            <w:vAlign w:val="center"/>
          </w:tcPr>
          <w:p w14:paraId="37BD15D0"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BFAACFE" w14:textId="77777777"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6D20760A" w14:textId="77777777">
        <w:trPr>
          <w:cantSplit/>
          <w:jc w:val="center"/>
        </w:trPr>
        <w:tc>
          <w:tcPr>
            <w:tcW w:w="4500" w:type="pct"/>
            <w:vAlign w:val="center"/>
          </w:tcPr>
          <w:p w14:paraId="3C88A54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61394532" w14:textId="77777777"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115D4689" w14:textId="77777777" w:rsidR="00096354" w:rsidRDefault="00096354">
      <w:pPr>
        <w:pStyle w:val="Text"/>
        <w:rPr>
          <w:sz w:val="12"/>
          <w:szCs w:val="12"/>
        </w:rPr>
      </w:pPr>
    </w:p>
    <w:p w14:paraId="4267B4A2" w14:textId="77777777"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A960A8" w14:textId="77777777">
        <w:trPr>
          <w:cantSplit/>
          <w:jc w:val="center"/>
        </w:trPr>
        <w:tc>
          <w:tcPr>
            <w:tcW w:w="4500" w:type="pct"/>
            <w:vAlign w:val="center"/>
          </w:tcPr>
          <w:p w14:paraId="1F8993E7"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7BFBD1B7" w14:textId="77777777"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2AEDB438" w14:textId="77777777" w:rsidR="00096354" w:rsidRDefault="00096354">
      <w:pPr>
        <w:pStyle w:val="Text"/>
        <w:rPr>
          <w:sz w:val="12"/>
          <w:szCs w:val="12"/>
        </w:rPr>
      </w:pPr>
    </w:p>
    <w:p w14:paraId="7C27A21B" w14:textId="77777777"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1BAE30" w14:textId="77777777">
        <w:trPr>
          <w:cantSplit/>
          <w:jc w:val="center"/>
        </w:trPr>
        <w:tc>
          <w:tcPr>
            <w:tcW w:w="4500" w:type="pct"/>
            <w:vAlign w:val="center"/>
          </w:tcPr>
          <w:p w14:paraId="1782D6E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117A2CF7" w14:textId="77777777"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BF63298" w14:textId="77777777" w:rsidR="00096354" w:rsidRDefault="00096354">
      <w:pPr>
        <w:pStyle w:val="Text"/>
        <w:rPr>
          <w:sz w:val="12"/>
          <w:szCs w:val="12"/>
        </w:rPr>
      </w:pPr>
    </w:p>
    <w:p w14:paraId="4EFFABD0" w14:textId="77777777"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w:t>
      </w:r>
      <w:proofErr w:type="spellStart"/>
      <w:r>
        <w:t>substep</w:t>
      </w:r>
      <w:proofErr w:type="spellEnd"/>
      <w:r>
        <w:t xml:space="preserve">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9DE4656" w14:textId="77777777" w:rsidTr="000309E7">
        <w:trPr>
          <w:cantSplit/>
          <w:trHeight w:val="20"/>
          <w:jc w:val="center"/>
        </w:trPr>
        <w:tc>
          <w:tcPr>
            <w:tcW w:w="4500" w:type="pct"/>
            <w:vAlign w:val="center"/>
          </w:tcPr>
          <w:p w14:paraId="416F260D"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6013923E" w14:textId="77777777"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2DC80C4E" w14:textId="77777777" w:rsidTr="000309E7">
        <w:trPr>
          <w:cantSplit/>
          <w:trHeight w:val="20"/>
          <w:jc w:val="center"/>
        </w:trPr>
        <w:tc>
          <w:tcPr>
            <w:tcW w:w="4500" w:type="pct"/>
            <w:vAlign w:val="center"/>
          </w:tcPr>
          <w:p w14:paraId="0F3D4E13"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DE8F9E8" w14:textId="77777777"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E8CC9B3" w14:textId="77777777" w:rsidR="00C63C9D" w:rsidRDefault="00D31F60">
      <w:pPr>
        <w:pStyle w:val="Heading1"/>
      </w:pPr>
      <w:r>
        <w:fldChar w:fldCharType="begin"/>
      </w:r>
      <w:r>
        <w:instrText xml:space="preserve"> SEQ VODASection \* ROMAN </w:instrText>
      </w:r>
      <w:r>
        <w:fldChar w:fldCharType="separate"/>
      </w:r>
      <w:r w:rsidR="002221CD">
        <w:rPr>
          <w:noProof/>
        </w:rPr>
        <w:t>IV</w:t>
      </w:r>
      <w:r>
        <w:fldChar w:fldCharType="end"/>
      </w:r>
      <w:bookmarkEnd w:id="23"/>
      <w:r>
        <w:t>. The Decision Core</w:t>
      </w:r>
    </w:p>
    <w:p w14:paraId="2A22CF2A" w14:textId="7777777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147250E8" w14:textId="77777777" w:rsidR="00C63C9D" w:rsidRDefault="00D31F60" w:rsidP="0010774A">
      <w:pPr>
        <w:pStyle w:val="Heading2"/>
      </w:pPr>
      <w:r>
        <w:fldChar w:fldCharType="begin"/>
      </w:r>
      <w:r>
        <w:instrText xml:space="preserve"> SEQ VODASubsection \* ALPHABETIC \s 1 </w:instrText>
      </w:r>
      <w:r>
        <w:fldChar w:fldCharType="separate"/>
      </w:r>
      <w:r w:rsidR="002221CD">
        <w:rPr>
          <w:noProof/>
        </w:rPr>
        <w:t>A</w:t>
      </w:r>
      <w:r>
        <w:fldChar w:fldCharType="end"/>
      </w:r>
      <w:bookmarkEnd w:id="24"/>
      <w:r>
        <w:t>. Sources, Features, and Confidence</w:t>
      </w:r>
    </w:p>
    <w:p w14:paraId="0096952C" w14:textId="7777777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w:t>
      </w:r>
      <w:r w:rsidR="00AF4482">
        <w:t>, namely</w:t>
      </w:r>
      <w:r>
        <w:t xml:space="preserve"> </w:t>
      </w:r>
      <w:r w:rsidR="00AF4482">
        <w:t>f</w:t>
      </w:r>
      <w:r>
        <w:t xml:space="preserve">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w:r>
        <w:lastRenderedPageBreak/>
        <w:t xml:space="preserve">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2BE57800" w14:textId="4F9908D3" w:rsidR="00510E30" w:rsidRDefault="00D31F60">
      <w:pPr>
        <w:pStyle w:val="Text"/>
      </w:pPr>
      <w:r>
        <w:t xml:space="preserve">Regional extraction uses maximum observed intensity, zero without regional fire </w:t>
      </w:r>
      <w:sdt>
        <w:sdtPr>
          <w:id w:val="-1979954992"/>
          <w:citation/>
        </w:sdtPr>
        <w:sdtContent>
          <w:r>
            <w:fldChar w:fldCharType="begin"/>
          </w:r>
          <w:r>
            <w:instrText xml:space="preserve"> CITATION Byram59 \l 1033 </w:instrText>
          </w:r>
          <w:r>
            <w:fldChar w:fldCharType="separate"/>
          </w:r>
          <w:r w:rsidR="002221CD">
            <w:rPr>
              <w:noProof/>
            </w:rPr>
            <w:t>[47]</w:t>
          </w:r>
          <w:r>
            <w:fldChar w:fldCharType="end"/>
          </w:r>
        </w:sdtContent>
      </w:sdt>
      <w:r>
        <w:t xml:space="preserve">, mean Rothermel spread rate divided by 30 m/min </w:t>
      </w:r>
      <w:sdt>
        <w:sdtPr>
          <w:id w:val="-1979954991"/>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and fire-weather inputs </w:t>
      </w:r>
      <w:sdt>
        <w:sdtPr>
          <w:id w:val="-1979954990"/>
          <w:citation/>
        </w:sdtPr>
        <w:sdtContent>
          <w:r>
            <w:fldChar w:fldCharType="begin"/>
          </w:r>
          <w:r>
            <w:instrText xml:space="preserve"> CITATION VanWagner87 \l 1033 </w:instrText>
          </w:r>
          <w:r>
            <w:fldChar w:fldCharType="separate"/>
          </w:r>
          <w:r w:rsidR="002221CD">
            <w:rPr>
              <w:noProof/>
            </w:rPr>
            <w:t>[48]</w:t>
          </w:r>
          <w:r>
            <w:fldChar w:fldCharType="end"/>
          </w:r>
        </w:sdtContent>
      </w:sdt>
      <w:r>
        <w:t xml:space="preserve">; weather severity clips 0.45 min(wind/20, 1) + 0.35(1 − humidity/100) + 0.20 clip((temperature − 15)/25). Fire proximity is one inside a burning region, zero without fire, and otherwise clipped 1 − distance/(half-map diagonal); fuel load averages remaining fuel </w:t>
      </w:r>
      <w:sdt>
        <w:sdtPr>
          <w:id w:val="-1979954989"/>
          <w:citation/>
        </w:sdt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is maximum priority, weighting buildings, critical facilities, min–max population and inverted min–max route distance by 0.20, 0.40, 0.25 and 0.15 </w:t>
      </w:r>
      <w:sdt>
        <w:sdtPr>
          <w:id w:val="-1979954988"/>
          <w:citation/>
        </w:sdtPr>
        <w:sdtContent>
          <w:r>
            <w:fldChar w:fldCharType="begin"/>
          </w:r>
          <w:r>
            <w:instrText xml:space="preserve"> CITATION Calkin21 \l 1033 </w:instrText>
          </w:r>
          <w:r>
            <w:fldChar w:fldCharType="separate"/>
          </w:r>
          <w:r w:rsidR="002221CD">
            <w:rPr>
              <w:noProof/>
            </w:rPr>
            <w:t>[4]</w:t>
          </w:r>
          <w:r>
            <w:fldChar w:fldCharType="end"/>
          </w:r>
        </w:sdtContent>
      </w:sdt>
      <w:r>
        <w:t xml:space="preserve">, and accessibility is mean terrain access </w:t>
      </w:r>
      <w:sdt>
        <w:sdtPr>
          <w:id w:val="-1979954987"/>
          <w:citation/>
        </w:sdt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coverage is divided by 0.05, and staged capacity times availability by 0.05 times maximum capacity times regional cell count </w:t>
      </w:r>
      <w:sdt>
        <w:sdtPr>
          <w:id w:val="-1979954986"/>
          <w:citation/>
        </w:sdtPr>
        <w:sdtContent>
          <w:r>
            <w:fldChar w:fldCharType="begin"/>
          </w:r>
          <w:r>
            <w:instrText xml:space="preserve"> CITATION HirschMartell96 \l 1033 </w:instrText>
          </w:r>
          <w:r>
            <w:fldChar w:fldCharType="separate"/>
          </w:r>
          <w:r w:rsidR="002221CD">
            <w:rPr>
              <w:noProof/>
            </w:rPr>
            <w:t>[45]</w:t>
          </w:r>
          <w:r>
            <w:fldChar w:fldCharType="end"/>
          </w:r>
        </w:sdtContent>
      </w:sdt>
      <w:r>
        <w:t>, and urgency clips 0.6 times fire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480547" w14:textId="77777777">
        <w:trPr>
          <w:cantSplit/>
          <w:jc w:val="center"/>
        </w:trPr>
        <w:tc>
          <w:tcPr>
            <w:tcW w:w="4500" w:type="pct"/>
            <w:vAlign w:val="center"/>
          </w:tcPr>
          <w:p w14:paraId="1D3968A0"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3E6F9230" w14:textId="77777777"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0B7205C1" w14:textId="77777777">
        <w:trPr>
          <w:cantSplit/>
          <w:jc w:val="center"/>
        </w:trPr>
        <w:tc>
          <w:tcPr>
            <w:tcW w:w="4500" w:type="pct"/>
            <w:vAlign w:val="center"/>
          </w:tcPr>
          <w:p w14:paraId="3AFF620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7260ED06" w14:textId="77777777"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30537948" w14:textId="77777777" w:rsidR="00C63C9D" w:rsidRDefault="00B94C98">
      <w:pPr>
        <w:pStyle w:val="Heading2"/>
      </w:pPr>
      <w:r>
        <w:fldChar w:fldCharType="begin"/>
      </w:r>
      <w:r>
        <w:instrText xml:space="preserve"> SEQ VODASubsection \* ALPHABETIC \s 1 </w:instrText>
      </w:r>
      <w:r>
        <w:fldChar w:fldCharType="separate"/>
      </w:r>
      <w:r w:rsidR="002221CD">
        <w:rPr>
          <w:noProof/>
        </w:rPr>
        <w:t>B</w:t>
      </w:r>
      <w:r>
        <w:fldChar w:fldCharType="end"/>
      </w:r>
      <w:bookmarkEnd w:id="27"/>
      <w:r>
        <w:t>. Concept Space</w:t>
      </w:r>
    </w:p>
    <w:p w14:paraId="0D609387" w14:textId="77777777"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0C512538"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0C512538"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4D0869C0" w14:textId="77777777"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xml:space="preserve">) maps </w:t>
      </w:r>
      <w:proofErr w:type="gramStart"/>
      <w:r>
        <w:t>features to</w:t>
      </w:r>
      <w:proofErr w:type="gramEnd"/>
      <w:r>
        <w:t xml:space="preserve"> 6 base concepts, </w:t>
      </w:r>
      <w:proofErr w:type="gramStart"/>
      <w:r>
        <w:t>then to</w:t>
      </w:r>
      <w:proofErr w:type="gramEnd"/>
      <w:r>
        <w:t xml:space="preserve"> 5 decision concepts on two levels, and </w:t>
      </w:r>
      <w:proofErr w:type="gramStart"/>
      <w:r>
        <w:t>finally to</w:t>
      </w:r>
      <w:proofErr w:type="gramEnd"/>
      <w:r>
        <w:t xml:space="preserve">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xml:space="preserve">). Missing observations therefore </w:t>
      </w:r>
      <w:proofErr w:type="gramStart"/>
      <w:r>
        <w:t>cause</w:t>
      </w:r>
      <w:proofErr w:type="gramEnd"/>
      <w:r>
        <w:t xml:space="preserv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evaluates degraded observation.</w:t>
      </w:r>
    </w:p>
    <w:p w14:paraId="56CDBE12" w14:textId="77777777"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2E0191C8" w14:textId="77777777"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E215DE0" w14:textId="77777777" w:rsidTr="00DF6970">
        <w:trPr>
          <w:cantSplit/>
          <w:jc w:val="center"/>
        </w:trPr>
        <w:tc>
          <w:tcPr>
            <w:tcW w:w="4500" w:type="pct"/>
            <w:vAlign w:val="center"/>
          </w:tcPr>
          <w:p w14:paraId="0D4265F3" w14:textId="77777777" w:rsidR="00D56099" w:rsidRDefault="00000000"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74DC8E9" w14:textId="77777777"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70A8227B" w14:textId="77777777" w:rsidTr="00EB3E63">
        <w:trPr>
          <w:cantSplit/>
          <w:trHeight w:val="1852"/>
          <w:jc w:val="center"/>
        </w:trPr>
        <w:tc>
          <w:tcPr>
            <w:tcW w:w="4500" w:type="pct"/>
            <w:vAlign w:val="center"/>
          </w:tcPr>
          <w:p w14:paraId="311B1BF0" w14:textId="77777777" w:rsidR="00842F06" w:rsidRDefault="00000000"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780B9D8D" w14:textId="77777777"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7D3FB70D" w14:textId="77777777" w:rsidR="00C63C9D" w:rsidRDefault="00A13A12" w:rsidP="00ED6FA9">
      <w:pPr>
        <w:pStyle w:val="Heading2"/>
      </w:pPr>
      <w:r>
        <w:fldChar w:fldCharType="begin"/>
      </w:r>
      <w:r>
        <w:instrText xml:space="preserve"> SEQ VODASubsection \* ALPHABETIC \s 1 </w:instrText>
      </w:r>
      <w:r>
        <w:fldChar w:fldCharType="separate"/>
      </w:r>
      <w:r w:rsidR="002221CD">
        <w:rPr>
          <w:noProof/>
        </w:rPr>
        <w:t>C</w:t>
      </w:r>
      <w:r>
        <w:fldChar w:fldCharType="end"/>
      </w:r>
      <w:bookmarkEnd w:id="32"/>
      <w:r>
        <w:t>. The Closed Decision Layer</w:t>
      </w:r>
    </w:p>
    <w:p w14:paraId="105E5CFF" w14:textId="7C22F1F7"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rsidR="00AF4482">
        <w:t>, namely s</w:t>
      </w:r>
      <w:r>
        <w:t xml:space="preserve">uppression effort, resource deployment, containment line, asset protection, evacuation, and public warning. Zero intensity denotes inaction. </w:t>
      </w:r>
      <w:r>
        <w:rPr>
          <w:noProof/>
        </w:rPr>
        <w:t>Rules use weakest-clause firing, firing-weighted averaging and a denominator floor of one.</w:t>
      </w:r>
      <w:r>
        <w:t xml:space="preserve"> A bounded operator may follow averaging, blended by firing strength w.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DF18BED" w14:textId="77777777" w:rsidTr="00025AE1">
        <w:trPr>
          <w:cantSplit/>
          <w:jc w:val="center"/>
        </w:trPr>
        <w:tc>
          <w:tcPr>
            <w:tcW w:w="4500" w:type="pct"/>
            <w:vAlign w:val="center"/>
          </w:tcPr>
          <w:p w14:paraId="0F224C13" w14:textId="77777777" w:rsidR="003949BC" w:rsidRPr="00D602B3" w:rsidRDefault="00000000"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31CD398A" w14:textId="77777777" w:rsidR="003949BC" w:rsidRPr="002902FB" w:rsidRDefault="00000000"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2925254C" w14:textId="77777777" w:rsidR="003949BC" w:rsidRDefault="00000000"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11149700" w14:textId="7777777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1691F464" w14:textId="77777777" w:rsidR="003949BC" w:rsidRDefault="003949BC" w:rsidP="003949BC">
      <w:pPr>
        <w:pStyle w:val="Text"/>
        <w:rPr>
          <w:sz w:val="12"/>
          <w:szCs w:val="12"/>
        </w:rPr>
      </w:pPr>
    </w:p>
    <w:p w14:paraId="78596C61" w14:textId="77777777" w:rsidR="003949BC" w:rsidRDefault="003949BC" w:rsidP="003949BC">
      <w:pPr>
        <w:pStyle w:val="Text"/>
      </w:pPr>
      <w:r>
        <w:lastRenderedPageBreak/>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19D1997"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&#1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19D1997"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199FAD17" w14:textId="77777777"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r>
        <w:t xml:space="preserve"/>
      </w:r>
      <w:del w:id="900007" w:author="Claude" w:date="2026-10-29T10:00:00Z">
        <w:r>
          <w:delText xml:space="preserve"> R5 alone among the seeds withdraws suppression effort and containment line by 1 − w.</w:delText>
        </w:r>
      </w:del>
    </w:p>
    <w:p w14:paraId="1DC01BE8" w14:textId="77777777"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6DFB50DF"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5A491DC9" w14:textId="77777777" w:rsidTr="009467D2">
        <w:trPr>
          <w:cantSplit/>
          <w:jc w:val="center"/>
        </w:trPr>
        <w:tc>
          <w:tcPr>
            <w:tcW w:w="292" w:type="pct"/>
          </w:tcPr>
          <w:p w14:paraId="5D5A60B0" w14:textId="77777777" w:rsidR="003E3FD9" w:rsidRDefault="001D185A" w:rsidP="00C83E79">
            <w:r>
              <w:rPr>
                <w:b/>
                <w:sz w:val="15"/>
                <w:szCs w:val="15"/>
              </w:rPr>
              <w:t>#</w:t>
            </w:r>
          </w:p>
        </w:tc>
        <w:tc>
          <w:tcPr>
            <w:tcW w:w="2195" w:type="pct"/>
          </w:tcPr>
          <w:p w14:paraId="6F3C2C82" w14:textId="77777777" w:rsidR="003E3FD9" w:rsidRDefault="00D31F60" w:rsidP="00C83E79">
            <w:pPr>
              <w:jc w:val="center"/>
            </w:pPr>
            <w:r>
              <w:rPr>
                <w:b/>
                <w:sz w:val="15"/>
                <w:szCs w:val="15"/>
              </w:rPr>
              <w:t>Antecedent</w:t>
            </w:r>
          </w:p>
        </w:tc>
        <w:tc>
          <w:tcPr>
            <w:tcW w:w="2513" w:type="pct"/>
          </w:tcPr>
          <w:p w14:paraId="728458A1" w14:textId="77777777" w:rsidR="003E3FD9" w:rsidRDefault="00D31F60" w:rsidP="00C83E79">
            <w:pPr>
              <w:jc w:val="center"/>
            </w:pPr>
            <w:r>
              <w:rPr>
                <w:b/>
                <w:sz w:val="15"/>
                <w:szCs w:val="15"/>
              </w:rPr>
              <w:t>Consequent</w:t>
            </w:r>
          </w:p>
        </w:tc>
      </w:tr>
      <w:tr w:rsidR="003E3FD9" w14:paraId="0B963380" w14:textId="77777777" w:rsidTr="009467D2">
        <w:trPr>
          <w:cantSplit/>
          <w:jc w:val="center"/>
        </w:trPr>
        <w:tc>
          <w:tcPr>
            <w:tcW w:w="292" w:type="pct"/>
          </w:tcPr>
          <w:p w14:paraId="42088741" w14:textId="77777777" w:rsidR="003E3FD9" w:rsidRDefault="00D31F60" w:rsidP="00C83E79">
            <w:r>
              <w:rPr>
                <w:sz w:val="15"/>
                <w:szCs w:val="15"/>
              </w:rPr>
              <w:t>R1</w:t>
            </w:r>
          </w:p>
        </w:tc>
        <w:tc>
          <w:tcPr>
            <w:tcW w:w="2195" w:type="pct"/>
          </w:tcPr>
          <w:p w14:paraId="5C399D48" w14:textId="77777777" w:rsidR="003E3FD9" w:rsidRDefault="00D31F60" w:rsidP="00C83E79">
            <w:pPr>
              <w:jc w:val="center"/>
            </w:pPr>
            <w:r>
              <w:rPr>
                <w:sz w:val="15"/>
                <w:szCs w:val="15"/>
              </w:rPr>
              <w:t>fire threat very high</w:t>
            </w:r>
          </w:p>
        </w:tc>
        <w:tc>
          <w:tcPr>
            <w:tcW w:w="2513" w:type="pct"/>
          </w:tcPr>
          <w:p w14:paraId="2953B6BD" w14:textId="77777777" w:rsidR="003E3FD9" w:rsidRDefault="00D31F60" w:rsidP="00C83E79">
            <w:pPr>
              <w:jc w:val="center"/>
            </w:pPr>
            <w:r>
              <w:rPr>
                <w:sz w:val="15"/>
                <w:szCs w:val="15"/>
              </w:rPr>
              <w:t>suppression effort 1.0, resource deployment 0.8</w:t>
            </w:r>
          </w:p>
        </w:tc>
      </w:tr>
      <w:tr w:rsidR="003E3FD9" w14:paraId="2B1E5AEB" w14:textId="77777777" w:rsidTr="009467D2">
        <w:trPr>
          <w:cantSplit/>
          <w:jc w:val="center"/>
        </w:trPr>
        <w:tc>
          <w:tcPr>
            <w:tcW w:w="292" w:type="pct"/>
          </w:tcPr>
          <w:p w14:paraId="1C4269E1" w14:textId="77777777" w:rsidR="003E3FD9" w:rsidRDefault="00D31F60" w:rsidP="00C83E79">
            <w:r>
              <w:rPr>
                <w:sz w:val="15"/>
                <w:szCs w:val="15"/>
              </w:rPr>
              <w:t>R2</w:t>
            </w:r>
          </w:p>
        </w:tc>
        <w:tc>
          <w:tcPr>
            <w:tcW w:w="2195" w:type="pct"/>
          </w:tcPr>
          <w:p w14:paraId="3AE48EF1" w14:textId="77777777" w:rsidR="003E3FD9" w:rsidRDefault="00D31F60" w:rsidP="00C83E79">
            <w:pPr>
              <w:jc w:val="center"/>
            </w:pPr>
            <w:r>
              <w:rPr>
                <w:sz w:val="15"/>
                <w:szCs w:val="15"/>
              </w:rPr>
              <w:t>intervention urgency very high</w:t>
            </w:r>
          </w:p>
        </w:tc>
        <w:tc>
          <w:tcPr>
            <w:tcW w:w="2513" w:type="pct"/>
          </w:tcPr>
          <w:p w14:paraId="6D4C81D9" w14:textId="77777777" w:rsidR="003E3FD9" w:rsidRDefault="00D31F60" w:rsidP="00C83E79">
            <w:pPr>
              <w:jc w:val="center"/>
            </w:pPr>
            <w:r>
              <w:rPr>
                <w:sz w:val="15"/>
                <w:szCs w:val="15"/>
              </w:rPr>
              <w:t>resource deployment 1.0</w:t>
            </w:r>
          </w:p>
        </w:tc>
      </w:tr>
      <w:tr w:rsidR="003E3FD9" w14:paraId="35840AFE" w14:textId="77777777" w:rsidTr="009467D2">
        <w:trPr>
          <w:cantSplit/>
          <w:jc w:val="center"/>
        </w:trPr>
        <w:tc>
          <w:tcPr>
            <w:tcW w:w="292" w:type="pct"/>
          </w:tcPr>
          <w:p w14:paraId="4692B13A" w14:textId="77777777" w:rsidR="003E3FD9" w:rsidRDefault="00D31F60" w:rsidP="00C83E79">
            <w:r>
              <w:rPr>
                <w:sz w:val="15"/>
                <w:szCs w:val="15"/>
              </w:rPr>
              <w:t>R3</w:t>
            </w:r>
          </w:p>
        </w:tc>
        <w:tc>
          <w:tcPr>
            <w:tcW w:w="2195" w:type="pct"/>
          </w:tcPr>
          <w:p w14:paraId="04A5DF55" w14:textId="77777777" w:rsidR="003E3FD9" w:rsidRDefault="00D31F60" w:rsidP="00C83E79">
            <w:pPr>
              <w:jc w:val="center"/>
            </w:pPr>
            <w:r>
              <w:rPr>
                <w:sz w:val="15"/>
                <w:szCs w:val="15"/>
              </w:rPr>
              <w:t>fire threat very high and suppression feasibility very low</w:t>
            </w:r>
          </w:p>
        </w:tc>
        <w:tc>
          <w:tcPr>
            <w:tcW w:w="2513" w:type="pct"/>
          </w:tcPr>
          <w:p w14:paraId="6A756A83" w14:textId="77777777" w:rsidR="003E3FD9" w:rsidRDefault="00D31F60" w:rsidP="00C83E79">
            <w:pPr>
              <w:jc w:val="center"/>
            </w:pPr>
            <w:r>
              <w:rPr>
                <w:sz w:val="15"/>
                <w:szCs w:val="15"/>
              </w:rPr>
              <w:t>containment line 0.9, evacuation 0.6, public warning 0.8</w:t>
            </w:r>
          </w:p>
        </w:tc>
      </w:tr>
      <w:tr w:rsidR="003E3FD9" w14:paraId="35BE89C7" w14:textId="77777777" w:rsidTr="009467D2">
        <w:trPr>
          <w:cantSplit/>
          <w:jc w:val="center"/>
        </w:trPr>
        <w:tc>
          <w:tcPr>
            <w:tcW w:w="292" w:type="pct"/>
          </w:tcPr>
          <w:p w14:paraId="25A67F3A" w14:textId="77777777" w:rsidR="003E3FD9" w:rsidRDefault="00D31F60" w:rsidP="00C83E79">
            <w:r>
              <w:rPr>
                <w:sz w:val="15"/>
                <w:szCs w:val="15"/>
              </w:rPr>
              <w:t>R4</w:t>
            </w:r>
          </w:p>
        </w:tc>
        <w:tc>
          <w:tcPr>
            <w:tcW w:w="2195" w:type="pct"/>
          </w:tcPr>
          <w:p w14:paraId="7F6B9C73" w14:textId="77777777" w:rsidR="003E3FD9" w:rsidRDefault="00D31F60" w:rsidP="00C83E79">
            <w:pPr>
              <w:jc w:val="center"/>
            </w:pPr>
            <w:r>
              <w:rPr>
                <w:sz w:val="15"/>
                <w:szCs w:val="15"/>
              </w:rPr>
              <w:t xml:space="preserve">asset exposure </w:t>
            </w:r>
            <w:proofErr w:type="gramStart"/>
            <w:r>
              <w:rPr>
                <w:sz w:val="15"/>
                <w:szCs w:val="15"/>
              </w:rPr>
              <w:t>very</w:t>
            </w:r>
            <w:proofErr w:type="gramEnd"/>
            <w:r>
              <w:rPr>
                <w:sz w:val="15"/>
                <w:szCs w:val="15"/>
              </w:rPr>
              <w:t xml:space="preserve"> high and suppression feasibility low</w:t>
            </w:r>
          </w:p>
        </w:tc>
        <w:tc>
          <w:tcPr>
            <w:tcW w:w="2513" w:type="pct"/>
          </w:tcPr>
          <w:p w14:paraId="5E5DD373" w14:textId="77777777" w:rsidR="00FB6C00" w:rsidRDefault="00D31F60" w:rsidP="00C83E79">
            <w:pPr>
              <w:jc w:val="center"/>
              <w:rPr>
                <w:sz w:val="15"/>
                <w:szCs w:val="15"/>
              </w:rPr>
            </w:pPr>
            <w:r>
              <w:rPr>
                <w:sz w:val="15"/>
                <w:szCs w:val="15"/>
              </w:rPr>
              <w:t xml:space="preserve">asset protection 0.9, </w:t>
            </w:r>
          </w:p>
          <w:p w14:paraId="5085BD5D" w14:textId="77777777" w:rsidR="003E3FD9" w:rsidRDefault="00D31F60" w:rsidP="00C83E79">
            <w:pPr>
              <w:jc w:val="center"/>
            </w:pPr>
            <w:r>
              <w:rPr>
                <w:sz w:val="15"/>
                <w:szCs w:val="15"/>
              </w:rPr>
              <w:t>containment line 0.6</w:t>
            </w:r>
          </w:p>
        </w:tc>
      </w:tr>
      <w:tr w:rsidR="003E3FD9" w14:paraId="45123858" w14:textId="77777777" w:rsidTr="009467D2">
        <w:trPr>
          <w:cantSplit/>
          <w:jc w:val="center"/>
        </w:trPr>
        <w:tc>
          <w:tcPr>
            <w:tcW w:w="292" w:type="pct"/>
          </w:tcPr>
          <w:p w14:paraId="69B86DD5" w14:textId="77777777" w:rsidR="003E3FD9" w:rsidRDefault="00D31F60" w:rsidP="00C83E79">
            <w:r>
              <w:rPr>
                <w:sz w:val="15"/>
                <w:szCs w:val="15"/>
              </w:rPr>
              <w:t>R5</w:t>
            </w:r>
          </w:p>
        </w:tc>
        <w:tc>
          <w:tcPr>
            <w:tcW w:w="2195" w:type="pct"/>
          </w:tcPr>
          <w:p w14:paraId="635A7CB6" w14:textId="77777777" w:rsidR="003E3FD9" w:rsidRDefault="00623659" w:rsidP="00C83E79">
            <w:pPr>
              <w:jc w:val="center"/>
            </w:pPr>
            <w:r>
              <w:rPr>
                <w:sz w:val="15"/>
                <w:szCs w:val="15"/>
              </w:rPr>
              <w:t>evacuation pressure very high and suppression feasibility very low</w:t>
            </w:r>
          </w:p>
        </w:tc>
        <w:tc>
          <w:tcPr>
            <w:tcW w:w="2513" w:type="pct"/>
          </w:tcPr>
          <w:p w14:paraId="216F4762" w14:textId="77777777" w:rsidR="003E3FD9" w:rsidRDefault="00623659" w:rsidP="00C83E79">
            <w:pPr>
              <w:jc w:val="center"/>
            </w:pPr>
            <w:r>
              <w:rPr>
                <w:sz w:val="15"/>
                <w:szCs w:val="15"/>
              </w:rPr>
              <w:t>evacuation 1.0, public warning 1.0, resource deployment 0.7; withdraws suppression effort and containment line</w:t>
            </w:r>
          </w:p>
        </w:tc>
      </w:tr>
    </w:tbl>
    <w:p w14:paraId="67085538" w14:textId="77777777"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xml:space="preserve">) combines five </w:t>
      </w:r>
      <w:proofErr w:type="gramStart"/>
      <w:r>
        <w:t>bounded</w:t>
      </w:r>
      <w:proofErr w:type="gramEnd"/>
      <w:r>
        <w:t xml:space="preserve"> terms</w:t>
      </w:r>
      <w:r w:rsidR="00AF4482">
        <w:t>, namely</w:t>
      </w:r>
      <w:r>
        <w:t xml:space="preserve"> </w:t>
      </w:r>
      <w:r w:rsidR="00AF4482">
        <w:t>b</w:t>
      </w:r>
      <w:r>
        <w:t xml:space="preserve">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D493A95" w14:textId="77777777" w:rsidTr="00F719B5">
        <w:trPr>
          <w:cantSplit/>
          <w:jc w:val="center"/>
        </w:trPr>
        <w:tc>
          <w:tcPr>
            <w:tcW w:w="4500" w:type="pct"/>
            <w:vAlign w:val="center"/>
          </w:tcPr>
          <w:p w14:paraId="45BA2999"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1DAADC6" w14:textId="77777777"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D591BB4" w14:textId="77777777" w:rsidR="00AF5AAE" w:rsidRPr="00421B34" w:rsidRDefault="00AF5AAE" w:rsidP="00AF5AAE">
      <w:pPr>
        <w:pStyle w:val="Text"/>
        <w:rPr>
          <w:sz w:val="12"/>
          <w:szCs w:val="12"/>
        </w:rPr>
      </w:pPr>
    </w:p>
    <w:p w14:paraId="6E889D5B" w14:textId="4E4A6225"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its strongest matching order. It can reach one when both vanish; the forecast-gain test still rejects zero orders at positive inaction cost.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96CCCE8" w14:textId="77777777" w:rsidTr="002B2CE5">
        <w:trPr>
          <w:cantSplit/>
          <w:jc w:val="center"/>
        </w:trPr>
        <w:tc>
          <w:tcPr>
            <w:tcW w:w="4500" w:type="pct"/>
            <w:vAlign w:val="center"/>
          </w:tcPr>
          <w:p w14:paraId="0A09AB84"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30059962"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1DA0171"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037638C7" w14:textId="77777777"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0DFDDD57" w14:textId="77777777" w:rsidR="003C5BDF" w:rsidRDefault="003C5BDF" w:rsidP="003C5BDF">
      <w:pPr>
        <w:pStyle w:val="Text"/>
        <w:rPr>
          <w:sz w:val="12"/>
          <w:szCs w:val="12"/>
        </w:rPr>
      </w:pPr>
    </w:p>
    <w:p w14:paraId="5F210C26" w14:textId="7778FF35"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combines exposed person-steps with ordered-evacuee person-steps weighted by 0.05,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w:t>
      </w:r>
      <w:proofErr w:type="gramStart"/>
      <w:r>
        <w:t>over steps</w:t>
      </w:r>
      <w:proofErr w:type="gramEnd"/>
      <w:r>
        <w:t xml:space="preserve">,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w:t>
      </w:r>
      <w:proofErr w:type="gramStart"/>
      <w:r>
        <w:t>field</w:t>
      </w:r>
      <w:proofErr w:type="gramEnd"/>
      <w:r>
        <w:t xml:space="preserve"> no capacity but incur fixed charges in capacity units, so every order has a cost. Physical cost averages three terms; total cost </w:t>
      </w:r>
      <w:proofErr w:type="gramStart"/>
      <w:r>
        <w:t>divides</w:t>
      </w:r>
      <w:proofErr w:type="gramEnd"/>
      <w:r>
        <w:t xml:space="preserve"> by 3.4 and can be lower when response terms are small.</w:t>
      </w:r>
    </w:p>
    <w:p w14:paraId="11DBFAD4" w14:textId="77777777"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3F325582" w14:textId="77777777"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1859C7B8" w14:textId="77777777" w:rsidTr="00CA6688">
        <w:trPr>
          <w:cantSplit/>
          <w:jc w:val="center"/>
        </w:trPr>
        <w:tc>
          <w:tcPr>
            <w:tcW w:w="4500" w:type="pct"/>
            <w:vAlign w:val="center"/>
          </w:tcPr>
          <w:p w14:paraId="09072270"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1C0DDBA"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F072DDF"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21777CE2"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FFEBEC4" w14:textId="77777777" w:rsidR="00FB6C00" w:rsidRPr="00D12190" w:rsidRDefault="00000000"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6AE96F25" w14:textId="77777777"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474F9943" w14:textId="77777777" w:rsidR="00FB6C00" w:rsidRPr="004467B0" w:rsidRDefault="00FB6C00" w:rsidP="00FB6C00">
      <w:pPr>
        <w:pStyle w:val="Text"/>
        <w:rPr>
          <w:sz w:val="10"/>
          <w:szCs w:val="10"/>
        </w:rPr>
      </w:pPr>
    </w:p>
    <w:p w14:paraId="53B77AC0" w14:textId="77777777" w:rsidR="00101890" w:rsidRDefault="00D31F60">
      <w:pPr>
        <w:pStyle w:val="Text"/>
      </w:pPr>
      <w:r>
        <w:t xml:space="preserve">A step changes one </w:t>
      </w:r>
      <w:proofErr w:type="gramStart"/>
      <w:r>
        <w:t>consequent</w:t>
      </w:r>
      <w:proofErr w:type="gramEnd"/>
      <w:r>
        <w:t xml:space="preserve">.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w:t>
      </w:r>
      <w:r>
        <w:lastRenderedPageBreak/>
        <w:t xml:space="preserve">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40ED08AB" w14:textId="77777777"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w:t>
      </w:r>
      <w:proofErr w:type="gramStart"/>
      <w:r>
        <w:t>concept</w:t>
      </w:r>
      <w:proofErr w:type="gramEnd"/>
      <w:r>
        <w:t xml:space="preserve">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607257B1" w14:textId="77777777" w:rsidR="00C63C9D" w:rsidRDefault="00D31F60">
      <w:pPr>
        <w:pStyle w:val="Heading2"/>
      </w:pPr>
      <w:r>
        <w:fldChar w:fldCharType="begin"/>
      </w:r>
      <w:r>
        <w:instrText xml:space="preserve"> SEQ VODASubsection \* ALPHABETIC \s 1 </w:instrText>
      </w:r>
      <w:r>
        <w:fldChar w:fldCharType="separate"/>
      </w:r>
      <w:r w:rsidR="002221CD">
        <w:rPr>
          <w:noProof/>
        </w:rPr>
        <w:t>D</w:t>
      </w:r>
      <w:r>
        <w:fldChar w:fldCharType="end"/>
      </w:r>
      <w:bookmarkEnd w:id="40"/>
      <w:r>
        <w:t>. The Open Decision Layer</w:t>
      </w:r>
    </w:p>
    <w:p w14:paraId="1D9B1DC2" w14:textId="77777777"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63D47BBD"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63D47BBD"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62D16A00" w14:textId="77777777"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w:t>
      </w:r>
      <w:proofErr w:type="gramStart"/>
      <w:r>
        <w:t>reply</w:t>
      </w:r>
      <w:proofErr w:type="gramEnd"/>
      <w:r>
        <w:t xml:space="preserve">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16DC69A1" w14:textId="77777777"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20CD00F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529961F" w14:textId="77777777" w:rsidTr="0083545B">
        <w:trPr>
          <w:cantSplit/>
          <w:jc w:val="center"/>
        </w:trPr>
        <w:tc>
          <w:tcPr>
            <w:tcW w:w="4529" w:type="pct"/>
            <w:vAlign w:val="center"/>
          </w:tcPr>
          <w:p w14:paraId="73AB7F90"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549A41C" w14:textId="77777777"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770F5D5" w14:textId="77777777" w:rsidR="00F30F81" w:rsidRDefault="00F30F81">
      <w:pPr>
        <w:pStyle w:val="Text"/>
        <w:rPr>
          <w:sz w:val="12"/>
          <w:szCs w:val="12"/>
        </w:rPr>
      </w:pPr>
    </w:p>
    <w:p w14:paraId="7393CCA9" w14:textId="77777777"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26B6CC22" w14:textId="77777777" w:rsidTr="00ED644E">
        <w:trPr>
          <w:cantSplit/>
          <w:jc w:val="center"/>
        </w:trPr>
        <w:tc>
          <w:tcPr>
            <w:tcW w:w="4500" w:type="pct"/>
            <w:vAlign w:val="center"/>
          </w:tcPr>
          <w:p w14:paraId="081F58E6"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5A21971" w14:textId="77777777"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4DC20426" w14:textId="77777777" w:rsidR="00A9035B" w:rsidRPr="007975EA" w:rsidRDefault="00A9035B" w:rsidP="00A9035B">
      <w:pPr>
        <w:pStyle w:val="Text"/>
        <w:rPr>
          <w:sz w:val="10"/>
          <w:szCs w:val="10"/>
        </w:rPr>
      </w:pPr>
    </w:p>
    <w:p w14:paraId="272610CE"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7A5F70FF" w14:textId="77777777" w:rsidR="00DF7EE8" w:rsidRDefault="00D31F60">
      <w:pPr>
        <w:pStyle w:val="Text"/>
      </w:pPr>
      <w:r>
        <w:t xml:space="preserve">The other effects </w:t>
      </w:r>
      <w:proofErr w:type="gramStart"/>
      <w:r>
        <w:t>use</w:t>
      </w:r>
      <w:proofErr w:type="gramEnd"/>
      <w:r>
        <w:t xml:space="preserv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3A7ECF63" w14:textId="77777777"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2DE6E068" w14:textId="7777777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w:t>
      </w:r>
      <w:proofErr w:type="gramStart"/>
      <w:r>
        <w:t>forecast</w:t>
      </w:r>
      <w:proofErr w:type="gramEnd"/>
      <w:r>
        <w:t xml:space="preserve"> values. Admitted objects join the rule base, with their origin and gate values logged, and fire in later cycles. Recorded as doctrine, they can also be installed in later incidents, as tested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B209322" w14:textId="77777777">
        <w:trPr>
          <w:cantSplit/>
          <w:jc w:val="center"/>
        </w:trPr>
        <w:tc>
          <w:tcPr>
            <w:tcW w:w="4500" w:type="pct"/>
            <w:vAlign w:val="center"/>
          </w:tcPr>
          <w:p w14:paraId="0D3BCEA6" w14:textId="77777777" w:rsidR="00F30F81" w:rsidRDefault="00D31F60" w:rsidP="00D059CA">
            <w:pPr>
              <w:keepNext/>
              <w:jc w:val="center"/>
            </w:pPr>
            <m:oMathPara>
              <m:oMath>
                <m:r>
                  <m:rPr>
                    <m:nor/>
                  </m:rPr>
                  <w:lastRenderedPageBreak/>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A737A1D" w14:textId="77777777"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3BB96F12" w14:textId="77777777" w:rsidR="00F30F81" w:rsidRPr="00A9035B" w:rsidRDefault="00F30F81">
      <w:pPr>
        <w:pStyle w:val="Text"/>
        <w:rPr>
          <w:sz w:val="10"/>
          <w:szCs w:val="10"/>
        </w:rPr>
      </w:pPr>
    </w:p>
    <w:p w14:paraId="53E6D8B5" w14:textId="77777777"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Candidates passing G1 to G4 receive one shadow forecast over the guard horizon. The call's 36-forecast search budget covers candidates and local variations under grammar (</w:t>
      </w:r>
      <w:r>
        <w:fldChar w:fldCharType="begin"/>
      </w:r>
      <w:r>
        <w:instrText xml:space="preserve"> REF _RefEqN_object \h \* CHARFORMAT </w:instrText>
      </w:r>
      <w:r>
        <w:fldChar w:fldCharType="separate"/>
      </w:r>
      <w:r w:rsidR="002221CD">
        <w:t>19</w:t>
      </w:r>
      <w:r>
        <w:fldChar w:fldCharType="end"/>
      </w:r>
      <w:r>
        <w:t xml:space="preserve">). Up to three additional forecasts evaluate the best candidates </w:t>
      </w:r>
      <w:proofErr w:type="gramStart"/>
      <w:r>
        <w:t>on</w:t>
      </w:r>
      <w:proofErr w:type="gramEnd"/>
      <w:r>
        <w:t xml:space="preserve"> </w:t>
      </w:r>
      <w:proofErr w:type="gramStart"/>
      <w:r>
        <w:t>a second</w:t>
      </w:r>
      <w:proofErr w:type="gramEnd"/>
      <w:r>
        <w:t xml:space="preserve"> future. The candidate with the greatest gain on its worse future proceeds to G5 to G8. If none improves both futures, the call ends without admission. The log distinguishes model candidates from their variations.</w:t>
      </w:r>
    </w:p>
    <w:p w14:paraId="5A14896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60E8BCC3" w14:textId="77777777"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w:t>
      </w:r>
      <w:r w:rsidR="00F32BCF" w:rsidRPr="00F32BCF">
        <w:t>samples rules, macros, and composed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p>
    <w:p w14:paraId="5B9E7E72" w14:textId="27100C42" w:rsidR="00F30F81" w:rsidRDefault="00D31F60">
      <w:pPr>
        <w:pStyle w:val="Text"/>
      </w:pPr>
      <w:r>
        <w:t xml:space="preserve">The acceptance checks operate independently of the proposer. First, candidate fields are compared with inaction using forecast physical cost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A worse field is restricted to life-safety orders.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can still change life-safety consequents. Evacuation and warning leave fuel, moisture and capacity unchanged. Their population cost also includes displacement, so retaining them does not guarantee a non-increase in aggregate physical cost.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6A65D40C"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5F84BB21" w14:textId="77777777" w:rsidR="00C63C9D" w:rsidRDefault="0083545B" w:rsidP="00656248">
      <w:pPr>
        <w:pStyle w:val="Heading2"/>
      </w:pPr>
      <w:r>
        <w:fldChar w:fldCharType="begin"/>
      </w:r>
      <w:r>
        <w:instrText xml:space="preserve"> SEQ VODASubsection \* ALPHABETIC \s 1 </w:instrText>
      </w:r>
      <w:r>
        <w:fldChar w:fldCharType="separate"/>
      </w:r>
      <w:r w:rsidR="002221CD">
        <w:rPr>
          <w:noProof/>
        </w:rPr>
        <w:t>E</w:t>
      </w:r>
      <w:r>
        <w:fldChar w:fldCharType="end"/>
      </w:r>
      <w:bookmarkEnd w:id="46"/>
      <w:r>
        <w:t>. Local Agents and Global Coordination</w:t>
      </w:r>
    </w:p>
    <w:p w14:paraId="020BDAFA" w14:textId="77777777"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w:t>
      </w:r>
      <w:r>
        <w:t xml:space="preserve">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7DFBFFBA" w14:textId="77777777" w:rsidTr="00FE5410">
        <w:trPr>
          <w:cantSplit/>
          <w:jc w:val="center"/>
        </w:trPr>
        <w:tc>
          <w:tcPr>
            <w:tcW w:w="4500" w:type="pct"/>
            <w:vAlign w:val="center"/>
          </w:tcPr>
          <w:p w14:paraId="1BDC5136"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6E24346C" w14:textId="77777777"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1D359755" w14:textId="77777777" w:rsidTr="00FE5410">
        <w:trPr>
          <w:cantSplit/>
          <w:jc w:val="center"/>
        </w:trPr>
        <w:tc>
          <w:tcPr>
            <w:tcW w:w="4500" w:type="pct"/>
            <w:vAlign w:val="center"/>
          </w:tcPr>
          <w:p w14:paraId="478E835F"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152B6A4" w14:textId="77777777"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2BFB64FB"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36BB5CEE" w14:textId="77777777" w:rsidTr="00CB288D">
        <w:trPr>
          <w:cantSplit/>
        </w:trPr>
        <w:tc>
          <w:tcPr>
            <w:tcW w:w="4968" w:type="dxa"/>
          </w:tcPr>
          <w:p w14:paraId="665DC780" w14:textId="77777777"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571BF979" w14:textId="77777777" w:rsidTr="00CB288D">
        <w:trPr>
          <w:cantSplit/>
        </w:trPr>
        <w:tc>
          <w:tcPr>
            <w:tcW w:w="4968" w:type="dxa"/>
          </w:tcPr>
          <w:p w14:paraId="4CE8F1B9" w14:textId="77777777" w:rsidR="00ED6FA9" w:rsidRDefault="00ED6FA9" w:rsidP="00CB288D">
            <w:pPr>
              <w:tabs>
                <w:tab w:val="left" w:pos="260"/>
              </w:tabs>
              <w:ind w:left="260" w:hanging="260"/>
            </w:pPr>
            <w:r>
              <w:rPr>
                <w:sz w:val="16"/>
                <w:szCs w:val="16"/>
              </w:rPr>
              <w:t xml:space="preserve">1: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1F8E2931" w14:textId="77777777"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2BCEEE41" w14:textId="77777777"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3C9708F5" w14:textId="7777777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093F7493"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67EF83" w14:textId="77777777" w:rsidR="00ED6FA9" w:rsidRDefault="00ED6FA9" w:rsidP="00CB288D">
            <w:pPr>
              <w:tabs>
                <w:tab w:val="left" w:pos="380"/>
              </w:tabs>
              <w:ind w:left="380" w:hanging="380"/>
            </w:pPr>
            <w:r>
              <w:rPr>
                <w:sz w:val="16"/>
                <w:szCs w:val="16"/>
              </w:rPr>
              <w:t>6: End for</w:t>
            </w:r>
          </w:p>
          <w:p w14:paraId="485C52B3" w14:textId="77777777"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18DD7C44" w14:textId="77777777"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3F4EB03" w14:textId="77777777" w:rsidR="00ED6FA9" w:rsidRDefault="00ED6FA9" w:rsidP="00CB288D">
            <w:pPr>
              <w:tabs>
                <w:tab w:val="left" w:pos="500"/>
              </w:tabs>
              <w:ind w:left="500" w:hanging="500"/>
            </w:pPr>
            <w:r>
              <w:rPr>
                <w:sz w:val="16"/>
                <w:szCs w:val="16"/>
              </w:rPr>
              <w:t>9:   I</w:t>
            </w:r>
            <w:r>
              <w:rPr>
                <w:b/>
                <w:sz w:val="16"/>
                <w:szCs w:val="16"/>
              </w:rPr>
              <w:t>f the closed moves leave the deficit in place then request a proposal</w:t>
            </w:r>
          </w:p>
          <w:p w14:paraId="65E88F4E" w14:textId="77777777"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25CE8C8A" w14:textId="77777777"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FF23E81"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B54D9CC" w14:textId="77777777" w:rsidR="00ED6FA9" w:rsidRDefault="00ED6FA9" w:rsidP="00CB288D">
            <w:pPr>
              <w:tabs>
                <w:tab w:val="left" w:pos="500"/>
              </w:tabs>
              <w:ind w:left="500" w:hanging="500"/>
            </w:pPr>
            <w:r>
              <w:rPr>
                <w:sz w:val="16"/>
                <w:szCs w:val="16"/>
              </w:rPr>
              <w:t>13: End while</w:t>
            </w:r>
          </w:p>
          <w:p w14:paraId="51340F32"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537D1D2"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9794B44"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1D4951B6" w14:textId="77777777"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0D07D13" w14:textId="77777777"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795B0017" w14:textId="77777777"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331F696B"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673E7B5C" w14:textId="77777777" w:rsidR="00926552" w:rsidRDefault="00926552" w:rsidP="00926552">
      <w:pPr>
        <w:pStyle w:val="Heading1"/>
        <w:spacing w:before="120"/>
      </w:pPr>
      <w:r>
        <w:lastRenderedPageBreak/>
        <w:fldChar w:fldCharType="begin"/>
      </w:r>
      <w:r>
        <w:instrText xml:space="preserve"> SEQ VODASection \* ROMAN </w:instrText>
      </w:r>
      <w:r>
        <w:fldChar w:fldCharType="separate"/>
      </w:r>
      <w:r w:rsidR="002221CD">
        <w:rPr>
          <w:noProof/>
        </w:rPr>
        <w:t>V</w:t>
      </w:r>
      <w:r>
        <w:fldChar w:fldCharType="end"/>
      </w:r>
      <w:bookmarkEnd w:id="50"/>
      <w:r>
        <w:t>. Results</w:t>
      </w:r>
    </w:p>
    <w:p w14:paraId="630F618B" w14:textId="77777777" w:rsidR="00FF0CB1" w:rsidRDefault="00DB0B75">
      <w:pPr>
        <w:pStyle w:val="Heading2"/>
      </w:pPr>
      <w:bookmarkStart w:id="51" w:name="_RefSec_V_A"/>
      <w:r>
        <w:t>A. Experimental Design</w:t>
      </w:r>
      <w:bookmarkEnd w:id="51"/>
    </w:p>
    <w:p w14:paraId="601E0BA1" w14:textId="77777777"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7BB0FC2C" w14:textId="5BC7A6E6"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selects each reading for corruption with probability 0.25. In selected readings, independent </w:t>
      </w:r>
      <m:oMath>
        <m:r>
          <m:rPr>
            <m:scr m:val="script"/>
          </m:rPr>
          <w:rPr>
            <w:rFonts w:ascii="Cambria Math" w:hAnsi="Cambria Math"/>
          </w:rPr>
          <m:t>N</m:t>
        </m:r>
        <m:r>
          <w:rPr>
            <w:rFonts w:ascii="Cambria Math" w:hAnsi="Cambria Math"/>
          </w:rPr>
          <m:t>(0,0.1)</m:t>
        </m:r>
      </m:oMath>
      <w:r>
        <w:t xml:space="preserve"> perturbations (standard deviation 0.10) are added to all features and clipped to [0, 1]. Confidence is multiplied by 0.8 for every reading; forecasts and the proposer brief use the core snapshot, while inference and order targeting read the degraded observations.</w:t>
      </w:r>
    </w:p>
    <w:p w14:paraId="4FC71846" w14:textId="77777777"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23FB0BAD"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52846D66" w14:textId="77777777" w:rsidTr="009467D2">
        <w:tc>
          <w:tcPr>
            <w:tcW w:w="453" w:type="dxa"/>
          </w:tcPr>
          <w:p w14:paraId="70FBA1F1" w14:textId="77777777" w:rsidR="00FF0CB1" w:rsidRDefault="00DB0B75">
            <w:pPr>
              <w:keepNext/>
              <w:spacing w:line="220" w:lineRule="auto"/>
            </w:pPr>
            <w:r>
              <w:rPr>
                <w:b/>
                <w:sz w:val="18"/>
              </w:rPr>
              <w:t>ID</w:t>
            </w:r>
          </w:p>
        </w:tc>
        <w:tc>
          <w:tcPr>
            <w:tcW w:w="1571" w:type="dxa"/>
          </w:tcPr>
          <w:p w14:paraId="0080A04D" w14:textId="77777777" w:rsidR="00FF0CB1" w:rsidRDefault="00DB0B75">
            <w:pPr>
              <w:keepNext/>
              <w:spacing w:line="220" w:lineRule="auto"/>
              <w:jc w:val="center"/>
            </w:pPr>
            <w:r>
              <w:rPr>
                <w:b/>
                <w:sz w:val="18"/>
              </w:rPr>
              <w:t>Landscape / settlements</w:t>
            </w:r>
          </w:p>
        </w:tc>
        <w:tc>
          <w:tcPr>
            <w:tcW w:w="556" w:type="dxa"/>
          </w:tcPr>
          <w:p w14:paraId="6192664A" w14:textId="77777777" w:rsidR="00FF0CB1" w:rsidRDefault="00DB0B75">
            <w:pPr>
              <w:keepNext/>
              <w:spacing w:line="220" w:lineRule="auto"/>
              <w:jc w:val="center"/>
            </w:pPr>
            <w:r>
              <w:rPr>
                <w:b/>
                <w:sz w:val="18"/>
              </w:rPr>
              <w:t>Pool</w:t>
            </w:r>
          </w:p>
        </w:tc>
        <w:tc>
          <w:tcPr>
            <w:tcW w:w="933" w:type="dxa"/>
          </w:tcPr>
          <w:p w14:paraId="486B0731" w14:textId="77777777" w:rsidR="00FF0CB1" w:rsidRDefault="00DB0B75">
            <w:pPr>
              <w:keepNext/>
              <w:spacing w:line="220" w:lineRule="auto"/>
              <w:jc w:val="center"/>
            </w:pPr>
            <w:r>
              <w:rPr>
                <w:b/>
                <w:sz w:val="18"/>
              </w:rPr>
              <w:t>Ignitions</w:t>
            </w:r>
          </w:p>
        </w:tc>
        <w:tc>
          <w:tcPr>
            <w:tcW w:w="830" w:type="dxa"/>
          </w:tcPr>
          <w:p w14:paraId="4CFFADBB" w14:textId="77777777" w:rsidR="00FF0CB1" w:rsidRDefault="00DB0B75">
            <w:pPr>
              <w:keepNext/>
              <w:spacing w:line="220" w:lineRule="auto"/>
              <w:jc w:val="center"/>
            </w:pPr>
            <w:r>
              <w:rPr>
                <w:b/>
                <w:sz w:val="18"/>
              </w:rPr>
              <w:t>Wind m/s</w:t>
            </w:r>
          </w:p>
        </w:tc>
        <w:tc>
          <w:tcPr>
            <w:tcW w:w="697" w:type="dxa"/>
          </w:tcPr>
          <w:p w14:paraId="07B8AAFD" w14:textId="77777777" w:rsidR="00FF0CB1" w:rsidRDefault="00DB0B75">
            <w:pPr>
              <w:keepNext/>
              <w:spacing w:line="220" w:lineRule="auto"/>
              <w:jc w:val="center"/>
            </w:pPr>
            <w:r>
              <w:rPr>
                <w:b/>
                <w:sz w:val="18"/>
              </w:rPr>
              <w:t>Hours</w:t>
            </w:r>
          </w:p>
        </w:tc>
      </w:tr>
      <w:tr w:rsidR="00FF0CB1" w14:paraId="786BAC2B" w14:textId="77777777" w:rsidTr="009467D2">
        <w:tc>
          <w:tcPr>
            <w:tcW w:w="453" w:type="dxa"/>
          </w:tcPr>
          <w:p w14:paraId="3D65B274" w14:textId="77777777" w:rsidR="00FF0CB1" w:rsidRDefault="00DB0B75">
            <w:pPr>
              <w:keepNext/>
              <w:spacing w:line="220" w:lineRule="auto"/>
            </w:pPr>
            <w:r>
              <w:rPr>
                <w:sz w:val="18"/>
              </w:rPr>
              <w:t>S1</w:t>
            </w:r>
          </w:p>
        </w:tc>
        <w:tc>
          <w:tcPr>
            <w:tcW w:w="1571" w:type="dxa"/>
          </w:tcPr>
          <w:p w14:paraId="017BE22A" w14:textId="77777777" w:rsidR="00FF0CB1" w:rsidRDefault="00DB0B75">
            <w:pPr>
              <w:keepNext/>
              <w:spacing w:line="220" w:lineRule="auto"/>
              <w:jc w:val="center"/>
            </w:pPr>
            <w:r>
              <w:rPr>
                <w:sz w:val="18"/>
              </w:rPr>
              <w:t>Forest / 2</w:t>
            </w:r>
          </w:p>
        </w:tc>
        <w:tc>
          <w:tcPr>
            <w:tcW w:w="556" w:type="dxa"/>
          </w:tcPr>
          <w:p w14:paraId="08A00674" w14:textId="77777777" w:rsidR="00FF0CB1" w:rsidRDefault="00DB0B75">
            <w:pPr>
              <w:keepNext/>
              <w:spacing w:line="220" w:lineRule="auto"/>
              <w:jc w:val="center"/>
            </w:pPr>
            <w:r>
              <w:rPr>
                <w:sz w:val="18"/>
              </w:rPr>
              <w:t>1.0</w:t>
            </w:r>
          </w:p>
        </w:tc>
        <w:tc>
          <w:tcPr>
            <w:tcW w:w="933" w:type="dxa"/>
          </w:tcPr>
          <w:p w14:paraId="7E245586" w14:textId="77777777" w:rsidR="00FF0CB1" w:rsidRDefault="00DB0B75">
            <w:pPr>
              <w:keepNext/>
              <w:spacing w:line="220" w:lineRule="auto"/>
              <w:jc w:val="center"/>
            </w:pPr>
            <w:r>
              <w:rPr>
                <w:sz w:val="18"/>
              </w:rPr>
              <w:t>1</w:t>
            </w:r>
          </w:p>
        </w:tc>
        <w:tc>
          <w:tcPr>
            <w:tcW w:w="830" w:type="dxa"/>
          </w:tcPr>
          <w:p w14:paraId="52F1E2A9" w14:textId="77777777" w:rsidR="00FF0CB1" w:rsidRDefault="00DB0B75">
            <w:pPr>
              <w:keepNext/>
              <w:spacing w:line="220" w:lineRule="auto"/>
              <w:jc w:val="center"/>
            </w:pPr>
            <w:r>
              <w:rPr>
                <w:sz w:val="18"/>
              </w:rPr>
              <w:t>8</w:t>
            </w:r>
          </w:p>
        </w:tc>
        <w:tc>
          <w:tcPr>
            <w:tcW w:w="697" w:type="dxa"/>
          </w:tcPr>
          <w:p w14:paraId="2491620F" w14:textId="77777777" w:rsidR="00FF0CB1" w:rsidRDefault="00DB0B75">
            <w:pPr>
              <w:keepNext/>
              <w:spacing w:line="220" w:lineRule="auto"/>
              <w:jc w:val="center"/>
            </w:pPr>
            <w:r>
              <w:rPr>
                <w:sz w:val="18"/>
              </w:rPr>
              <w:t>12</w:t>
            </w:r>
          </w:p>
        </w:tc>
      </w:tr>
      <w:tr w:rsidR="00FF0CB1" w14:paraId="63AECFB0" w14:textId="77777777" w:rsidTr="009467D2">
        <w:tc>
          <w:tcPr>
            <w:tcW w:w="453" w:type="dxa"/>
          </w:tcPr>
          <w:p w14:paraId="55B8DBD7" w14:textId="77777777" w:rsidR="00FF0CB1" w:rsidRDefault="00DB0B75">
            <w:pPr>
              <w:keepNext/>
              <w:spacing w:line="220" w:lineRule="auto"/>
            </w:pPr>
            <w:r>
              <w:rPr>
                <w:sz w:val="18"/>
              </w:rPr>
              <w:t>S2</w:t>
            </w:r>
          </w:p>
        </w:tc>
        <w:tc>
          <w:tcPr>
            <w:tcW w:w="1571" w:type="dxa"/>
          </w:tcPr>
          <w:p w14:paraId="2FD6A870" w14:textId="77777777" w:rsidR="00FF0CB1" w:rsidRDefault="00DB0B75">
            <w:pPr>
              <w:keepNext/>
              <w:spacing w:line="220" w:lineRule="auto"/>
              <w:jc w:val="center"/>
            </w:pPr>
            <w:r>
              <w:rPr>
                <w:sz w:val="18"/>
              </w:rPr>
              <w:t>Forest / 2</w:t>
            </w:r>
          </w:p>
        </w:tc>
        <w:tc>
          <w:tcPr>
            <w:tcW w:w="556" w:type="dxa"/>
          </w:tcPr>
          <w:p w14:paraId="5908A8A7" w14:textId="77777777" w:rsidR="00FF0CB1" w:rsidRDefault="00DB0B75">
            <w:pPr>
              <w:keepNext/>
              <w:spacing w:line="220" w:lineRule="auto"/>
              <w:jc w:val="center"/>
            </w:pPr>
            <w:r>
              <w:rPr>
                <w:sz w:val="18"/>
              </w:rPr>
              <w:t>0.6</w:t>
            </w:r>
          </w:p>
        </w:tc>
        <w:tc>
          <w:tcPr>
            <w:tcW w:w="933" w:type="dxa"/>
          </w:tcPr>
          <w:p w14:paraId="3C3AF1F3" w14:textId="77777777" w:rsidR="00FF0CB1" w:rsidRDefault="00DB0B75">
            <w:pPr>
              <w:keepNext/>
              <w:spacing w:line="220" w:lineRule="auto"/>
              <w:jc w:val="center"/>
            </w:pPr>
            <w:r>
              <w:rPr>
                <w:sz w:val="18"/>
              </w:rPr>
              <w:t>2</w:t>
            </w:r>
          </w:p>
        </w:tc>
        <w:tc>
          <w:tcPr>
            <w:tcW w:w="830" w:type="dxa"/>
          </w:tcPr>
          <w:p w14:paraId="3C60C49B" w14:textId="77777777" w:rsidR="00FF0CB1" w:rsidRDefault="00DB0B75">
            <w:pPr>
              <w:keepNext/>
              <w:spacing w:line="220" w:lineRule="auto"/>
              <w:jc w:val="center"/>
            </w:pPr>
            <w:r>
              <w:rPr>
                <w:sz w:val="18"/>
              </w:rPr>
              <w:t>8</w:t>
            </w:r>
          </w:p>
        </w:tc>
        <w:tc>
          <w:tcPr>
            <w:tcW w:w="697" w:type="dxa"/>
          </w:tcPr>
          <w:p w14:paraId="6763332A" w14:textId="77777777" w:rsidR="00FF0CB1" w:rsidRDefault="00DB0B75">
            <w:pPr>
              <w:keepNext/>
              <w:spacing w:line="220" w:lineRule="auto"/>
              <w:jc w:val="center"/>
            </w:pPr>
            <w:r>
              <w:rPr>
                <w:sz w:val="18"/>
              </w:rPr>
              <w:t>12</w:t>
            </w:r>
          </w:p>
        </w:tc>
      </w:tr>
      <w:tr w:rsidR="00FF0CB1" w14:paraId="41F8BCCD" w14:textId="77777777" w:rsidTr="009467D2">
        <w:tc>
          <w:tcPr>
            <w:tcW w:w="453" w:type="dxa"/>
          </w:tcPr>
          <w:p w14:paraId="44626F53" w14:textId="77777777" w:rsidR="00FF0CB1" w:rsidRDefault="00DB0B75">
            <w:pPr>
              <w:keepNext/>
              <w:spacing w:line="220" w:lineRule="auto"/>
            </w:pPr>
            <w:r>
              <w:rPr>
                <w:sz w:val="18"/>
              </w:rPr>
              <w:t>S3</w:t>
            </w:r>
          </w:p>
        </w:tc>
        <w:tc>
          <w:tcPr>
            <w:tcW w:w="1571" w:type="dxa"/>
          </w:tcPr>
          <w:p w14:paraId="0F559B92" w14:textId="77777777" w:rsidR="00FF0CB1" w:rsidRDefault="00DB0B75">
            <w:pPr>
              <w:keepNext/>
              <w:spacing w:line="220" w:lineRule="auto"/>
              <w:jc w:val="center"/>
            </w:pPr>
            <w:r>
              <w:rPr>
                <w:sz w:val="18"/>
              </w:rPr>
              <w:t>Interface / 12</w:t>
            </w:r>
          </w:p>
        </w:tc>
        <w:tc>
          <w:tcPr>
            <w:tcW w:w="556" w:type="dxa"/>
          </w:tcPr>
          <w:p w14:paraId="623DF067" w14:textId="77777777" w:rsidR="00FF0CB1" w:rsidRDefault="00DB0B75">
            <w:pPr>
              <w:keepNext/>
              <w:spacing w:line="220" w:lineRule="auto"/>
              <w:jc w:val="center"/>
            </w:pPr>
            <w:r>
              <w:rPr>
                <w:sz w:val="18"/>
              </w:rPr>
              <w:t>1.0</w:t>
            </w:r>
          </w:p>
        </w:tc>
        <w:tc>
          <w:tcPr>
            <w:tcW w:w="933" w:type="dxa"/>
          </w:tcPr>
          <w:p w14:paraId="7D3C7A61" w14:textId="77777777" w:rsidR="00FF0CB1" w:rsidRDefault="00DB0B75">
            <w:pPr>
              <w:keepNext/>
              <w:spacing w:line="220" w:lineRule="auto"/>
              <w:jc w:val="center"/>
            </w:pPr>
            <w:r>
              <w:rPr>
                <w:sz w:val="18"/>
              </w:rPr>
              <w:t>1</w:t>
            </w:r>
          </w:p>
        </w:tc>
        <w:tc>
          <w:tcPr>
            <w:tcW w:w="830" w:type="dxa"/>
          </w:tcPr>
          <w:p w14:paraId="142FC8B6" w14:textId="77777777" w:rsidR="00FF0CB1" w:rsidRDefault="00DB0B75">
            <w:pPr>
              <w:keepNext/>
              <w:spacing w:line="220" w:lineRule="auto"/>
              <w:jc w:val="center"/>
            </w:pPr>
            <w:r>
              <w:rPr>
                <w:sz w:val="18"/>
              </w:rPr>
              <w:t>8</w:t>
            </w:r>
          </w:p>
        </w:tc>
        <w:tc>
          <w:tcPr>
            <w:tcW w:w="697" w:type="dxa"/>
          </w:tcPr>
          <w:p w14:paraId="0833B022" w14:textId="77777777" w:rsidR="00FF0CB1" w:rsidRDefault="00DB0B75">
            <w:pPr>
              <w:keepNext/>
              <w:spacing w:line="220" w:lineRule="auto"/>
              <w:jc w:val="center"/>
            </w:pPr>
            <w:r>
              <w:rPr>
                <w:sz w:val="18"/>
              </w:rPr>
              <w:t>12</w:t>
            </w:r>
          </w:p>
        </w:tc>
      </w:tr>
      <w:tr w:rsidR="00FF0CB1" w14:paraId="405B7889" w14:textId="77777777" w:rsidTr="009467D2">
        <w:tc>
          <w:tcPr>
            <w:tcW w:w="453" w:type="dxa"/>
          </w:tcPr>
          <w:p w14:paraId="7E6FE401" w14:textId="77777777" w:rsidR="00FF0CB1" w:rsidRDefault="00DB0B75">
            <w:pPr>
              <w:keepNext/>
              <w:spacing w:line="220" w:lineRule="auto"/>
            </w:pPr>
            <w:r>
              <w:rPr>
                <w:sz w:val="18"/>
              </w:rPr>
              <w:t>S4</w:t>
            </w:r>
          </w:p>
        </w:tc>
        <w:tc>
          <w:tcPr>
            <w:tcW w:w="1571" w:type="dxa"/>
          </w:tcPr>
          <w:p w14:paraId="258AEAE8" w14:textId="77777777" w:rsidR="00FF0CB1" w:rsidRDefault="00DB0B75">
            <w:pPr>
              <w:keepNext/>
              <w:spacing w:line="220" w:lineRule="auto"/>
              <w:jc w:val="center"/>
            </w:pPr>
            <w:r>
              <w:rPr>
                <w:sz w:val="18"/>
              </w:rPr>
              <w:t>Interface / 12</w:t>
            </w:r>
          </w:p>
        </w:tc>
        <w:tc>
          <w:tcPr>
            <w:tcW w:w="556" w:type="dxa"/>
          </w:tcPr>
          <w:p w14:paraId="5D629986" w14:textId="77777777" w:rsidR="00FF0CB1" w:rsidRDefault="00DB0B75">
            <w:pPr>
              <w:keepNext/>
              <w:spacing w:line="220" w:lineRule="auto"/>
              <w:jc w:val="center"/>
            </w:pPr>
            <w:r>
              <w:rPr>
                <w:sz w:val="18"/>
              </w:rPr>
              <w:t>0.6</w:t>
            </w:r>
          </w:p>
        </w:tc>
        <w:tc>
          <w:tcPr>
            <w:tcW w:w="933" w:type="dxa"/>
          </w:tcPr>
          <w:p w14:paraId="2AA8A251" w14:textId="77777777" w:rsidR="00FF0CB1" w:rsidRDefault="00DB0B75">
            <w:pPr>
              <w:keepNext/>
              <w:spacing w:line="220" w:lineRule="auto"/>
              <w:jc w:val="center"/>
            </w:pPr>
            <w:r>
              <w:rPr>
                <w:sz w:val="18"/>
              </w:rPr>
              <w:t>2</w:t>
            </w:r>
          </w:p>
        </w:tc>
        <w:tc>
          <w:tcPr>
            <w:tcW w:w="830" w:type="dxa"/>
          </w:tcPr>
          <w:p w14:paraId="2267C1D6" w14:textId="77777777" w:rsidR="00FF0CB1" w:rsidRDefault="00DB0B75">
            <w:pPr>
              <w:keepNext/>
              <w:spacing w:line="220" w:lineRule="auto"/>
              <w:jc w:val="center"/>
            </w:pPr>
            <w:r>
              <w:rPr>
                <w:sz w:val="18"/>
              </w:rPr>
              <w:t>8</w:t>
            </w:r>
          </w:p>
        </w:tc>
        <w:tc>
          <w:tcPr>
            <w:tcW w:w="697" w:type="dxa"/>
          </w:tcPr>
          <w:p w14:paraId="0184025E" w14:textId="77777777" w:rsidR="00FF0CB1" w:rsidRDefault="00DB0B75">
            <w:pPr>
              <w:keepNext/>
              <w:spacing w:line="220" w:lineRule="auto"/>
              <w:jc w:val="center"/>
            </w:pPr>
            <w:r>
              <w:rPr>
                <w:sz w:val="18"/>
              </w:rPr>
              <w:t>12</w:t>
            </w:r>
          </w:p>
        </w:tc>
      </w:tr>
      <w:tr w:rsidR="00FF0CB1" w14:paraId="4E584BC0" w14:textId="77777777" w:rsidTr="009467D2">
        <w:tc>
          <w:tcPr>
            <w:tcW w:w="453" w:type="dxa"/>
          </w:tcPr>
          <w:p w14:paraId="102BF5F1" w14:textId="77777777" w:rsidR="00FF0CB1" w:rsidRDefault="00DB0B75">
            <w:pPr>
              <w:keepNext/>
              <w:spacing w:line="220" w:lineRule="auto"/>
            </w:pPr>
            <w:r>
              <w:rPr>
                <w:sz w:val="18"/>
              </w:rPr>
              <w:t>S5</w:t>
            </w:r>
          </w:p>
        </w:tc>
        <w:tc>
          <w:tcPr>
            <w:tcW w:w="1571" w:type="dxa"/>
          </w:tcPr>
          <w:p w14:paraId="0186D926" w14:textId="77777777" w:rsidR="00FF0CB1" w:rsidRDefault="00DB0B75">
            <w:pPr>
              <w:keepNext/>
              <w:spacing w:line="220" w:lineRule="auto"/>
              <w:jc w:val="center"/>
            </w:pPr>
            <w:r>
              <w:rPr>
                <w:sz w:val="18"/>
              </w:rPr>
              <w:t>Interface / 12</w:t>
            </w:r>
          </w:p>
        </w:tc>
        <w:tc>
          <w:tcPr>
            <w:tcW w:w="556" w:type="dxa"/>
          </w:tcPr>
          <w:p w14:paraId="2D453BEE" w14:textId="77777777" w:rsidR="00FF0CB1" w:rsidRDefault="00DB0B75">
            <w:pPr>
              <w:keepNext/>
              <w:spacing w:line="220" w:lineRule="auto"/>
              <w:jc w:val="center"/>
            </w:pPr>
            <w:r>
              <w:rPr>
                <w:sz w:val="18"/>
              </w:rPr>
              <w:t>0.6</w:t>
            </w:r>
          </w:p>
        </w:tc>
        <w:tc>
          <w:tcPr>
            <w:tcW w:w="933" w:type="dxa"/>
          </w:tcPr>
          <w:p w14:paraId="5418EAFC" w14:textId="77777777" w:rsidR="00FF0CB1" w:rsidRDefault="00DB0B75">
            <w:pPr>
              <w:keepNext/>
              <w:spacing w:line="220" w:lineRule="auto"/>
              <w:jc w:val="center"/>
            </w:pPr>
            <w:r>
              <w:rPr>
                <w:sz w:val="18"/>
              </w:rPr>
              <w:t>2</w:t>
            </w:r>
          </w:p>
        </w:tc>
        <w:tc>
          <w:tcPr>
            <w:tcW w:w="830" w:type="dxa"/>
          </w:tcPr>
          <w:p w14:paraId="5AFB9C80" w14:textId="77777777" w:rsidR="00FF0CB1" w:rsidRDefault="00DB0B75">
            <w:pPr>
              <w:keepNext/>
              <w:spacing w:line="220" w:lineRule="auto"/>
              <w:jc w:val="center"/>
            </w:pPr>
            <w:r>
              <w:rPr>
                <w:sz w:val="18"/>
              </w:rPr>
              <w:t>8</w:t>
            </w:r>
          </w:p>
        </w:tc>
        <w:tc>
          <w:tcPr>
            <w:tcW w:w="697" w:type="dxa"/>
          </w:tcPr>
          <w:p w14:paraId="01AFBFA8" w14:textId="77777777" w:rsidR="00FF0CB1" w:rsidRDefault="00DB0B75">
            <w:pPr>
              <w:keepNext/>
              <w:spacing w:line="220" w:lineRule="auto"/>
              <w:jc w:val="center"/>
            </w:pPr>
            <w:r>
              <w:rPr>
                <w:sz w:val="18"/>
              </w:rPr>
              <w:t>12</w:t>
            </w:r>
          </w:p>
        </w:tc>
      </w:tr>
      <w:tr w:rsidR="00FF0CB1" w14:paraId="2A615EE4" w14:textId="77777777" w:rsidTr="009467D2">
        <w:tc>
          <w:tcPr>
            <w:tcW w:w="453" w:type="dxa"/>
          </w:tcPr>
          <w:p w14:paraId="2C5ED5AD" w14:textId="77777777" w:rsidR="00FF0CB1" w:rsidRDefault="00DB0B75">
            <w:pPr>
              <w:keepNext/>
              <w:spacing w:line="220" w:lineRule="auto"/>
            </w:pPr>
            <w:r>
              <w:rPr>
                <w:sz w:val="18"/>
              </w:rPr>
              <w:t>S6</w:t>
            </w:r>
          </w:p>
        </w:tc>
        <w:tc>
          <w:tcPr>
            <w:tcW w:w="1571" w:type="dxa"/>
          </w:tcPr>
          <w:p w14:paraId="4D381EEB" w14:textId="77777777" w:rsidR="00FF0CB1" w:rsidRDefault="00DB0B75">
            <w:pPr>
              <w:keepNext/>
              <w:spacing w:line="220" w:lineRule="auto"/>
              <w:jc w:val="center"/>
            </w:pPr>
            <w:r>
              <w:rPr>
                <w:sz w:val="18"/>
              </w:rPr>
              <w:t>River valley / 4</w:t>
            </w:r>
          </w:p>
        </w:tc>
        <w:tc>
          <w:tcPr>
            <w:tcW w:w="556" w:type="dxa"/>
          </w:tcPr>
          <w:p w14:paraId="7D070BBD" w14:textId="77777777" w:rsidR="00FF0CB1" w:rsidRDefault="00DB0B75">
            <w:pPr>
              <w:keepNext/>
              <w:spacing w:line="220" w:lineRule="auto"/>
              <w:jc w:val="center"/>
            </w:pPr>
            <w:r>
              <w:rPr>
                <w:sz w:val="18"/>
              </w:rPr>
              <w:t>0.4</w:t>
            </w:r>
          </w:p>
        </w:tc>
        <w:tc>
          <w:tcPr>
            <w:tcW w:w="933" w:type="dxa"/>
          </w:tcPr>
          <w:p w14:paraId="125A40DB" w14:textId="77777777" w:rsidR="00FF0CB1" w:rsidRDefault="00DB0B75">
            <w:pPr>
              <w:keepNext/>
              <w:spacing w:line="220" w:lineRule="auto"/>
              <w:jc w:val="center"/>
            </w:pPr>
            <w:r>
              <w:rPr>
                <w:sz w:val="18"/>
              </w:rPr>
              <w:t>2</w:t>
            </w:r>
          </w:p>
        </w:tc>
        <w:tc>
          <w:tcPr>
            <w:tcW w:w="830" w:type="dxa"/>
          </w:tcPr>
          <w:p w14:paraId="2B76DA51" w14:textId="77777777" w:rsidR="00FF0CB1" w:rsidRDefault="00DB0B75">
            <w:pPr>
              <w:keepNext/>
              <w:spacing w:line="220" w:lineRule="auto"/>
              <w:jc w:val="center"/>
            </w:pPr>
            <w:r>
              <w:rPr>
                <w:sz w:val="18"/>
              </w:rPr>
              <w:t>9</w:t>
            </w:r>
          </w:p>
        </w:tc>
        <w:tc>
          <w:tcPr>
            <w:tcW w:w="697" w:type="dxa"/>
          </w:tcPr>
          <w:p w14:paraId="09A21737" w14:textId="77777777" w:rsidR="00FF0CB1" w:rsidRDefault="00DB0B75">
            <w:pPr>
              <w:keepNext/>
              <w:spacing w:line="220" w:lineRule="auto"/>
              <w:jc w:val="center"/>
            </w:pPr>
            <w:r>
              <w:rPr>
                <w:sz w:val="18"/>
              </w:rPr>
              <w:t>12</w:t>
            </w:r>
          </w:p>
        </w:tc>
      </w:tr>
      <w:tr w:rsidR="00FF0CB1" w14:paraId="79B77053" w14:textId="77777777" w:rsidTr="009467D2">
        <w:tc>
          <w:tcPr>
            <w:tcW w:w="453" w:type="dxa"/>
          </w:tcPr>
          <w:p w14:paraId="7482165C" w14:textId="77777777" w:rsidR="00FF0CB1" w:rsidRDefault="00DB0B75">
            <w:pPr>
              <w:keepNext/>
              <w:spacing w:line="220" w:lineRule="auto"/>
            </w:pPr>
            <w:r>
              <w:rPr>
                <w:sz w:val="18"/>
              </w:rPr>
              <w:t>S7</w:t>
            </w:r>
          </w:p>
        </w:tc>
        <w:tc>
          <w:tcPr>
            <w:tcW w:w="1571" w:type="dxa"/>
          </w:tcPr>
          <w:p w14:paraId="3DA0B6D7" w14:textId="77777777" w:rsidR="00FF0CB1" w:rsidRDefault="00DB0B75">
            <w:pPr>
              <w:keepNext/>
              <w:spacing w:line="220" w:lineRule="auto"/>
              <w:jc w:val="center"/>
            </w:pPr>
            <w:r>
              <w:rPr>
                <w:sz w:val="18"/>
              </w:rPr>
              <w:t>Coast / 12</w:t>
            </w:r>
          </w:p>
        </w:tc>
        <w:tc>
          <w:tcPr>
            <w:tcW w:w="556" w:type="dxa"/>
          </w:tcPr>
          <w:p w14:paraId="599333D7" w14:textId="77777777" w:rsidR="00FF0CB1" w:rsidRDefault="00DB0B75">
            <w:pPr>
              <w:keepNext/>
              <w:spacing w:line="220" w:lineRule="auto"/>
              <w:jc w:val="center"/>
            </w:pPr>
            <w:r>
              <w:rPr>
                <w:sz w:val="18"/>
              </w:rPr>
              <w:t>1.0</w:t>
            </w:r>
          </w:p>
        </w:tc>
        <w:tc>
          <w:tcPr>
            <w:tcW w:w="933" w:type="dxa"/>
          </w:tcPr>
          <w:p w14:paraId="7F38A1DC" w14:textId="77777777" w:rsidR="00FF0CB1" w:rsidRDefault="00DB0B75">
            <w:pPr>
              <w:keepNext/>
              <w:spacing w:line="220" w:lineRule="auto"/>
              <w:jc w:val="center"/>
            </w:pPr>
            <w:r>
              <w:rPr>
                <w:sz w:val="18"/>
              </w:rPr>
              <w:t>2</w:t>
            </w:r>
          </w:p>
        </w:tc>
        <w:tc>
          <w:tcPr>
            <w:tcW w:w="830" w:type="dxa"/>
          </w:tcPr>
          <w:p w14:paraId="3AA65E32" w14:textId="77777777" w:rsidR="00FF0CB1" w:rsidRDefault="00DB0B75">
            <w:pPr>
              <w:keepNext/>
              <w:spacing w:line="220" w:lineRule="auto"/>
              <w:jc w:val="center"/>
            </w:pPr>
            <w:r>
              <w:rPr>
                <w:sz w:val="18"/>
              </w:rPr>
              <w:t>12</w:t>
            </w:r>
          </w:p>
        </w:tc>
        <w:tc>
          <w:tcPr>
            <w:tcW w:w="697" w:type="dxa"/>
          </w:tcPr>
          <w:p w14:paraId="1B7885F3" w14:textId="77777777" w:rsidR="00FF0CB1" w:rsidRDefault="00DB0B75">
            <w:pPr>
              <w:keepNext/>
              <w:spacing w:line="220" w:lineRule="auto"/>
              <w:jc w:val="center"/>
            </w:pPr>
            <w:r>
              <w:rPr>
                <w:sz w:val="18"/>
              </w:rPr>
              <w:t>12</w:t>
            </w:r>
          </w:p>
        </w:tc>
      </w:tr>
      <w:tr w:rsidR="00FF0CB1" w14:paraId="2B59449B" w14:textId="77777777" w:rsidTr="009467D2">
        <w:tc>
          <w:tcPr>
            <w:tcW w:w="453" w:type="dxa"/>
          </w:tcPr>
          <w:p w14:paraId="0D5D1113" w14:textId="77777777" w:rsidR="00FF0CB1" w:rsidRDefault="00DB0B75">
            <w:pPr>
              <w:spacing w:line="220" w:lineRule="auto"/>
            </w:pPr>
            <w:r>
              <w:rPr>
                <w:sz w:val="18"/>
              </w:rPr>
              <w:t>S8</w:t>
            </w:r>
          </w:p>
        </w:tc>
        <w:tc>
          <w:tcPr>
            <w:tcW w:w="1571" w:type="dxa"/>
          </w:tcPr>
          <w:p w14:paraId="4664AF30" w14:textId="77777777" w:rsidR="00FF0CB1" w:rsidRDefault="00DB0B75">
            <w:pPr>
              <w:spacing w:line="220" w:lineRule="auto"/>
              <w:jc w:val="center"/>
            </w:pPr>
            <w:r>
              <w:rPr>
                <w:sz w:val="18"/>
              </w:rPr>
              <w:t>Hills / 6</w:t>
            </w:r>
          </w:p>
        </w:tc>
        <w:tc>
          <w:tcPr>
            <w:tcW w:w="556" w:type="dxa"/>
          </w:tcPr>
          <w:p w14:paraId="1FA1A180" w14:textId="77777777" w:rsidR="00FF0CB1" w:rsidRDefault="00DB0B75">
            <w:pPr>
              <w:spacing w:line="220" w:lineRule="auto"/>
              <w:jc w:val="center"/>
            </w:pPr>
            <w:r>
              <w:rPr>
                <w:sz w:val="18"/>
              </w:rPr>
              <w:t>0.4</w:t>
            </w:r>
          </w:p>
        </w:tc>
        <w:tc>
          <w:tcPr>
            <w:tcW w:w="933" w:type="dxa"/>
          </w:tcPr>
          <w:p w14:paraId="16BD75E8" w14:textId="77777777" w:rsidR="00FF0CB1" w:rsidRDefault="00DB0B75">
            <w:pPr>
              <w:spacing w:line="220" w:lineRule="auto"/>
              <w:jc w:val="center"/>
            </w:pPr>
            <w:r>
              <w:rPr>
                <w:sz w:val="18"/>
              </w:rPr>
              <w:t>3</w:t>
            </w:r>
          </w:p>
        </w:tc>
        <w:tc>
          <w:tcPr>
            <w:tcW w:w="830" w:type="dxa"/>
          </w:tcPr>
          <w:p w14:paraId="7D6106EA" w14:textId="77777777" w:rsidR="00FF0CB1" w:rsidRDefault="00DB0B75">
            <w:pPr>
              <w:spacing w:line="220" w:lineRule="auto"/>
              <w:jc w:val="center"/>
            </w:pPr>
            <w:r>
              <w:rPr>
                <w:sz w:val="18"/>
              </w:rPr>
              <w:t>8</w:t>
            </w:r>
          </w:p>
        </w:tc>
        <w:tc>
          <w:tcPr>
            <w:tcW w:w="697" w:type="dxa"/>
          </w:tcPr>
          <w:p w14:paraId="0E5343B6" w14:textId="77777777" w:rsidR="00FF0CB1" w:rsidRDefault="00DB0B75">
            <w:pPr>
              <w:spacing w:line="220" w:lineRule="auto"/>
              <w:jc w:val="center"/>
            </w:pPr>
            <w:r>
              <w:rPr>
                <w:sz w:val="18"/>
              </w:rPr>
              <w:t>18</w:t>
            </w:r>
          </w:p>
        </w:tc>
      </w:tr>
    </w:tbl>
    <w:p w14:paraId="1AA9BD96" w14:textId="7E973EE1" w:rsidR="00FF0CB1" w:rsidRDefault="00DB0B75">
      <w:pPr>
        <w:pStyle w:val="Text"/>
        <w:spacing w:before="120" w:line="240" w:lineRule="auto"/>
        <w:rPr>
          <w:noProof/>
        </w:rPr>
      </w:pPr>
      <w:r>
        <w:t xml:space="preserve">The reference Closed configuration uses the five seed rules with self-tuning; None issues no orders. VODA adds candidate generation, pre-selection and the gate chain. Other proposers could supply candidates in the format of (19). Here Claude Opus 5 is called through Claude Code with temperature and top-p left unset, one turn per request and tools disabled. High effort is documented for a subset of robustness runs; earlier settings and the exact CLI build were not recorded consistently. A request asks for six candidates. Full search allows 36 first-future forecasts and up to three additional finalist evaluations; candidate-only screening omits variations, and the small random control sets its search budget to six. Recorded calls usually price five random candidates with nine forecasts, versus six candidates with eleven forecasts for the variation-free LLM. Unscreened controls submit one random or LLM candidate. The repeat uses the same </w:t>
      </w:r>
      <w:proofErr w:type="gramStart"/>
      <w:r>
        <w:t>worlds</w:t>
      </w:r>
      <w:proofErr w:type="gramEnd"/>
      <w:r>
        <w:t>; the independent-gate test uses seeds 303 and 404 while pre-selection retains 101 and 202.</w:t>
      </w:r>
    </w:p>
    <w:p w14:paraId="7CDADDB5" w14:textId="77777777" w:rsidR="00FF0CB1" w:rsidRDefault="00DB0B75">
      <w:pPr>
        <w:pStyle w:val="Text"/>
        <w:spacing w:line="240" w:lineRule="auto"/>
        <w:rPr>
          <w:noProof/>
        </w:rPr>
      </w:pPr>
      <w:r>
        <w:t xml:space="preserve">The cost weights in (16) are 1 for burned area, asset loss and population exposure, and 0.2 for response and dispatch delay. Coating and ignition cost 6 capacity-steps per cell and warning 0.1 per cell-step. The reference burned fraction is 0.5, capacity reference 100 capacity-steps, normalization 200 steps </w:t>
      </w:r>
      <w:r>
        <w:t>and dispatch reference 60 min. Nominal coating reduces burning to 0.2 of its rate, sets a moisture floor of 0.45 and decays by 0.003 per min. Quality is 0.60, the cost ceiling 0.35, the required gain over inaction 5%, and both package margins in (21) are 10⁻⁴. Gates normally use shadow-stream seeds 101 and 202.</w:t>
      </w:r>
    </w:p>
    <w:p w14:paraId="73786E20" w14:textId="77777777" w:rsidR="00FF0CB1" w:rsidRDefault="00DB0B75">
      <w:pPr>
        <w:pStyle w:val="Text"/>
        <w:spacing w:line="240" w:lineRule="auto"/>
        <w:rPr>
          <w:noProof/>
        </w:rPr>
      </w:pPr>
      <w:r>
        <w:t>The five membership trapezoids are VL (0, 0, 0.15, 0.30), L (0.15, 0.30, 0.35, 0.50), M (0.35, 0.50, 0.55, 0.70), H (0.55, 0.70, 0.75, 0.90) and VH (0.75, 0.90, 1, 1). Coverage is 0.05, 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 Wind is in m/s, humidity in percent, temperature in °C and distance in cells. Clause amplitudes at most 0.05 are ignored; head/flank/rear cosine thresholds are ±0.35. Wet, clear and ignite require reach exp(−0.03 times travel minutes) times max(access, 0.9 times air availability) above 0.05, relaxed below 50 burning cells. Clear and ignite exclude urban and water cells.</w:t>
      </w:r>
    </w:p>
    <w:p w14:paraId="6E25A7C0"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w:t>
      </w:r>
      <w:r w:rsidR="004C3028" w:rsidRPr="004C3028">
        <w:t xml:space="preserve">Operational limits are known to both the planner and the world and include a coating price of 12 </w:t>
      </w:r>
      <w:proofErr w:type="gramStart"/>
      <w:r w:rsidR="004C3028" w:rsidRPr="004C3028">
        <w:t>capacity-steps</w:t>
      </w:r>
      <w:proofErr w:type="gramEnd"/>
      <w:r w:rsidR="004C3028" w:rsidRPr="004C3028">
        <w:t xml:space="preserve"> per cell, a stock of 20 ha, or an application delay of 12 min.</w:t>
      </w:r>
      <w:r>
        <w:t xml:space="preserve"> Each setting has its own paired Closed reference. The 40-rule control comprises the five seeds and 35 additional rules over the same families. Doctrine tests compare recorded tactics, family withholding, continued generation and object-removal replay.</w:t>
      </w:r>
    </w:p>
    <w:p w14:paraId="35A160C5" w14:textId="77777777" w:rsidR="00FF0CB1" w:rsidRDefault="00DB0B75">
      <w:pPr>
        <w:pStyle w:val="Text"/>
        <w:spacing w:line="240" w:lineRule="auto"/>
        <w:rPr>
          <w:noProof/>
        </w:rPr>
      </w:pPr>
      <w:r>
        <w:t xml:space="preserve">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w:t>
      </w:r>
      <w:proofErr w:type="gramStart"/>
      <w:r>
        <w:t>Actual</w:t>
      </w:r>
      <w:proofErr w:type="gramEnd"/>
      <w:r>
        <w:t xml:space="preserve"> LLM-call cycle times are measured separately in the main campaign.</w:t>
      </w:r>
    </w:p>
    <w:p w14:paraId="0B0A2E53" w14:textId="77777777"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209FE7F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45E49630" w14:textId="77777777" w:rsidTr="009467D2">
        <w:tc>
          <w:tcPr>
            <w:tcW w:w="449" w:type="dxa"/>
          </w:tcPr>
          <w:p w14:paraId="3191CE76" w14:textId="77777777" w:rsidR="00FF0CB1" w:rsidRDefault="00DB0B75">
            <w:pPr>
              <w:keepNext/>
              <w:spacing w:line="220" w:lineRule="auto"/>
            </w:pPr>
            <w:r>
              <w:rPr>
                <w:b/>
                <w:sz w:val="18"/>
              </w:rPr>
              <w:t>Test</w:t>
            </w:r>
          </w:p>
        </w:tc>
        <w:tc>
          <w:tcPr>
            <w:tcW w:w="2215" w:type="dxa"/>
          </w:tcPr>
          <w:p w14:paraId="41AA4A67" w14:textId="77777777" w:rsidR="00FF0CB1" w:rsidRDefault="00DB0B75">
            <w:pPr>
              <w:keepNext/>
              <w:spacing w:line="220" w:lineRule="auto"/>
              <w:jc w:val="center"/>
            </w:pPr>
            <w:r>
              <w:rPr>
                <w:b/>
                <w:sz w:val="18"/>
              </w:rPr>
              <w:t>Comparison</w:t>
            </w:r>
          </w:p>
        </w:tc>
        <w:tc>
          <w:tcPr>
            <w:tcW w:w="1296" w:type="dxa"/>
          </w:tcPr>
          <w:p w14:paraId="3CF51A79" w14:textId="77777777" w:rsidR="00FF0CB1" w:rsidRDefault="00DB0B75">
            <w:pPr>
              <w:keepNext/>
              <w:spacing w:line="220" w:lineRule="auto"/>
              <w:jc w:val="center"/>
            </w:pPr>
            <w:r>
              <w:rPr>
                <w:b/>
                <w:sz w:val="18"/>
              </w:rPr>
              <w:t>Worlds</w:t>
            </w:r>
          </w:p>
        </w:tc>
        <w:tc>
          <w:tcPr>
            <w:tcW w:w="1080" w:type="dxa"/>
          </w:tcPr>
          <w:p w14:paraId="2205719F" w14:textId="77777777" w:rsidR="00FF0CB1" w:rsidRDefault="00DB0B75">
            <w:pPr>
              <w:keepNext/>
              <w:spacing w:line="220" w:lineRule="auto"/>
              <w:jc w:val="center"/>
            </w:pPr>
            <w:r>
              <w:rPr>
                <w:b/>
                <w:sz w:val="18"/>
              </w:rPr>
              <w:t>Result</w:t>
            </w:r>
          </w:p>
        </w:tc>
      </w:tr>
      <w:tr w:rsidR="00FF0CB1" w14:paraId="75F812CE" w14:textId="77777777" w:rsidTr="009467D2">
        <w:tc>
          <w:tcPr>
            <w:tcW w:w="449" w:type="dxa"/>
          </w:tcPr>
          <w:p w14:paraId="6D627678" w14:textId="77777777" w:rsidR="00FF0CB1" w:rsidRDefault="00DB0B75">
            <w:pPr>
              <w:keepNext/>
              <w:spacing w:line="220" w:lineRule="auto"/>
            </w:pPr>
            <w:r>
              <w:rPr>
                <w:sz w:val="18"/>
              </w:rPr>
              <w:t>1</w:t>
            </w:r>
          </w:p>
        </w:tc>
        <w:tc>
          <w:tcPr>
            <w:tcW w:w="2215" w:type="dxa"/>
          </w:tcPr>
          <w:p w14:paraId="7567BAEC" w14:textId="77777777" w:rsidR="00FF0CB1" w:rsidRDefault="00DB0B75">
            <w:pPr>
              <w:keepNext/>
              <w:spacing w:line="220" w:lineRule="auto"/>
              <w:jc w:val="center"/>
            </w:pPr>
            <w:r>
              <w:rPr>
                <w:sz w:val="18"/>
              </w:rPr>
              <w:t>4 fires; 90 m hindcast grid</w:t>
            </w:r>
          </w:p>
        </w:tc>
        <w:tc>
          <w:tcPr>
            <w:tcW w:w="1296" w:type="dxa"/>
          </w:tcPr>
          <w:p w14:paraId="277AEE24" w14:textId="77777777" w:rsidR="00FF0CB1" w:rsidRDefault="00DB0B75">
            <w:pPr>
              <w:keepNext/>
              <w:spacing w:line="220" w:lineRule="auto"/>
              <w:jc w:val="center"/>
            </w:pPr>
            <w:r>
              <w:rPr>
                <w:sz w:val="18"/>
              </w:rPr>
              <w:t>4 × 50</w:t>
            </w:r>
          </w:p>
        </w:tc>
        <w:tc>
          <w:tcPr>
            <w:tcW w:w="1080" w:type="dxa"/>
          </w:tcPr>
          <w:p w14:paraId="320E9F0A" w14:textId="77777777" w:rsidR="00FF0CB1" w:rsidRDefault="00DB0B75">
            <w:pPr>
              <w:keepNext/>
              <w:spacing w:line="220" w:lineRule="auto"/>
              <w:jc w:val="center"/>
            </w:pPr>
            <w:r>
              <w:rPr>
                <w:sz w:val="18"/>
              </w:rPr>
              <w:t>IV; Fig. 5</w:t>
            </w:r>
          </w:p>
        </w:tc>
      </w:tr>
      <w:tr w:rsidR="00FF0CB1" w14:paraId="63F9C65F" w14:textId="77777777" w:rsidTr="009467D2">
        <w:tc>
          <w:tcPr>
            <w:tcW w:w="449" w:type="dxa"/>
          </w:tcPr>
          <w:p w14:paraId="48F65050" w14:textId="77777777" w:rsidR="00FF0CB1" w:rsidRDefault="00DB0B75">
            <w:pPr>
              <w:keepNext/>
              <w:spacing w:line="220" w:lineRule="auto"/>
            </w:pPr>
            <w:r>
              <w:rPr>
                <w:sz w:val="18"/>
              </w:rPr>
              <w:t>2</w:t>
            </w:r>
          </w:p>
        </w:tc>
        <w:tc>
          <w:tcPr>
            <w:tcW w:w="2215" w:type="dxa"/>
          </w:tcPr>
          <w:p w14:paraId="2C73E10F" w14:textId="77777777" w:rsidR="00FF0CB1" w:rsidRDefault="00DB0B75">
            <w:pPr>
              <w:keepNext/>
              <w:spacing w:line="220" w:lineRule="auto"/>
              <w:jc w:val="center"/>
            </w:pPr>
            <w:r>
              <w:rPr>
                <w:sz w:val="18"/>
              </w:rPr>
              <w:t>None / Closed / VODA</w:t>
            </w:r>
          </w:p>
        </w:tc>
        <w:tc>
          <w:tcPr>
            <w:tcW w:w="1296" w:type="dxa"/>
          </w:tcPr>
          <w:p w14:paraId="748DC7AD" w14:textId="77777777" w:rsidR="00FF0CB1" w:rsidRDefault="00DB0B75">
            <w:pPr>
              <w:keepNext/>
              <w:spacing w:line="220" w:lineRule="auto"/>
              <w:jc w:val="center"/>
            </w:pPr>
            <w:r>
              <w:rPr>
                <w:sz w:val="18"/>
              </w:rPr>
              <w:t>150 each</w:t>
            </w:r>
          </w:p>
        </w:tc>
        <w:tc>
          <w:tcPr>
            <w:tcW w:w="1080" w:type="dxa"/>
          </w:tcPr>
          <w:p w14:paraId="7E321FC5" w14:textId="77777777" w:rsidR="00FF0CB1" w:rsidRDefault="00DB0B75">
            <w:pPr>
              <w:keepNext/>
              <w:spacing w:line="220" w:lineRule="auto"/>
              <w:jc w:val="center"/>
            </w:pPr>
            <w:r>
              <w:rPr>
                <w:sz w:val="18"/>
              </w:rPr>
              <w:t>V</w:t>
            </w:r>
          </w:p>
        </w:tc>
      </w:tr>
      <w:tr w:rsidR="00FF0CB1" w14:paraId="51F128F7" w14:textId="77777777" w:rsidTr="009467D2">
        <w:tc>
          <w:tcPr>
            <w:tcW w:w="449" w:type="dxa"/>
          </w:tcPr>
          <w:p w14:paraId="003C0375" w14:textId="77777777" w:rsidR="00FF0CB1" w:rsidRDefault="00DB0B75">
            <w:pPr>
              <w:keepNext/>
              <w:spacing w:line="220" w:lineRule="auto"/>
            </w:pPr>
            <w:r>
              <w:rPr>
                <w:sz w:val="18"/>
              </w:rPr>
              <w:t>3</w:t>
            </w:r>
          </w:p>
        </w:tc>
        <w:tc>
          <w:tcPr>
            <w:tcW w:w="2215" w:type="dxa"/>
          </w:tcPr>
          <w:p w14:paraId="195D43EC" w14:textId="77777777" w:rsidR="00FF0CB1" w:rsidRDefault="00DB0B75">
            <w:pPr>
              <w:keepNext/>
              <w:spacing w:line="220" w:lineRule="auto"/>
              <w:jc w:val="center"/>
            </w:pPr>
            <w:r>
              <w:rPr>
                <w:sz w:val="18"/>
              </w:rPr>
              <w:t>Source, search and gate futures</w:t>
            </w:r>
          </w:p>
        </w:tc>
        <w:tc>
          <w:tcPr>
            <w:tcW w:w="1296" w:type="dxa"/>
          </w:tcPr>
          <w:p w14:paraId="2A0372DA" w14:textId="77777777" w:rsidR="00FF0CB1" w:rsidRDefault="00DB0B75">
            <w:pPr>
              <w:keepNext/>
              <w:spacing w:line="220" w:lineRule="auto"/>
              <w:jc w:val="center"/>
            </w:pPr>
            <w:r>
              <w:rPr>
                <w:sz w:val="18"/>
              </w:rPr>
              <w:t>150 each</w:t>
            </w:r>
          </w:p>
        </w:tc>
        <w:tc>
          <w:tcPr>
            <w:tcW w:w="1080" w:type="dxa"/>
          </w:tcPr>
          <w:p w14:paraId="6159ED4A" w14:textId="77777777" w:rsidR="00FF0CB1" w:rsidRDefault="00DB0B75">
            <w:pPr>
              <w:keepNext/>
              <w:spacing w:line="220" w:lineRule="auto"/>
              <w:jc w:val="center"/>
            </w:pPr>
            <w:r>
              <w:rPr>
                <w:sz w:val="18"/>
              </w:rPr>
              <w:t>VI</w:t>
            </w:r>
          </w:p>
        </w:tc>
      </w:tr>
      <w:tr w:rsidR="00FF0CB1" w14:paraId="3FF6CD43" w14:textId="77777777" w:rsidTr="009467D2">
        <w:tc>
          <w:tcPr>
            <w:tcW w:w="449" w:type="dxa"/>
          </w:tcPr>
          <w:p w14:paraId="2BBD79F4" w14:textId="77777777" w:rsidR="00FF0CB1" w:rsidRDefault="00DB0B75">
            <w:pPr>
              <w:keepNext/>
              <w:spacing w:line="220" w:lineRule="auto"/>
            </w:pPr>
            <w:r>
              <w:rPr>
                <w:sz w:val="18"/>
              </w:rPr>
              <w:t>4</w:t>
            </w:r>
          </w:p>
        </w:tc>
        <w:tc>
          <w:tcPr>
            <w:tcW w:w="2215" w:type="dxa"/>
          </w:tcPr>
          <w:p w14:paraId="1EFC4089" w14:textId="77777777" w:rsidR="00FF0CB1" w:rsidRDefault="00DB0B75">
            <w:pPr>
              <w:keepNext/>
              <w:spacing w:line="220" w:lineRule="auto"/>
              <w:jc w:val="center"/>
            </w:pPr>
            <w:r>
              <w:rPr>
                <w:sz w:val="18"/>
              </w:rPr>
              <w:t>Model errors and operating limits</w:t>
            </w:r>
          </w:p>
        </w:tc>
        <w:tc>
          <w:tcPr>
            <w:tcW w:w="1296" w:type="dxa"/>
          </w:tcPr>
          <w:p w14:paraId="4E4498C4" w14:textId="77777777" w:rsidR="00FF0CB1" w:rsidRDefault="00DB0B75">
            <w:pPr>
              <w:keepNext/>
              <w:spacing w:line="220" w:lineRule="auto"/>
              <w:jc w:val="center"/>
            </w:pPr>
            <w:r>
              <w:rPr>
                <w:sz w:val="18"/>
              </w:rPr>
              <w:t>150 each</w:t>
            </w:r>
          </w:p>
        </w:tc>
        <w:tc>
          <w:tcPr>
            <w:tcW w:w="1080" w:type="dxa"/>
          </w:tcPr>
          <w:p w14:paraId="38A57E9B" w14:textId="77777777" w:rsidR="00FF0CB1" w:rsidRDefault="00DB0B75">
            <w:pPr>
              <w:keepNext/>
              <w:spacing w:line="220" w:lineRule="auto"/>
              <w:jc w:val="center"/>
            </w:pPr>
            <w:r>
              <w:rPr>
                <w:sz w:val="18"/>
              </w:rPr>
              <w:t>VI</w:t>
            </w:r>
          </w:p>
        </w:tc>
      </w:tr>
      <w:tr w:rsidR="00FF0CB1" w14:paraId="127D482C" w14:textId="77777777" w:rsidTr="009467D2">
        <w:tc>
          <w:tcPr>
            <w:tcW w:w="449" w:type="dxa"/>
          </w:tcPr>
          <w:p w14:paraId="7A2D4BB8" w14:textId="77777777" w:rsidR="00FF0CB1" w:rsidRDefault="00DB0B75">
            <w:pPr>
              <w:keepNext/>
              <w:spacing w:line="220" w:lineRule="auto"/>
            </w:pPr>
            <w:r>
              <w:rPr>
                <w:sz w:val="18"/>
              </w:rPr>
              <w:t>5</w:t>
            </w:r>
          </w:p>
        </w:tc>
        <w:tc>
          <w:tcPr>
            <w:tcW w:w="2215" w:type="dxa"/>
          </w:tcPr>
          <w:p w14:paraId="36BEBD84" w14:textId="77777777" w:rsidR="00FF0CB1" w:rsidRDefault="00DB0B75">
            <w:pPr>
              <w:keepNext/>
              <w:spacing w:line="220" w:lineRule="auto"/>
              <w:jc w:val="center"/>
            </w:pPr>
            <w:r>
              <w:rPr>
                <w:sz w:val="18"/>
              </w:rPr>
              <w:t>Doctrine, transfer and online generation</w:t>
            </w:r>
          </w:p>
        </w:tc>
        <w:tc>
          <w:tcPr>
            <w:tcW w:w="1296" w:type="dxa"/>
          </w:tcPr>
          <w:p w14:paraId="4E794B8A" w14:textId="77777777" w:rsidR="00FF0CB1" w:rsidRDefault="00DB0B75">
            <w:pPr>
              <w:keepNext/>
              <w:spacing w:line="220" w:lineRule="auto"/>
              <w:jc w:val="center"/>
            </w:pPr>
            <w:r>
              <w:rPr>
                <w:sz w:val="18"/>
              </w:rPr>
              <w:t>150 / 75 / 90</w:t>
            </w:r>
          </w:p>
        </w:tc>
        <w:tc>
          <w:tcPr>
            <w:tcW w:w="1080" w:type="dxa"/>
          </w:tcPr>
          <w:p w14:paraId="1E53DE21" w14:textId="77777777" w:rsidR="00FF0CB1" w:rsidRDefault="00DB0B75">
            <w:pPr>
              <w:keepNext/>
              <w:spacing w:line="220" w:lineRule="auto"/>
              <w:jc w:val="center"/>
            </w:pPr>
            <w:r>
              <w:rPr>
                <w:sz w:val="18"/>
              </w:rPr>
              <w:t>VII; Fig. 6</w:t>
            </w:r>
          </w:p>
        </w:tc>
      </w:tr>
      <w:tr w:rsidR="00FF0CB1" w14:paraId="7D5B202D" w14:textId="77777777" w:rsidTr="009467D2">
        <w:tc>
          <w:tcPr>
            <w:tcW w:w="449" w:type="dxa"/>
          </w:tcPr>
          <w:p w14:paraId="6B466B97" w14:textId="77777777" w:rsidR="00FF0CB1" w:rsidRDefault="00DB0B75">
            <w:pPr>
              <w:spacing w:line="220" w:lineRule="auto"/>
            </w:pPr>
            <w:r>
              <w:rPr>
                <w:sz w:val="18"/>
              </w:rPr>
              <w:t>6</w:t>
            </w:r>
          </w:p>
        </w:tc>
        <w:tc>
          <w:tcPr>
            <w:tcW w:w="2215" w:type="dxa"/>
          </w:tcPr>
          <w:p w14:paraId="079A751F" w14:textId="77777777" w:rsidR="00FF0CB1" w:rsidRDefault="00DB0B75">
            <w:pPr>
              <w:spacing w:line="220" w:lineRule="auto"/>
              <w:jc w:val="center"/>
            </w:pPr>
            <w:r>
              <w:rPr>
                <w:sz w:val="18"/>
              </w:rPr>
              <w:t>Agents and grid size</w:t>
            </w:r>
          </w:p>
        </w:tc>
        <w:tc>
          <w:tcPr>
            <w:tcW w:w="1296" w:type="dxa"/>
          </w:tcPr>
          <w:p w14:paraId="4B8BE414" w14:textId="77777777" w:rsidR="00FF0CB1" w:rsidRDefault="00DB0B75">
            <w:pPr>
              <w:spacing w:line="220" w:lineRule="auto"/>
              <w:jc w:val="center"/>
            </w:pPr>
            <w:r>
              <w:rPr>
                <w:sz w:val="18"/>
              </w:rPr>
              <w:t>5 seeds per setting</w:t>
            </w:r>
          </w:p>
        </w:tc>
        <w:tc>
          <w:tcPr>
            <w:tcW w:w="1080" w:type="dxa"/>
          </w:tcPr>
          <w:p w14:paraId="50B9A77C" w14:textId="77777777" w:rsidR="00FF0CB1" w:rsidRDefault="00DB0B75">
            <w:pPr>
              <w:spacing w:line="220" w:lineRule="auto"/>
              <w:jc w:val="center"/>
            </w:pPr>
            <w:r>
              <w:rPr>
                <w:sz w:val="18"/>
              </w:rPr>
              <w:t>Fig. 7</w:t>
            </w:r>
          </w:p>
        </w:tc>
      </w:tr>
    </w:tbl>
    <w:p w14:paraId="2BEE6046" w14:textId="251B44C2" w:rsidR="00FF0CB1" w:rsidRDefault="00DB0B75">
      <w:pPr>
        <w:pStyle w:val="Text"/>
        <w:spacing w:before="120" w:line="240" w:lineRule="auto"/>
        <w:rPr>
          <w:noProof/>
        </w:rPr>
      </w:pPr>
      <w:r>
        <w:lastRenderedPageBreak/>
        <w:t xml:space="preserve">Burned area measures cumulative damage; the extinguished fraction measures the end state of an incident. Initial population in burned cells sums the initial residents of cells that burn during the episode, irrespective of evacuation, whereas population cost uses cumulative person-steps and reflects evacuation. These measures and cost components are reported with 95% uncertainty in </w:t>
      </w:r>
      <w:r>
        <w:fldChar w:fldCharType="begin"/>
      </w:r>
      <w:r>
        <w:instrText>REF _RefTab_fam \h</w:instrText>
      </w:r>
      <w:r>
        <w:fldChar w:fldCharType="separate"/>
      </w:r>
      <w:r w:rsidR="002221CD">
        <w:t xml:space="preserve">Table </w:t>
      </w:r>
      <w:r w:rsidR="002221CD">
        <w:rPr>
          <w:noProof/>
        </w:rPr>
        <w:t>V</w:t>
      </w:r>
      <w:r>
        <w:fldChar w:fldCharType="end"/>
      </w:r>
      <w:r>
        <w:t>. Subsequent tables use area and total cost to compare mechanisms without repeating the decomposition. Total cost in (16) includes residual loss, response and dispatch timing. Mean and paired-change half-widths use 1.96 standard errors; extinguished fractions use Wilson intervals in brackets. Changes are differences of paired means relative to the reference mean. Intervals are not adjusted across comparisons; scenario estimates are descriptive. Negative changes indicate lower area or cost. The main 150-world comparison gives a two-sided paired sign-flip p &lt; 0.0001 after Bonferroni correction for 29 aggregate comparisons, using one million random sign assignments (seed 20261028).</w:t>
      </w:r>
    </w:p>
    <w:p w14:paraId="72F03611" w14:textId="77777777" w:rsidR="00FF0CB1" w:rsidRDefault="00DB0B75">
      <w:pPr>
        <w:pStyle w:val="Heading2"/>
      </w:pPr>
      <w:bookmarkStart w:id="54" w:name="_RefSec_V_B"/>
      <w:r>
        <w:t>B. Hazard Model Validation</w:t>
      </w:r>
      <w:bookmarkEnd w:id="54"/>
    </w:p>
    <w:p w14:paraId="045725D0" w14:textId="77777777" w:rsidR="00FF0CB1" w:rsidRDefault="00DB0B75">
      <w:pPr>
        <w:pStyle w:val="Text"/>
        <w:spacing w:line="240" w:lineRule="auto"/>
        <w:rPr>
          <w:noProof/>
        </w:rPr>
      </w:pPr>
      <w:r>
        <w:t xml:space="preserve">Test 1 assesses spatial agreement on four documented fires in Türkiye: </w:t>
      </w:r>
      <w:proofErr w:type="spellStart"/>
      <w:r>
        <w:t>Çanakkale</w:t>
      </w:r>
      <w:proofErr w:type="spellEnd"/>
      <w:r>
        <w:t xml:space="preserve"> 2023, Manavgat 2021, Marmaris 2021 and Milas 2021 (Sc1–Sc4). Inputs are Copernicus GLO-30 terrain, ESA </w:t>
      </w:r>
      <w:proofErr w:type="spellStart"/>
      <w:r>
        <w:t>WorldCover</w:t>
      </w:r>
      <w:proofErr w:type="spellEnd"/>
      <w:r>
        <w:t xml:space="preserve"> 2021 fuel, ERA5 weather and VIIRS ignitions and burn detections, with no tuning to these 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1E5244F4" w14:textId="77777777"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552BF472"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753DBAE" w14:textId="77777777" w:rsidTr="00660615">
        <w:trPr>
          <w:cantSplit/>
          <w:jc w:val="center"/>
        </w:trPr>
        <w:tc>
          <w:tcPr>
            <w:tcW w:w="2299" w:type="pct"/>
          </w:tcPr>
          <w:p w14:paraId="124D8EE9" w14:textId="77777777" w:rsidR="003E3FD9" w:rsidRPr="00E107C1" w:rsidRDefault="00D31F60">
            <w:pPr>
              <w:keepNext/>
              <w:rPr>
                <w:sz w:val="16"/>
                <w:szCs w:val="16"/>
              </w:rPr>
            </w:pPr>
            <w:r w:rsidRPr="00E107C1">
              <w:rPr>
                <w:b/>
                <w:sz w:val="16"/>
                <w:szCs w:val="16"/>
              </w:rPr>
              <w:t>Score</w:t>
            </w:r>
          </w:p>
        </w:tc>
        <w:tc>
          <w:tcPr>
            <w:tcW w:w="675" w:type="pct"/>
          </w:tcPr>
          <w:p w14:paraId="44703DC9" w14:textId="77777777" w:rsidR="003E3FD9" w:rsidRPr="00E107C1" w:rsidRDefault="00D31F60">
            <w:pPr>
              <w:keepNext/>
              <w:jc w:val="center"/>
              <w:rPr>
                <w:sz w:val="16"/>
                <w:szCs w:val="16"/>
              </w:rPr>
            </w:pPr>
            <w:r w:rsidRPr="00E107C1">
              <w:rPr>
                <w:b/>
                <w:sz w:val="16"/>
                <w:szCs w:val="16"/>
              </w:rPr>
              <w:t>Sc1</w:t>
            </w:r>
          </w:p>
        </w:tc>
        <w:tc>
          <w:tcPr>
            <w:tcW w:w="675" w:type="pct"/>
          </w:tcPr>
          <w:p w14:paraId="20FF2A41" w14:textId="77777777" w:rsidR="003E3FD9" w:rsidRPr="00E107C1" w:rsidRDefault="00D31F60">
            <w:pPr>
              <w:keepNext/>
              <w:jc w:val="center"/>
              <w:rPr>
                <w:sz w:val="16"/>
                <w:szCs w:val="16"/>
              </w:rPr>
            </w:pPr>
            <w:r w:rsidRPr="00E107C1">
              <w:rPr>
                <w:b/>
                <w:sz w:val="16"/>
                <w:szCs w:val="16"/>
              </w:rPr>
              <w:t>Sc2</w:t>
            </w:r>
          </w:p>
        </w:tc>
        <w:tc>
          <w:tcPr>
            <w:tcW w:w="675" w:type="pct"/>
          </w:tcPr>
          <w:p w14:paraId="7804B81B" w14:textId="77777777" w:rsidR="003E3FD9" w:rsidRPr="00E107C1" w:rsidRDefault="00D31F60">
            <w:pPr>
              <w:keepNext/>
              <w:jc w:val="center"/>
              <w:rPr>
                <w:sz w:val="16"/>
                <w:szCs w:val="16"/>
              </w:rPr>
            </w:pPr>
            <w:r w:rsidRPr="00E107C1">
              <w:rPr>
                <w:b/>
                <w:sz w:val="16"/>
                <w:szCs w:val="16"/>
              </w:rPr>
              <w:t>Sc3</w:t>
            </w:r>
          </w:p>
        </w:tc>
        <w:tc>
          <w:tcPr>
            <w:tcW w:w="678" w:type="pct"/>
          </w:tcPr>
          <w:p w14:paraId="6817E25C" w14:textId="77777777" w:rsidR="003E3FD9" w:rsidRPr="00E107C1" w:rsidRDefault="00D31F60">
            <w:pPr>
              <w:keepNext/>
              <w:jc w:val="center"/>
              <w:rPr>
                <w:sz w:val="16"/>
                <w:szCs w:val="16"/>
              </w:rPr>
            </w:pPr>
            <w:r w:rsidRPr="00E107C1">
              <w:rPr>
                <w:b/>
                <w:sz w:val="16"/>
                <w:szCs w:val="16"/>
              </w:rPr>
              <w:t>Sc4</w:t>
            </w:r>
          </w:p>
        </w:tc>
      </w:tr>
      <w:tr w:rsidR="003E3FD9" w:rsidRPr="00E107C1" w14:paraId="4781925E" w14:textId="77777777" w:rsidTr="00660615">
        <w:trPr>
          <w:cantSplit/>
          <w:jc w:val="center"/>
        </w:trPr>
        <w:tc>
          <w:tcPr>
            <w:tcW w:w="2299" w:type="pct"/>
          </w:tcPr>
          <w:p w14:paraId="671F908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0F78D17" w14:textId="77777777" w:rsidR="003E3FD9" w:rsidRPr="00E107C1" w:rsidRDefault="00D31F60">
            <w:pPr>
              <w:keepNext/>
              <w:jc w:val="center"/>
              <w:rPr>
                <w:sz w:val="16"/>
                <w:szCs w:val="16"/>
              </w:rPr>
            </w:pPr>
            <w:r w:rsidRPr="00E107C1">
              <w:rPr>
                <w:sz w:val="16"/>
                <w:szCs w:val="16"/>
              </w:rPr>
              <w:t>83%</w:t>
            </w:r>
          </w:p>
        </w:tc>
        <w:tc>
          <w:tcPr>
            <w:tcW w:w="675" w:type="pct"/>
          </w:tcPr>
          <w:p w14:paraId="73EC783B" w14:textId="77777777" w:rsidR="003E3FD9" w:rsidRPr="00E107C1" w:rsidRDefault="00D31F60">
            <w:pPr>
              <w:keepNext/>
              <w:jc w:val="center"/>
              <w:rPr>
                <w:sz w:val="16"/>
                <w:szCs w:val="16"/>
              </w:rPr>
            </w:pPr>
            <w:r w:rsidRPr="00E107C1">
              <w:rPr>
                <w:sz w:val="16"/>
                <w:szCs w:val="16"/>
              </w:rPr>
              <w:t>89%</w:t>
            </w:r>
          </w:p>
        </w:tc>
        <w:tc>
          <w:tcPr>
            <w:tcW w:w="675" w:type="pct"/>
          </w:tcPr>
          <w:p w14:paraId="51CD5735" w14:textId="77777777" w:rsidR="003E3FD9" w:rsidRPr="00E107C1" w:rsidRDefault="00D31F60">
            <w:pPr>
              <w:keepNext/>
              <w:jc w:val="center"/>
              <w:rPr>
                <w:sz w:val="16"/>
                <w:szCs w:val="16"/>
              </w:rPr>
            </w:pPr>
            <w:r w:rsidRPr="00E107C1">
              <w:rPr>
                <w:sz w:val="16"/>
                <w:szCs w:val="16"/>
              </w:rPr>
              <w:t>89%</w:t>
            </w:r>
          </w:p>
        </w:tc>
        <w:tc>
          <w:tcPr>
            <w:tcW w:w="678" w:type="pct"/>
          </w:tcPr>
          <w:p w14:paraId="4D977C1F" w14:textId="77777777" w:rsidR="003E3FD9" w:rsidRPr="00E107C1" w:rsidRDefault="00D31F60">
            <w:pPr>
              <w:keepNext/>
              <w:jc w:val="center"/>
              <w:rPr>
                <w:sz w:val="16"/>
                <w:szCs w:val="16"/>
              </w:rPr>
            </w:pPr>
            <w:r w:rsidRPr="00E107C1">
              <w:rPr>
                <w:sz w:val="16"/>
                <w:szCs w:val="16"/>
              </w:rPr>
              <w:t>86%</w:t>
            </w:r>
          </w:p>
        </w:tc>
      </w:tr>
      <w:tr w:rsidR="003E3FD9" w:rsidRPr="00E107C1" w14:paraId="07DD8CC6" w14:textId="77777777" w:rsidTr="00660615">
        <w:trPr>
          <w:cantSplit/>
          <w:jc w:val="center"/>
        </w:trPr>
        <w:tc>
          <w:tcPr>
            <w:tcW w:w="2299" w:type="pct"/>
          </w:tcPr>
          <w:p w14:paraId="50D90992" w14:textId="77777777" w:rsidR="003E3FD9" w:rsidRPr="00E107C1" w:rsidRDefault="00D31F60">
            <w:pPr>
              <w:keepNext/>
              <w:rPr>
                <w:sz w:val="16"/>
                <w:szCs w:val="16"/>
              </w:rPr>
            </w:pPr>
            <w:r w:rsidRPr="00E107C1">
              <w:rPr>
                <w:sz w:val="16"/>
                <w:szCs w:val="16"/>
              </w:rPr>
              <w:t>Probability of detection</w:t>
            </w:r>
          </w:p>
        </w:tc>
        <w:tc>
          <w:tcPr>
            <w:tcW w:w="675" w:type="pct"/>
          </w:tcPr>
          <w:p w14:paraId="315115AF" w14:textId="77777777" w:rsidR="003E3FD9" w:rsidRPr="00E107C1" w:rsidRDefault="00D31F60">
            <w:pPr>
              <w:keepNext/>
              <w:jc w:val="center"/>
              <w:rPr>
                <w:sz w:val="16"/>
                <w:szCs w:val="16"/>
              </w:rPr>
            </w:pPr>
            <w:r w:rsidRPr="00E107C1">
              <w:rPr>
                <w:sz w:val="16"/>
                <w:szCs w:val="16"/>
              </w:rPr>
              <w:t>92%</w:t>
            </w:r>
          </w:p>
        </w:tc>
        <w:tc>
          <w:tcPr>
            <w:tcW w:w="675" w:type="pct"/>
          </w:tcPr>
          <w:p w14:paraId="0EB9A6C8" w14:textId="77777777" w:rsidR="003E3FD9" w:rsidRPr="00E107C1" w:rsidRDefault="00D31F60">
            <w:pPr>
              <w:keepNext/>
              <w:jc w:val="center"/>
              <w:rPr>
                <w:sz w:val="16"/>
                <w:szCs w:val="16"/>
              </w:rPr>
            </w:pPr>
            <w:r w:rsidRPr="00E107C1">
              <w:rPr>
                <w:sz w:val="16"/>
                <w:szCs w:val="16"/>
              </w:rPr>
              <w:t>87%</w:t>
            </w:r>
          </w:p>
        </w:tc>
        <w:tc>
          <w:tcPr>
            <w:tcW w:w="675" w:type="pct"/>
          </w:tcPr>
          <w:p w14:paraId="033FEFB9" w14:textId="77777777" w:rsidR="003E3FD9" w:rsidRPr="00E107C1" w:rsidRDefault="00D31F60">
            <w:pPr>
              <w:keepNext/>
              <w:jc w:val="center"/>
              <w:rPr>
                <w:sz w:val="16"/>
                <w:szCs w:val="16"/>
              </w:rPr>
            </w:pPr>
            <w:r w:rsidRPr="00E107C1">
              <w:rPr>
                <w:sz w:val="16"/>
                <w:szCs w:val="16"/>
              </w:rPr>
              <w:t>98%</w:t>
            </w:r>
          </w:p>
        </w:tc>
        <w:tc>
          <w:tcPr>
            <w:tcW w:w="678" w:type="pct"/>
          </w:tcPr>
          <w:p w14:paraId="46DC2E00" w14:textId="77777777" w:rsidR="003E3FD9" w:rsidRPr="00E107C1" w:rsidRDefault="00D31F60">
            <w:pPr>
              <w:keepNext/>
              <w:jc w:val="center"/>
              <w:rPr>
                <w:sz w:val="16"/>
                <w:szCs w:val="16"/>
              </w:rPr>
            </w:pPr>
            <w:r w:rsidRPr="00E107C1">
              <w:rPr>
                <w:sz w:val="16"/>
                <w:szCs w:val="16"/>
              </w:rPr>
              <w:t>82%</w:t>
            </w:r>
          </w:p>
        </w:tc>
      </w:tr>
      <w:tr w:rsidR="003E3FD9" w:rsidRPr="00E107C1" w14:paraId="7CE6EDD6" w14:textId="77777777" w:rsidTr="00660615">
        <w:trPr>
          <w:cantSplit/>
          <w:jc w:val="center"/>
        </w:trPr>
        <w:tc>
          <w:tcPr>
            <w:tcW w:w="2299" w:type="pct"/>
          </w:tcPr>
          <w:p w14:paraId="596E3915" w14:textId="77777777" w:rsidR="003E3FD9" w:rsidRPr="00E107C1" w:rsidRDefault="00D31F60">
            <w:pPr>
              <w:keepNext/>
              <w:rPr>
                <w:sz w:val="16"/>
                <w:szCs w:val="16"/>
              </w:rPr>
            </w:pPr>
            <w:r w:rsidRPr="00E107C1">
              <w:rPr>
                <w:sz w:val="16"/>
                <w:szCs w:val="16"/>
              </w:rPr>
              <w:t>Front distance (m), mean</w:t>
            </w:r>
          </w:p>
        </w:tc>
        <w:tc>
          <w:tcPr>
            <w:tcW w:w="675" w:type="pct"/>
          </w:tcPr>
          <w:p w14:paraId="7490BA76" w14:textId="77777777" w:rsidR="003E3FD9" w:rsidRPr="00E107C1" w:rsidRDefault="00D31F60">
            <w:pPr>
              <w:keepNext/>
              <w:jc w:val="center"/>
              <w:rPr>
                <w:sz w:val="16"/>
                <w:szCs w:val="16"/>
              </w:rPr>
            </w:pPr>
            <w:r w:rsidRPr="00E107C1">
              <w:rPr>
                <w:sz w:val="16"/>
                <w:szCs w:val="16"/>
              </w:rPr>
              <w:t>315</w:t>
            </w:r>
          </w:p>
        </w:tc>
        <w:tc>
          <w:tcPr>
            <w:tcW w:w="675" w:type="pct"/>
          </w:tcPr>
          <w:p w14:paraId="6F4E26EB" w14:textId="77777777" w:rsidR="003E3FD9" w:rsidRPr="00E107C1" w:rsidRDefault="00D31F60">
            <w:pPr>
              <w:keepNext/>
              <w:jc w:val="center"/>
              <w:rPr>
                <w:sz w:val="16"/>
                <w:szCs w:val="16"/>
              </w:rPr>
            </w:pPr>
            <w:r w:rsidRPr="00E107C1">
              <w:rPr>
                <w:sz w:val="16"/>
                <w:szCs w:val="16"/>
              </w:rPr>
              <w:t>345</w:t>
            </w:r>
          </w:p>
        </w:tc>
        <w:tc>
          <w:tcPr>
            <w:tcW w:w="675" w:type="pct"/>
          </w:tcPr>
          <w:p w14:paraId="2437EE7F" w14:textId="77777777" w:rsidR="003E3FD9" w:rsidRPr="00E107C1" w:rsidRDefault="00D31F60">
            <w:pPr>
              <w:keepNext/>
              <w:jc w:val="center"/>
              <w:rPr>
                <w:sz w:val="16"/>
                <w:szCs w:val="16"/>
              </w:rPr>
            </w:pPr>
            <w:r w:rsidRPr="00E107C1">
              <w:rPr>
                <w:sz w:val="16"/>
                <w:szCs w:val="16"/>
              </w:rPr>
              <w:t>109</w:t>
            </w:r>
          </w:p>
        </w:tc>
        <w:tc>
          <w:tcPr>
            <w:tcW w:w="678" w:type="pct"/>
          </w:tcPr>
          <w:p w14:paraId="10C551FC" w14:textId="77777777" w:rsidR="003E3FD9" w:rsidRPr="00E107C1" w:rsidRDefault="00D31F60">
            <w:pPr>
              <w:keepNext/>
              <w:jc w:val="center"/>
              <w:rPr>
                <w:sz w:val="16"/>
                <w:szCs w:val="16"/>
              </w:rPr>
            </w:pPr>
            <w:r w:rsidRPr="00E107C1">
              <w:rPr>
                <w:sz w:val="16"/>
                <w:szCs w:val="16"/>
              </w:rPr>
              <w:t>477</w:t>
            </w:r>
          </w:p>
        </w:tc>
      </w:tr>
      <w:tr w:rsidR="003E3FD9" w:rsidRPr="00E107C1" w14:paraId="3901586F" w14:textId="77777777" w:rsidTr="00660615">
        <w:trPr>
          <w:cantSplit/>
          <w:jc w:val="center"/>
        </w:trPr>
        <w:tc>
          <w:tcPr>
            <w:tcW w:w="2299" w:type="pct"/>
          </w:tcPr>
          <w:p w14:paraId="423F1AE9" w14:textId="77777777" w:rsidR="003E3FD9" w:rsidRPr="00E107C1" w:rsidRDefault="00D31F60">
            <w:pPr>
              <w:rPr>
                <w:sz w:val="16"/>
                <w:szCs w:val="16"/>
              </w:rPr>
            </w:pPr>
            <w:r>
              <w:rPr>
                <w:sz w:val="16"/>
                <w:szCs w:val="16"/>
              </w:rPr>
              <w:t>Area ratio (sim./obs.)</w:t>
            </w:r>
          </w:p>
        </w:tc>
        <w:tc>
          <w:tcPr>
            <w:tcW w:w="675" w:type="pct"/>
          </w:tcPr>
          <w:p w14:paraId="09F83357" w14:textId="77777777" w:rsidR="003E3FD9" w:rsidRPr="00E107C1" w:rsidRDefault="00D31F60">
            <w:pPr>
              <w:jc w:val="center"/>
              <w:rPr>
                <w:sz w:val="16"/>
                <w:szCs w:val="16"/>
              </w:rPr>
            </w:pPr>
            <w:r>
              <w:rPr>
                <w:sz w:val="16"/>
                <w:szCs w:val="16"/>
              </w:rPr>
              <w:t>1.37</w:t>
            </w:r>
          </w:p>
        </w:tc>
        <w:tc>
          <w:tcPr>
            <w:tcW w:w="675" w:type="pct"/>
          </w:tcPr>
          <w:p w14:paraId="11D64A27" w14:textId="77777777" w:rsidR="003E3FD9" w:rsidRPr="00E107C1" w:rsidRDefault="00D31F60">
            <w:pPr>
              <w:jc w:val="center"/>
              <w:rPr>
                <w:sz w:val="16"/>
                <w:szCs w:val="16"/>
              </w:rPr>
            </w:pPr>
            <w:r>
              <w:rPr>
                <w:sz w:val="16"/>
                <w:szCs w:val="16"/>
              </w:rPr>
              <w:t>1.00</w:t>
            </w:r>
          </w:p>
        </w:tc>
        <w:tc>
          <w:tcPr>
            <w:tcW w:w="675" w:type="pct"/>
          </w:tcPr>
          <w:p w14:paraId="64E780D3" w14:textId="77777777" w:rsidR="003E3FD9" w:rsidRPr="00E107C1" w:rsidRDefault="00D31F60">
            <w:pPr>
              <w:jc w:val="center"/>
              <w:rPr>
                <w:sz w:val="16"/>
                <w:szCs w:val="16"/>
              </w:rPr>
            </w:pPr>
            <w:r>
              <w:rPr>
                <w:sz w:val="16"/>
                <w:szCs w:val="16"/>
              </w:rPr>
              <w:t>1.24</w:t>
            </w:r>
          </w:p>
        </w:tc>
        <w:tc>
          <w:tcPr>
            <w:tcW w:w="678" w:type="pct"/>
          </w:tcPr>
          <w:p w14:paraId="20460382" w14:textId="77777777" w:rsidR="003E3FD9" w:rsidRPr="00E107C1" w:rsidRDefault="00D31F60">
            <w:pPr>
              <w:jc w:val="center"/>
              <w:rPr>
                <w:sz w:val="16"/>
                <w:szCs w:val="16"/>
              </w:rPr>
            </w:pPr>
            <w:r>
              <w:rPr>
                <w:sz w:val="16"/>
                <w:szCs w:val="16"/>
              </w:rPr>
              <w:t>1.03</w:t>
            </w:r>
          </w:p>
        </w:tc>
      </w:tr>
    </w:tbl>
    <w:p w14:paraId="03AA7BBC" w14:textId="77777777" w:rsidR="00FF0CB1" w:rsidRDefault="00DB0B75">
      <w:pPr>
        <w:pStyle w:val="Text"/>
        <w:spacing w:before="120" w:line="240" w:lineRule="auto"/>
        <w:rPr>
          <w:noProof/>
        </w:rPr>
      </w:pPr>
      <w:r>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w:t>
      </w:r>
      <w:r>
        <w:t xml:space="preserve">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E5993DE" w14:textId="77777777" w:rsidR="00FF0CB1" w:rsidRDefault="00DB0B75">
      <w:pPr>
        <w:pStyle w:val="Heading2"/>
      </w:pPr>
      <w:bookmarkStart w:id="56" w:name="_RefSecNum_V_C"/>
      <w:bookmarkStart w:id="57" w:name="_RefSec_V_C"/>
      <w:r>
        <w:t>C</w:t>
      </w:r>
      <w:bookmarkEnd w:id="56"/>
      <w:r>
        <w:t>. Decision Quality and Robustness</w:t>
      </w:r>
      <w:bookmarkEnd w:id="57"/>
    </w:p>
    <w:p w14:paraId="0D8A8AD0" w14:textId="621AE83B" w:rsidR="00FF0CB1" w:rsidRDefault="00DB0B75">
      <w:pPr>
        <w:pStyle w:val="Text"/>
        <w:spacing w:line="240" w:lineRule="auto"/>
        <w:rPr>
          <w:noProof/>
        </w:rPr>
      </w:pPr>
      <w:r>
        <w:fldChar w:fldCharType="begin"/>
      </w:r>
      <w:r>
        <w:instrText>REF _RefTab_fam \h</w:instrText>
      </w:r>
      <w:r>
        <w:fldChar w:fldCharType="separate"/>
      </w:r>
      <w:r>
        <w:t>Table V reports outcomes and scenario changes against Closed; worse counts refer to larger burned area among 30 worlds.</w:t>
      </w:r>
      <w:r>
        <w:fldChar w:fldCharType="end"/>
      </w:r>
      <w:r>
        <w:t xml:space="preserve"> Against Closed, VODA reduces burned area from 75.4 to 29.1 ha (61%), initial population in burned cells from 391 to 79 persons (80%), physical cost by 60% and total cost by 48%. Area falls in 131 worlds, is unchanged in 10 and rises in 9. Response cost also falls by 46%, so resource expansion does not explain the gain. Later admission raises dispatch-delay cost by 36%, included in the total. Extinguished incidents rise from 52% to 91%; VODA extinguishes 63% in S2 and 100% in S3–S5.</w:t>
      </w:r>
    </w:p>
    <w:p w14:paraId="16FBF4E7" w14:textId="77777777" w:rsidR="003E3FD9" w:rsidRDefault="00D31F60" w:rsidP="00C83E79">
      <w:pPr>
        <w:pStyle w:val="TableTitle"/>
        <w:keepNext/>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8"/>
    </w:p>
    <w:p w14:paraId="5AEF0341" w14:textId="3D4C106D"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1B886BF1"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1B886BF1" w14:textId="77777777" w:rsidR="004F0B37" w:rsidRDefault="004F0B37" w:rsidP="004F0B37">
                        <w:pPr>
                          <w:pStyle w:val="Caption"/>
                          <w:spacing w:after="0" w:line="220" w:lineRule="auto"/>
                          <w:jc w:val="left"/>
                          <w:rPr>
                            <w:noProof/>
                          </w:rPr>
                        </w:pPr>
                        <w:bookmarkStart w:id="60"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60"/>
                        <w:r>
                          <w:rPr>
                            <w:sz w:val="18"/>
                          </w:rPr>
                          <w:t>. Hindcast agreement maps, first 12 h footprint.</w:t>
                        </w:r>
                      </w:p>
                    </w:txbxContent>
                  </v:textbox>
                </v:shape>
                <w10:wrap type="square" anchorx="margin" anchory="margin"/>
              </v:group>
            </w:pict>
          </mc:Fallback>
        </mc:AlternateContent>
      </w:r>
      <w:r>
        <w:t>Main outcomes and scenario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1620"/>
        <w:gridCol w:w="1140"/>
        <w:gridCol w:w="1140"/>
        <w:gridCol w:w="1140"/>
      </w:tblGrid>
      <w:tr w:rsidR="00FF0CB1" w14:paraId="4A57A933" w14:textId="77777777" w:rsidTr="009467D2">
        <w:tc>
          <w:tcPr>
            <w:tcW w:w="1620" w:type="dxa"/>
            <w:tcMar>
              <w:left w:w="20" w:type="dxa"/>
              <w:right w:w="20" w:type="dxa"/>
            </w:tcMar>
          </w:tcPr>
          <w:p w14:paraId="1E5CBD71" w14:textId="77777777" w:rsidR="00FF0CB1" w:rsidRDefault="00DB0B75">
            <w:pPr>
              <w:keepNext/>
              <w:spacing w:line="220" w:lineRule="auto"/>
            </w:pPr>
            <w:r>
              <w:rPr>
                <w:b/>
                <w:sz w:val="18"/>
              </w:rPr>
              <w:t>Measure</w:t>
            </w:r>
          </w:p>
        </w:tc>
        <w:tc>
          <w:tcPr>
            <w:tcW w:w="1140" w:type="dxa"/>
            <w:tcMar>
              <w:left w:w="20" w:type="dxa"/>
              <w:right w:w="20" w:type="dxa"/>
            </w:tcMar>
          </w:tcPr>
          <w:p w14:paraId="66DC4FF2" w14:textId="77777777" w:rsidR="00FF0CB1" w:rsidRDefault="00DB0B75">
            <w:pPr>
              <w:keepNext/>
              <w:spacing w:line="220" w:lineRule="auto"/>
              <w:jc w:val="center"/>
            </w:pPr>
            <w:r>
              <w:rPr>
                <w:b/>
                <w:sz w:val="18"/>
              </w:rPr>
              <w:t>None</w:t>
            </w:r>
          </w:p>
        </w:tc>
        <w:tc>
          <w:tcPr>
            <w:tcW w:w="1140" w:type="dxa"/>
            <w:tcMar>
              <w:left w:w="20" w:type="dxa"/>
              <w:right w:w="20" w:type="dxa"/>
            </w:tcMar>
          </w:tcPr>
          <w:p w14:paraId="2CF3E416" w14:textId="77777777" w:rsidR="00FF0CB1" w:rsidRDefault="00DB0B75">
            <w:pPr>
              <w:keepNext/>
              <w:spacing w:line="220" w:lineRule="auto"/>
              <w:jc w:val="center"/>
            </w:pPr>
            <w:r>
              <w:rPr>
                <w:b/>
                <w:sz w:val="18"/>
              </w:rPr>
              <w:t>Closed</w:t>
            </w:r>
          </w:p>
        </w:tc>
        <w:tc>
          <w:tcPr>
            <w:tcW w:w="1140" w:type="dxa"/>
            <w:tcMar>
              <w:left w:w="20" w:type="dxa"/>
              <w:right w:w="20" w:type="dxa"/>
            </w:tcMar>
          </w:tcPr>
          <w:p w14:paraId="2381EC6C" w14:textId="77777777" w:rsidR="00FF0CB1" w:rsidRDefault="00DB0B75">
            <w:pPr>
              <w:keepNext/>
              <w:spacing w:line="220" w:lineRule="auto"/>
              <w:jc w:val="center"/>
            </w:pPr>
            <w:r>
              <w:rPr>
                <w:b/>
                <w:sz w:val="18"/>
              </w:rPr>
              <w:t>VODA</w:t>
            </w:r>
          </w:p>
        </w:tc>
      </w:tr>
      <w:tr w:rsidR="00FF0CB1" w14:paraId="36A82266" w14:textId="77777777" w:rsidTr="009467D2">
        <w:tc>
          <w:tcPr>
            <w:tcW w:w="1620" w:type="dxa"/>
            <w:tcMar>
              <w:left w:w="20" w:type="dxa"/>
              <w:right w:w="20" w:type="dxa"/>
            </w:tcMar>
          </w:tcPr>
          <w:p w14:paraId="2002EBB0" w14:textId="77777777" w:rsidR="00FF0CB1" w:rsidRDefault="00DB0B75">
            <w:pPr>
              <w:keepNext/>
              <w:spacing w:line="220" w:lineRule="auto"/>
            </w:pPr>
            <w:r>
              <w:rPr>
                <w:sz w:val="18"/>
              </w:rPr>
              <w:t>Burned area (ha)</w:t>
            </w:r>
          </w:p>
        </w:tc>
        <w:tc>
          <w:tcPr>
            <w:tcW w:w="1140" w:type="dxa"/>
            <w:tcMar>
              <w:left w:w="20" w:type="dxa"/>
              <w:right w:w="20" w:type="dxa"/>
            </w:tcMar>
          </w:tcPr>
          <w:p w14:paraId="2B187077" w14:textId="2A1EFC24" w:rsidR="00FF0CB1" w:rsidRDefault="00DB0B75">
            <w:pPr>
              <w:keepNext/>
              <w:spacing w:line="220" w:lineRule="auto"/>
              <w:jc w:val="center"/>
            </w:pPr>
            <w:r>
              <w:rPr>
                <w:sz w:val="18"/>
              </w:rPr>
              <w:t>250.7 ± 4.3</w:t>
            </w:r>
          </w:p>
        </w:tc>
        <w:tc>
          <w:tcPr>
            <w:tcW w:w="1140" w:type="dxa"/>
            <w:tcMar>
              <w:left w:w="20" w:type="dxa"/>
              <w:right w:w="20" w:type="dxa"/>
            </w:tcMar>
          </w:tcPr>
          <w:p w14:paraId="639F618A" w14:textId="1524071A" w:rsidR="00FF0CB1" w:rsidRDefault="00DB0B75">
            <w:pPr>
              <w:keepNext/>
              <w:spacing w:line="220" w:lineRule="auto"/>
              <w:jc w:val="center"/>
            </w:pPr>
            <w:r>
              <w:rPr>
                <w:sz w:val="18"/>
              </w:rPr>
              <w:t>75.4 ± 11.9</w:t>
            </w:r>
          </w:p>
        </w:tc>
        <w:tc>
          <w:tcPr>
            <w:tcW w:w="1140" w:type="dxa"/>
            <w:tcMar>
              <w:left w:w="20" w:type="dxa"/>
              <w:right w:w="20" w:type="dxa"/>
            </w:tcMar>
          </w:tcPr>
          <w:p w14:paraId="746DE2F1" w14:textId="02A4AC44" w:rsidR="00FF0CB1" w:rsidRDefault="00DB0B75">
            <w:pPr>
              <w:keepNext/>
              <w:spacing w:line="220" w:lineRule="auto"/>
              <w:jc w:val="center"/>
            </w:pPr>
            <w:r>
              <w:rPr>
                <w:sz w:val="18"/>
              </w:rPr>
              <w:t>29.1 ± 7.1</w:t>
            </w:r>
          </w:p>
        </w:tc>
      </w:tr>
      <w:tr w:rsidR="00FF0CB1" w14:paraId="362D54DD" w14:textId="77777777" w:rsidTr="009467D2">
        <w:tc>
          <w:tcPr>
            <w:tcW w:w="1620" w:type="dxa"/>
            <w:tcMar>
              <w:left w:w="20" w:type="dxa"/>
              <w:right w:w="20" w:type="dxa"/>
            </w:tcMar>
          </w:tcPr>
          <w:p w14:paraId="6B3C7DCA" w14:textId="02715099" w:rsidR="00FF0CB1" w:rsidRDefault="00DB0B75">
            <w:pPr>
              <w:keepNext/>
              <w:spacing w:line="220" w:lineRule="auto"/>
            </w:pPr>
            <w:r>
              <w:rPr>
                <w:sz w:val="18"/>
              </w:rPr>
              <w:t>Initial population in burned cells</w:t>
            </w:r>
          </w:p>
        </w:tc>
        <w:tc>
          <w:tcPr>
            <w:tcW w:w="1140" w:type="dxa"/>
            <w:tcMar>
              <w:left w:w="20" w:type="dxa"/>
              <w:right w:w="20" w:type="dxa"/>
            </w:tcMar>
          </w:tcPr>
          <w:p w14:paraId="0AB2AD51" w14:textId="502DB149" w:rsidR="00FF0CB1" w:rsidRDefault="00DB0B75">
            <w:pPr>
              <w:keepNext/>
              <w:spacing w:line="220" w:lineRule="auto"/>
              <w:jc w:val="center"/>
            </w:pPr>
            <w:r>
              <w:rPr>
                <w:sz w:val="18"/>
              </w:rPr>
              <w:t>5793.4 ± 278.0</w:t>
            </w:r>
          </w:p>
        </w:tc>
        <w:tc>
          <w:tcPr>
            <w:tcW w:w="1140" w:type="dxa"/>
            <w:tcMar>
              <w:left w:w="20" w:type="dxa"/>
              <w:right w:w="20" w:type="dxa"/>
            </w:tcMar>
          </w:tcPr>
          <w:p w14:paraId="03AFA484" w14:textId="03F714BC" w:rsidR="00FF0CB1" w:rsidRDefault="00DB0B75">
            <w:pPr>
              <w:keepNext/>
              <w:spacing w:line="220" w:lineRule="auto"/>
              <w:jc w:val="center"/>
            </w:pPr>
            <w:r>
              <w:rPr>
                <w:sz w:val="18"/>
              </w:rPr>
              <w:t>390.9 ± 77.8</w:t>
            </w:r>
          </w:p>
        </w:tc>
        <w:tc>
          <w:tcPr>
            <w:tcW w:w="1140" w:type="dxa"/>
            <w:tcMar>
              <w:left w:w="20" w:type="dxa"/>
              <w:right w:w="20" w:type="dxa"/>
            </w:tcMar>
          </w:tcPr>
          <w:p w14:paraId="04471640" w14:textId="38E32C9D" w:rsidR="00FF0CB1" w:rsidRDefault="00DB0B75">
            <w:pPr>
              <w:keepNext/>
              <w:spacing w:line="220" w:lineRule="auto"/>
              <w:jc w:val="center"/>
            </w:pPr>
            <w:r>
              <w:rPr>
                <w:sz w:val="18"/>
              </w:rPr>
              <w:t>79.1 ± 49.3</w:t>
            </w:r>
          </w:p>
        </w:tc>
      </w:tr>
      <w:tr w:rsidR="00FF0CB1" w14:paraId="3FD8F7C9" w14:textId="77777777" w:rsidTr="009467D2">
        <w:tc>
          <w:tcPr>
            <w:tcW w:w="1620" w:type="dxa"/>
            <w:tcMar>
              <w:left w:w="20" w:type="dxa"/>
              <w:right w:w="20" w:type="dxa"/>
            </w:tcMar>
          </w:tcPr>
          <w:p w14:paraId="041D844C" w14:textId="77777777" w:rsidR="00FF0CB1" w:rsidRDefault="00DB0B75">
            <w:pPr>
              <w:keepNext/>
              <w:spacing w:line="220" w:lineRule="auto"/>
            </w:pPr>
            <w:r>
              <w:rPr>
                <w:sz w:val="18"/>
              </w:rPr>
              <w:t>Extinguished (%)</w:t>
            </w:r>
          </w:p>
        </w:tc>
        <w:tc>
          <w:tcPr>
            <w:tcW w:w="1140" w:type="dxa"/>
            <w:tcMar>
              <w:left w:w="20" w:type="dxa"/>
              <w:right w:w="20" w:type="dxa"/>
            </w:tcMar>
          </w:tcPr>
          <w:p w14:paraId="7B68FB32" w14:textId="7E336556" w:rsidR="00FF0CB1" w:rsidRDefault="00DB0B75">
            <w:pPr>
              <w:keepNext/>
              <w:spacing w:line="220" w:lineRule="auto"/>
              <w:jc w:val="center"/>
            </w:pPr>
            <w:r>
              <w:rPr>
                <w:sz w:val="18"/>
              </w:rPr>
              <w:t>0.0</w:t>
            </w:r>
            <w:r>
              <w:rPr>
                <w:sz w:val="18"/>
              </w:rPr>
              <w:br/>
              <w:t>[0.0–2.5]</w:t>
            </w:r>
          </w:p>
        </w:tc>
        <w:tc>
          <w:tcPr>
            <w:tcW w:w="1140" w:type="dxa"/>
            <w:tcMar>
              <w:left w:w="20" w:type="dxa"/>
              <w:right w:w="20" w:type="dxa"/>
            </w:tcMar>
          </w:tcPr>
          <w:p w14:paraId="0579B816" w14:textId="14C3A070" w:rsidR="00FF0CB1" w:rsidRDefault="00DB0B75">
            <w:pPr>
              <w:keepNext/>
              <w:spacing w:line="220" w:lineRule="auto"/>
              <w:jc w:val="center"/>
            </w:pPr>
            <w:r>
              <w:rPr>
                <w:sz w:val="18"/>
              </w:rPr>
              <w:t>52.0</w:t>
            </w:r>
            <w:r>
              <w:rPr>
                <w:sz w:val="18"/>
              </w:rPr>
              <w:br/>
              <w:t>[44.1–59.8]</w:t>
            </w:r>
          </w:p>
        </w:tc>
        <w:tc>
          <w:tcPr>
            <w:tcW w:w="1140" w:type="dxa"/>
            <w:tcMar>
              <w:left w:w="20" w:type="dxa"/>
              <w:right w:w="20" w:type="dxa"/>
            </w:tcMar>
          </w:tcPr>
          <w:p w14:paraId="2997CE7A" w14:textId="2FEE9678" w:rsidR="00FF0CB1" w:rsidRDefault="00DB0B75">
            <w:pPr>
              <w:keepNext/>
              <w:spacing w:line="220" w:lineRule="auto"/>
              <w:jc w:val="center"/>
            </w:pPr>
            <w:r>
              <w:rPr>
                <w:sz w:val="18"/>
              </w:rPr>
              <w:t>91.3</w:t>
            </w:r>
            <w:r>
              <w:rPr>
                <w:sz w:val="18"/>
              </w:rPr>
              <w:br/>
              <w:t>[85.7–94.9]</w:t>
            </w:r>
          </w:p>
        </w:tc>
      </w:tr>
      <w:tr w:rsidR="00FF0CB1" w14:paraId="7C140C75" w14:textId="77777777" w:rsidTr="009467D2">
        <w:tc>
          <w:tcPr>
            <w:tcW w:w="1620" w:type="dxa"/>
            <w:tcMar>
              <w:left w:w="20" w:type="dxa"/>
              <w:right w:w="20" w:type="dxa"/>
            </w:tcMar>
          </w:tcPr>
          <w:p w14:paraId="01A6AF38" w14:textId="77777777" w:rsidR="00FF0CB1" w:rsidRDefault="00DB0B75">
            <w:pPr>
              <w:keepNext/>
              <w:spacing w:line="220" w:lineRule="auto"/>
            </w:pPr>
            <w:r>
              <w:rPr>
                <w:sz w:val="18"/>
              </w:rPr>
              <w:t>Burned-area cost</w:t>
            </w:r>
          </w:p>
        </w:tc>
        <w:tc>
          <w:tcPr>
            <w:tcW w:w="1140" w:type="dxa"/>
            <w:tcMar>
              <w:left w:w="20" w:type="dxa"/>
              <w:right w:w="20" w:type="dxa"/>
            </w:tcMar>
          </w:tcPr>
          <w:p w14:paraId="729C989C" w14:textId="6F0F52C2" w:rsidR="00FF0CB1" w:rsidRDefault="00DB0B75">
            <w:pPr>
              <w:keepNext/>
              <w:spacing w:line="220" w:lineRule="auto"/>
              <w:jc w:val="center"/>
            </w:pPr>
            <w:r>
              <w:rPr>
                <w:sz w:val="18"/>
              </w:rPr>
              <w:t>0.653 ± 0.003</w:t>
            </w:r>
          </w:p>
        </w:tc>
        <w:tc>
          <w:tcPr>
            <w:tcW w:w="1140" w:type="dxa"/>
            <w:tcMar>
              <w:left w:w="20" w:type="dxa"/>
              <w:right w:w="20" w:type="dxa"/>
            </w:tcMar>
          </w:tcPr>
          <w:p w14:paraId="7C978B63" w14:textId="39E6BC29" w:rsidR="00FF0CB1" w:rsidRDefault="00DB0B75">
            <w:pPr>
              <w:keepNext/>
              <w:spacing w:line="220" w:lineRule="auto"/>
              <w:jc w:val="center"/>
            </w:pPr>
            <w:r>
              <w:rPr>
                <w:sz w:val="18"/>
              </w:rPr>
              <w:t>0.293 ± 0.032</w:t>
            </w:r>
          </w:p>
        </w:tc>
        <w:tc>
          <w:tcPr>
            <w:tcW w:w="1140" w:type="dxa"/>
            <w:tcMar>
              <w:left w:w="20" w:type="dxa"/>
              <w:right w:w="20" w:type="dxa"/>
            </w:tcMar>
          </w:tcPr>
          <w:p w14:paraId="5CCB3DF0" w14:textId="63CD4915" w:rsidR="00FF0CB1" w:rsidRDefault="00DB0B75">
            <w:pPr>
              <w:keepNext/>
              <w:spacing w:line="220" w:lineRule="auto"/>
              <w:jc w:val="center"/>
            </w:pPr>
            <w:r>
              <w:rPr>
                <w:sz w:val="18"/>
              </w:rPr>
              <w:t>0.142 ± 0.023</w:t>
            </w:r>
          </w:p>
        </w:tc>
      </w:tr>
      <w:tr w:rsidR="00FF0CB1" w14:paraId="317DDC8C" w14:textId="77777777" w:rsidTr="009467D2">
        <w:tc>
          <w:tcPr>
            <w:tcW w:w="1620" w:type="dxa"/>
            <w:tcMar>
              <w:left w:w="20" w:type="dxa"/>
              <w:right w:w="20" w:type="dxa"/>
            </w:tcMar>
          </w:tcPr>
          <w:p w14:paraId="282ED067" w14:textId="77777777" w:rsidR="00FF0CB1" w:rsidRDefault="00DB0B75">
            <w:pPr>
              <w:keepNext/>
              <w:spacing w:line="220" w:lineRule="auto"/>
            </w:pPr>
            <w:r>
              <w:rPr>
                <w:sz w:val="18"/>
              </w:rPr>
              <w:t>Asset-loss cost</w:t>
            </w:r>
          </w:p>
        </w:tc>
        <w:tc>
          <w:tcPr>
            <w:tcW w:w="1140" w:type="dxa"/>
            <w:tcMar>
              <w:left w:w="20" w:type="dxa"/>
              <w:right w:w="20" w:type="dxa"/>
            </w:tcMar>
          </w:tcPr>
          <w:p w14:paraId="26FDC87A" w14:textId="5579A2D0" w:rsidR="00FF0CB1" w:rsidRDefault="00DB0B75">
            <w:pPr>
              <w:keepNext/>
              <w:spacing w:line="220" w:lineRule="auto"/>
              <w:jc w:val="center"/>
            </w:pPr>
            <w:r>
              <w:rPr>
                <w:sz w:val="18"/>
              </w:rPr>
              <w:t>0.935 ± 0.014</w:t>
            </w:r>
          </w:p>
        </w:tc>
        <w:tc>
          <w:tcPr>
            <w:tcW w:w="1140" w:type="dxa"/>
            <w:tcMar>
              <w:left w:w="20" w:type="dxa"/>
              <w:right w:w="20" w:type="dxa"/>
            </w:tcMar>
          </w:tcPr>
          <w:p w14:paraId="7100A79D" w14:textId="3667ECE4" w:rsidR="00FF0CB1" w:rsidRDefault="00DB0B75">
            <w:pPr>
              <w:keepNext/>
              <w:spacing w:line="220" w:lineRule="auto"/>
              <w:jc w:val="center"/>
            </w:pPr>
            <w:r>
              <w:rPr>
                <w:sz w:val="18"/>
              </w:rPr>
              <w:t>0.121 ± 0.025</w:t>
            </w:r>
          </w:p>
        </w:tc>
        <w:tc>
          <w:tcPr>
            <w:tcW w:w="1140" w:type="dxa"/>
            <w:tcMar>
              <w:left w:w="20" w:type="dxa"/>
              <w:right w:w="20" w:type="dxa"/>
            </w:tcMar>
          </w:tcPr>
          <w:p w14:paraId="412B3430" w14:textId="4BF7ACD0" w:rsidR="00FF0CB1" w:rsidRDefault="00DB0B75">
            <w:pPr>
              <w:keepNext/>
              <w:spacing w:line="220" w:lineRule="auto"/>
              <w:jc w:val="center"/>
            </w:pPr>
            <w:r>
              <w:rPr>
                <w:sz w:val="18"/>
              </w:rPr>
              <w:t>0.025 ± 0.014</w:t>
            </w:r>
          </w:p>
        </w:tc>
      </w:tr>
      <w:tr w:rsidR="00FF0CB1" w14:paraId="200F4721" w14:textId="77777777" w:rsidTr="009467D2">
        <w:tc>
          <w:tcPr>
            <w:tcW w:w="1620" w:type="dxa"/>
            <w:tcMar>
              <w:left w:w="20" w:type="dxa"/>
              <w:right w:w="20" w:type="dxa"/>
            </w:tcMar>
          </w:tcPr>
          <w:p w14:paraId="4482A8CC" w14:textId="77777777" w:rsidR="00FF0CB1" w:rsidRDefault="00DB0B75">
            <w:pPr>
              <w:keepNext/>
              <w:spacing w:line="220" w:lineRule="auto"/>
            </w:pPr>
            <w:r>
              <w:rPr>
                <w:sz w:val="18"/>
              </w:rPr>
              <w:t>Population cost</w:t>
            </w:r>
          </w:p>
        </w:tc>
        <w:tc>
          <w:tcPr>
            <w:tcW w:w="1140" w:type="dxa"/>
            <w:tcMar>
              <w:left w:w="20" w:type="dxa"/>
              <w:right w:w="20" w:type="dxa"/>
            </w:tcMar>
          </w:tcPr>
          <w:p w14:paraId="63926DF4" w14:textId="77AD7410" w:rsidR="00FF0CB1" w:rsidRDefault="00DB0B75">
            <w:pPr>
              <w:keepNext/>
              <w:spacing w:line="220" w:lineRule="auto"/>
              <w:jc w:val="center"/>
            </w:pPr>
            <w:r>
              <w:rPr>
                <w:sz w:val="18"/>
              </w:rPr>
              <w:t>0.207 ± 0.009</w:t>
            </w:r>
          </w:p>
        </w:tc>
        <w:tc>
          <w:tcPr>
            <w:tcW w:w="1140" w:type="dxa"/>
            <w:tcMar>
              <w:left w:w="20" w:type="dxa"/>
              <w:right w:w="20" w:type="dxa"/>
            </w:tcMar>
          </w:tcPr>
          <w:p w14:paraId="03910D4D" w14:textId="544A751C" w:rsidR="00FF0CB1" w:rsidRDefault="00DB0B75">
            <w:pPr>
              <w:keepNext/>
              <w:spacing w:line="220" w:lineRule="auto"/>
              <w:jc w:val="center"/>
            </w:pPr>
            <w:r>
              <w:rPr>
                <w:sz w:val="18"/>
              </w:rPr>
              <w:t>0.004 ± 0.002</w:t>
            </w:r>
          </w:p>
        </w:tc>
        <w:tc>
          <w:tcPr>
            <w:tcW w:w="1140" w:type="dxa"/>
            <w:tcMar>
              <w:left w:w="20" w:type="dxa"/>
              <w:right w:w="20" w:type="dxa"/>
            </w:tcMar>
          </w:tcPr>
          <w:p w14:paraId="6EB7E669" w14:textId="477B9135" w:rsidR="00FF0CB1" w:rsidRDefault="00DB0B75">
            <w:pPr>
              <w:keepNext/>
              <w:spacing w:line="220" w:lineRule="auto"/>
              <w:jc w:val="center"/>
            </w:pPr>
            <w:r>
              <w:rPr>
                <w:sz w:val="18"/>
              </w:rPr>
              <w:t>0.001 ± 0.001</w:t>
            </w:r>
          </w:p>
        </w:tc>
      </w:tr>
      <w:tr w:rsidR="00FF0CB1" w14:paraId="3E70C84B" w14:textId="77777777" w:rsidTr="009467D2">
        <w:tc>
          <w:tcPr>
            <w:tcW w:w="1620" w:type="dxa"/>
            <w:tcMar>
              <w:left w:w="20" w:type="dxa"/>
              <w:right w:w="20" w:type="dxa"/>
            </w:tcMar>
          </w:tcPr>
          <w:p w14:paraId="05286F92" w14:textId="77777777" w:rsidR="00FF0CB1" w:rsidRDefault="00DB0B75">
            <w:pPr>
              <w:keepNext/>
              <w:spacing w:line="220" w:lineRule="auto"/>
            </w:pPr>
            <w:r>
              <w:rPr>
                <w:sz w:val="18"/>
              </w:rPr>
              <w:t>Response cost</w:t>
            </w:r>
          </w:p>
        </w:tc>
        <w:tc>
          <w:tcPr>
            <w:tcW w:w="1140" w:type="dxa"/>
            <w:tcMar>
              <w:left w:w="20" w:type="dxa"/>
              <w:right w:w="20" w:type="dxa"/>
            </w:tcMar>
          </w:tcPr>
          <w:p w14:paraId="7B4CD873" w14:textId="6A7E7684" w:rsidR="00FF0CB1" w:rsidRDefault="00DB0B75">
            <w:pPr>
              <w:keepNext/>
              <w:spacing w:line="220" w:lineRule="auto"/>
              <w:jc w:val="center"/>
            </w:pPr>
            <w:r>
              <w:rPr>
                <w:sz w:val="18"/>
              </w:rPr>
              <w:t>0.000 ± 0.000</w:t>
            </w:r>
          </w:p>
        </w:tc>
        <w:tc>
          <w:tcPr>
            <w:tcW w:w="1140" w:type="dxa"/>
            <w:tcMar>
              <w:left w:w="20" w:type="dxa"/>
              <w:right w:w="20" w:type="dxa"/>
            </w:tcMar>
          </w:tcPr>
          <w:p w14:paraId="4E18BE9E" w14:textId="1095A51C" w:rsidR="00FF0CB1" w:rsidRDefault="00DB0B75">
            <w:pPr>
              <w:keepNext/>
              <w:spacing w:line="220" w:lineRule="auto"/>
              <w:jc w:val="center"/>
            </w:pPr>
            <w:r>
              <w:rPr>
                <w:sz w:val="18"/>
              </w:rPr>
              <w:t>0.428 ± 0.066</w:t>
            </w:r>
          </w:p>
        </w:tc>
        <w:tc>
          <w:tcPr>
            <w:tcW w:w="1140" w:type="dxa"/>
            <w:tcMar>
              <w:left w:w="20" w:type="dxa"/>
              <w:right w:w="20" w:type="dxa"/>
            </w:tcMar>
          </w:tcPr>
          <w:p w14:paraId="2655A391" w14:textId="57EBE003" w:rsidR="00FF0CB1" w:rsidRDefault="00DB0B75">
            <w:pPr>
              <w:keepNext/>
              <w:spacing w:line="220" w:lineRule="auto"/>
              <w:jc w:val="center"/>
            </w:pPr>
            <w:r>
              <w:rPr>
                <w:sz w:val="18"/>
              </w:rPr>
              <w:t>0.231 ± 0.048</w:t>
            </w:r>
          </w:p>
        </w:tc>
      </w:tr>
      <w:tr w:rsidR="00FF0CB1" w14:paraId="2FC8113B" w14:textId="77777777" w:rsidTr="009467D2">
        <w:tc>
          <w:tcPr>
            <w:tcW w:w="1620" w:type="dxa"/>
            <w:tcMar>
              <w:left w:w="20" w:type="dxa"/>
              <w:right w:w="20" w:type="dxa"/>
            </w:tcMar>
          </w:tcPr>
          <w:p w14:paraId="07C0BE31" w14:textId="77777777" w:rsidR="00FF0CB1" w:rsidRDefault="00DB0B75">
            <w:pPr>
              <w:keepNext/>
              <w:spacing w:line="220" w:lineRule="auto"/>
            </w:pPr>
            <w:r>
              <w:rPr>
                <w:sz w:val="18"/>
              </w:rPr>
              <w:t>Dispatch-delay cost</w:t>
            </w:r>
          </w:p>
        </w:tc>
        <w:tc>
          <w:tcPr>
            <w:tcW w:w="1140" w:type="dxa"/>
            <w:tcMar>
              <w:left w:w="20" w:type="dxa"/>
              <w:right w:w="20" w:type="dxa"/>
            </w:tcMar>
          </w:tcPr>
          <w:p w14:paraId="084D0238" w14:textId="0EFDBFD0" w:rsidR="00FF0CB1" w:rsidRDefault="00DB0B75">
            <w:pPr>
              <w:keepNext/>
              <w:spacing w:line="220" w:lineRule="auto"/>
              <w:jc w:val="center"/>
            </w:pPr>
            <w:r>
              <w:rPr>
                <w:sz w:val="18"/>
              </w:rPr>
              <w:t>0.000 ± 0.000</w:t>
            </w:r>
          </w:p>
        </w:tc>
        <w:tc>
          <w:tcPr>
            <w:tcW w:w="1140" w:type="dxa"/>
            <w:tcMar>
              <w:left w:w="20" w:type="dxa"/>
              <w:right w:w="20" w:type="dxa"/>
            </w:tcMar>
          </w:tcPr>
          <w:p w14:paraId="0D5ADC76" w14:textId="37B4578B" w:rsidR="00FF0CB1" w:rsidRDefault="00DB0B75">
            <w:pPr>
              <w:keepNext/>
              <w:spacing w:line="220" w:lineRule="auto"/>
              <w:jc w:val="center"/>
            </w:pPr>
            <w:r>
              <w:rPr>
                <w:sz w:val="18"/>
              </w:rPr>
              <w:t>0.274 ± 0.023</w:t>
            </w:r>
          </w:p>
        </w:tc>
        <w:tc>
          <w:tcPr>
            <w:tcW w:w="1140" w:type="dxa"/>
            <w:tcMar>
              <w:left w:w="20" w:type="dxa"/>
              <w:right w:w="20" w:type="dxa"/>
            </w:tcMar>
          </w:tcPr>
          <w:p w14:paraId="71C86498" w14:textId="1C8F4631" w:rsidR="00FF0CB1" w:rsidRDefault="00DB0B75">
            <w:pPr>
              <w:keepNext/>
              <w:spacing w:line="220" w:lineRule="auto"/>
              <w:jc w:val="center"/>
            </w:pPr>
            <w:r>
              <w:rPr>
                <w:sz w:val="18"/>
              </w:rPr>
              <w:t>0.373 ± 0.024</w:t>
            </w:r>
          </w:p>
        </w:tc>
      </w:tr>
      <w:tr w:rsidR="00FF0CB1" w14:paraId="2D75F415" w14:textId="77777777" w:rsidTr="009467D2">
        <w:tc>
          <w:tcPr>
            <w:tcW w:w="1620" w:type="dxa"/>
            <w:tcMar>
              <w:left w:w="20" w:type="dxa"/>
              <w:right w:w="20" w:type="dxa"/>
            </w:tcMar>
          </w:tcPr>
          <w:p w14:paraId="2949E192" w14:textId="77777777" w:rsidR="00FF0CB1" w:rsidRDefault="00DB0B75">
            <w:pPr>
              <w:keepNext/>
              <w:spacing w:line="220" w:lineRule="auto"/>
            </w:pPr>
            <w:r>
              <w:rPr>
                <w:sz w:val="18"/>
              </w:rPr>
              <w:t>Physical cost</w:t>
            </w:r>
          </w:p>
        </w:tc>
        <w:tc>
          <w:tcPr>
            <w:tcW w:w="1140" w:type="dxa"/>
            <w:tcMar>
              <w:left w:w="20" w:type="dxa"/>
              <w:right w:w="20" w:type="dxa"/>
            </w:tcMar>
          </w:tcPr>
          <w:p w14:paraId="125F6F6A" w14:textId="3F847F59" w:rsidR="00FF0CB1" w:rsidRDefault="00DB0B75">
            <w:pPr>
              <w:keepNext/>
              <w:spacing w:line="220" w:lineRule="auto"/>
              <w:jc w:val="center"/>
            </w:pPr>
            <w:r>
              <w:rPr>
                <w:sz w:val="18"/>
              </w:rPr>
              <w:t>0.598 ± 0.008</w:t>
            </w:r>
          </w:p>
        </w:tc>
        <w:tc>
          <w:tcPr>
            <w:tcW w:w="1140" w:type="dxa"/>
            <w:tcMar>
              <w:left w:w="20" w:type="dxa"/>
              <w:right w:w="20" w:type="dxa"/>
            </w:tcMar>
          </w:tcPr>
          <w:p w14:paraId="7241F305" w14:textId="59163FFD" w:rsidR="00FF0CB1" w:rsidRDefault="00DB0B75">
            <w:pPr>
              <w:keepNext/>
              <w:spacing w:line="220" w:lineRule="auto"/>
              <w:jc w:val="center"/>
            </w:pPr>
            <w:r>
              <w:rPr>
                <w:sz w:val="18"/>
              </w:rPr>
              <w:t>0.139 ± 0.018</w:t>
            </w:r>
          </w:p>
        </w:tc>
        <w:tc>
          <w:tcPr>
            <w:tcW w:w="1140" w:type="dxa"/>
            <w:tcMar>
              <w:left w:w="20" w:type="dxa"/>
              <w:right w:w="20" w:type="dxa"/>
            </w:tcMar>
          </w:tcPr>
          <w:p w14:paraId="67150BE3" w14:textId="45A1B1C3" w:rsidR="00FF0CB1" w:rsidRDefault="00DB0B75">
            <w:pPr>
              <w:keepNext/>
              <w:spacing w:line="220" w:lineRule="auto"/>
              <w:jc w:val="center"/>
            </w:pPr>
            <w:r>
              <w:rPr>
                <w:sz w:val="18"/>
              </w:rPr>
              <w:t>0.056 ± 0.012</w:t>
            </w:r>
          </w:p>
        </w:tc>
      </w:tr>
      <w:tr w:rsidR="00FF0CB1" w14:paraId="347291C6" w14:textId="77777777" w:rsidTr="009467D2">
        <w:tc>
          <w:tcPr>
            <w:tcW w:w="1620" w:type="dxa"/>
            <w:tcMar>
              <w:left w:w="20" w:type="dxa"/>
              <w:right w:w="20" w:type="dxa"/>
            </w:tcMar>
          </w:tcPr>
          <w:p w14:paraId="2121A3B2" w14:textId="77777777" w:rsidR="00FF0CB1" w:rsidRDefault="00DB0B75">
            <w:pPr>
              <w:keepNext/>
              <w:spacing w:line="220" w:lineRule="auto"/>
            </w:pPr>
            <w:r>
              <w:rPr>
                <w:sz w:val="18"/>
              </w:rPr>
              <w:t>Total cost</w:t>
            </w:r>
          </w:p>
        </w:tc>
        <w:tc>
          <w:tcPr>
            <w:tcW w:w="1140" w:type="dxa"/>
            <w:tcMar>
              <w:left w:w="20" w:type="dxa"/>
              <w:right w:w="20" w:type="dxa"/>
            </w:tcMar>
          </w:tcPr>
          <w:p w14:paraId="2291A3E1" w14:textId="672D7269" w:rsidR="00FF0CB1" w:rsidRDefault="00DB0B75">
            <w:pPr>
              <w:keepNext/>
              <w:spacing w:line="220" w:lineRule="auto"/>
              <w:jc w:val="center"/>
            </w:pPr>
            <w:r>
              <w:rPr>
                <w:sz w:val="18"/>
              </w:rPr>
              <w:t>0.528 ± 0.007</w:t>
            </w:r>
          </w:p>
        </w:tc>
        <w:tc>
          <w:tcPr>
            <w:tcW w:w="1140" w:type="dxa"/>
            <w:tcMar>
              <w:left w:w="20" w:type="dxa"/>
              <w:right w:w="20" w:type="dxa"/>
            </w:tcMar>
          </w:tcPr>
          <w:p w14:paraId="4848BBC4" w14:textId="558B078D" w:rsidR="00FF0CB1" w:rsidRDefault="00DB0B75">
            <w:pPr>
              <w:keepNext/>
              <w:spacing w:line="220" w:lineRule="auto"/>
              <w:jc w:val="center"/>
            </w:pPr>
            <w:r>
              <w:rPr>
                <w:sz w:val="18"/>
              </w:rPr>
              <w:t>0.164 ± 0.019</w:t>
            </w:r>
          </w:p>
        </w:tc>
        <w:tc>
          <w:tcPr>
            <w:tcW w:w="1140" w:type="dxa"/>
            <w:tcMar>
              <w:left w:w="20" w:type="dxa"/>
              <w:right w:w="20" w:type="dxa"/>
            </w:tcMar>
          </w:tcPr>
          <w:p w14:paraId="29581D8E" w14:textId="51AD8B28" w:rsidR="00FF0CB1" w:rsidRDefault="00DB0B75">
            <w:pPr>
              <w:keepNext/>
              <w:spacing w:line="220" w:lineRule="auto"/>
              <w:jc w:val="center"/>
            </w:pPr>
            <w:r>
              <w:rPr>
                <w:sz w:val="18"/>
              </w:rPr>
              <w:t>0.085 ± 0.012</w:t>
            </w:r>
          </w:p>
        </w:tc>
      </w:tr>
      <w:tr w:rsidR="002D7931" w14:paraId="1855CBB3" w14:textId="77777777">
        <w:trPr>
          <w:cantSplit/>
        </w:trPr>
        <w:tc>
          <w:tcPr>
            <w:tcW w:w="1620" w:type="dxa"/>
            <w:shd w:val="clear" w:color="auto" w:fill="E7E6E6"/>
            <w:tcMar>
              <w:left w:w="20" w:type="dxa"/>
              <w:right w:w="20" w:type="dxa"/>
            </w:tcMar>
            <w:vAlign w:val="center"/>
          </w:tcPr>
          <w:p w14:paraId="2A4F33D2" w14:textId="77777777" w:rsidR="002D7931" w:rsidRDefault="00000000">
            <w:pPr>
              <w:keepNext/>
              <w:spacing w:line="220" w:lineRule="auto"/>
            </w:pPr>
            <w:r>
              <w:rPr>
                <w:b/>
                <w:sz w:val="18"/>
              </w:rPr>
              <w:t>Scenario</w:t>
            </w:r>
          </w:p>
        </w:tc>
        <w:tc>
          <w:tcPr>
            <w:tcW w:w="1140" w:type="dxa"/>
            <w:shd w:val="clear" w:color="auto" w:fill="E7E6E6"/>
            <w:tcMar>
              <w:left w:w="20" w:type="dxa"/>
              <w:right w:w="20" w:type="dxa"/>
            </w:tcMar>
            <w:vAlign w:val="center"/>
          </w:tcPr>
          <w:p w14:paraId="3B83BF6E" w14:textId="77777777" w:rsidR="002D7931" w:rsidRDefault="00000000">
            <w:pPr>
              <w:keepNext/>
              <w:spacing w:line="220" w:lineRule="auto"/>
            </w:pPr>
            <w:r>
              <w:rPr>
                <w:b/>
                <w:sz w:val="18"/>
              </w:rPr>
              <w:t>Area change (%)</w:t>
            </w:r>
          </w:p>
        </w:tc>
        <w:tc>
          <w:tcPr>
            <w:tcW w:w="1140" w:type="dxa"/>
            <w:shd w:val="clear" w:color="auto" w:fill="E7E6E6"/>
            <w:tcMar>
              <w:left w:w="20" w:type="dxa"/>
              <w:right w:w="20" w:type="dxa"/>
            </w:tcMar>
            <w:vAlign w:val="center"/>
          </w:tcPr>
          <w:p w14:paraId="4853A505" w14:textId="77777777" w:rsidR="002D7931" w:rsidRDefault="00000000">
            <w:pPr>
              <w:keepNext/>
              <w:spacing w:line="220" w:lineRule="auto"/>
            </w:pPr>
            <w:r>
              <w:rPr>
                <w:b/>
                <w:sz w:val="18"/>
              </w:rPr>
              <w:t>Cost change (%)</w:t>
            </w:r>
          </w:p>
        </w:tc>
        <w:tc>
          <w:tcPr>
            <w:tcW w:w="1140" w:type="dxa"/>
            <w:shd w:val="clear" w:color="auto" w:fill="E7E6E6"/>
            <w:tcMar>
              <w:left w:w="20" w:type="dxa"/>
              <w:right w:w="20" w:type="dxa"/>
            </w:tcMar>
            <w:vAlign w:val="center"/>
          </w:tcPr>
          <w:p w14:paraId="4BEE8449" w14:textId="77777777" w:rsidR="002D7931" w:rsidRDefault="00000000">
            <w:pPr>
              <w:keepNext/>
              <w:spacing w:line="220" w:lineRule="auto"/>
            </w:pPr>
            <w:r>
              <w:rPr>
                <w:b/>
                <w:sz w:val="18"/>
              </w:rPr>
              <w:t>Worse / 30</w:t>
            </w:r>
          </w:p>
        </w:tc>
      </w:tr>
      <w:tr w:rsidR="002D7931" w14:paraId="722B4585" w14:textId="77777777">
        <w:trPr>
          <w:cantSplit/>
        </w:trPr>
        <w:tc>
          <w:tcPr>
            <w:tcW w:w="1620" w:type="dxa"/>
            <w:tcMar>
              <w:left w:w="20" w:type="dxa"/>
              <w:right w:w="20" w:type="dxa"/>
            </w:tcMar>
            <w:vAlign w:val="center"/>
          </w:tcPr>
          <w:p w14:paraId="2E744A13" w14:textId="77777777" w:rsidR="002D7931" w:rsidRDefault="00000000">
            <w:pPr>
              <w:keepNext/>
              <w:spacing w:line="220" w:lineRule="auto"/>
            </w:pPr>
            <w:r>
              <w:rPr>
                <w:sz w:val="18"/>
              </w:rPr>
              <w:t>S1</w:t>
            </w:r>
          </w:p>
        </w:tc>
        <w:tc>
          <w:tcPr>
            <w:tcW w:w="1140" w:type="dxa"/>
            <w:tcMar>
              <w:left w:w="20" w:type="dxa"/>
              <w:right w:w="20" w:type="dxa"/>
            </w:tcMar>
            <w:vAlign w:val="center"/>
          </w:tcPr>
          <w:p w14:paraId="3E4A8FA6" w14:textId="77777777" w:rsidR="002D7931" w:rsidRDefault="00000000">
            <w:pPr>
              <w:keepNext/>
              <w:spacing w:line="220" w:lineRule="auto"/>
            </w:pPr>
            <w:r>
              <w:rPr>
                <w:sz w:val="18"/>
              </w:rPr>
              <w:t>−78 ± 31</w:t>
            </w:r>
          </w:p>
        </w:tc>
        <w:tc>
          <w:tcPr>
            <w:tcW w:w="1140" w:type="dxa"/>
            <w:tcMar>
              <w:left w:w="20" w:type="dxa"/>
              <w:right w:w="20" w:type="dxa"/>
            </w:tcMar>
            <w:vAlign w:val="center"/>
          </w:tcPr>
          <w:p w14:paraId="4D75977D" w14:textId="77777777" w:rsidR="002D7931" w:rsidRDefault="00000000">
            <w:pPr>
              <w:keepNext/>
              <w:spacing w:line="220" w:lineRule="auto"/>
            </w:pPr>
            <w:r>
              <w:rPr>
                <w:sz w:val="18"/>
              </w:rPr>
              <w:t>−59 ± 22</w:t>
            </w:r>
          </w:p>
        </w:tc>
        <w:tc>
          <w:tcPr>
            <w:tcW w:w="1140" w:type="dxa"/>
            <w:tcMar>
              <w:left w:w="20" w:type="dxa"/>
              <w:right w:w="20" w:type="dxa"/>
            </w:tcMar>
            <w:vAlign w:val="center"/>
          </w:tcPr>
          <w:p w14:paraId="33417B7D" w14:textId="77777777" w:rsidR="002D7931" w:rsidRDefault="00000000">
            <w:pPr>
              <w:keepNext/>
              <w:spacing w:line="220" w:lineRule="auto"/>
            </w:pPr>
            <w:r>
              <w:rPr>
                <w:sz w:val="18"/>
              </w:rPr>
              <w:t>2</w:t>
            </w:r>
          </w:p>
        </w:tc>
      </w:tr>
      <w:tr w:rsidR="002D7931" w14:paraId="4CD7B214" w14:textId="77777777">
        <w:trPr>
          <w:cantSplit/>
        </w:trPr>
        <w:tc>
          <w:tcPr>
            <w:tcW w:w="1620" w:type="dxa"/>
            <w:tcMar>
              <w:left w:w="20" w:type="dxa"/>
              <w:right w:w="20" w:type="dxa"/>
            </w:tcMar>
            <w:vAlign w:val="center"/>
          </w:tcPr>
          <w:p w14:paraId="0116FABA" w14:textId="77777777" w:rsidR="002D7931" w:rsidRDefault="00000000">
            <w:pPr>
              <w:keepNext/>
              <w:spacing w:line="220" w:lineRule="auto"/>
            </w:pPr>
            <w:r>
              <w:rPr>
                <w:sz w:val="18"/>
              </w:rPr>
              <w:t>S2</w:t>
            </w:r>
          </w:p>
        </w:tc>
        <w:tc>
          <w:tcPr>
            <w:tcW w:w="1140" w:type="dxa"/>
            <w:tcMar>
              <w:left w:w="20" w:type="dxa"/>
              <w:right w:w="20" w:type="dxa"/>
            </w:tcMar>
            <w:vAlign w:val="center"/>
          </w:tcPr>
          <w:p w14:paraId="699D6B56" w14:textId="77777777" w:rsidR="002D7931" w:rsidRDefault="00000000">
            <w:pPr>
              <w:keepNext/>
              <w:spacing w:line="220" w:lineRule="auto"/>
            </w:pPr>
            <w:r>
              <w:rPr>
                <w:sz w:val="18"/>
              </w:rPr>
              <w:t>−62 ± 19</w:t>
            </w:r>
          </w:p>
        </w:tc>
        <w:tc>
          <w:tcPr>
            <w:tcW w:w="1140" w:type="dxa"/>
            <w:tcMar>
              <w:left w:w="20" w:type="dxa"/>
              <w:right w:w="20" w:type="dxa"/>
            </w:tcMar>
            <w:vAlign w:val="center"/>
          </w:tcPr>
          <w:p w14:paraId="572BC42B" w14:textId="77777777" w:rsidR="002D7931" w:rsidRDefault="00000000">
            <w:pPr>
              <w:keepNext/>
              <w:spacing w:line="220" w:lineRule="auto"/>
            </w:pPr>
            <w:r>
              <w:rPr>
                <w:sz w:val="18"/>
              </w:rPr>
              <w:t>−50 ± 15</w:t>
            </w:r>
          </w:p>
        </w:tc>
        <w:tc>
          <w:tcPr>
            <w:tcW w:w="1140" w:type="dxa"/>
            <w:tcMar>
              <w:left w:w="20" w:type="dxa"/>
              <w:right w:w="20" w:type="dxa"/>
            </w:tcMar>
            <w:vAlign w:val="center"/>
          </w:tcPr>
          <w:p w14:paraId="45118993" w14:textId="77777777" w:rsidR="002D7931" w:rsidRDefault="00000000">
            <w:pPr>
              <w:keepNext/>
              <w:spacing w:line="220" w:lineRule="auto"/>
            </w:pPr>
            <w:r>
              <w:rPr>
                <w:sz w:val="18"/>
              </w:rPr>
              <w:t>1</w:t>
            </w:r>
          </w:p>
        </w:tc>
      </w:tr>
      <w:tr w:rsidR="002D7931" w14:paraId="4A57AF9F" w14:textId="77777777">
        <w:trPr>
          <w:cantSplit/>
        </w:trPr>
        <w:tc>
          <w:tcPr>
            <w:tcW w:w="1620" w:type="dxa"/>
            <w:tcMar>
              <w:left w:w="20" w:type="dxa"/>
              <w:right w:w="20" w:type="dxa"/>
            </w:tcMar>
            <w:vAlign w:val="center"/>
          </w:tcPr>
          <w:p w14:paraId="09D795C4" w14:textId="77777777" w:rsidR="002D7931" w:rsidRDefault="00000000">
            <w:pPr>
              <w:keepNext/>
              <w:spacing w:line="220" w:lineRule="auto"/>
            </w:pPr>
            <w:r>
              <w:rPr>
                <w:sz w:val="18"/>
              </w:rPr>
              <w:t>S3</w:t>
            </w:r>
          </w:p>
        </w:tc>
        <w:tc>
          <w:tcPr>
            <w:tcW w:w="1140" w:type="dxa"/>
            <w:tcMar>
              <w:left w:w="20" w:type="dxa"/>
              <w:right w:w="20" w:type="dxa"/>
            </w:tcMar>
            <w:vAlign w:val="center"/>
          </w:tcPr>
          <w:p w14:paraId="2E993448" w14:textId="77777777" w:rsidR="002D7931" w:rsidRDefault="00000000">
            <w:pPr>
              <w:keepNext/>
              <w:spacing w:line="220" w:lineRule="auto"/>
            </w:pPr>
            <w:r>
              <w:rPr>
                <w:sz w:val="18"/>
              </w:rPr>
              <w:t>−59 ± 26</w:t>
            </w:r>
          </w:p>
        </w:tc>
        <w:tc>
          <w:tcPr>
            <w:tcW w:w="1140" w:type="dxa"/>
            <w:tcMar>
              <w:left w:w="20" w:type="dxa"/>
              <w:right w:w="20" w:type="dxa"/>
            </w:tcMar>
            <w:vAlign w:val="center"/>
          </w:tcPr>
          <w:p w14:paraId="46776AD9" w14:textId="77777777" w:rsidR="002D7931" w:rsidRDefault="00000000">
            <w:pPr>
              <w:keepNext/>
              <w:spacing w:line="220" w:lineRule="auto"/>
            </w:pPr>
            <w:r>
              <w:rPr>
                <w:sz w:val="18"/>
              </w:rPr>
              <w:t>−42 ± 20</w:t>
            </w:r>
          </w:p>
        </w:tc>
        <w:tc>
          <w:tcPr>
            <w:tcW w:w="1140" w:type="dxa"/>
            <w:tcMar>
              <w:left w:w="20" w:type="dxa"/>
              <w:right w:w="20" w:type="dxa"/>
            </w:tcMar>
            <w:vAlign w:val="center"/>
          </w:tcPr>
          <w:p w14:paraId="6E4AE59D" w14:textId="77777777" w:rsidR="002D7931" w:rsidRDefault="00000000">
            <w:pPr>
              <w:keepNext/>
              <w:spacing w:line="220" w:lineRule="auto"/>
            </w:pPr>
            <w:r>
              <w:rPr>
                <w:sz w:val="18"/>
              </w:rPr>
              <w:t>3</w:t>
            </w:r>
          </w:p>
        </w:tc>
      </w:tr>
      <w:tr w:rsidR="002D7931" w14:paraId="4C64433C" w14:textId="77777777">
        <w:trPr>
          <w:cantSplit/>
        </w:trPr>
        <w:tc>
          <w:tcPr>
            <w:tcW w:w="1620" w:type="dxa"/>
            <w:tcMar>
              <w:left w:w="20" w:type="dxa"/>
              <w:right w:w="20" w:type="dxa"/>
            </w:tcMar>
            <w:vAlign w:val="center"/>
          </w:tcPr>
          <w:p w14:paraId="20F93CB5" w14:textId="77777777" w:rsidR="002D7931" w:rsidRDefault="00000000">
            <w:pPr>
              <w:keepNext/>
              <w:spacing w:line="220" w:lineRule="auto"/>
            </w:pPr>
            <w:r>
              <w:rPr>
                <w:sz w:val="18"/>
              </w:rPr>
              <w:t>S4</w:t>
            </w:r>
          </w:p>
        </w:tc>
        <w:tc>
          <w:tcPr>
            <w:tcW w:w="1140" w:type="dxa"/>
            <w:tcMar>
              <w:left w:w="20" w:type="dxa"/>
              <w:right w:w="20" w:type="dxa"/>
            </w:tcMar>
            <w:vAlign w:val="center"/>
          </w:tcPr>
          <w:p w14:paraId="149AAC58" w14:textId="77777777" w:rsidR="002D7931" w:rsidRDefault="00000000">
            <w:pPr>
              <w:keepNext/>
              <w:spacing w:line="220" w:lineRule="auto"/>
            </w:pPr>
            <w:r>
              <w:rPr>
                <w:sz w:val="18"/>
              </w:rPr>
              <w:t>−56 ± 19</w:t>
            </w:r>
          </w:p>
        </w:tc>
        <w:tc>
          <w:tcPr>
            <w:tcW w:w="1140" w:type="dxa"/>
            <w:tcMar>
              <w:left w:w="20" w:type="dxa"/>
              <w:right w:w="20" w:type="dxa"/>
            </w:tcMar>
            <w:vAlign w:val="center"/>
          </w:tcPr>
          <w:p w14:paraId="0CD2757A" w14:textId="77777777" w:rsidR="002D7931" w:rsidRDefault="00000000">
            <w:pPr>
              <w:keepNext/>
              <w:spacing w:line="220" w:lineRule="auto"/>
            </w:pPr>
            <w:r>
              <w:rPr>
                <w:sz w:val="18"/>
              </w:rPr>
              <w:t>−46 ± 16</w:t>
            </w:r>
          </w:p>
        </w:tc>
        <w:tc>
          <w:tcPr>
            <w:tcW w:w="1140" w:type="dxa"/>
            <w:tcMar>
              <w:left w:w="20" w:type="dxa"/>
              <w:right w:w="20" w:type="dxa"/>
            </w:tcMar>
            <w:vAlign w:val="center"/>
          </w:tcPr>
          <w:p w14:paraId="00F18411" w14:textId="77777777" w:rsidR="002D7931" w:rsidRDefault="00000000">
            <w:pPr>
              <w:keepNext/>
              <w:spacing w:line="220" w:lineRule="auto"/>
            </w:pPr>
            <w:r>
              <w:rPr>
                <w:sz w:val="18"/>
              </w:rPr>
              <w:t>1</w:t>
            </w:r>
          </w:p>
        </w:tc>
      </w:tr>
      <w:tr w:rsidR="002D7931" w14:paraId="7A42B62B" w14:textId="77777777">
        <w:trPr>
          <w:cantSplit/>
        </w:trPr>
        <w:tc>
          <w:tcPr>
            <w:tcW w:w="1620" w:type="dxa"/>
            <w:tcMar>
              <w:left w:w="20" w:type="dxa"/>
              <w:right w:w="20" w:type="dxa"/>
            </w:tcMar>
            <w:vAlign w:val="center"/>
          </w:tcPr>
          <w:p w14:paraId="3D744471" w14:textId="77777777" w:rsidR="002D7931" w:rsidRDefault="00000000">
            <w:pPr>
              <w:spacing w:line="220" w:lineRule="auto"/>
            </w:pPr>
            <w:r>
              <w:rPr>
                <w:sz w:val="18"/>
              </w:rPr>
              <w:t>S5</w:t>
            </w:r>
          </w:p>
        </w:tc>
        <w:tc>
          <w:tcPr>
            <w:tcW w:w="1140" w:type="dxa"/>
            <w:tcMar>
              <w:left w:w="20" w:type="dxa"/>
              <w:right w:w="20" w:type="dxa"/>
            </w:tcMar>
            <w:vAlign w:val="center"/>
          </w:tcPr>
          <w:p w14:paraId="30727AB8" w14:textId="77777777" w:rsidR="002D7931" w:rsidRDefault="00000000">
            <w:pPr>
              <w:spacing w:line="220" w:lineRule="auto"/>
            </w:pPr>
            <w:r>
              <w:rPr>
                <w:sz w:val="18"/>
              </w:rPr>
              <w:t>−45 ± 19</w:t>
            </w:r>
          </w:p>
        </w:tc>
        <w:tc>
          <w:tcPr>
            <w:tcW w:w="1140" w:type="dxa"/>
            <w:tcMar>
              <w:left w:w="20" w:type="dxa"/>
              <w:right w:w="20" w:type="dxa"/>
            </w:tcMar>
            <w:vAlign w:val="center"/>
          </w:tcPr>
          <w:p w14:paraId="32DAAC40" w14:textId="77777777" w:rsidR="002D7931" w:rsidRDefault="00000000">
            <w:pPr>
              <w:spacing w:line="220" w:lineRule="auto"/>
            </w:pPr>
            <w:r>
              <w:rPr>
                <w:sz w:val="18"/>
              </w:rPr>
              <w:t>−35 ± 15</w:t>
            </w:r>
          </w:p>
        </w:tc>
        <w:tc>
          <w:tcPr>
            <w:tcW w:w="1140" w:type="dxa"/>
            <w:tcMar>
              <w:left w:w="20" w:type="dxa"/>
              <w:right w:w="20" w:type="dxa"/>
            </w:tcMar>
            <w:vAlign w:val="center"/>
          </w:tcPr>
          <w:p w14:paraId="0A0EF110" w14:textId="77777777" w:rsidR="002D7931" w:rsidRDefault="00000000">
            <w:pPr>
              <w:spacing w:line="220" w:lineRule="auto"/>
            </w:pPr>
            <w:r>
              <w:rPr>
                <w:sz w:val="18"/>
              </w:rPr>
              <w:t>2</w:t>
            </w:r>
          </w:p>
        </w:tc>
      </w:tr>
    </w:tbl>
    <w:p w14:paraId="6C539B23" w14:textId="09C05CB2"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gain. Full random search reduces area by 46%, compared with 61% for VODA. Candidate-only LLM screening exceeds the small random control by 14 ± 11 percentage points, while adding variations yields a further 16 ± 9 points. </w:t>
      </w:r>
      <w:proofErr w:type="gramStart"/>
      <w:r>
        <w:t>A repeat</w:t>
      </w:r>
      <w:proofErr w:type="gramEnd"/>
      <w:r>
        <w:t xml:space="preserve"> stays within four points of the nominal area advantage. With independent gate futures the advantage is 54 ± 12%; 354 of 360 candidates reaching the gates are admitted, compared with 359 of 364 nominally. With the gate chain retained, the independent-future test retains an area and total-cost advantage over Closed under different forecast samples.</w:t>
      </w:r>
    </w:p>
    <w:p w14:paraId="5E736FF2" w14:textId="77777777" w:rsidR="00AA18C8" w:rsidRDefault="00AA18C8" w:rsidP="00AA18C8">
      <w:pPr>
        <w:pStyle w:val="TableTitle"/>
        <w:keepNext/>
        <w:spacing w:before="120"/>
      </w:pPr>
      <w:bookmarkStart w:id="61" w:name="_RefTab_abl_old"/>
      <w:bookmarkStart w:id="62" w:name="_RefTab_abl"/>
      <w:bookmarkEnd w:id="61"/>
      <w:r>
        <w:lastRenderedPageBreak/>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2"/>
    </w:p>
    <w:p w14:paraId="0D9A75DA"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3224183A" w14:textId="77777777" w:rsidTr="002E57AA">
        <w:tc>
          <w:tcPr>
            <w:tcW w:w="2127" w:type="dxa"/>
          </w:tcPr>
          <w:p w14:paraId="79A7E4FD" w14:textId="77777777" w:rsidR="00FF0CB1" w:rsidRDefault="00DB0B75">
            <w:pPr>
              <w:keepNext/>
              <w:spacing w:line="220" w:lineRule="auto"/>
            </w:pPr>
            <w:r>
              <w:rPr>
                <w:b/>
                <w:sz w:val="18"/>
              </w:rPr>
              <w:t>Setting</w:t>
            </w:r>
          </w:p>
        </w:tc>
        <w:tc>
          <w:tcPr>
            <w:tcW w:w="1417" w:type="dxa"/>
          </w:tcPr>
          <w:p w14:paraId="3908B1FA" w14:textId="77777777" w:rsidR="00FF0CB1" w:rsidRDefault="00DB0B75">
            <w:pPr>
              <w:keepNext/>
              <w:spacing w:line="220" w:lineRule="auto"/>
              <w:jc w:val="center"/>
            </w:pPr>
            <w:r>
              <w:rPr>
                <w:b/>
                <w:sz w:val="18"/>
              </w:rPr>
              <w:t>Δ area (%)</w:t>
            </w:r>
          </w:p>
        </w:tc>
        <w:tc>
          <w:tcPr>
            <w:tcW w:w="1559" w:type="dxa"/>
          </w:tcPr>
          <w:p w14:paraId="1DA0853C" w14:textId="77777777" w:rsidR="00FF0CB1" w:rsidRDefault="00DB0B75">
            <w:pPr>
              <w:keepNext/>
              <w:spacing w:line="220" w:lineRule="auto"/>
              <w:jc w:val="center"/>
            </w:pPr>
            <w:r>
              <w:rPr>
                <w:b/>
                <w:sz w:val="18"/>
              </w:rPr>
              <w:t>Δ total cost (%)</w:t>
            </w:r>
          </w:p>
        </w:tc>
      </w:tr>
      <w:tr w:rsidR="00FF0CB1" w14:paraId="109935CD" w14:textId="77777777" w:rsidTr="00660615">
        <w:tc>
          <w:tcPr>
            <w:tcW w:w="5103" w:type="dxa"/>
            <w:gridSpan w:val="3"/>
          </w:tcPr>
          <w:p w14:paraId="2DC24336" w14:textId="77777777" w:rsidR="00FF0CB1" w:rsidRDefault="00DB0B75">
            <w:pPr>
              <w:keepNext/>
              <w:spacing w:line="220" w:lineRule="auto"/>
            </w:pPr>
            <w:r>
              <w:rPr>
                <w:b/>
                <w:sz w:val="18"/>
              </w:rPr>
              <w:t>Candidate source and search</w:t>
            </w:r>
          </w:p>
        </w:tc>
      </w:tr>
      <w:tr w:rsidR="00FF0CB1" w14:paraId="284E0E57" w14:textId="77777777" w:rsidTr="002E57AA">
        <w:tc>
          <w:tcPr>
            <w:tcW w:w="2127" w:type="dxa"/>
          </w:tcPr>
          <w:p w14:paraId="60B1C260" w14:textId="77777777" w:rsidR="00FF0CB1" w:rsidRDefault="00DB0B75">
            <w:pPr>
              <w:keepNext/>
              <w:spacing w:line="220" w:lineRule="auto"/>
            </w:pPr>
            <w:r>
              <w:rPr>
                <w:sz w:val="18"/>
              </w:rPr>
              <w:t>Random, one</w:t>
            </w:r>
          </w:p>
        </w:tc>
        <w:tc>
          <w:tcPr>
            <w:tcW w:w="1417" w:type="dxa"/>
          </w:tcPr>
          <w:p w14:paraId="1E7AD2F7" w14:textId="77777777" w:rsidR="00FF0CB1" w:rsidRDefault="00DB0B75">
            <w:pPr>
              <w:keepNext/>
              <w:spacing w:line="220" w:lineRule="auto"/>
              <w:jc w:val="center"/>
            </w:pPr>
            <w:r>
              <w:rPr>
                <w:sz w:val="18"/>
              </w:rPr>
              <w:t>−9 ± 8</w:t>
            </w:r>
          </w:p>
        </w:tc>
        <w:tc>
          <w:tcPr>
            <w:tcW w:w="1559" w:type="dxa"/>
          </w:tcPr>
          <w:p w14:paraId="68FC0B65" w14:textId="77777777" w:rsidR="00FF0CB1" w:rsidRDefault="00DB0B75">
            <w:pPr>
              <w:keepNext/>
              <w:spacing w:line="220" w:lineRule="auto"/>
              <w:jc w:val="center"/>
            </w:pPr>
            <w:r>
              <w:rPr>
                <w:sz w:val="18"/>
              </w:rPr>
              <w:t>−4 ± 6</w:t>
            </w:r>
          </w:p>
        </w:tc>
      </w:tr>
      <w:tr w:rsidR="00FF0CB1" w14:paraId="5CE58A6C" w14:textId="77777777" w:rsidTr="002E57AA">
        <w:tc>
          <w:tcPr>
            <w:tcW w:w="2127" w:type="dxa"/>
          </w:tcPr>
          <w:p w14:paraId="5588E19E" w14:textId="77777777" w:rsidR="00FF0CB1" w:rsidRDefault="00DB0B75">
            <w:pPr>
              <w:keepNext/>
              <w:spacing w:line="220" w:lineRule="auto"/>
            </w:pPr>
            <w:r>
              <w:rPr>
                <w:sz w:val="18"/>
              </w:rPr>
              <w:t>LLM, one</w:t>
            </w:r>
          </w:p>
        </w:tc>
        <w:tc>
          <w:tcPr>
            <w:tcW w:w="1417" w:type="dxa"/>
          </w:tcPr>
          <w:p w14:paraId="7F444535" w14:textId="77777777" w:rsidR="00FF0CB1" w:rsidRDefault="00DB0B75">
            <w:pPr>
              <w:keepNext/>
              <w:spacing w:line="220" w:lineRule="auto"/>
              <w:jc w:val="center"/>
            </w:pPr>
            <w:r>
              <w:rPr>
                <w:sz w:val="18"/>
              </w:rPr>
              <w:t>−28 ± 9</w:t>
            </w:r>
          </w:p>
        </w:tc>
        <w:tc>
          <w:tcPr>
            <w:tcW w:w="1559" w:type="dxa"/>
          </w:tcPr>
          <w:p w14:paraId="79200826" w14:textId="77777777" w:rsidR="00FF0CB1" w:rsidRDefault="00DB0B75">
            <w:pPr>
              <w:keepNext/>
              <w:spacing w:line="220" w:lineRule="auto"/>
              <w:jc w:val="center"/>
            </w:pPr>
            <w:r>
              <w:rPr>
                <w:sz w:val="18"/>
              </w:rPr>
              <w:t>−22 ± 6</w:t>
            </w:r>
          </w:p>
        </w:tc>
      </w:tr>
      <w:tr w:rsidR="00FF0CB1" w14:paraId="6AA0EB85" w14:textId="77777777" w:rsidTr="002E57AA">
        <w:tc>
          <w:tcPr>
            <w:tcW w:w="2127" w:type="dxa"/>
          </w:tcPr>
          <w:p w14:paraId="6CFC2B5F" w14:textId="77777777" w:rsidR="00FF0CB1" w:rsidRDefault="00DB0B75">
            <w:pPr>
              <w:keepNext/>
              <w:spacing w:line="220" w:lineRule="auto"/>
            </w:pPr>
            <w:r>
              <w:rPr>
                <w:sz w:val="18"/>
              </w:rPr>
              <w:t>Random, small</w:t>
            </w:r>
          </w:p>
        </w:tc>
        <w:tc>
          <w:tcPr>
            <w:tcW w:w="1417" w:type="dxa"/>
          </w:tcPr>
          <w:p w14:paraId="2118C90F" w14:textId="77777777" w:rsidR="00FF0CB1" w:rsidRDefault="00DB0B75">
            <w:pPr>
              <w:keepNext/>
              <w:spacing w:line="220" w:lineRule="auto"/>
              <w:jc w:val="center"/>
            </w:pPr>
            <w:r>
              <w:rPr>
                <w:sz w:val="18"/>
              </w:rPr>
              <w:t>−32 ± 11</w:t>
            </w:r>
          </w:p>
        </w:tc>
        <w:tc>
          <w:tcPr>
            <w:tcW w:w="1559" w:type="dxa"/>
          </w:tcPr>
          <w:p w14:paraId="4EE60D81" w14:textId="77777777" w:rsidR="00FF0CB1" w:rsidRDefault="00DB0B75">
            <w:pPr>
              <w:keepNext/>
              <w:spacing w:line="220" w:lineRule="auto"/>
              <w:jc w:val="center"/>
            </w:pPr>
            <w:r>
              <w:rPr>
                <w:sz w:val="18"/>
              </w:rPr>
              <w:t>−24 ± 8</w:t>
            </w:r>
          </w:p>
        </w:tc>
      </w:tr>
      <w:tr w:rsidR="00FF0CB1" w14:paraId="6D75CC78" w14:textId="77777777" w:rsidTr="002E57AA">
        <w:tc>
          <w:tcPr>
            <w:tcW w:w="2127" w:type="dxa"/>
          </w:tcPr>
          <w:p w14:paraId="3A784F78" w14:textId="77777777" w:rsidR="00FF0CB1" w:rsidRDefault="00DB0B75">
            <w:pPr>
              <w:keepNext/>
              <w:spacing w:line="220" w:lineRule="auto"/>
            </w:pPr>
            <w:r>
              <w:rPr>
                <w:sz w:val="18"/>
              </w:rPr>
              <w:t>LLM, candidates only</w:t>
            </w:r>
          </w:p>
        </w:tc>
        <w:tc>
          <w:tcPr>
            <w:tcW w:w="1417" w:type="dxa"/>
          </w:tcPr>
          <w:p w14:paraId="348D75A0" w14:textId="77777777" w:rsidR="00FF0CB1" w:rsidRDefault="00DB0B75">
            <w:pPr>
              <w:keepNext/>
              <w:spacing w:line="220" w:lineRule="auto"/>
              <w:jc w:val="center"/>
            </w:pPr>
            <w:r>
              <w:rPr>
                <w:sz w:val="18"/>
              </w:rPr>
              <w:t>−45 ± 11</w:t>
            </w:r>
          </w:p>
        </w:tc>
        <w:tc>
          <w:tcPr>
            <w:tcW w:w="1559" w:type="dxa"/>
          </w:tcPr>
          <w:p w14:paraId="31E65C75" w14:textId="77777777" w:rsidR="00FF0CB1" w:rsidRDefault="00DB0B75">
            <w:pPr>
              <w:keepNext/>
              <w:spacing w:line="220" w:lineRule="auto"/>
              <w:jc w:val="center"/>
            </w:pPr>
            <w:r>
              <w:rPr>
                <w:sz w:val="18"/>
              </w:rPr>
              <w:t>−36 ± 8</w:t>
            </w:r>
          </w:p>
        </w:tc>
      </w:tr>
      <w:tr w:rsidR="00FF0CB1" w14:paraId="63188E35" w14:textId="77777777" w:rsidTr="002E57AA">
        <w:tc>
          <w:tcPr>
            <w:tcW w:w="2127" w:type="dxa"/>
          </w:tcPr>
          <w:p w14:paraId="5B31FADF" w14:textId="77777777" w:rsidR="00FF0CB1" w:rsidRDefault="00DB0B75">
            <w:pPr>
              <w:keepNext/>
              <w:spacing w:line="220" w:lineRule="auto"/>
            </w:pPr>
            <w:r>
              <w:rPr>
                <w:sz w:val="18"/>
              </w:rPr>
              <w:t>Random, full</w:t>
            </w:r>
          </w:p>
        </w:tc>
        <w:tc>
          <w:tcPr>
            <w:tcW w:w="1417" w:type="dxa"/>
          </w:tcPr>
          <w:p w14:paraId="277230C7" w14:textId="77777777" w:rsidR="00FF0CB1" w:rsidRDefault="00DB0B75">
            <w:pPr>
              <w:keepNext/>
              <w:spacing w:line="220" w:lineRule="auto"/>
              <w:jc w:val="center"/>
            </w:pPr>
            <w:r>
              <w:rPr>
                <w:sz w:val="18"/>
              </w:rPr>
              <w:t>−46 ± 11</w:t>
            </w:r>
          </w:p>
        </w:tc>
        <w:tc>
          <w:tcPr>
            <w:tcW w:w="1559" w:type="dxa"/>
          </w:tcPr>
          <w:p w14:paraId="62C60E1E" w14:textId="77777777" w:rsidR="00FF0CB1" w:rsidRDefault="00DB0B75">
            <w:pPr>
              <w:keepNext/>
              <w:spacing w:line="220" w:lineRule="auto"/>
              <w:jc w:val="center"/>
            </w:pPr>
            <w:r>
              <w:rPr>
                <w:sz w:val="18"/>
              </w:rPr>
              <w:t>−37 ± 8</w:t>
            </w:r>
          </w:p>
        </w:tc>
      </w:tr>
      <w:tr w:rsidR="00FF0CB1" w14:paraId="29D618FA" w14:textId="77777777" w:rsidTr="002E57AA">
        <w:tc>
          <w:tcPr>
            <w:tcW w:w="2127" w:type="dxa"/>
          </w:tcPr>
          <w:p w14:paraId="40146404" w14:textId="77777777" w:rsidR="00FF0CB1" w:rsidRDefault="00DB0B75">
            <w:pPr>
              <w:keepNext/>
              <w:spacing w:line="220" w:lineRule="auto"/>
            </w:pPr>
            <w:r>
              <w:rPr>
                <w:sz w:val="18"/>
              </w:rPr>
              <w:t>VODA</w:t>
            </w:r>
          </w:p>
        </w:tc>
        <w:tc>
          <w:tcPr>
            <w:tcW w:w="1417" w:type="dxa"/>
          </w:tcPr>
          <w:p w14:paraId="694DC258" w14:textId="77777777" w:rsidR="00FF0CB1" w:rsidRDefault="00DB0B75">
            <w:pPr>
              <w:keepNext/>
              <w:spacing w:line="220" w:lineRule="auto"/>
              <w:jc w:val="center"/>
            </w:pPr>
            <w:r>
              <w:rPr>
                <w:sz w:val="18"/>
              </w:rPr>
              <w:t>−61 ± 14</w:t>
            </w:r>
          </w:p>
        </w:tc>
        <w:tc>
          <w:tcPr>
            <w:tcW w:w="1559" w:type="dxa"/>
          </w:tcPr>
          <w:p w14:paraId="6725A274" w14:textId="77777777" w:rsidR="00FF0CB1" w:rsidRDefault="00DB0B75">
            <w:pPr>
              <w:keepNext/>
              <w:spacing w:line="220" w:lineRule="auto"/>
              <w:jc w:val="center"/>
            </w:pPr>
            <w:r>
              <w:rPr>
                <w:sz w:val="18"/>
              </w:rPr>
              <w:t>−48 ± 9</w:t>
            </w:r>
          </w:p>
        </w:tc>
      </w:tr>
      <w:tr w:rsidR="00FF0CB1" w14:paraId="38F5E460" w14:textId="77777777" w:rsidTr="002E57AA">
        <w:tc>
          <w:tcPr>
            <w:tcW w:w="2127" w:type="dxa"/>
          </w:tcPr>
          <w:p w14:paraId="15890AAF" w14:textId="77777777" w:rsidR="00FF0CB1" w:rsidRDefault="00DB0B75">
            <w:pPr>
              <w:keepNext/>
              <w:spacing w:line="220" w:lineRule="auto"/>
            </w:pPr>
            <w:r>
              <w:rPr>
                <w:sz w:val="18"/>
              </w:rPr>
              <w:t>VODA repeat</w:t>
            </w:r>
          </w:p>
        </w:tc>
        <w:tc>
          <w:tcPr>
            <w:tcW w:w="1417" w:type="dxa"/>
          </w:tcPr>
          <w:p w14:paraId="456BA993" w14:textId="77777777" w:rsidR="00FF0CB1" w:rsidRDefault="00DB0B75">
            <w:pPr>
              <w:keepNext/>
              <w:spacing w:line="220" w:lineRule="auto"/>
              <w:jc w:val="center"/>
            </w:pPr>
            <w:r>
              <w:rPr>
                <w:sz w:val="18"/>
              </w:rPr>
              <w:t>−57 ± 13</w:t>
            </w:r>
          </w:p>
        </w:tc>
        <w:tc>
          <w:tcPr>
            <w:tcW w:w="1559" w:type="dxa"/>
          </w:tcPr>
          <w:p w14:paraId="4E55499D" w14:textId="77777777" w:rsidR="00FF0CB1" w:rsidRDefault="00DB0B75">
            <w:pPr>
              <w:keepNext/>
              <w:spacing w:line="220" w:lineRule="auto"/>
              <w:jc w:val="center"/>
            </w:pPr>
            <w:r>
              <w:rPr>
                <w:sz w:val="18"/>
              </w:rPr>
              <w:t>−46 ± 9</w:t>
            </w:r>
          </w:p>
        </w:tc>
      </w:tr>
      <w:tr w:rsidR="00FF0CB1" w14:paraId="38014732" w14:textId="77777777" w:rsidTr="002E57AA">
        <w:tc>
          <w:tcPr>
            <w:tcW w:w="2127" w:type="dxa"/>
          </w:tcPr>
          <w:p w14:paraId="4C4716A2" w14:textId="77777777" w:rsidR="00FF0CB1" w:rsidRDefault="00DB0B75">
            <w:pPr>
              <w:keepNext/>
              <w:spacing w:line="220" w:lineRule="auto"/>
            </w:pPr>
            <w:r>
              <w:rPr>
                <w:sz w:val="18"/>
              </w:rPr>
              <w:t>Independent gates</w:t>
            </w:r>
          </w:p>
        </w:tc>
        <w:tc>
          <w:tcPr>
            <w:tcW w:w="1417" w:type="dxa"/>
          </w:tcPr>
          <w:p w14:paraId="5E3C23EF" w14:textId="77777777" w:rsidR="00FF0CB1" w:rsidRDefault="00DB0B75">
            <w:pPr>
              <w:keepNext/>
              <w:spacing w:line="220" w:lineRule="auto"/>
              <w:jc w:val="center"/>
            </w:pPr>
            <w:r>
              <w:rPr>
                <w:sz w:val="18"/>
              </w:rPr>
              <w:t>−54 ± 12</w:t>
            </w:r>
          </w:p>
        </w:tc>
        <w:tc>
          <w:tcPr>
            <w:tcW w:w="1559" w:type="dxa"/>
          </w:tcPr>
          <w:p w14:paraId="443B74EB" w14:textId="77777777" w:rsidR="00FF0CB1" w:rsidRDefault="00DB0B75">
            <w:pPr>
              <w:keepNext/>
              <w:spacing w:line="220" w:lineRule="auto"/>
              <w:jc w:val="center"/>
            </w:pPr>
            <w:r>
              <w:rPr>
                <w:sz w:val="18"/>
              </w:rPr>
              <w:t>−42 ± 9</w:t>
            </w:r>
          </w:p>
        </w:tc>
      </w:tr>
      <w:tr w:rsidR="00FF0CB1" w14:paraId="565D7808" w14:textId="77777777" w:rsidTr="00660615">
        <w:tc>
          <w:tcPr>
            <w:tcW w:w="5103" w:type="dxa"/>
            <w:gridSpan w:val="3"/>
          </w:tcPr>
          <w:p w14:paraId="24150B41" w14:textId="77777777" w:rsidR="00FF0CB1" w:rsidRDefault="00DB0B75">
            <w:pPr>
              <w:keepNext/>
              <w:spacing w:line="220" w:lineRule="auto"/>
            </w:pPr>
            <w:r>
              <w:rPr>
                <w:b/>
                <w:sz w:val="18"/>
              </w:rPr>
              <w:t>Model errors and operating limits</w:t>
            </w:r>
          </w:p>
        </w:tc>
      </w:tr>
      <w:tr w:rsidR="00FF0CB1" w14:paraId="2FAF3F97" w14:textId="77777777" w:rsidTr="002E57AA">
        <w:tc>
          <w:tcPr>
            <w:tcW w:w="2127" w:type="dxa"/>
          </w:tcPr>
          <w:p w14:paraId="5AD2A651" w14:textId="77777777" w:rsidR="00FF0CB1" w:rsidRDefault="00DB0B75">
            <w:pPr>
              <w:keepNext/>
              <w:spacing w:line="220" w:lineRule="auto"/>
            </w:pPr>
            <w:r>
              <w:rPr>
                <w:sz w:val="18"/>
              </w:rPr>
              <w:t>Suppression intensity error</w:t>
            </w:r>
          </w:p>
        </w:tc>
        <w:tc>
          <w:tcPr>
            <w:tcW w:w="1417" w:type="dxa"/>
          </w:tcPr>
          <w:p w14:paraId="5E436257" w14:textId="77777777" w:rsidR="00FF0CB1" w:rsidRDefault="00DB0B75">
            <w:pPr>
              <w:keepNext/>
              <w:spacing w:line="220" w:lineRule="auto"/>
              <w:jc w:val="center"/>
            </w:pPr>
            <w:r>
              <w:rPr>
                <w:sz w:val="18"/>
              </w:rPr>
              <w:t>−56 ± 13</w:t>
            </w:r>
          </w:p>
        </w:tc>
        <w:tc>
          <w:tcPr>
            <w:tcW w:w="1559" w:type="dxa"/>
          </w:tcPr>
          <w:p w14:paraId="5A20998B" w14:textId="77777777" w:rsidR="00FF0CB1" w:rsidRDefault="00DB0B75">
            <w:pPr>
              <w:keepNext/>
              <w:spacing w:line="220" w:lineRule="auto"/>
              <w:jc w:val="center"/>
            </w:pPr>
            <w:r>
              <w:rPr>
                <w:sz w:val="18"/>
              </w:rPr>
              <w:t>−45 ± 9</w:t>
            </w:r>
          </w:p>
        </w:tc>
      </w:tr>
      <w:tr w:rsidR="00FF0CB1" w14:paraId="6CDAB154" w14:textId="77777777" w:rsidTr="002E57AA">
        <w:tc>
          <w:tcPr>
            <w:tcW w:w="2127" w:type="dxa"/>
          </w:tcPr>
          <w:p w14:paraId="71275261" w14:textId="77777777" w:rsidR="00FF0CB1" w:rsidRDefault="00DB0B75">
            <w:pPr>
              <w:keepNext/>
              <w:spacing w:line="220" w:lineRule="auto"/>
            </w:pPr>
            <w:r>
              <w:rPr>
                <w:sz w:val="18"/>
              </w:rPr>
              <w:t>Travel-effect decay error</w:t>
            </w:r>
          </w:p>
        </w:tc>
        <w:tc>
          <w:tcPr>
            <w:tcW w:w="1417" w:type="dxa"/>
          </w:tcPr>
          <w:p w14:paraId="0C903ADE" w14:textId="77777777" w:rsidR="00FF0CB1" w:rsidRDefault="00DB0B75">
            <w:pPr>
              <w:keepNext/>
              <w:spacing w:line="220" w:lineRule="auto"/>
              <w:jc w:val="center"/>
            </w:pPr>
            <w:r>
              <w:rPr>
                <w:sz w:val="18"/>
              </w:rPr>
              <w:t>−54 ± 12</w:t>
            </w:r>
          </w:p>
        </w:tc>
        <w:tc>
          <w:tcPr>
            <w:tcW w:w="1559" w:type="dxa"/>
          </w:tcPr>
          <w:p w14:paraId="142F1238" w14:textId="77777777" w:rsidR="00FF0CB1" w:rsidRDefault="00DB0B75">
            <w:pPr>
              <w:keepNext/>
              <w:spacing w:line="220" w:lineRule="auto"/>
              <w:jc w:val="center"/>
            </w:pPr>
            <w:r>
              <w:rPr>
                <w:sz w:val="18"/>
              </w:rPr>
              <w:t>−45 ± 8</w:t>
            </w:r>
          </w:p>
        </w:tc>
      </w:tr>
      <w:tr w:rsidR="00FF0CB1" w14:paraId="1382786B" w14:textId="77777777" w:rsidTr="002E57AA">
        <w:tc>
          <w:tcPr>
            <w:tcW w:w="2127" w:type="dxa"/>
          </w:tcPr>
          <w:p w14:paraId="1CD1CC31" w14:textId="77777777" w:rsidR="00FF0CB1" w:rsidRDefault="00DB0B75">
            <w:pPr>
              <w:keepNext/>
              <w:spacing w:line="220" w:lineRule="auto"/>
            </w:pPr>
            <w:r>
              <w:rPr>
                <w:sz w:val="18"/>
              </w:rPr>
              <w:t>Knockdown threshold error</w:t>
            </w:r>
          </w:p>
        </w:tc>
        <w:tc>
          <w:tcPr>
            <w:tcW w:w="1417" w:type="dxa"/>
          </w:tcPr>
          <w:p w14:paraId="37934433" w14:textId="77777777" w:rsidR="00FF0CB1" w:rsidRDefault="00DB0B75">
            <w:pPr>
              <w:keepNext/>
              <w:spacing w:line="220" w:lineRule="auto"/>
              <w:jc w:val="center"/>
            </w:pPr>
            <w:r>
              <w:rPr>
                <w:sz w:val="18"/>
              </w:rPr>
              <w:t>−57 ± 12</w:t>
            </w:r>
          </w:p>
        </w:tc>
        <w:tc>
          <w:tcPr>
            <w:tcW w:w="1559" w:type="dxa"/>
          </w:tcPr>
          <w:p w14:paraId="27AC2E8C" w14:textId="77777777" w:rsidR="00FF0CB1" w:rsidRDefault="00DB0B75">
            <w:pPr>
              <w:keepNext/>
              <w:spacing w:line="220" w:lineRule="auto"/>
              <w:jc w:val="center"/>
            </w:pPr>
            <w:r>
              <w:rPr>
                <w:sz w:val="18"/>
              </w:rPr>
              <w:t>−49 ± 9</w:t>
            </w:r>
          </w:p>
        </w:tc>
      </w:tr>
      <w:tr w:rsidR="00FF0CB1" w14:paraId="3A4849CD" w14:textId="77777777" w:rsidTr="002E57AA">
        <w:tc>
          <w:tcPr>
            <w:tcW w:w="2127" w:type="dxa"/>
          </w:tcPr>
          <w:p w14:paraId="0F526642" w14:textId="77777777" w:rsidR="00FF0CB1" w:rsidRDefault="00DB0B75">
            <w:pPr>
              <w:keepNext/>
              <w:spacing w:line="220" w:lineRule="auto"/>
            </w:pPr>
            <w:r>
              <w:rPr>
                <w:sz w:val="18"/>
              </w:rPr>
              <w:t>Weakened coating</w:t>
            </w:r>
          </w:p>
        </w:tc>
        <w:tc>
          <w:tcPr>
            <w:tcW w:w="1417" w:type="dxa"/>
          </w:tcPr>
          <w:p w14:paraId="6729AD18" w14:textId="77777777" w:rsidR="00FF0CB1" w:rsidRDefault="00DB0B75">
            <w:pPr>
              <w:keepNext/>
              <w:spacing w:line="220" w:lineRule="auto"/>
              <w:jc w:val="center"/>
            </w:pPr>
            <w:r>
              <w:rPr>
                <w:sz w:val="18"/>
              </w:rPr>
              <w:t>−54 ± 12</w:t>
            </w:r>
          </w:p>
        </w:tc>
        <w:tc>
          <w:tcPr>
            <w:tcW w:w="1559" w:type="dxa"/>
          </w:tcPr>
          <w:p w14:paraId="44E2579F" w14:textId="77777777" w:rsidR="00FF0CB1" w:rsidRDefault="00DB0B75">
            <w:pPr>
              <w:keepNext/>
              <w:spacing w:line="220" w:lineRule="auto"/>
              <w:jc w:val="center"/>
            </w:pPr>
            <w:r>
              <w:rPr>
                <w:sz w:val="18"/>
              </w:rPr>
              <w:t>−41 ± 8</w:t>
            </w:r>
          </w:p>
        </w:tc>
      </w:tr>
      <w:tr w:rsidR="00FF0CB1" w14:paraId="04DB1753" w14:textId="77777777" w:rsidTr="002E57AA">
        <w:tc>
          <w:tcPr>
            <w:tcW w:w="2127" w:type="dxa"/>
          </w:tcPr>
          <w:p w14:paraId="02440B8D" w14:textId="77777777" w:rsidR="00FF0CB1" w:rsidRDefault="00DB0B75">
            <w:pPr>
              <w:keepNext/>
              <w:spacing w:line="220" w:lineRule="auto"/>
            </w:pPr>
            <w:r>
              <w:rPr>
                <w:sz w:val="18"/>
              </w:rPr>
              <w:t>Ineffective coating</w:t>
            </w:r>
          </w:p>
        </w:tc>
        <w:tc>
          <w:tcPr>
            <w:tcW w:w="1417" w:type="dxa"/>
          </w:tcPr>
          <w:p w14:paraId="077BDE0B" w14:textId="77777777" w:rsidR="00FF0CB1" w:rsidRDefault="00DB0B75">
            <w:pPr>
              <w:keepNext/>
              <w:spacing w:line="220" w:lineRule="auto"/>
              <w:jc w:val="center"/>
            </w:pPr>
            <w:r>
              <w:rPr>
                <w:sz w:val="18"/>
              </w:rPr>
              <w:t>−33 ± 9</w:t>
            </w:r>
          </w:p>
        </w:tc>
        <w:tc>
          <w:tcPr>
            <w:tcW w:w="1559" w:type="dxa"/>
          </w:tcPr>
          <w:p w14:paraId="3601F9DB" w14:textId="77777777" w:rsidR="00FF0CB1" w:rsidRDefault="00DB0B75">
            <w:pPr>
              <w:keepNext/>
              <w:spacing w:line="220" w:lineRule="auto"/>
              <w:jc w:val="center"/>
            </w:pPr>
            <w:r>
              <w:rPr>
                <w:sz w:val="18"/>
              </w:rPr>
              <w:t>−24 ± 7</w:t>
            </w:r>
          </w:p>
        </w:tc>
      </w:tr>
      <w:tr w:rsidR="00FF0CB1" w14:paraId="1CEC4754" w14:textId="77777777" w:rsidTr="002E57AA">
        <w:tc>
          <w:tcPr>
            <w:tcW w:w="2127" w:type="dxa"/>
          </w:tcPr>
          <w:p w14:paraId="641A8E5C" w14:textId="77777777" w:rsidR="00FF0CB1" w:rsidRDefault="00DB0B75">
            <w:pPr>
              <w:keepNext/>
              <w:spacing w:line="220" w:lineRule="auto"/>
            </w:pPr>
            <w:r>
              <w:rPr>
                <w:sz w:val="18"/>
              </w:rPr>
              <w:t>Coating price ×2</w:t>
            </w:r>
          </w:p>
        </w:tc>
        <w:tc>
          <w:tcPr>
            <w:tcW w:w="1417" w:type="dxa"/>
          </w:tcPr>
          <w:p w14:paraId="69D45D00" w14:textId="77777777" w:rsidR="00FF0CB1" w:rsidRDefault="00DB0B75">
            <w:pPr>
              <w:keepNext/>
              <w:spacing w:line="220" w:lineRule="auto"/>
              <w:jc w:val="center"/>
            </w:pPr>
            <w:r>
              <w:rPr>
                <w:sz w:val="18"/>
              </w:rPr>
              <w:t>−60 ± 13</w:t>
            </w:r>
          </w:p>
        </w:tc>
        <w:tc>
          <w:tcPr>
            <w:tcW w:w="1559" w:type="dxa"/>
          </w:tcPr>
          <w:p w14:paraId="1300B354" w14:textId="77777777" w:rsidR="00FF0CB1" w:rsidRDefault="00DB0B75">
            <w:pPr>
              <w:keepNext/>
              <w:spacing w:line="220" w:lineRule="auto"/>
              <w:jc w:val="center"/>
            </w:pPr>
            <w:r>
              <w:rPr>
                <w:sz w:val="18"/>
              </w:rPr>
              <w:t>−46 ± 9</w:t>
            </w:r>
          </w:p>
        </w:tc>
      </w:tr>
      <w:tr w:rsidR="00FF0CB1" w14:paraId="698C1976" w14:textId="77777777" w:rsidTr="002E57AA">
        <w:tc>
          <w:tcPr>
            <w:tcW w:w="2127" w:type="dxa"/>
          </w:tcPr>
          <w:p w14:paraId="2F7922A1" w14:textId="77777777" w:rsidR="00FF0CB1" w:rsidRDefault="00DB0B75">
            <w:pPr>
              <w:keepNext/>
              <w:spacing w:line="220" w:lineRule="auto"/>
            </w:pPr>
            <w:r>
              <w:rPr>
                <w:sz w:val="18"/>
              </w:rPr>
              <w:t>Coating stock 20 ha</w:t>
            </w:r>
          </w:p>
        </w:tc>
        <w:tc>
          <w:tcPr>
            <w:tcW w:w="1417" w:type="dxa"/>
          </w:tcPr>
          <w:p w14:paraId="55324E68" w14:textId="77777777" w:rsidR="00FF0CB1" w:rsidRDefault="00DB0B75">
            <w:pPr>
              <w:keepNext/>
              <w:spacing w:line="220" w:lineRule="auto"/>
              <w:jc w:val="center"/>
            </w:pPr>
            <w:r>
              <w:rPr>
                <w:sz w:val="18"/>
              </w:rPr>
              <w:t>−53 ± 13</w:t>
            </w:r>
          </w:p>
        </w:tc>
        <w:tc>
          <w:tcPr>
            <w:tcW w:w="1559" w:type="dxa"/>
          </w:tcPr>
          <w:p w14:paraId="05F6D668" w14:textId="77777777" w:rsidR="00FF0CB1" w:rsidRDefault="00DB0B75">
            <w:pPr>
              <w:keepNext/>
              <w:spacing w:line="220" w:lineRule="auto"/>
              <w:jc w:val="center"/>
            </w:pPr>
            <w:r>
              <w:rPr>
                <w:sz w:val="18"/>
              </w:rPr>
              <w:t>−42 ± 9</w:t>
            </w:r>
          </w:p>
        </w:tc>
      </w:tr>
      <w:tr w:rsidR="00FF0CB1" w14:paraId="267E3853" w14:textId="77777777" w:rsidTr="002E57AA">
        <w:tc>
          <w:tcPr>
            <w:tcW w:w="2127" w:type="dxa"/>
          </w:tcPr>
          <w:p w14:paraId="3EB9C139" w14:textId="77777777" w:rsidR="00FF0CB1" w:rsidRDefault="00DB0B75">
            <w:pPr>
              <w:keepNext/>
              <w:spacing w:line="220" w:lineRule="auto"/>
            </w:pPr>
            <w:r>
              <w:rPr>
                <w:sz w:val="18"/>
              </w:rPr>
              <w:t>Coating delay 12 min</w:t>
            </w:r>
          </w:p>
        </w:tc>
        <w:tc>
          <w:tcPr>
            <w:tcW w:w="1417" w:type="dxa"/>
          </w:tcPr>
          <w:p w14:paraId="77367D1F" w14:textId="77777777" w:rsidR="00FF0CB1" w:rsidRDefault="00DB0B75">
            <w:pPr>
              <w:keepNext/>
              <w:spacing w:line="220" w:lineRule="auto"/>
              <w:jc w:val="center"/>
            </w:pPr>
            <w:r>
              <w:rPr>
                <w:sz w:val="18"/>
              </w:rPr>
              <w:t>−50 ± 12</w:t>
            </w:r>
          </w:p>
        </w:tc>
        <w:tc>
          <w:tcPr>
            <w:tcW w:w="1559" w:type="dxa"/>
          </w:tcPr>
          <w:p w14:paraId="006B112A" w14:textId="77777777" w:rsidR="00FF0CB1" w:rsidRDefault="00DB0B75">
            <w:pPr>
              <w:keepNext/>
              <w:spacing w:line="220" w:lineRule="auto"/>
              <w:jc w:val="center"/>
            </w:pPr>
            <w:r>
              <w:rPr>
                <w:sz w:val="18"/>
              </w:rPr>
              <w:t>−39 ± 8</w:t>
            </w:r>
          </w:p>
        </w:tc>
      </w:tr>
      <w:tr w:rsidR="00FF0CB1" w14:paraId="3F35EB53" w14:textId="77777777" w:rsidTr="002E57AA">
        <w:tc>
          <w:tcPr>
            <w:tcW w:w="2127" w:type="dxa"/>
          </w:tcPr>
          <w:p w14:paraId="5343873E" w14:textId="77777777" w:rsidR="00FF0CB1" w:rsidRDefault="00DB0B75">
            <w:pPr>
              <w:keepNext/>
              <w:spacing w:line="220" w:lineRule="auto"/>
            </w:pPr>
            <w:r>
              <w:rPr>
                <w:sz w:val="18"/>
              </w:rPr>
              <w:t>Wind speed ×1.5</w:t>
            </w:r>
          </w:p>
        </w:tc>
        <w:tc>
          <w:tcPr>
            <w:tcW w:w="1417" w:type="dxa"/>
          </w:tcPr>
          <w:p w14:paraId="60A8389D" w14:textId="77777777" w:rsidR="00FF0CB1" w:rsidRDefault="00DB0B75">
            <w:pPr>
              <w:keepNext/>
              <w:spacing w:line="220" w:lineRule="auto"/>
              <w:jc w:val="center"/>
            </w:pPr>
            <w:r>
              <w:rPr>
                <w:sz w:val="18"/>
              </w:rPr>
              <w:t>−44 ± 12</w:t>
            </w:r>
          </w:p>
        </w:tc>
        <w:tc>
          <w:tcPr>
            <w:tcW w:w="1559" w:type="dxa"/>
          </w:tcPr>
          <w:p w14:paraId="3090D486" w14:textId="77777777" w:rsidR="00FF0CB1" w:rsidRDefault="00DB0B75">
            <w:pPr>
              <w:keepNext/>
              <w:spacing w:line="220" w:lineRule="auto"/>
              <w:jc w:val="center"/>
            </w:pPr>
            <w:r>
              <w:rPr>
                <w:sz w:val="18"/>
              </w:rPr>
              <w:t>−35 ± 9</w:t>
            </w:r>
          </w:p>
        </w:tc>
      </w:tr>
      <w:tr w:rsidR="00FF0CB1" w14:paraId="7EC20CDA" w14:textId="77777777" w:rsidTr="002E57AA">
        <w:tc>
          <w:tcPr>
            <w:tcW w:w="2127" w:type="dxa"/>
          </w:tcPr>
          <w:p w14:paraId="1291B668" w14:textId="77777777" w:rsidR="00FF0CB1" w:rsidRDefault="00DB0B75">
            <w:pPr>
              <w:keepNext/>
              <w:spacing w:line="220" w:lineRule="auto"/>
            </w:pPr>
            <w:r>
              <w:rPr>
                <w:sz w:val="18"/>
              </w:rPr>
              <w:t>Wind direction +30°</w:t>
            </w:r>
          </w:p>
        </w:tc>
        <w:tc>
          <w:tcPr>
            <w:tcW w:w="1417" w:type="dxa"/>
          </w:tcPr>
          <w:p w14:paraId="7B0F72CB" w14:textId="77777777" w:rsidR="00FF0CB1" w:rsidRDefault="00DB0B75">
            <w:pPr>
              <w:keepNext/>
              <w:spacing w:line="220" w:lineRule="auto"/>
              <w:jc w:val="center"/>
            </w:pPr>
            <w:r>
              <w:rPr>
                <w:sz w:val="18"/>
              </w:rPr>
              <w:t>−58 ± 13</w:t>
            </w:r>
          </w:p>
        </w:tc>
        <w:tc>
          <w:tcPr>
            <w:tcW w:w="1559" w:type="dxa"/>
          </w:tcPr>
          <w:p w14:paraId="1AB3CCBC" w14:textId="77777777" w:rsidR="00FF0CB1" w:rsidRDefault="00DB0B75">
            <w:pPr>
              <w:keepNext/>
              <w:spacing w:line="220" w:lineRule="auto"/>
              <w:jc w:val="center"/>
            </w:pPr>
            <w:r>
              <w:rPr>
                <w:sz w:val="18"/>
              </w:rPr>
              <w:t>−47 ± 9</w:t>
            </w:r>
          </w:p>
        </w:tc>
      </w:tr>
      <w:tr w:rsidR="00FF0CB1" w14:paraId="588F0921" w14:textId="77777777" w:rsidTr="002E57AA">
        <w:tc>
          <w:tcPr>
            <w:tcW w:w="2127" w:type="dxa"/>
          </w:tcPr>
          <w:p w14:paraId="75740F1D" w14:textId="77777777" w:rsidR="00FF0CB1" w:rsidRDefault="00DB0B75">
            <w:pPr>
              <w:spacing w:line="220" w:lineRule="auto"/>
            </w:pPr>
            <w:r>
              <w:rPr>
                <w:sz w:val="18"/>
              </w:rPr>
              <w:t>Wind direction −30°</w:t>
            </w:r>
          </w:p>
        </w:tc>
        <w:tc>
          <w:tcPr>
            <w:tcW w:w="1417" w:type="dxa"/>
          </w:tcPr>
          <w:p w14:paraId="0074B88F" w14:textId="77777777" w:rsidR="00FF0CB1" w:rsidRDefault="00DB0B75">
            <w:pPr>
              <w:spacing w:line="220" w:lineRule="auto"/>
              <w:jc w:val="center"/>
            </w:pPr>
            <w:r>
              <w:rPr>
                <w:sz w:val="18"/>
              </w:rPr>
              <w:t>−63 ± 14</w:t>
            </w:r>
          </w:p>
        </w:tc>
        <w:tc>
          <w:tcPr>
            <w:tcW w:w="1559" w:type="dxa"/>
          </w:tcPr>
          <w:p w14:paraId="18D90484" w14:textId="77777777" w:rsidR="00FF0CB1" w:rsidRDefault="00DB0B75">
            <w:pPr>
              <w:spacing w:line="220" w:lineRule="auto"/>
              <w:jc w:val="center"/>
            </w:pPr>
            <w:r>
              <w:rPr>
                <w:sz w:val="18"/>
              </w:rPr>
              <w:t>−49 ± 10</w:t>
            </w:r>
          </w:p>
        </w:tc>
      </w:tr>
    </w:tbl>
    <w:p w14:paraId="025E1FC8" w14:textId="77777777" w:rsidR="00FF0CB1" w:rsidRDefault="00DB0B75">
      <w:pPr>
        <w:pStyle w:val="Text"/>
        <w:spacing w:before="120" w:line="240" w:lineRule="auto"/>
        <w:rPr>
          <w:noProof/>
        </w:rPr>
      </w:pPr>
      <w:r>
        <w:t xml:space="preserve">The three suppression errors retain area reductions of 54–57%. Weakening coating leaves 54 ± 12%, and removing its effect leaves 33 ± 9%, so the advantage extends beyond the nominal coating assumption. </w:t>
      </w:r>
      <w:proofErr w:type="gramStart"/>
      <w:r>
        <w:t>Known</w:t>
      </w:r>
      <w:proofErr w:type="gramEnd"/>
      <w:r>
        <w:t xml:space="preserve">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w:t>
      </w:r>
    </w:p>
    <w:p w14:paraId="6FF5DCEC" w14:textId="77777777" w:rsidR="00FF0CB1" w:rsidRDefault="00DB0B75">
      <w:pPr>
        <w:pStyle w:val="Text"/>
        <w:spacing w:line="240" w:lineRule="auto"/>
        <w:rPr>
          <w:noProof/>
        </w:rPr>
      </w:pPr>
      <w:r>
        <w:t xml:space="preserve">Wind direction errors retain 58% and 63% area reductions. A 50% speed error leaves 44 ± 12%, with 73% of incidents extinguished. Most of the additional burned </w:t>
      </w:r>
      <w:proofErr w:type="gramStart"/>
      <w:r>
        <w:t>area</w:t>
      </w:r>
      <w:proofErr w:type="gramEnd"/>
      <w:r>
        <w:t xml:space="preserve"> relative to nominal VODA </w:t>
      </w:r>
      <w:proofErr w:type="gramStart"/>
      <w:r>
        <w:t>occurs</w:t>
      </w:r>
      <w:proofErr w:type="gramEnd"/>
      <w:r>
        <w:t xml:space="preserve"> in S2.</w:t>
      </w:r>
    </w:p>
    <w:p w14:paraId="46293C74" w14:textId="77777777" w:rsidR="00FF0CB1" w:rsidRDefault="00DB0B75">
      <w:pPr>
        <w:pStyle w:val="Heading2"/>
      </w:pPr>
      <w:bookmarkStart w:id="63" w:name="_RefTab_err"/>
      <w:bookmarkStart w:id="64" w:name="_RefTab_prop"/>
      <w:bookmarkStart w:id="65" w:name="_RefSecNum_V_D"/>
      <w:bookmarkStart w:id="66" w:name="_RefSec_V_D"/>
      <w:bookmarkEnd w:id="63"/>
      <w:bookmarkEnd w:id="64"/>
      <w:r>
        <w:t>D</w:t>
      </w:r>
      <w:bookmarkEnd w:id="65"/>
      <w:r>
        <w:t>. Doctrine Transfer and Adaptation</w:t>
      </w:r>
      <w:bookmarkEnd w:id="66"/>
    </w:p>
    <w:p w14:paraId="3700FC24" w14:textId="77777777" w:rsidR="00FF0CB1" w:rsidRDefault="00DB0B75">
      <w:pPr>
        <w:pStyle w:val="Text"/>
        <w:spacing w:line="240" w:lineRule="auto"/>
        <w:rPr>
          <w:noProof/>
        </w:rPr>
      </w:pPr>
      <w:r>
        <w:t xml:space="preserve">The nominal open layer admits 359 objects: 233 composed interventions, 88 macros and 38 rules. Of these, 99 </w:t>
      </w:r>
      <w:proofErr w:type="gramStart"/>
      <w:r>
        <w:t>originate</w:t>
      </w:r>
      <w:proofErr w:type="gramEnd"/>
      <w:r>
        <w:t xml:space="preserv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one to three cells, carried by a rule requiring at least medium suppression feasibility. The four recurring tactics used as recorded doctrine in the transfer tests are line and attack, interface hardening, asset collar, and head coating.</w:t>
      </w:r>
    </w:p>
    <w:p w14:paraId="3BD5CE4A" w14:textId="77777777" w:rsidR="00FF0CB1" w:rsidRDefault="00D97CE1">
      <w:pPr>
        <w:pStyle w:val="Text"/>
        <w:spacing w:line="240" w:lineRule="auto"/>
        <w:rPr>
          <w:noProof/>
        </w:rPr>
      </w:pPr>
      <w:r>
        <w:rPr>
          <w:noProof/>
        </w:rPr>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66A85A2B"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UaACAAAAAAAAAAAAAABARBSoAAAAAAAAAAAA&#10;AAAAEBEFKgAAAAAAAAAAAAAAAEREgQoAAAAAAAAAAAAAAAARKSMFAAAAAAAAlEAtD60uCbCrlCnl&#10;3Yiwy1Qs71kO2JW2JKVLAuwqgz//VRJgV7nt7KaSALtQuWi3JmCv4KsI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66A85A2B"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1457C53A" w14:textId="77777777"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AD4B32A" w14:textId="77777777" w:rsidR="00467EFC" w:rsidRDefault="00DE0BE3">
                              <w:pPr>
                                <w:pStyle w:val="Caption"/>
                                <w:spacing w:after="0" w:line="220" w:lineRule="auto"/>
                                <w:jc w:val="left"/>
                                <w:rPr>
                                  <w:noProof/>
                                </w:rPr>
                              </w:pPr>
                              <w:bookmarkStart w:id="69"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9"/>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AD4B32A" w14:textId="77777777" w:rsidR="00467EFC" w:rsidRDefault="00DE0BE3">
                        <w:pPr>
                          <w:pStyle w:val="Caption"/>
                          <w:spacing w:after="0" w:line="220" w:lineRule="auto"/>
                          <w:jc w:val="left"/>
                          <w:rPr>
                            <w:noProof/>
                          </w:rPr>
                        </w:pPr>
                        <w:bookmarkStart w:id="70"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0"/>
                        <w:r>
                          <w:rPr>
                            <w:sz w:val="18"/>
                          </w:rPr>
                          <w:t>. Decision time by agents and grid size.</w:t>
                        </w:r>
                      </w:p>
                    </w:txbxContent>
                  </v:textbox>
                </v:shape>
                <w10:wrap type="square" anchorx="margin" anchory="margin"/>
              </v:group>
            </w:pict>
          </mc:Fallback>
        </mc:AlternateContent>
      </w:r>
      <w:r>
        <w:t xml:space="preserve">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 The S1–S5 control set gives a 35 ± 21% area reduction. With generation active in both configurations, starting from recorded tactics instead of the seed rules reduces area by 27 ± 16%. Thus recorded doctrine and continued generation contribute jointly </w:t>
      </w:r>
      <w:proofErr w:type="gramStart"/>
      <w:r w:rsidR="00DB0B75">
        <w:t>on</w:t>
      </w:r>
      <w:proofErr w:type="gramEnd"/>
      <w:r w:rsidR="00DB0B75">
        <w:t xml:space="preserve"> both the additional conditions and the control set.</w:t>
      </w:r>
    </w:p>
    <w:p w14:paraId="0635FB78" w14:textId="77777777" w:rsidR="00FF0CB1" w:rsidRDefault="00DB0B75">
      <w:pPr>
        <w:pStyle w:val="Text"/>
        <w:spacing w:line="240" w:lineRule="auto"/>
        <w:rPr>
          <w:noProof/>
        </w:rPr>
      </w:pPr>
      <w:r>
        <w:lastRenderedPageBreak/>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5FFCE350" w14:textId="77777777" w:rsidR="00AA18C8" w:rsidRDefault="00AA18C8" w:rsidP="00AA18C8">
      <w:pPr>
        <w:pStyle w:val="TableTitle"/>
        <w:keepNext/>
        <w:spacing w:before="120"/>
      </w:pPr>
      <w:bookmarkStart w:id="71" w:name="_RefTab_with_old"/>
      <w:bookmarkStart w:id="72" w:name="_RefTab_with"/>
      <w:bookmarkEnd w:id="71"/>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2"/>
    </w:p>
    <w:p w14:paraId="03A96129"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5EF9E2D0" w14:textId="77777777" w:rsidTr="00BE6A21">
        <w:tc>
          <w:tcPr>
            <w:tcW w:w="2977" w:type="dxa"/>
            <w:vAlign w:val="center"/>
          </w:tcPr>
          <w:p w14:paraId="1401275B" w14:textId="77777777" w:rsidR="00FF0CB1" w:rsidRDefault="00DB0B75">
            <w:pPr>
              <w:keepNext/>
              <w:spacing w:line="220" w:lineRule="auto"/>
            </w:pPr>
            <w:r>
              <w:rPr>
                <w:b/>
                <w:sz w:val="18"/>
              </w:rPr>
              <w:t>Configuration / reference</w:t>
            </w:r>
          </w:p>
        </w:tc>
        <w:tc>
          <w:tcPr>
            <w:tcW w:w="425" w:type="dxa"/>
            <w:tcMar>
              <w:left w:w="20" w:type="dxa"/>
              <w:right w:w="20" w:type="dxa"/>
            </w:tcMar>
            <w:vAlign w:val="center"/>
          </w:tcPr>
          <w:p w14:paraId="0B4F9026" w14:textId="77777777" w:rsidR="00FF0CB1" w:rsidRDefault="00DB0B75">
            <w:pPr>
              <w:keepNext/>
              <w:spacing w:line="220" w:lineRule="auto"/>
              <w:jc w:val="center"/>
            </w:pPr>
            <w:r>
              <w:rPr>
                <w:b/>
                <w:sz w:val="18"/>
              </w:rPr>
              <w:t>n</w:t>
            </w:r>
          </w:p>
        </w:tc>
        <w:tc>
          <w:tcPr>
            <w:tcW w:w="851" w:type="dxa"/>
            <w:vAlign w:val="center"/>
          </w:tcPr>
          <w:p w14:paraId="0659BD3A" w14:textId="77777777" w:rsidR="00FF0CB1" w:rsidRDefault="00DB0B75">
            <w:pPr>
              <w:keepNext/>
              <w:spacing w:line="220" w:lineRule="auto"/>
              <w:jc w:val="center"/>
            </w:pPr>
            <w:r>
              <w:rPr>
                <w:b/>
                <w:sz w:val="18"/>
              </w:rPr>
              <w:t>Δ area (%)</w:t>
            </w:r>
          </w:p>
        </w:tc>
        <w:tc>
          <w:tcPr>
            <w:tcW w:w="787" w:type="dxa"/>
            <w:vAlign w:val="center"/>
          </w:tcPr>
          <w:p w14:paraId="3BBD0F1F" w14:textId="77777777" w:rsidR="00FF0CB1" w:rsidRDefault="00DB0B75">
            <w:pPr>
              <w:keepNext/>
              <w:spacing w:line="220" w:lineRule="auto"/>
              <w:jc w:val="center"/>
            </w:pPr>
            <w:r>
              <w:rPr>
                <w:b/>
                <w:sz w:val="18"/>
              </w:rPr>
              <w:t>Δ total cost (%)</w:t>
            </w:r>
          </w:p>
        </w:tc>
      </w:tr>
      <w:tr w:rsidR="00FF0CB1" w14:paraId="4EBADE29" w14:textId="77777777" w:rsidTr="00BE6A21">
        <w:tc>
          <w:tcPr>
            <w:tcW w:w="2977" w:type="dxa"/>
            <w:vAlign w:val="center"/>
          </w:tcPr>
          <w:p w14:paraId="337F3B80" w14:textId="77777777"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331A7398" w14:textId="77777777" w:rsidR="00FF0CB1" w:rsidRDefault="00DB0B75">
            <w:pPr>
              <w:keepNext/>
              <w:spacing w:line="220" w:lineRule="auto"/>
              <w:jc w:val="center"/>
            </w:pPr>
            <w:r>
              <w:rPr>
                <w:sz w:val="18"/>
              </w:rPr>
              <w:t>150</w:t>
            </w:r>
          </w:p>
        </w:tc>
        <w:tc>
          <w:tcPr>
            <w:tcW w:w="851" w:type="dxa"/>
            <w:vAlign w:val="center"/>
          </w:tcPr>
          <w:p w14:paraId="18D15CBF" w14:textId="77777777" w:rsidR="00FF0CB1" w:rsidRDefault="00DB0B75">
            <w:pPr>
              <w:keepNext/>
              <w:spacing w:line="220" w:lineRule="auto"/>
              <w:jc w:val="center"/>
            </w:pPr>
            <w:r>
              <w:rPr>
                <w:sz w:val="18"/>
              </w:rPr>
              <w:t>−11 ± 8</w:t>
            </w:r>
          </w:p>
        </w:tc>
        <w:tc>
          <w:tcPr>
            <w:tcW w:w="787" w:type="dxa"/>
            <w:vAlign w:val="center"/>
          </w:tcPr>
          <w:p w14:paraId="32DFCCA7" w14:textId="77777777" w:rsidR="00FF0CB1" w:rsidRDefault="00DB0B75">
            <w:pPr>
              <w:keepNext/>
              <w:spacing w:line="220" w:lineRule="auto"/>
              <w:jc w:val="center"/>
            </w:pPr>
            <w:r>
              <w:rPr>
                <w:sz w:val="18"/>
              </w:rPr>
              <w:t>+1 ± 6</w:t>
            </w:r>
          </w:p>
        </w:tc>
      </w:tr>
      <w:tr w:rsidR="00FF0CB1" w14:paraId="2A7B5866" w14:textId="77777777" w:rsidTr="00BE6A21">
        <w:tc>
          <w:tcPr>
            <w:tcW w:w="2977" w:type="dxa"/>
            <w:vAlign w:val="center"/>
          </w:tcPr>
          <w:p w14:paraId="71E9AD46" w14:textId="77777777"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CA9433A" w14:textId="77777777" w:rsidR="00FF0CB1" w:rsidRDefault="00DB0B75">
            <w:pPr>
              <w:keepNext/>
              <w:spacing w:line="220" w:lineRule="auto"/>
              <w:jc w:val="center"/>
            </w:pPr>
            <w:r>
              <w:rPr>
                <w:sz w:val="18"/>
              </w:rPr>
              <w:t>75</w:t>
            </w:r>
          </w:p>
        </w:tc>
        <w:tc>
          <w:tcPr>
            <w:tcW w:w="851" w:type="dxa"/>
            <w:vAlign w:val="center"/>
          </w:tcPr>
          <w:p w14:paraId="7484D804" w14:textId="77777777" w:rsidR="00FF0CB1" w:rsidRDefault="00DB0B75">
            <w:pPr>
              <w:keepNext/>
              <w:spacing w:line="220" w:lineRule="auto"/>
              <w:jc w:val="center"/>
            </w:pPr>
            <w:r>
              <w:rPr>
                <w:sz w:val="18"/>
              </w:rPr>
              <w:t>−50 ± 15</w:t>
            </w:r>
          </w:p>
        </w:tc>
        <w:tc>
          <w:tcPr>
            <w:tcW w:w="787" w:type="dxa"/>
            <w:vAlign w:val="center"/>
          </w:tcPr>
          <w:p w14:paraId="27600A64" w14:textId="77777777" w:rsidR="00FF0CB1" w:rsidRDefault="00DB0B75">
            <w:pPr>
              <w:keepNext/>
              <w:spacing w:line="220" w:lineRule="auto"/>
              <w:jc w:val="center"/>
            </w:pPr>
            <w:r>
              <w:rPr>
                <w:sz w:val="18"/>
              </w:rPr>
              <w:t>−40 ± 11</w:t>
            </w:r>
          </w:p>
        </w:tc>
      </w:tr>
      <w:tr w:rsidR="00FF0CB1" w14:paraId="0CC4F87C" w14:textId="77777777" w:rsidTr="00BE6A21">
        <w:tc>
          <w:tcPr>
            <w:tcW w:w="2977" w:type="dxa"/>
            <w:vAlign w:val="center"/>
          </w:tcPr>
          <w:p w14:paraId="58FB1220" w14:textId="77777777" w:rsidR="00FF0CB1" w:rsidRDefault="00DB0B75">
            <w:pPr>
              <w:keepNext/>
              <w:spacing w:line="220" w:lineRule="auto"/>
            </w:pPr>
            <w:r>
              <w:rPr>
                <w:sz w:val="18"/>
              </w:rPr>
              <w:t>Seeds (no deployment) + Closed /</w:t>
            </w:r>
            <w:r>
              <w:rPr>
                <w:sz w:val="18"/>
              </w:rPr>
              <w:br/>
              <w:t>Seeds + Closed</w:t>
            </w:r>
          </w:p>
        </w:tc>
        <w:tc>
          <w:tcPr>
            <w:tcW w:w="425" w:type="dxa"/>
            <w:tcMar>
              <w:left w:w="20" w:type="dxa"/>
              <w:right w:w="20" w:type="dxa"/>
            </w:tcMar>
            <w:vAlign w:val="center"/>
          </w:tcPr>
          <w:p w14:paraId="32F343FF" w14:textId="77777777" w:rsidR="00FF0CB1" w:rsidRDefault="00DB0B75">
            <w:pPr>
              <w:keepNext/>
              <w:spacing w:line="220" w:lineRule="auto"/>
              <w:jc w:val="center"/>
            </w:pPr>
            <w:r>
              <w:rPr>
                <w:sz w:val="18"/>
              </w:rPr>
              <w:t>150</w:t>
            </w:r>
          </w:p>
        </w:tc>
        <w:tc>
          <w:tcPr>
            <w:tcW w:w="851" w:type="dxa"/>
            <w:vAlign w:val="center"/>
          </w:tcPr>
          <w:p w14:paraId="39845678" w14:textId="77777777" w:rsidR="00FF0CB1" w:rsidRDefault="00DB0B75">
            <w:pPr>
              <w:keepNext/>
              <w:spacing w:line="220" w:lineRule="auto"/>
              <w:jc w:val="center"/>
            </w:pPr>
            <w:r>
              <w:rPr>
                <w:sz w:val="18"/>
              </w:rPr>
              <w:t>+40 ± 12</w:t>
            </w:r>
          </w:p>
        </w:tc>
        <w:tc>
          <w:tcPr>
            <w:tcW w:w="787" w:type="dxa"/>
            <w:vAlign w:val="center"/>
          </w:tcPr>
          <w:p w14:paraId="24F6025A" w14:textId="77777777" w:rsidR="00FF0CB1" w:rsidRDefault="00DB0B75">
            <w:pPr>
              <w:keepNext/>
              <w:spacing w:line="220" w:lineRule="auto"/>
              <w:jc w:val="center"/>
            </w:pPr>
            <w:r>
              <w:rPr>
                <w:sz w:val="18"/>
              </w:rPr>
              <w:t>+35 ± 9</w:t>
            </w:r>
          </w:p>
        </w:tc>
      </w:tr>
      <w:tr w:rsidR="00FF0CB1" w14:paraId="25D4FB05" w14:textId="77777777" w:rsidTr="00BE6A21">
        <w:tc>
          <w:tcPr>
            <w:tcW w:w="2977" w:type="dxa"/>
            <w:vAlign w:val="center"/>
          </w:tcPr>
          <w:p w14:paraId="7B7D72F4" w14:textId="77777777" w:rsidR="00FF0CB1" w:rsidRDefault="00DB0B75">
            <w:pPr>
              <w:keepNext/>
              <w:spacing w:line="220" w:lineRule="auto"/>
            </w:pPr>
            <w:r>
              <w:rPr>
                <w:sz w:val="18"/>
              </w:rPr>
              <w:t>Seeds (no deployment) + Open /</w:t>
            </w:r>
            <w:r>
              <w:rPr>
                <w:sz w:val="18"/>
              </w:rPr>
              <w:br/>
              <w:t>Seeds + Closed</w:t>
            </w:r>
          </w:p>
        </w:tc>
        <w:tc>
          <w:tcPr>
            <w:tcW w:w="425" w:type="dxa"/>
            <w:tcMar>
              <w:left w:w="20" w:type="dxa"/>
              <w:right w:w="20" w:type="dxa"/>
            </w:tcMar>
            <w:vAlign w:val="center"/>
          </w:tcPr>
          <w:p w14:paraId="16AFE68A" w14:textId="77777777" w:rsidR="00FF0CB1" w:rsidRDefault="00DB0B75">
            <w:pPr>
              <w:keepNext/>
              <w:spacing w:line="220" w:lineRule="auto"/>
              <w:jc w:val="center"/>
            </w:pPr>
            <w:r>
              <w:rPr>
                <w:sz w:val="18"/>
              </w:rPr>
              <w:t>150</w:t>
            </w:r>
          </w:p>
        </w:tc>
        <w:tc>
          <w:tcPr>
            <w:tcW w:w="851" w:type="dxa"/>
            <w:vAlign w:val="center"/>
          </w:tcPr>
          <w:p w14:paraId="752C052F" w14:textId="77777777" w:rsidR="00FF0CB1" w:rsidRDefault="00DB0B75">
            <w:pPr>
              <w:keepNext/>
              <w:spacing w:line="220" w:lineRule="auto"/>
              <w:jc w:val="center"/>
            </w:pPr>
            <w:r>
              <w:rPr>
                <w:sz w:val="18"/>
              </w:rPr>
              <w:t>−42 ± 13</w:t>
            </w:r>
          </w:p>
        </w:tc>
        <w:tc>
          <w:tcPr>
            <w:tcW w:w="787" w:type="dxa"/>
            <w:vAlign w:val="center"/>
          </w:tcPr>
          <w:p w14:paraId="34CFE019" w14:textId="77777777" w:rsidR="00FF0CB1" w:rsidRDefault="00DB0B75">
            <w:pPr>
              <w:keepNext/>
              <w:spacing w:line="220" w:lineRule="auto"/>
              <w:jc w:val="center"/>
            </w:pPr>
            <w:r>
              <w:rPr>
                <w:sz w:val="18"/>
              </w:rPr>
              <w:t>−30 ± 9</w:t>
            </w:r>
          </w:p>
        </w:tc>
      </w:tr>
      <w:tr w:rsidR="00FF0CB1" w14:paraId="403172C3" w14:textId="77777777" w:rsidTr="00BE6A21">
        <w:tc>
          <w:tcPr>
            <w:tcW w:w="2977" w:type="dxa"/>
            <w:vAlign w:val="center"/>
          </w:tcPr>
          <w:p w14:paraId="76AEC3C8" w14:textId="77777777" w:rsidR="00FF0CB1" w:rsidRDefault="00DB0B75">
            <w:pPr>
              <w:keepNext/>
              <w:spacing w:line="220" w:lineRule="auto"/>
            </w:pPr>
            <w:r>
              <w:rPr>
                <w:sz w:val="18"/>
              </w:rPr>
              <w:t>S6–S8</w:t>
            </w:r>
            <w:r>
              <w:rPr>
                <w:sz w:val="18"/>
              </w:rPr>
              <w:br/>
              <w:t>Recorded + Closed /</w:t>
            </w:r>
            <w:r w:rsidR="00BE6A21">
              <w:rPr>
                <w:sz w:val="18"/>
              </w:rPr>
              <w:t xml:space="preserve"> </w:t>
            </w:r>
            <w:r>
              <w:rPr>
                <w:sz w:val="18"/>
              </w:rPr>
              <w:t>Seeds + Closed</w:t>
            </w:r>
          </w:p>
        </w:tc>
        <w:tc>
          <w:tcPr>
            <w:tcW w:w="425" w:type="dxa"/>
            <w:tcMar>
              <w:left w:w="20" w:type="dxa"/>
              <w:right w:w="20" w:type="dxa"/>
            </w:tcMar>
            <w:vAlign w:val="center"/>
          </w:tcPr>
          <w:p w14:paraId="2999CF1C" w14:textId="77777777" w:rsidR="00FF0CB1" w:rsidRDefault="00DB0B75">
            <w:pPr>
              <w:keepNext/>
              <w:spacing w:line="220" w:lineRule="auto"/>
              <w:jc w:val="center"/>
            </w:pPr>
            <w:r>
              <w:rPr>
                <w:sz w:val="18"/>
              </w:rPr>
              <w:t>90</w:t>
            </w:r>
          </w:p>
        </w:tc>
        <w:tc>
          <w:tcPr>
            <w:tcW w:w="851" w:type="dxa"/>
            <w:vAlign w:val="center"/>
          </w:tcPr>
          <w:p w14:paraId="0CAB3DF7" w14:textId="77777777" w:rsidR="00FF0CB1" w:rsidRDefault="00DB0B75">
            <w:pPr>
              <w:keepNext/>
              <w:spacing w:line="220" w:lineRule="auto"/>
              <w:jc w:val="center"/>
            </w:pPr>
            <w:r>
              <w:rPr>
                <w:sz w:val="18"/>
              </w:rPr>
              <w:t>−43 ± 11</w:t>
            </w:r>
          </w:p>
        </w:tc>
        <w:tc>
          <w:tcPr>
            <w:tcW w:w="787" w:type="dxa"/>
            <w:vAlign w:val="center"/>
          </w:tcPr>
          <w:p w14:paraId="2074E993" w14:textId="77777777" w:rsidR="00FF0CB1" w:rsidRDefault="00DB0B75">
            <w:pPr>
              <w:keepNext/>
              <w:spacing w:line="220" w:lineRule="auto"/>
              <w:jc w:val="center"/>
            </w:pPr>
            <w:r>
              <w:rPr>
                <w:sz w:val="18"/>
              </w:rPr>
              <w:t>−34 ± 8</w:t>
            </w:r>
          </w:p>
        </w:tc>
      </w:tr>
      <w:tr w:rsidR="00FF0CB1" w14:paraId="1E12D0CE" w14:textId="77777777" w:rsidTr="00BE6A21">
        <w:tc>
          <w:tcPr>
            <w:tcW w:w="2977" w:type="dxa"/>
            <w:vAlign w:val="center"/>
          </w:tcPr>
          <w:p w14:paraId="440C6BD2" w14:textId="77777777" w:rsidR="00FF0CB1" w:rsidRDefault="00DB0B75">
            <w:pPr>
              <w:keepNext/>
              <w:spacing w:line="220" w:lineRule="auto"/>
            </w:pPr>
            <w:r>
              <w:rPr>
                <w:sz w:val="18"/>
              </w:rPr>
              <w:t>S6–S8</w:t>
            </w:r>
            <w:r>
              <w:rPr>
                <w:sz w:val="18"/>
              </w:rPr>
              <w:br/>
              <w:t>Seeds + Open /</w:t>
            </w:r>
            <w:r w:rsidR="00BE6A21">
              <w:rPr>
                <w:sz w:val="18"/>
              </w:rPr>
              <w:t xml:space="preserve"> </w:t>
            </w:r>
            <w:r>
              <w:rPr>
                <w:sz w:val="18"/>
              </w:rPr>
              <w:t>Recorded + Closed</w:t>
            </w:r>
          </w:p>
        </w:tc>
        <w:tc>
          <w:tcPr>
            <w:tcW w:w="425" w:type="dxa"/>
            <w:tcMar>
              <w:left w:w="20" w:type="dxa"/>
              <w:right w:w="20" w:type="dxa"/>
            </w:tcMar>
            <w:vAlign w:val="center"/>
          </w:tcPr>
          <w:p w14:paraId="2B912DFC" w14:textId="77777777" w:rsidR="00FF0CB1" w:rsidRDefault="00DB0B75">
            <w:pPr>
              <w:keepNext/>
              <w:spacing w:line="220" w:lineRule="auto"/>
              <w:jc w:val="center"/>
            </w:pPr>
            <w:r>
              <w:rPr>
                <w:sz w:val="18"/>
              </w:rPr>
              <w:t>90</w:t>
            </w:r>
          </w:p>
        </w:tc>
        <w:tc>
          <w:tcPr>
            <w:tcW w:w="851" w:type="dxa"/>
            <w:vAlign w:val="center"/>
          </w:tcPr>
          <w:p w14:paraId="7B9DD617" w14:textId="77777777" w:rsidR="00FF0CB1" w:rsidRDefault="00DB0B75">
            <w:pPr>
              <w:keepNext/>
              <w:spacing w:line="220" w:lineRule="auto"/>
              <w:jc w:val="center"/>
            </w:pPr>
            <w:r>
              <w:rPr>
                <w:sz w:val="18"/>
              </w:rPr>
              <w:t>−1 ± 18</w:t>
            </w:r>
          </w:p>
        </w:tc>
        <w:tc>
          <w:tcPr>
            <w:tcW w:w="787" w:type="dxa"/>
            <w:vAlign w:val="center"/>
          </w:tcPr>
          <w:p w14:paraId="712B1D60" w14:textId="77777777" w:rsidR="00FF0CB1" w:rsidRDefault="00DB0B75">
            <w:pPr>
              <w:keepNext/>
              <w:spacing w:line="220" w:lineRule="auto"/>
              <w:jc w:val="center"/>
            </w:pPr>
            <w:r>
              <w:rPr>
                <w:sz w:val="18"/>
              </w:rPr>
              <w:t>−4 ± 11</w:t>
            </w:r>
          </w:p>
        </w:tc>
      </w:tr>
      <w:tr w:rsidR="00FF0CB1" w14:paraId="3910E8F2" w14:textId="77777777" w:rsidTr="00BE6A21">
        <w:tc>
          <w:tcPr>
            <w:tcW w:w="2977" w:type="dxa"/>
            <w:vAlign w:val="center"/>
          </w:tcPr>
          <w:p w14:paraId="52E13C16" w14:textId="77777777" w:rsidR="00FF0CB1" w:rsidRDefault="00DB0B75">
            <w:pPr>
              <w:keepNext/>
              <w:spacing w:line="220" w:lineRule="auto"/>
            </w:pPr>
            <w:r>
              <w:rPr>
                <w:sz w:val="18"/>
              </w:rPr>
              <w:t>S6–S8</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25CAFC40" w14:textId="77777777" w:rsidR="00FF0CB1" w:rsidRDefault="00DB0B75">
            <w:pPr>
              <w:keepNext/>
              <w:spacing w:line="220" w:lineRule="auto"/>
              <w:jc w:val="center"/>
            </w:pPr>
            <w:r>
              <w:rPr>
                <w:sz w:val="18"/>
              </w:rPr>
              <w:t>90</w:t>
            </w:r>
          </w:p>
        </w:tc>
        <w:tc>
          <w:tcPr>
            <w:tcW w:w="851" w:type="dxa"/>
            <w:vAlign w:val="center"/>
          </w:tcPr>
          <w:p w14:paraId="773BD812" w14:textId="77777777" w:rsidR="00FF0CB1" w:rsidRDefault="00DB0B75">
            <w:pPr>
              <w:keepNext/>
              <w:spacing w:line="220" w:lineRule="auto"/>
              <w:jc w:val="center"/>
            </w:pPr>
            <w:r>
              <w:rPr>
                <w:sz w:val="18"/>
              </w:rPr>
              <w:t>−28 ± 10</w:t>
            </w:r>
          </w:p>
        </w:tc>
        <w:tc>
          <w:tcPr>
            <w:tcW w:w="787" w:type="dxa"/>
            <w:vAlign w:val="center"/>
          </w:tcPr>
          <w:p w14:paraId="4DDD2CEA" w14:textId="77777777" w:rsidR="00FF0CB1" w:rsidRDefault="00DB0B75">
            <w:pPr>
              <w:keepNext/>
              <w:spacing w:line="220" w:lineRule="auto"/>
              <w:jc w:val="center"/>
            </w:pPr>
            <w:r>
              <w:rPr>
                <w:sz w:val="18"/>
              </w:rPr>
              <w:t>−22 ± 6</w:t>
            </w:r>
          </w:p>
        </w:tc>
      </w:tr>
      <w:tr w:rsidR="00FF0CB1" w14:paraId="0736595C" w14:textId="77777777" w:rsidTr="00BE6A21">
        <w:tc>
          <w:tcPr>
            <w:tcW w:w="2977" w:type="dxa"/>
            <w:vAlign w:val="center"/>
          </w:tcPr>
          <w:p w14:paraId="58C560E2" w14:textId="77777777" w:rsidR="00FF0CB1" w:rsidRDefault="00DB0B75">
            <w:pPr>
              <w:keepNext/>
              <w:spacing w:line="220" w:lineRule="auto"/>
            </w:pPr>
            <w:r>
              <w:rPr>
                <w:sz w:val="18"/>
              </w:rPr>
              <w:t>S1-S5 control</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27229731" w14:textId="77777777" w:rsidR="00FF0CB1" w:rsidRDefault="00DB0B75">
            <w:pPr>
              <w:keepNext/>
              <w:spacing w:line="220" w:lineRule="auto"/>
              <w:jc w:val="center"/>
            </w:pPr>
            <w:r>
              <w:rPr>
                <w:sz w:val="18"/>
              </w:rPr>
              <w:t>75</w:t>
            </w:r>
          </w:p>
        </w:tc>
        <w:tc>
          <w:tcPr>
            <w:tcW w:w="851" w:type="dxa"/>
            <w:vAlign w:val="center"/>
          </w:tcPr>
          <w:p w14:paraId="750F0B83" w14:textId="77777777" w:rsidR="00FF0CB1" w:rsidRDefault="00DB0B75">
            <w:pPr>
              <w:keepNext/>
              <w:spacing w:line="220" w:lineRule="auto"/>
              <w:jc w:val="center"/>
            </w:pPr>
            <w:r>
              <w:rPr>
                <w:sz w:val="18"/>
              </w:rPr>
              <w:t>−35 ± 21</w:t>
            </w:r>
          </w:p>
        </w:tc>
        <w:tc>
          <w:tcPr>
            <w:tcW w:w="787" w:type="dxa"/>
            <w:vAlign w:val="center"/>
          </w:tcPr>
          <w:p w14:paraId="5D39A330" w14:textId="77777777" w:rsidR="00FF0CB1" w:rsidRDefault="00DB0B75">
            <w:pPr>
              <w:keepNext/>
              <w:spacing w:line="220" w:lineRule="auto"/>
              <w:jc w:val="center"/>
            </w:pPr>
            <w:r>
              <w:rPr>
                <w:sz w:val="18"/>
              </w:rPr>
              <w:t>−22 ± 11</w:t>
            </w:r>
          </w:p>
        </w:tc>
      </w:tr>
      <w:tr w:rsidR="00FF0CB1" w14:paraId="118DF3EC" w14:textId="77777777" w:rsidTr="00BE6A21">
        <w:tc>
          <w:tcPr>
            <w:tcW w:w="2977" w:type="dxa"/>
            <w:vAlign w:val="center"/>
          </w:tcPr>
          <w:p w14:paraId="4B0EC7A2" w14:textId="77777777" w:rsidR="00FF0CB1" w:rsidRDefault="00DB0B75">
            <w:pPr>
              <w:spacing w:line="220" w:lineRule="auto"/>
            </w:pPr>
            <w:r>
              <w:rPr>
                <w:sz w:val="18"/>
              </w:rPr>
              <w:t>S6–S8</w:t>
            </w:r>
            <w:r>
              <w:rPr>
                <w:sz w:val="18"/>
              </w:rPr>
              <w:br/>
              <w:t>Recorded + Open /</w:t>
            </w:r>
            <w:r w:rsidR="00BE6A21">
              <w:rPr>
                <w:sz w:val="18"/>
              </w:rPr>
              <w:t xml:space="preserve"> </w:t>
            </w:r>
            <w:r>
              <w:rPr>
                <w:sz w:val="18"/>
              </w:rPr>
              <w:t>Seeds + Open</w:t>
            </w:r>
          </w:p>
        </w:tc>
        <w:tc>
          <w:tcPr>
            <w:tcW w:w="425" w:type="dxa"/>
            <w:tcMar>
              <w:left w:w="20" w:type="dxa"/>
              <w:right w:w="20" w:type="dxa"/>
            </w:tcMar>
            <w:vAlign w:val="center"/>
          </w:tcPr>
          <w:p w14:paraId="110D67F3" w14:textId="77777777" w:rsidR="00FF0CB1" w:rsidRDefault="00DB0B75">
            <w:pPr>
              <w:spacing w:line="220" w:lineRule="auto"/>
              <w:jc w:val="center"/>
            </w:pPr>
            <w:r>
              <w:rPr>
                <w:sz w:val="18"/>
              </w:rPr>
              <w:t>90</w:t>
            </w:r>
          </w:p>
        </w:tc>
        <w:tc>
          <w:tcPr>
            <w:tcW w:w="851" w:type="dxa"/>
            <w:vAlign w:val="center"/>
          </w:tcPr>
          <w:p w14:paraId="4A597D70" w14:textId="77777777" w:rsidR="00FF0CB1" w:rsidRDefault="00DB0B75">
            <w:pPr>
              <w:spacing w:line="220" w:lineRule="auto"/>
              <w:jc w:val="center"/>
            </w:pPr>
            <w:r>
              <w:rPr>
                <w:sz w:val="18"/>
              </w:rPr>
              <w:t>−27 ± 16</w:t>
            </w:r>
          </w:p>
        </w:tc>
        <w:tc>
          <w:tcPr>
            <w:tcW w:w="787" w:type="dxa"/>
            <w:vAlign w:val="center"/>
          </w:tcPr>
          <w:p w14:paraId="662E1950" w14:textId="77777777" w:rsidR="00FF0CB1" w:rsidRDefault="00DB0B75">
            <w:pPr>
              <w:spacing w:line="220" w:lineRule="auto"/>
              <w:jc w:val="center"/>
            </w:pPr>
            <w:r>
              <w:rPr>
                <w:sz w:val="18"/>
              </w:rPr>
              <w:t>−18 ± 11</w:t>
            </w:r>
          </w:p>
        </w:tc>
      </w:tr>
    </w:tbl>
    <w:p w14:paraId="0DD360C1" w14:textId="77777777" w:rsidR="00FF0CB1" w:rsidRDefault="00DB0B75" w:rsidP="00F71466">
      <w:pPr>
        <w:pStyle w:val="Heading2"/>
      </w:pPr>
      <w:bookmarkStart w:id="73" w:name="_RefSec_V_E"/>
      <w:r>
        <w:t>E. Timeliness and Scalability</w:t>
      </w:r>
      <w:bookmarkEnd w:id="73"/>
    </w:p>
    <w:p w14:paraId="0133928D" w14:textId="77777777"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w:t>
      </w:r>
      <w:proofErr w:type="gramStart"/>
      <w:r>
        <w:t>Actual</w:t>
      </w:r>
      <w:proofErr w:type="gramEnd"/>
      <w:r>
        <w:t xml:space="preserve">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axes. Increasing agents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4" w:name="_RefSec_VI"/>
    <w:p w14:paraId="3289D4CF" w14:textId="77777777" w:rsidR="00926552" w:rsidRDefault="00926552" w:rsidP="00926552">
      <w:pPr>
        <w:pStyle w:val="Heading1"/>
      </w:pPr>
      <w:r>
        <w:fldChar w:fldCharType="begin"/>
      </w:r>
      <w:r>
        <w:instrText xml:space="preserve"> SEQ VODASection \* ROMAN </w:instrText>
      </w:r>
      <w:r>
        <w:fldChar w:fldCharType="separate"/>
      </w:r>
      <w:r w:rsidR="002221CD">
        <w:rPr>
          <w:noProof/>
        </w:rPr>
        <w:t>VI</w:t>
      </w:r>
      <w:r>
        <w:fldChar w:fldCharType="end"/>
      </w:r>
      <w:bookmarkEnd w:id="74"/>
      <w:r>
        <w:t>. Discussion and Conclusion</w:t>
      </w:r>
    </w:p>
    <w:p w14:paraId="6CB5DBC5" w14:textId="43407F31" w:rsidR="00FF0CB1" w:rsidRDefault="00DB0B75">
      <w:pPr>
        <w:pStyle w:val="Text"/>
        <w:spacing w:line="240" w:lineRule="auto"/>
      </w:pPr>
      <w:r>
        <w:t>VODA extends the decision space of a wildfire DSS through verified composition of executable physical effects. On 150 paired worlds, it reduces burned area by 61%, initial population in burned cells by 80% and priced response by 46%, while increasing extinguished incidents from 52% to 91%. Random forecast-guided search reaches three quarters of the area gain. The full-system difference reflects proposer and search-policy effects jointly.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17BD005B" w14:textId="242D932F" w:rsidR="00FF0CB1" w:rsidRDefault="00DB0B75">
      <w:pPr>
        <w:pStyle w:val="Text"/>
        <w:spacing w:line="240" w:lineRule="auto"/>
      </w:pPr>
      <w:r>
        <w:t xml:space="preserve">The gain persists under the tested model errors and operating limits, including ineffective coating and faster-than-planned wind. Independent gate futures also retain an </w:t>
      </w:r>
      <w:r>
        <w:t>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 Degraded-observation results concern inference and targeting, while planning retains the core snapshot.</w:t>
      </w:r>
    </w:p>
    <w:p w14:paraId="48C34E97" w14:textId="77777777"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07AAE527" w14:textId="77777777"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Content>
        <w:p w14:paraId="4225CB08" w14:textId="77777777" w:rsidR="009823E2" w:rsidRDefault="009823E2">
          <w:pPr>
            <w:pStyle w:val="Heading1"/>
          </w:pPr>
          <w:r>
            <w:t>References</w:t>
          </w:r>
        </w:p>
        <w:sdt>
          <w:sdtPr>
            <w:id w:val="-573587230"/>
            <w:bibliography/>
          </w:sdtPr>
          <w:sdtContent>
            <w:p w14:paraId="3EEABEC8"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27CB3B41" w14:textId="77777777">
                <w:trPr>
                  <w:divId w:val="2025355522"/>
                  <w:tblCellSpacing w:w="15" w:type="dxa"/>
                </w:trPr>
                <w:tc>
                  <w:tcPr>
                    <w:tcW w:w="50" w:type="pct"/>
                    <w:hideMark/>
                  </w:tcPr>
                  <w:p w14:paraId="4EA5E66E" w14:textId="77777777" w:rsidR="002221CD" w:rsidRDefault="002221CD">
                    <w:pPr>
                      <w:pStyle w:val="Bibliography"/>
                      <w:rPr>
                        <w:noProof/>
                        <w:sz w:val="24"/>
                        <w:szCs w:val="24"/>
                      </w:rPr>
                    </w:pPr>
                    <w:r>
                      <w:rPr>
                        <w:noProof/>
                      </w:rPr>
                      <w:t xml:space="preserve">[1] </w:t>
                    </w:r>
                  </w:p>
                </w:tc>
                <w:tc>
                  <w:tcPr>
                    <w:tcW w:w="0" w:type="auto"/>
                    <w:hideMark/>
                  </w:tcPr>
                  <w:p w14:paraId="4D85F9C1"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7781432C" w14:textId="77777777">
                <w:trPr>
                  <w:divId w:val="2025355522"/>
                  <w:tblCellSpacing w:w="15" w:type="dxa"/>
                </w:trPr>
                <w:tc>
                  <w:tcPr>
                    <w:tcW w:w="50" w:type="pct"/>
                    <w:hideMark/>
                  </w:tcPr>
                  <w:p w14:paraId="3AACF3CC" w14:textId="77777777" w:rsidR="002221CD" w:rsidRDefault="002221CD">
                    <w:pPr>
                      <w:pStyle w:val="Bibliography"/>
                      <w:rPr>
                        <w:noProof/>
                      </w:rPr>
                    </w:pPr>
                    <w:r>
                      <w:rPr>
                        <w:noProof/>
                      </w:rPr>
                      <w:t xml:space="preserve">[2] </w:t>
                    </w:r>
                  </w:p>
                </w:tc>
                <w:tc>
                  <w:tcPr>
                    <w:tcW w:w="0" w:type="auto"/>
                    <w:hideMark/>
                  </w:tcPr>
                  <w:p w14:paraId="1811A204"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2BABEA90" w14:textId="77777777">
                <w:trPr>
                  <w:divId w:val="2025355522"/>
                  <w:tblCellSpacing w:w="15" w:type="dxa"/>
                </w:trPr>
                <w:tc>
                  <w:tcPr>
                    <w:tcW w:w="50" w:type="pct"/>
                    <w:hideMark/>
                  </w:tcPr>
                  <w:p w14:paraId="34FAF961" w14:textId="77777777" w:rsidR="002221CD" w:rsidRDefault="002221CD">
                    <w:pPr>
                      <w:pStyle w:val="Bibliography"/>
                      <w:rPr>
                        <w:noProof/>
                      </w:rPr>
                    </w:pPr>
                    <w:r>
                      <w:rPr>
                        <w:noProof/>
                      </w:rPr>
                      <w:t xml:space="preserve">[3] </w:t>
                    </w:r>
                  </w:p>
                </w:tc>
                <w:tc>
                  <w:tcPr>
                    <w:tcW w:w="0" w:type="auto"/>
                    <w:hideMark/>
                  </w:tcPr>
                  <w:p w14:paraId="1B3DC499"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0E70716" w14:textId="77777777">
                <w:trPr>
                  <w:divId w:val="2025355522"/>
                  <w:tblCellSpacing w:w="15" w:type="dxa"/>
                </w:trPr>
                <w:tc>
                  <w:tcPr>
                    <w:tcW w:w="50" w:type="pct"/>
                    <w:hideMark/>
                  </w:tcPr>
                  <w:p w14:paraId="7D526D00" w14:textId="77777777" w:rsidR="002221CD" w:rsidRDefault="002221CD">
                    <w:pPr>
                      <w:pStyle w:val="Bibliography"/>
                      <w:rPr>
                        <w:noProof/>
                      </w:rPr>
                    </w:pPr>
                    <w:r>
                      <w:rPr>
                        <w:noProof/>
                      </w:rPr>
                      <w:t xml:space="preserve">[4] </w:t>
                    </w:r>
                  </w:p>
                </w:tc>
                <w:tc>
                  <w:tcPr>
                    <w:tcW w:w="0" w:type="auto"/>
                    <w:hideMark/>
                  </w:tcPr>
                  <w:p w14:paraId="5E2C9F45"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2DCB32C8" w14:textId="77777777">
                <w:trPr>
                  <w:divId w:val="2025355522"/>
                  <w:tblCellSpacing w:w="15" w:type="dxa"/>
                </w:trPr>
                <w:tc>
                  <w:tcPr>
                    <w:tcW w:w="50" w:type="pct"/>
                    <w:hideMark/>
                  </w:tcPr>
                  <w:p w14:paraId="6A07BBD8" w14:textId="77777777" w:rsidR="002221CD" w:rsidRDefault="002221CD">
                    <w:pPr>
                      <w:pStyle w:val="Bibliography"/>
                      <w:rPr>
                        <w:noProof/>
                      </w:rPr>
                    </w:pPr>
                    <w:r>
                      <w:rPr>
                        <w:noProof/>
                      </w:rPr>
                      <w:t xml:space="preserve">[5] </w:t>
                    </w:r>
                  </w:p>
                </w:tc>
                <w:tc>
                  <w:tcPr>
                    <w:tcW w:w="0" w:type="auto"/>
                    <w:hideMark/>
                  </w:tcPr>
                  <w:p w14:paraId="45BE3A31"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1217302F" w14:textId="77777777">
                <w:trPr>
                  <w:divId w:val="2025355522"/>
                  <w:tblCellSpacing w:w="15" w:type="dxa"/>
                </w:trPr>
                <w:tc>
                  <w:tcPr>
                    <w:tcW w:w="50" w:type="pct"/>
                    <w:hideMark/>
                  </w:tcPr>
                  <w:p w14:paraId="6767F959" w14:textId="77777777" w:rsidR="002221CD" w:rsidRDefault="002221CD">
                    <w:pPr>
                      <w:pStyle w:val="Bibliography"/>
                      <w:rPr>
                        <w:noProof/>
                      </w:rPr>
                    </w:pPr>
                    <w:r>
                      <w:rPr>
                        <w:noProof/>
                      </w:rPr>
                      <w:t xml:space="preserve">[6] </w:t>
                    </w:r>
                  </w:p>
                </w:tc>
                <w:tc>
                  <w:tcPr>
                    <w:tcW w:w="0" w:type="auto"/>
                    <w:hideMark/>
                  </w:tcPr>
                  <w:p w14:paraId="1AD5AB3E" w14:textId="77777777" w:rsidR="002221CD" w:rsidRDefault="002221CD">
                    <w:pPr>
                      <w:pStyle w:val="Bibliography"/>
                      <w:rPr>
                        <w:noProof/>
                      </w:rPr>
                    </w:pPr>
                    <w:r>
                      <w:rPr>
                        <w:noProof/>
                      </w:rPr>
                      <w:t>R. C. Rothermel, "A mathematical model for predicting fire spread in wildland fuels," Res. Pap. INT-115, 1972.</w:t>
                    </w:r>
                  </w:p>
                </w:tc>
              </w:tr>
              <w:tr w:rsidR="002221CD" w14:paraId="72990081" w14:textId="77777777">
                <w:trPr>
                  <w:divId w:val="2025355522"/>
                  <w:tblCellSpacing w:w="15" w:type="dxa"/>
                </w:trPr>
                <w:tc>
                  <w:tcPr>
                    <w:tcW w:w="50" w:type="pct"/>
                    <w:hideMark/>
                  </w:tcPr>
                  <w:p w14:paraId="1EA03991" w14:textId="77777777" w:rsidR="002221CD" w:rsidRDefault="002221CD">
                    <w:pPr>
                      <w:pStyle w:val="Bibliography"/>
                      <w:rPr>
                        <w:noProof/>
                      </w:rPr>
                    </w:pPr>
                    <w:r>
                      <w:rPr>
                        <w:noProof/>
                      </w:rPr>
                      <w:t xml:space="preserve">[7] </w:t>
                    </w:r>
                  </w:p>
                </w:tc>
                <w:tc>
                  <w:tcPr>
                    <w:tcW w:w="0" w:type="auto"/>
                    <w:hideMark/>
                  </w:tcPr>
                  <w:p w14:paraId="03CD35E3"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D67E4BB" w14:textId="77777777">
                <w:trPr>
                  <w:divId w:val="2025355522"/>
                  <w:tblCellSpacing w:w="15" w:type="dxa"/>
                </w:trPr>
                <w:tc>
                  <w:tcPr>
                    <w:tcW w:w="50" w:type="pct"/>
                    <w:hideMark/>
                  </w:tcPr>
                  <w:p w14:paraId="72B55A28" w14:textId="77777777" w:rsidR="002221CD" w:rsidRDefault="002221CD">
                    <w:pPr>
                      <w:pStyle w:val="Bibliography"/>
                      <w:rPr>
                        <w:noProof/>
                      </w:rPr>
                    </w:pPr>
                    <w:r>
                      <w:rPr>
                        <w:noProof/>
                      </w:rPr>
                      <w:t xml:space="preserve">[8] </w:t>
                    </w:r>
                  </w:p>
                </w:tc>
                <w:tc>
                  <w:tcPr>
                    <w:tcW w:w="0" w:type="auto"/>
                    <w:hideMark/>
                  </w:tcPr>
                  <w:p w14:paraId="3250B621"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21591F08" w14:textId="77777777">
                <w:trPr>
                  <w:divId w:val="2025355522"/>
                  <w:tblCellSpacing w:w="15" w:type="dxa"/>
                </w:trPr>
                <w:tc>
                  <w:tcPr>
                    <w:tcW w:w="50" w:type="pct"/>
                    <w:hideMark/>
                  </w:tcPr>
                  <w:p w14:paraId="75BEC47B" w14:textId="77777777" w:rsidR="002221CD" w:rsidRDefault="002221CD">
                    <w:pPr>
                      <w:pStyle w:val="Bibliography"/>
                      <w:rPr>
                        <w:noProof/>
                      </w:rPr>
                    </w:pPr>
                    <w:r>
                      <w:rPr>
                        <w:noProof/>
                      </w:rPr>
                      <w:t xml:space="preserve">[9] </w:t>
                    </w:r>
                  </w:p>
                </w:tc>
                <w:tc>
                  <w:tcPr>
                    <w:tcW w:w="0" w:type="auto"/>
                    <w:hideMark/>
                  </w:tcPr>
                  <w:p w14:paraId="328487C3" w14:textId="77777777" w:rsidR="002221CD" w:rsidRDefault="002221CD">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2221CD" w14:paraId="75E263B8" w14:textId="77777777">
                <w:trPr>
                  <w:divId w:val="2025355522"/>
                  <w:tblCellSpacing w:w="15" w:type="dxa"/>
                </w:trPr>
                <w:tc>
                  <w:tcPr>
                    <w:tcW w:w="50" w:type="pct"/>
                    <w:hideMark/>
                  </w:tcPr>
                  <w:p w14:paraId="73082B8D" w14:textId="77777777" w:rsidR="002221CD" w:rsidRDefault="002221CD">
                    <w:pPr>
                      <w:pStyle w:val="Bibliography"/>
                      <w:rPr>
                        <w:noProof/>
                      </w:rPr>
                    </w:pPr>
                    <w:r>
                      <w:rPr>
                        <w:noProof/>
                      </w:rPr>
                      <w:t xml:space="preserve">[10] </w:t>
                    </w:r>
                  </w:p>
                </w:tc>
                <w:tc>
                  <w:tcPr>
                    <w:tcW w:w="0" w:type="auto"/>
                    <w:hideMark/>
                  </w:tcPr>
                  <w:p w14:paraId="1B7BC287"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13D1E0F7" w14:textId="77777777">
                <w:trPr>
                  <w:divId w:val="2025355522"/>
                  <w:tblCellSpacing w:w="15" w:type="dxa"/>
                </w:trPr>
                <w:tc>
                  <w:tcPr>
                    <w:tcW w:w="50" w:type="pct"/>
                    <w:hideMark/>
                  </w:tcPr>
                  <w:p w14:paraId="09189045" w14:textId="77777777" w:rsidR="002221CD" w:rsidRDefault="002221CD">
                    <w:pPr>
                      <w:pStyle w:val="Bibliography"/>
                      <w:rPr>
                        <w:noProof/>
                      </w:rPr>
                    </w:pPr>
                    <w:r>
                      <w:rPr>
                        <w:noProof/>
                      </w:rPr>
                      <w:t xml:space="preserve">[11] </w:t>
                    </w:r>
                  </w:p>
                </w:tc>
                <w:tc>
                  <w:tcPr>
                    <w:tcW w:w="0" w:type="auto"/>
                    <w:hideMark/>
                  </w:tcPr>
                  <w:p w14:paraId="0E635573"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3505F216" w14:textId="77777777">
                <w:trPr>
                  <w:divId w:val="2025355522"/>
                  <w:tblCellSpacing w:w="15" w:type="dxa"/>
                </w:trPr>
                <w:tc>
                  <w:tcPr>
                    <w:tcW w:w="50" w:type="pct"/>
                    <w:hideMark/>
                  </w:tcPr>
                  <w:p w14:paraId="75B02271" w14:textId="77777777" w:rsidR="002221CD" w:rsidRDefault="002221CD">
                    <w:pPr>
                      <w:pStyle w:val="Bibliography"/>
                      <w:rPr>
                        <w:noProof/>
                      </w:rPr>
                    </w:pPr>
                    <w:r>
                      <w:rPr>
                        <w:noProof/>
                      </w:rPr>
                      <w:t xml:space="preserve">[12] </w:t>
                    </w:r>
                  </w:p>
                </w:tc>
                <w:tc>
                  <w:tcPr>
                    <w:tcW w:w="0" w:type="auto"/>
                    <w:hideMark/>
                  </w:tcPr>
                  <w:p w14:paraId="01264A88" w14:textId="77777777" w:rsidR="002221CD" w:rsidRDefault="002221CD">
                    <w:pPr>
                      <w:pStyle w:val="Bibliography"/>
                      <w:rPr>
                        <w:noProof/>
                      </w:rPr>
                    </w:pPr>
                    <w:r>
                      <w:rPr>
                        <w:noProof/>
                      </w:rPr>
                      <w:t xml:space="preserve">C. Rapp, K. L. Courtney, S. T. Franz, M. M. Colavito, T. Aldworth and A. S. Cheng, "Wildfire decision support tools: barriers, </w:t>
                    </w:r>
                    <w:r>
                      <w:rPr>
                        <w:noProof/>
                      </w:rPr>
                      <w:lastRenderedPageBreak/>
                      <w:t xml:space="preserve">facilitators, and future directions for effectiveness," </w:t>
                    </w:r>
                    <w:r>
                      <w:rPr>
                        <w:i/>
                        <w:iCs/>
                        <w:noProof/>
                      </w:rPr>
                      <w:t xml:space="preserve">Fire Ecol., </w:t>
                    </w:r>
                    <w:r>
                      <w:rPr>
                        <w:noProof/>
                      </w:rPr>
                      <w:t xml:space="preserve">vol. 22, p. 71, 2026. </w:t>
                    </w:r>
                  </w:p>
                </w:tc>
              </w:tr>
              <w:tr w:rsidR="002221CD" w14:paraId="4B16CD39" w14:textId="77777777">
                <w:trPr>
                  <w:divId w:val="2025355522"/>
                  <w:tblCellSpacing w:w="15" w:type="dxa"/>
                </w:trPr>
                <w:tc>
                  <w:tcPr>
                    <w:tcW w:w="50" w:type="pct"/>
                    <w:hideMark/>
                  </w:tcPr>
                  <w:p w14:paraId="4025160D" w14:textId="77777777" w:rsidR="002221CD" w:rsidRDefault="002221CD">
                    <w:pPr>
                      <w:pStyle w:val="Bibliography"/>
                      <w:rPr>
                        <w:noProof/>
                      </w:rPr>
                    </w:pPr>
                    <w:r>
                      <w:rPr>
                        <w:noProof/>
                      </w:rPr>
                      <w:lastRenderedPageBreak/>
                      <w:t xml:space="preserve">[13] </w:t>
                    </w:r>
                  </w:p>
                </w:tc>
                <w:tc>
                  <w:tcPr>
                    <w:tcW w:w="0" w:type="auto"/>
                    <w:hideMark/>
                  </w:tcPr>
                  <w:p w14:paraId="69CBD0D1"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035105AD" w14:textId="77777777">
                <w:trPr>
                  <w:divId w:val="2025355522"/>
                  <w:tblCellSpacing w:w="15" w:type="dxa"/>
                </w:trPr>
                <w:tc>
                  <w:tcPr>
                    <w:tcW w:w="50" w:type="pct"/>
                    <w:hideMark/>
                  </w:tcPr>
                  <w:p w14:paraId="44CBE1BE" w14:textId="77777777" w:rsidR="002221CD" w:rsidRDefault="002221CD">
                    <w:pPr>
                      <w:pStyle w:val="Bibliography"/>
                      <w:rPr>
                        <w:noProof/>
                      </w:rPr>
                    </w:pPr>
                    <w:r>
                      <w:rPr>
                        <w:noProof/>
                      </w:rPr>
                      <w:t xml:space="preserve">[14] </w:t>
                    </w:r>
                  </w:p>
                </w:tc>
                <w:tc>
                  <w:tcPr>
                    <w:tcW w:w="0" w:type="auto"/>
                    <w:hideMark/>
                  </w:tcPr>
                  <w:p w14:paraId="5CA00E4A"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3C519961" w14:textId="77777777">
                <w:trPr>
                  <w:divId w:val="2025355522"/>
                  <w:tblCellSpacing w:w="15" w:type="dxa"/>
                </w:trPr>
                <w:tc>
                  <w:tcPr>
                    <w:tcW w:w="50" w:type="pct"/>
                    <w:hideMark/>
                  </w:tcPr>
                  <w:p w14:paraId="56537AB0" w14:textId="77777777" w:rsidR="002221CD" w:rsidRDefault="002221CD">
                    <w:pPr>
                      <w:pStyle w:val="Bibliography"/>
                      <w:rPr>
                        <w:noProof/>
                      </w:rPr>
                    </w:pPr>
                    <w:r>
                      <w:rPr>
                        <w:noProof/>
                      </w:rPr>
                      <w:t xml:space="preserve">[15] </w:t>
                    </w:r>
                  </w:p>
                </w:tc>
                <w:tc>
                  <w:tcPr>
                    <w:tcW w:w="0" w:type="auto"/>
                    <w:hideMark/>
                  </w:tcPr>
                  <w:p w14:paraId="5B969EA9"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77B1AC65" w14:textId="77777777">
                <w:trPr>
                  <w:divId w:val="2025355522"/>
                  <w:tblCellSpacing w:w="15" w:type="dxa"/>
                </w:trPr>
                <w:tc>
                  <w:tcPr>
                    <w:tcW w:w="50" w:type="pct"/>
                    <w:hideMark/>
                  </w:tcPr>
                  <w:p w14:paraId="2175EBDE" w14:textId="77777777" w:rsidR="002221CD" w:rsidRDefault="002221CD">
                    <w:pPr>
                      <w:pStyle w:val="Bibliography"/>
                      <w:rPr>
                        <w:noProof/>
                      </w:rPr>
                    </w:pPr>
                    <w:r>
                      <w:rPr>
                        <w:noProof/>
                      </w:rPr>
                      <w:t xml:space="preserve">[16] </w:t>
                    </w:r>
                  </w:p>
                </w:tc>
                <w:tc>
                  <w:tcPr>
                    <w:tcW w:w="0" w:type="auto"/>
                    <w:hideMark/>
                  </w:tcPr>
                  <w:p w14:paraId="43E65E05"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123F95B8" w14:textId="77777777">
                <w:trPr>
                  <w:divId w:val="2025355522"/>
                  <w:tblCellSpacing w:w="15" w:type="dxa"/>
                </w:trPr>
                <w:tc>
                  <w:tcPr>
                    <w:tcW w:w="50" w:type="pct"/>
                    <w:hideMark/>
                  </w:tcPr>
                  <w:p w14:paraId="762FA2F0" w14:textId="77777777" w:rsidR="002221CD" w:rsidRDefault="002221CD">
                    <w:pPr>
                      <w:pStyle w:val="Bibliography"/>
                      <w:rPr>
                        <w:noProof/>
                      </w:rPr>
                    </w:pPr>
                    <w:r>
                      <w:rPr>
                        <w:noProof/>
                      </w:rPr>
                      <w:t xml:space="preserve">[17] </w:t>
                    </w:r>
                  </w:p>
                </w:tc>
                <w:tc>
                  <w:tcPr>
                    <w:tcW w:w="0" w:type="auto"/>
                    <w:hideMark/>
                  </w:tcPr>
                  <w:p w14:paraId="1C8AC1F5"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34477F87" w14:textId="77777777">
                <w:trPr>
                  <w:divId w:val="2025355522"/>
                  <w:tblCellSpacing w:w="15" w:type="dxa"/>
                </w:trPr>
                <w:tc>
                  <w:tcPr>
                    <w:tcW w:w="50" w:type="pct"/>
                    <w:hideMark/>
                  </w:tcPr>
                  <w:p w14:paraId="2C5F72C9" w14:textId="77777777" w:rsidR="002221CD" w:rsidRDefault="002221CD">
                    <w:pPr>
                      <w:pStyle w:val="Bibliography"/>
                      <w:rPr>
                        <w:noProof/>
                      </w:rPr>
                    </w:pPr>
                    <w:r>
                      <w:rPr>
                        <w:noProof/>
                      </w:rPr>
                      <w:t xml:space="preserve">[18] </w:t>
                    </w:r>
                  </w:p>
                </w:tc>
                <w:tc>
                  <w:tcPr>
                    <w:tcW w:w="0" w:type="auto"/>
                    <w:hideMark/>
                  </w:tcPr>
                  <w:p w14:paraId="64C352AC" w14:textId="77777777" w:rsidR="002221CD" w:rsidRDefault="002221CD">
                    <w:pPr>
                      <w:pStyle w:val="Bibliography"/>
                      <w:rPr>
                        <w:noProof/>
                      </w:rPr>
                    </w:pPr>
                    <w:r>
                      <w:rPr>
                        <w:noProof/>
                      </w:rPr>
                      <w:t xml:space="preserve">G. A. Klein, Sources of Power: How People Make Decisions, 2017. </w:t>
                    </w:r>
                  </w:p>
                </w:tc>
              </w:tr>
              <w:tr w:rsidR="002221CD" w14:paraId="5268D09A" w14:textId="77777777">
                <w:trPr>
                  <w:divId w:val="2025355522"/>
                  <w:tblCellSpacing w:w="15" w:type="dxa"/>
                </w:trPr>
                <w:tc>
                  <w:tcPr>
                    <w:tcW w:w="50" w:type="pct"/>
                    <w:hideMark/>
                  </w:tcPr>
                  <w:p w14:paraId="35F43F3A" w14:textId="77777777" w:rsidR="002221CD" w:rsidRDefault="002221CD">
                    <w:pPr>
                      <w:pStyle w:val="Bibliography"/>
                      <w:rPr>
                        <w:noProof/>
                      </w:rPr>
                    </w:pPr>
                    <w:r>
                      <w:rPr>
                        <w:noProof/>
                      </w:rPr>
                      <w:t xml:space="preserve">[19] </w:t>
                    </w:r>
                  </w:p>
                </w:tc>
                <w:tc>
                  <w:tcPr>
                    <w:tcW w:w="0" w:type="auto"/>
                    <w:hideMark/>
                  </w:tcPr>
                  <w:p w14:paraId="762A5E19"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2C85AFF4" w14:textId="77777777">
                <w:trPr>
                  <w:divId w:val="2025355522"/>
                  <w:tblCellSpacing w:w="15" w:type="dxa"/>
                </w:trPr>
                <w:tc>
                  <w:tcPr>
                    <w:tcW w:w="50" w:type="pct"/>
                    <w:hideMark/>
                  </w:tcPr>
                  <w:p w14:paraId="1A1796F6" w14:textId="77777777" w:rsidR="002221CD" w:rsidRDefault="002221CD">
                    <w:pPr>
                      <w:pStyle w:val="Bibliography"/>
                      <w:rPr>
                        <w:noProof/>
                      </w:rPr>
                    </w:pPr>
                    <w:r>
                      <w:rPr>
                        <w:noProof/>
                      </w:rPr>
                      <w:t xml:space="preserve">[20] </w:t>
                    </w:r>
                  </w:p>
                </w:tc>
                <w:tc>
                  <w:tcPr>
                    <w:tcW w:w="0" w:type="auto"/>
                    <w:hideMark/>
                  </w:tcPr>
                  <w:p w14:paraId="16072E3E" w14:textId="77777777" w:rsidR="002221CD" w:rsidRDefault="002221CD">
                    <w:pPr>
                      <w:pStyle w:val="Bibliography"/>
                      <w:rPr>
                        <w:noProof/>
                      </w:rPr>
                    </w:pPr>
                    <w:r>
                      <w:rPr>
                        <w:noProof/>
                      </w:rPr>
                      <w:t xml:space="preserve">G. Shafer, A Mathematical Theory of Evidence, 1976. </w:t>
                    </w:r>
                  </w:p>
                </w:tc>
              </w:tr>
              <w:tr w:rsidR="002221CD" w14:paraId="5350D4A6" w14:textId="77777777">
                <w:trPr>
                  <w:divId w:val="2025355522"/>
                  <w:tblCellSpacing w:w="15" w:type="dxa"/>
                </w:trPr>
                <w:tc>
                  <w:tcPr>
                    <w:tcW w:w="50" w:type="pct"/>
                    <w:hideMark/>
                  </w:tcPr>
                  <w:p w14:paraId="1FBBFCA8" w14:textId="77777777" w:rsidR="002221CD" w:rsidRDefault="002221CD">
                    <w:pPr>
                      <w:pStyle w:val="Bibliography"/>
                      <w:rPr>
                        <w:noProof/>
                      </w:rPr>
                    </w:pPr>
                    <w:r>
                      <w:rPr>
                        <w:noProof/>
                      </w:rPr>
                      <w:t xml:space="preserve">[21] </w:t>
                    </w:r>
                  </w:p>
                </w:tc>
                <w:tc>
                  <w:tcPr>
                    <w:tcW w:w="0" w:type="auto"/>
                    <w:hideMark/>
                  </w:tcPr>
                  <w:p w14:paraId="09D88AC8"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34C113E8" w14:textId="77777777">
                <w:trPr>
                  <w:divId w:val="2025355522"/>
                  <w:tblCellSpacing w:w="15" w:type="dxa"/>
                </w:trPr>
                <w:tc>
                  <w:tcPr>
                    <w:tcW w:w="50" w:type="pct"/>
                    <w:hideMark/>
                  </w:tcPr>
                  <w:p w14:paraId="5EFAD4C5" w14:textId="77777777" w:rsidR="002221CD" w:rsidRDefault="002221CD">
                    <w:pPr>
                      <w:pStyle w:val="Bibliography"/>
                      <w:rPr>
                        <w:noProof/>
                      </w:rPr>
                    </w:pPr>
                    <w:r>
                      <w:rPr>
                        <w:noProof/>
                      </w:rPr>
                      <w:t xml:space="preserve">[22] </w:t>
                    </w:r>
                  </w:p>
                </w:tc>
                <w:tc>
                  <w:tcPr>
                    <w:tcW w:w="0" w:type="auto"/>
                    <w:hideMark/>
                  </w:tcPr>
                  <w:p w14:paraId="57C17C0E"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79EA1713" w14:textId="77777777">
                <w:trPr>
                  <w:divId w:val="2025355522"/>
                  <w:tblCellSpacing w:w="15" w:type="dxa"/>
                </w:trPr>
                <w:tc>
                  <w:tcPr>
                    <w:tcW w:w="50" w:type="pct"/>
                    <w:hideMark/>
                  </w:tcPr>
                  <w:p w14:paraId="6E25778E" w14:textId="77777777" w:rsidR="002221CD" w:rsidRDefault="002221CD">
                    <w:pPr>
                      <w:pStyle w:val="Bibliography"/>
                      <w:rPr>
                        <w:noProof/>
                      </w:rPr>
                    </w:pPr>
                    <w:r>
                      <w:rPr>
                        <w:noProof/>
                      </w:rPr>
                      <w:t xml:space="preserve">[23] </w:t>
                    </w:r>
                  </w:p>
                </w:tc>
                <w:tc>
                  <w:tcPr>
                    <w:tcW w:w="0" w:type="auto"/>
                    <w:hideMark/>
                  </w:tcPr>
                  <w:p w14:paraId="2E687F58"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10EBF8D8" w14:textId="77777777">
                <w:trPr>
                  <w:divId w:val="2025355522"/>
                  <w:tblCellSpacing w:w="15" w:type="dxa"/>
                </w:trPr>
                <w:tc>
                  <w:tcPr>
                    <w:tcW w:w="50" w:type="pct"/>
                    <w:hideMark/>
                  </w:tcPr>
                  <w:p w14:paraId="24843861" w14:textId="77777777" w:rsidR="002221CD" w:rsidRDefault="002221CD">
                    <w:pPr>
                      <w:pStyle w:val="Bibliography"/>
                      <w:rPr>
                        <w:noProof/>
                      </w:rPr>
                    </w:pPr>
                    <w:r>
                      <w:rPr>
                        <w:noProof/>
                      </w:rPr>
                      <w:t xml:space="preserve">[24] </w:t>
                    </w:r>
                  </w:p>
                </w:tc>
                <w:tc>
                  <w:tcPr>
                    <w:tcW w:w="0" w:type="auto"/>
                    <w:hideMark/>
                  </w:tcPr>
                  <w:p w14:paraId="7F739A1B"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02AFBF74" w14:textId="77777777">
                <w:trPr>
                  <w:divId w:val="2025355522"/>
                  <w:tblCellSpacing w:w="15" w:type="dxa"/>
                </w:trPr>
                <w:tc>
                  <w:tcPr>
                    <w:tcW w:w="50" w:type="pct"/>
                    <w:hideMark/>
                  </w:tcPr>
                  <w:p w14:paraId="47B633D6" w14:textId="77777777" w:rsidR="002221CD" w:rsidRDefault="002221CD">
                    <w:pPr>
                      <w:pStyle w:val="Bibliography"/>
                      <w:rPr>
                        <w:noProof/>
                      </w:rPr>
                    </w:pPr>
                    <w:r>
                      <w:rPr>
                        <w:noProof/>
                      </w:rPr>
                      <w:t xml:space="preserve">[25] </w:t>
                    </w:r>
                  </w:p>
                </w:tc>
                <w:tc>
                  <w:tcPr>
                    <w:tcW w:w="0" w:type="auto"/>
                    <w:hideMark/>
                  </w:tcPr>
                  <w:p w14:paraId="33EF698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510518B2" w14:textId="77777777">
                <w:trPr>
                  <w:divId w:val="2025355522"/>
                  <w:tblCellSpacing w:w="15" w:type="dxa"/>
                </w:trPr>
                <w:tc>
                  <w:tcPr>
                    <w:tcW w:w="50" w:type="pct"/>
                    <w:hideMark/>
                  </w:tcPr>
                  <w:p w14:paraId="2B507818" w14:textId="77777777" w:rsidR="002221CD" w:rsidRDefault="002221CD">
                    <w:pPr>
                      <w:pStyle w:val="Bibliography"/>
                      <w:rPr>
                        <w:noProof/>
                      </w:rPr>
                    </w:pPr>
                    <w:r>
                      <w:rPr>
                        <w:noProof/>
                      </w:rPr>
                      <w:t xml:space="preserve">[26] </w:t>
                    </w:r>
                  </w:p>
                </w:tc>
                <w:tc>
                  <w:tcPr>
                    <w:tcW w:w="0" w:type="auto"/>
                    <w:hideMark/>
                  </w:tcPr>
                  <w:p w14:paraId="491BF7FA" w14:textId="77777777" w:rsidR="002221CD" w:rsidRDefault="002221CD">
                    <w:pPr>
                      <w:pStyle w:val="Bibliography"/>
                      <w:rPr>
                        <w:noProof/>
                      </w:rPr>
                    </w:pPr>
                    <w:r>
                      <w:rPr>
                        <w:noProof/>
                      </w:rPr>
                      <w:t xml:space="preserve">S. French, J. Maule and N. Papamichail, Decision Behaviour, Analysis and Support, 2019. </w:t>
                    </w:r>
                  </w:p>
                </w:tc>
              </w:tr>
              <w:tr w:rsidR="002221CD" w14:paraId="228C012F" w14:textId="77777777">
                <w:trPr>
                  <w:divId w:val="2025355522"/>
                  <w:tblCellSpacing w:w="15" w:type="dxa"/>
                </w:trPr>
                <w:tc>
                  <w:tcPr>
                    <w:tcW w:w="50" w:type="pct"/>
                    <w:hideMark/>
                  </w:tcPr>
                  <w:p w14:paraId="4B914D90" w14:textId="77777777" w:rsidR="002221CD" w:rsidRDefault="002221CD">
                    <w:pPr>
                      <w:pStyle w:val="Bibliography"/>
                      <w:rPr>
                        <w:noProof/>
                      </w:rPr>
                    </w:pPr>
                    <w:r>
                      <w:rPr>
                        <w:noProof/>
                      </w:rPr>
                      <w:t xml:space="preserve">[27] </w:t>
                    </w:r>
                  </w:p>
                </w:tc>
                <w:tc>
                  <w:tcPr>
                    <w:tcW w:w="0" w:type="auto"/>
                    <w:hideMark/>
                  </w:tcPr>
                  <w:p w14:paraId="2059728B"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11B216A1" w14:textId="77777777">
                <w:trPr>
                  <w:divId w:val="2025355522"/>
                  <w:tblCellSpacing w:w="15" w:type="dxa"/>
                </w:trPr>
                <w:tc>
                  <w:tcPr>
                    <w:tcW w:w="50" w:type="pct"/>
                    <w:hideMark/>
                  </w:tcPr>
                  <w:p w14:paraId="701634E0" w14:textId="77777777" w:rsidR="002221CD" w:rsidRDefault="002221CD">
                    <w:pPr>
                      <w:pStyle w:val="Bibliography"/>
                      <w:rPr>
                        <w:noProof/>
                      </w:rPr>
                    </w:pPr>
                    <w:r>
                      <w:rPr>
                        <w:noProof/>
                      </w:rPr>
                      <w:t xml:space="preserve">[28] </w:t>
                    </w:r>
                  </w:p>
                </w:tc>
                <w:tc>
                  <w:tcPr>
                    <w:tcW w:w="0" w:type="auto"/>
                    <w:hideMark/>
                  </w:tcPr>
                  <w:p w14:paraId="1EF7562F"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7BE958FD" w14:textId="77777777">
                <w:trPr>
                  <w:divId w:val="2025355522"/>
                  <w:tblCellSpacing w:w="15" w:type="dxa"/>
                </w:trPr>
                <w:tc>
                  <w:tcPr>
                    <w:tcW w:w="50" w:type="pct"/>
                    <w:hideMark/>
                  </w:tcPr>
                  <w:p w14:paraId="781AD1E3" w14:textId="77777777" w:rsidR="002221CD" w:rsidRDefault="002221CD">
                    <w:pPr>
                      <w:pStyle w:val="Bibliography"/>
                      <w:rPr>
                        <w:noProof/>
                      </w:rPr>
                    </w:pPr>
                    <w:r>
                      <w:rPr>
                        <w:noProof/>
                      </w:rPr>
                      <w:t xml:space="preserve">[29] </w:t>
                    </w:r>
                  </w:p>
                </w:tc>
                <w:tc>
                  <w:tcPr>
                    <w:tcW w:w="0" w:type="auto"/>
                    <w:hideMark/>
                  </w:tcPr>
                  <w:p w14:paraId="37F2E288"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6829C7F8" w14:textId="77777777">
                <w:trPr>
                  <w:divId w:val="2025355522"/>
                  <w:tblCellSpacing w:w="15" w:type="dxa"/>
                </w:trPr>
                <w:tc>
                  <w:tcPr>
                    <w:tcW w:w="50" w:type="pct"/>
                    <w:hideMark/>
                  </w:tcPr>
                  <w:p w14:paraId="4207DD18" w14:textId="77777777" w:rsidR="002221CD" w:rsidRDefault="002221CD">
                    <w:pPr>
                      <w:pStyle w:val="Bibliography"/>
                      <w:rPr>
                        <w:noProof/>
                      </w:rPr>
                    </w:pPr>
                    <w:r>
                      <w:rPr>
                        <w:noProof/>
                      </w:rPr>
                      <w:t xml:space="preserve">[30] </w:t>
                    </w:r>
                  </w:p>
                </w:tc>
                <w:tc>
                  <w:tcPr>
                    <w:tcW w:w="0" w:type="auto"/>
                    <w:hideMark/>
                  </w:tcPr>
                  <w:p w14:paraId="42B9ACDF"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62A8131E" w14:textId="77777777">
                <w:trPr>
                  <w:divId w:val="2025355522"/>
                  <w:tblCellSpacing w:w="15" w:type="dxa"/>
                </w:trPr>
                <w:tc>
                  <w:tcPr>
                    <w:tcW w:w="50" w:type="pct"/>
                    <w:hideMark/>
                  </w:tcPr>
                  <w:p w14:paraId="25E95095" w14:textId="77777777" w:rsidR="002221CD" w:rsidRDefault="002221CD">
                    <w:pPr>
                      <w:pStyle w:val="Bibliography"/>
                      <w:rPr>
                        <w:noProof/>
                      </w:rPr>
                    </w:pPr>
                    <w:r>
                      <w:rPr>
                        <w:noProof/>
                      </w:rPr>
                      <w:t xml:space="preserve">[31] </w:t>
                    </w:r>
                  </w:p>
                </w:tc>
                <w:tc>
                  <w:tcPr>
                    <w:tcW w:w="0" w:type="auto"/>
                    <w:hideMark/>
                  </w:tcPr>
                  <w:p w14:paraId="02C535A8"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5DFFC481" w14:textId="77777777">
                <w:trPr>
                  <w:divId w:val="2025355522"/>
                  <w:tblCellSpacing w:w="15" w:type="dxa"/>
                </w:trPr>
                <w:tc>
                  <w:tcPr>
                    <w:tcW w:w="50" w:type="pct"/>
                    <w:hideMark/>
                  </w:tcPr>
                  <w:p w14:paraId="64F262BB" w14:textId="77777777" w:rsidR="002221CD" w:rsidRDefault="002221CD">
                    <w:pPr>
                      <w:pStyle w:val="Bibliography"/>
                      <w:rPr>
                        <w:noProof/>
                      </w:rPr>
                    </w:pPr>
                    <w:r>
                      <w:rPr>
                        <w:noProof/>
                      </w:rPr>
                      <w:t xml:space="preserve">[32] </w:t>
                    </w:r>
                  </w:p>
                </w:tc>
                <w:tc>
                  <w:tcPr>
                    <w:tcW w:w="0" w:type="auto"/>
                    <w:hideMark/>
                  </w:tcPr>
                  <w:p w14:paraId="41C281F1"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D541692" w14:textId="77777777">
                <w:trPr>
                  <w:divId w:val="2025355522"/>
                  <w:tblCellSpacing w:w="15" w:type="dxa"/>
                </w:trPr>
                <w:tc>
                  <w:tcPr>
                    <w:tcW w:w="50" w:type="pct"/>
                    <w:hideMark/>
                  </w:tcPr>
                  <w:p w14:paraId="38226D6B" w14:textId="77777777" w:rsidR="002221CD" w:rsidRDefault="002221CD">
                    <w:pPr>
                      <w:pStyle w:val="Bibliography"/>
                      <w:rPr>
                        <w:noProof/>
                      </w:rPr>
                    </w:pPr>
                    <w:r>
                      <w:rPr>
                        <w:noProof/>
                      </w:rPr>
                      <w:t xml:space="preserve">[33] </w:t>
                    </w:r>
                  </w:p>
                </w:tc>
                <w:tc>
                  <w:tcPr>
                    <w:tcW w:w="0" w:type="auto"/>
                    <w:hideMark/>
                  </w:tcPr>
                  <w:p w14:paraId="1BCC7292"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5124E56A" w14:textId="77777777">
                <w:trPr>
                  <w:divId w:val="2025355522"/>
                  <w:tblCellSpacing w:w="15" w:type="dxa"/>
                </w:trPr>
                <w:tc>
                  <w:tcPr>
                    <w:tcW w:w="50" w:type="pct"/>
                    <w:hideMark/>
                  </w:tcPr>
                  <w:p w14:paraId="6DF2961C" w14:textId="77777777" w:rsidR="002221CD" w:rsidRDefault="002221CD">
                    <w:pPr>
                      <w:pStyle w:val="Bibliography"/>
                      <w:rPr>
                        <w:noProof/>
                      </w:rPr>
                    </w:pPr>
                    <w:r>
                      <w:rPr>
                        <w:noProof/>
                      </w:rPr>
                      <w:t xml:space="preserve">[34] </w:t>
                    </w:r>
                  </w:p>
                </w:tc>
                <w:tc>
                  <w:tcPr>
                    <w:tcW w:w="0" w:type="auto"/>
                    <w:hideMark/>
                  </w:tcPr>
                  <w:p w14:paraId="0E759D6C"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E03B51E" w14:textId="77777777">
                <w:trPr>
                  <w:divId w:val="2025355522"/>
                  <w:tblCellSpacing w:w="15" w:type="dxa"/>
                </w:trPr>
                <w:tc>
                  <w:tcPr>
                    <w:tcW w:w="50" w:type="pct"/>
                    <w:hideMark/>
                  </w:tcPr>
                  <w:p w14:paraId="0F8201A8" w14:textId="77777777" w:rsidR="002221CD" w:rsidRDefault="002221CD">
                    <w:pPr>
                      <w:pStyle w:val="Bibliography"/>
                      <w:rPr>
                        <w:noProof/>
                      </w:rPr>
                    </w:pPr>
                    <w:r>
                      <w:rPr>
                        <w:noProof/>
                      </w:rPr>
                      <w:t xml:space="preserve">[35] </w:t>
                    </w:r>
                  </w:p>
                </w:tc>
                <w:tc>
                  <w:tcPr>
                    <w:tcW w:w="0" w:type="auto"/>
                    <w:hideMark/>
                  </w:tcPr>
                  <w:p w14:paraId="09863DF6"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32B3BFFE" w14:textId="77777777">
                <w:trPr>
                  <w:divId w:val="2025355522"/>
                  <w:tblCellSpacing w:w="15" w:type="dxa"/>
                </w:trPr>
                <w:tc>
                  <w:tcPr>
                    <w:tcW w:w="50" w:type="pct"/>
                    <w:hideMark/>
                  </w:tcPr>
                  <w:p w14:paraId="6F484D49" w14:textId="77777777" w:rsidR="002221CD" w:rsidRDefault="002221CD">
                    <w:pPr>
                      <w:pStyle w:val="Bibliography"/>
                      <w:rPr>
                        <w:noProof/>
                      </w:rPr>
                    </w:pPr>
                    <w:r>
                      <w:rPr>
                        <w:noProof/>
                      </w:rPr>
                      <w:t xml:space="preserve">[36] </w:t>
                    </w:r>
                  </w:p>
                </w:tc>
                <w:tc>
                  <w:tcPr>
                    <w:tcW w:w="0" w:type="auto"/>
                    <w:hideMark/>
                  </w:tcPr>
                  <w:p w14:paraId="43C9E06E"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6E398C2E" w14:textId="77777777">
                <w:trPr>
                  <w:divId w:val="2025355522"/>
                  <w:tblCellSpacing w:w="15" w:type="dxa"/>
                </w:trPr>
                <w:tc>
                  <w:tcPr>
                    <w:tcW w:w="50" w:type="pct"/>
                    <w:hideMark/>
                  </w:tcPr>
                  <w:p w14:paraId="34D9398F" w14:textId="77777777" w:rsidR="002221CD" w:rsidRDefault="002221CD">
                    <w:pPr>
                      <w:pStyle w:val="Bibliography"/>
                      <w:rPr>
                        <w:noProof/>
                      </w:rPr>
                    </w:pPr>
                    <w:r>
                      <w:rPr>
                        <w:noProof/>
                      </w:rPr>
                      <w:t xml:space="preserve">[37] </w:t>
                    </w:r>
                  </w:p>
                </w:tc>
                <w:tc>
                  <w:tcPr>
                    <w:tcW w:w="0" w:type="auto"/>
                    <w:hideMark/>
                  </w:tcPr>
                  <w:p w14:paraId="0C81E4F7"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55A04E24" w14:textId="77777777">
                <w:trPr>
                  <w:divId w:val="2025355522"/>
                  <w:tblCellSpacing w:w="15" w:type="dxa"/>
                </w:trPr>
                <w:tc>
                  <w:tcPr>
                    <w:tcW w:w="50" w:type="pct"/>
                    <w:hideMark/>
                  </w:tcPr>
                  <w:p w14:paraId="30C3A03F" w14:textId="77777777" w:rsidR="002221CD" w:rsidRDefault="002221CD">
                    <w:pPr>
                      <w:pStyle w:val="Bibliography"/>
                      <w:rPr>
                        <w:noProof/>
                      </w:rPr>
                    </w:pPr>
                    <w:r>
                      <w:rPr>
                        <w:noProof/>
                      </w:rPr>
                      <w:t xml:space="preserve">[38] </w:t>
                    </w:r>
                  </w:p>
                </w:tc>
                <w:tc>
                  <w:tcPr>
                    <w:tcW w:w="0" w:type="auto"/>
                    <w:hideMark/>
                  </w:tcPr>
                  <w:p w14:paraId="5BE75B24"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05C449CE" w14:textId="77777777">
                <w:trPr>
                  <w:divId w:val="2025355522"/>
                  <w:tblCellSpacing w:w="15" w:type="dxa"/>
                </w:trPr>
                <w:tc>
                  <w:tcPr>
                    <w:tcW w:w="50" w:type="pct"/>
                    <w:hideMark/>
                  </w:tcPr>
                  <w:p w14:paraId="01E2A1A9" w14:textId="77777777" w:rsidR="002221CD" w:rsidRDefault="002221CD">
                    <w:pPr>
                      <w:pStyle w:val="Bibliography"/>
                      <w:rPr>
                        <w:noProof/>
                      </w:rPr>
                    </w:pPr>
                    <w:r>
                      <w:rPr>
                        <w:noProof/>
                      </w:rPr>
                      <w:t xml:space="preserve">[39] </w:t>
                    </w:r>
                  </w:p>
                </w:tc>
                <w:tc>
                  <w:tcPr>
                    <w:tcW w:w="0" w:type="auto"/>
                    <w:hideMark/>
                  </w:tcPr>
                  <w:p w14:paraId="6E60770E"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368FD118" w14:textId="77777777">
                <w:trPr>
                  <w:divId w:val="2025355522"/>
                  <w:tblCellSpacing w:w="15" w:type="dxa"/>
                </w:trPr>
                <w:tc>
                  <w:tcPr>
                    <w:tcW w:w="50" w:type="pct"/>
                    <w:hideMark/>
                  </w:tcPr>
                  <w:p w14:paraId="565015AA" w14:textId="77777777" w:rsidR="002221CD" w:rsidRDefault="002221CD">
                    <w:pPr>
                      <w:pStyle w:val="Bibliography"/>
                      <w:rPr>
                        <w:noProof/>
                      </w:rPr>
                    </w:pPr>
                    <w:r>
                      <w:rPr>
                        <w:noProof/>
                      </w:rPr>
                      <w:t xml:space="preserve">[40] </w:t>
                    </w:r>
                  </w:p>
                </w:tc>
                <w:tc>
                  <w:tcPr>
                    <w:tcW w:w="0" w:type="auto"/>
                    <w:hideMark/>
                  </w:tcPr>
                  <w:p w14:paraId="595BEC9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06368A21" w14:textId="77777777">
                <w:trPr>
                  <w:divId w:val="2025355522"/>
                  <w:tblCellSpacing w:w="15" w:type="dxa"/>
                </w:trPr>
                <w:tc>
                  <w:tcPr>
                    <w:tcW w:w="50" w:type="pct"/>
                    <w:hideMark/>
                  </w:tcPr>
                  <w:p w14:paraId="46554BB4" w14:textId="77777777" w:rsidR="002221CD" w:rsidRDefault="002221CD">
                    <w:pPr>
                      <w:pStyle w:val="Bibliography"/>
                      <w:rPr>
                        <w:noProof/>
                      </w:rPr>
                    </w:pPr>
                    <w:r>
                      <w:rPr>
                        <w:noProof/>
                      </w:rPr>
                      <w:t xml:space="preserve">[41] </w:t>
                    </w:r>
                  </w:p>
                </w:tc>
                <w:tc>
                  <w:tcPr>
                    <w:tcW w:w="0" w:type="auto"/>
                    <w:hideMark/>
                  </w:tcPr>
                  <w:p w14:paraId="514604E4"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7CE92E55" w14:textId="77777777">
                <w:trPr>
                  <w:divId w:val="2025355522"/>
                  <w:tblCellSpacing w:w="15" w:type="dxa"/>
                </w:trPr>
                <w:tc>
                  <w:tcPr>
                    <w:tcW w:w="50" w:type="pct"/>
                    <w:hideMark/>
                  </w:tcPr>
                  <w:p w14:paraId="755DCBA8" w14:textId="77777777" w:rsidR="002221CD" w:rsidRDefault="002221CD">
                    <w:pPr>
                      <w:pStyle w:val="Bibliography"/>
                      <w:rPr>
                        <w:noProof/>
                      </w:rPr>
                    </w:pPr>
                    <w:r>
                      <w:rPr>
                        <w:noProof/>
                      </w:rPr>
                      <w:t xml:space="preserve">[42] </w:t>
                    </w:r>
                  </w:p>
                </w:tc>
                <w:tc>
                  <w:tcPr>
                    <w:tcW w:w="0" w:type="auto"/>
                    <w:hideMark/>
                  </w:tcPr>
                  <w:p w14:paraId="2A5AEAA9"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0A880515" w14:textId="77777777">
                <w:trPr>
                  <w:divId w:val="2025355522"/>
                  <w:tblCellSpacing w:w="15" w:type="dxa"/>
                </w:trPr>
                <w:tc>
                  <w:tcPr>
                    <w:tcW w:w="50" w:type="pct"/>
                    <w:hideMark/>
                  </w:tcPr>
                  <w:p w14:paraId="18A36406" w14:textId="77777777" w:rsidR="002221CD" w:rsidRDefault="002221CD">
                    <w:pPr>
                      <w:pStyle w:val="Bibliography"/>
                      <w:rPr>
                        <w:noProof/>
                      </w:rPr>
                    </w:pPr>
                    <w:r>
                      <w:rPr>
                        <w:noProof/>
                      </w:rPr>
                      <w:t xml:space="preserve">[43] </w:t>
                    </w:r>
                  </w:p>
                </w:tc>
                <w:tc>
                  <w:tcPr>
                    <w:tcW w:w="0" w:type="auto"/>
                    <w:hideMark/>
                  </w:tcPr>
                  <w:p w14:paraId="4F40F872"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776E11FD" w14:textId="77777777">
                <w:trPr>
                  <w:divId w:val="2025355522"/>
                  <w:tblCellSpacing w:w="15" w:type="dxa"/>
                </w:trPr>
                <w:tc>
                  <w:tcPr>
                    <w:tcW w:w="50" w:type="pct"/>
                    <w:hideMark/>
                  </w:tcPr>
                  <w:p w14:paraId="1F37BE0A" w14:textId="77777777" w:rsidR="002221CD" w:rsidRDefault="002221CD">
                    <w:pPr>
                      <w:pStyle w:val="Bibliography"/>
                      <w:rPr>
                        <w:noProof/>
                      </w:rPr>
                    </w:pPr>
                    <w:r>
                      <w:rPr>
                        <w:noProof/>
                      </w:rPr>
                      <w:t xml:space="preserve">[44] </w:t>
                    </w:r>
                  </w:p>
                </w:tc>
                <w:tc>
                  <w:tcPr>
                    <w:tcW w:w="0" w:type="auto"/>
                    <w:hideMark/>
                  </w:tcPr>
                  <w:p w14:paraId="38823D15"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87188DB" w14:textId="77777777">
                <w:trPr>
                  <w:divId w:val="2025355522"/>
                  <w:tblCellSpacing w:w="15" w:type="dxa"/>
                </w:trPr>
                <w:tc>
                  <w:tcPr>
                    <w:tcW w:w="50" w:type="pct"/>
                    <w:hideMark/>
                  </w:tcPr>
                  <w:p w14:paraId="54B4FC10" w14:textId="77777777" w:rsidR="002221CD" w:rsidRDefault="002221CD">
                    <w:pPr>
                      <w:pStyle w:val="Bibliography"/>
                      <w:rPr>
                        <w:noProof/>
                      </w:rPr>
                    </w:pPr>
                    <w:r>
                      <w:rPr>
                        <w:noProof/>
                      </w:rPr>
                      <w:t xml:space="preserve">[45] </w:t>
                    </w:r>
                  </w:p>
                </w:tc>
                <w:tc>
                  <w:tcPr>
                    <w:tcW w:w="0" w:type="auto"/>
                    <w:hideMark/>
                  </w:tcPr>
                  <w:p w14:paraId="3E36D40B"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4DBEFC5D" w14:textId="77777777">
                <w:trPr>
                  <w:divId w:val="2025355522"/>
                  <w:tblCellSpacing w:w="15" w:type="dxa"/>
                </w:trPr>
                <w:tc>
                  <w:tcPr>
                    <w:tcW w:w="50" w:type="pct"/>
                    <w:hideMark/>
                  </w:tcPr>
                  <w:p w14:paraId="169C11C1" w14:textId="77777777" w:rsidR="002221CD" w:rsidRDefault="002221CD">
                    <w:pPr>
                      <w:pStyle w:val="Bibliography"/>
                      <w:rPr>
                        <w:noProof/>
                      </w:rPr>
                    </w:pPr>
                    <w:r>
                      <w:rPr>
                        <w:noProof/>
                      </w:rPr>
                      <w:t xml:space="preserve">[46] </w:t>
                    </w:r>
                  </w:p>
                </w:tc>
                <w:tc>
                  <w:tcPr>
                    <w:tcW w:w="0" w:type="auto"/>
                    <w:hideMark/>
                  </w:tcPr>
                  <w:p w14:paraId="7C61C491"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34E97C62" w14:textId="77777777">
                <w:trPr>
                  <w:divId w:val="2025355522"/>
                  <w:tblCellSpacing w:w="15" w:type="dxa"/>
                </w:trPr>
                <w:tc>
                  <w:tcPr>
                    <w:tcW w:w="50" w:type="pct"/>
                    <w:hideMark/>
                  </w:tcPr>
                  <w:p w14:paraId="32E46835" w14:textId="77777777" w:rsidR="002221CD" w:rsidRDefault="002221CD">
                    <w:pPr>
                      <w:pStyle w:val="Bibliography"/>
                      <w:rPr>
                        <w:noProof/>
                      </w:rPr>
                    </w:pPr>
                    <w:r>
                      <w:rPr>
                        <w:noProof/>
                      </w:rPr>
                      <w:t xml:space="preserve">[47] </w:t>
                    </w:r>
                  </w:p>
                </w:tc>
                <w:tc>
                  <w:tcPr>
                    <w:tcW w:w="0" w:type="auto"/>
                    <w:hideMark/>
                  </w:tcPr>
                  <w:p w14:paraId="7F7E8CB8"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0DB7F4D2" w14:textId="77777777">
                <w:trPr>
                  <w:divId w:val="2025355522"/>
                  <w:tblCellSpacing w:w="15" w:type="dxa"/>
                </w:trPr>
                <w:tc>
                  <w:tcPr>
                    <w:tcW w:w="50" w:type="pct"/>
                    <w:hideMark/>
                  </w:tcPr>
                  <w:p w14:paraId="7C559A15" w14:textId="77777777" w:rsidR="002221CD" w:rsidRDefault="002221CD">
                    <w:pPr>
                      <w:pStyle w:val="Bibliography"/>
                      <w:rPr>
                        <w:noProof/>
                      </w:rPr>
                    </w:pPr>
                    <w:r>
                      <w:rPr>
                        <w:noProof/>
                      </w:rPr>
                      <w:t xml:space="preserve">[48] </w:t>
                    </w:r>
                  </w:p>
                </w:tc>
                <w:tc>
                  <w:tcPr>
                    <w:tcW w:w="0" w:type="auto"/>
                    <w:hideMark/>
                  </w:tcPr>
                  <w:p w14:paraId="7B0519B3"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0D2EE8B6" w14:textId="77777777">
                <w:trPr>
                  <w:divId w:val="2025355522"/>
                  <w:tblCellSpacing w:w="15" w:type="dxa"/>
                </w:trPr>
                <w:tc>
                  <w:tcPr>
                    <w:tcW w:w="50" w:type="pct"/>
                    <w:hideMark/>
                  </w:tcPr>
                  <w:p w14:paraId="6537DB74" w14:textId="77777777" w:rsidR="002221CD" w:rsidRDefault="002221CD">
                    <w:pPr>
                      <w:pStyle w:val="Bibliography"/>
                      <w:rPr>
                        <w:noProof/>
                      </w:rPr>
                    </w:pPr>
                    <w:r>
                      <w:rPr>
                        <w:noProof/>
                      </w:rPr>
                      <w:t xml:space="preserve">[49] </w:t>
                    </w:r>
                  </w:p>
                </w:tc>
                <w:tc>
                  <w:tcPr>
                    <w:tcW w:w="0" w:type="auto"/>
                    <w:hideMark/>
                  </w:tcPr>
                  <w:p w14:paraId="2AEACFB4"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5BA24A0F" w14:textId="77777777" w:rsidR="002221CD" w:rsidRDefault="002221CD">
              <w:pPr>
                <w:divId w:val="2025355522"/>
                <w:rPr>
                  <w:noProof/>
                </w:rPr>
              </w:pPr>
            </w:p>
            <w:p w14:paraId="7C000746" w14:textId="77777777" w:rsidR="009823E2" w:rsidRDefault="009823E2">
              <w:r>
                <w:rPr>
                  <w:b/>
                  <w:bCs/>
                  <w:noProof/>
                </w:rPr>
                <w:fldChar w:fldCharType="end"/>
              </w:r>
            </w:p>
          </w:sdtContent>
        </w:sdt>
      </w:sdtContent>
    </w:sdt>
    <w:p w14:paraId="282402DD"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088EAAA3"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B7A4" w14:textId="77777777" w:rsidR="00747E64" w:rsidRDefault="00747E64">
      <w:r>
        <w:separator/>
      </w:r>
    </w:p>
  </w:endnote>
  <w:endnote w:type="continuationSeparator" w:id="0">
    <w:p w14:paraId="7D49E36E" w14:textId="77777777" w:rsidR="00747E64" w:rsidRDefault="0074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43009" w14:textId="77777777" w:rsidR="00747E64" w:rsidRPr="009A0AA6" w:rsidRDefault="00747E64" w:rsidP="009A0AA6">
      <w:pPr>
        <w:pStyle w:val="Footer"/>
      </w:pPr>
    </w:p>
  </w:footnote>
  <w:footnote w:type="continuationSeparator" w:id="0">
    <w:p w14:paraId="19EB1BB2" w14:textId="77777777" w:rsidR="00747E64" w:rsidRDefault="00747E64">
      <w:r>
        <w:continuationSeparator/>
      </w:r>
    </w:p>
  </w:footnote>
  <w:footnote w:id="1">
    <w:p w14:paraId="1E387E1F"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84B2C1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9916" w14:textId="77777777" w:rsidR="00732E46" w:rsidRDefault="000F2C11">
    <w:pPr>
      <w:jc w:val="right"/>
    </w:pPr>
    <w:r>
      <w:fldChar w:fldCharType="begin"/>
    </w:r>
    <w:r>
      <w:instrText>PAGE</w:instrText>
    </w:r>
    <w:r>
      <w:fldChar w:fldCharType="separate"/>
    </w:r>
    <w:r w:rsidR="005A170E">
      <w:rPr>
        <w:noProof/>
      </w:rPr>
      <w:t>3</w:t>
    </w:r>
    <w:r>
      <w:fldChar w:fldCharType="end"/>
    </w:r>
  </w:p>
  <w:p w14:paraId="1F26C88C" w14:textId="77777777" w:rsidR="00732E46" w:rsidRDefault="00732E46">
    <w:pPr>
      <w:ind w:right="360"/>
    </w:pPr>
  </w:p>
  <w:p w14:paraId="2DE8576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931"/>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A7DA2"/>
    <w:rsid w:val="005B300A"/>
    <w:rsid w:val="005B3186"/>
    <w:rsid w:val="005B43C2"/>
    <w:rsid w:val="005B4503"/>
    <w:rsid w:val="005B7A13"/>
    <w:rsid w:val="005C18AE"/>
    <w:rsid w:val="005C2E95"/>
    <w:rsid w:val="005C68BC"/>
    <w:rsid w:val="005D29EE"/>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E64"/>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EE558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11221</Words>
  <Characters>63964</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Çağlar Akman</cp:lastModifiedBy>
  <cp:revision>22</cp:revision>
  <cp:lastPrinted>2026-10-26T22:29:00Z</cp:lastPrinted>
  <dcterms:created xsi:type="dcterms:W3CDTF">2026-10-26T22:30:00Z</dcterms:created>
  <dcterms:modified xsi:type="dcterms:W3CDTF">2026-10-28T07:13:00Z</dcterms:modified>
</cp:coreProperties>
</file>