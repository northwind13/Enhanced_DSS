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del w:id="90040" w:author="Editor" w:date="2026-08-07T15:00:00Z">
        <w:r>
          <w:delText xml:space="preserve">DisasterAware: AI Enhanced Concept-Based Fuzzy Reasoning for Scalable Wildfire Decision Support</w:delText>
        </w:r>
      </w:del>
      <w:ins w:id="90041" w:author="Editor" w:date="2026-08-07T15:00:00Z">
        <w:r>
          <w:t xml:space="preserve">DisasterAware: A Distributed Decision-Support Architecture with a Verified Open Intervention Space for Wildfire Response</w:t>
        </w:r>
      </w:ins>
      <w:r>
        <w:t xml:space="preserve"/>
      </w:r>
    </w:p>
    <w:p>
      <w:pPr>
        <w:pBdr>
          <w:top w:val="nil"/>
          <w:left w:val="nil"/>
          <w:bottom w:val="nil"/>
          <w:right w:val="nil"/>
          <w:between w:val="nil"/>
        </w:pBdr>
        <w:jc w:val="center"/>
        <w:rPr>
          <w:ins w:id="120001" w:author="Editor" w:date="2026-08-30T10:00:00Z"/>
          <w:color w:val="000000"/>
          <w:sz w:val="22"/>
          <w:szCs w:val="22"/>
        </w:rPr>
      </w:pPr>
      <w:ins w:id="120002" w:author="Editor" w:date="2026-08-30T10:00:00Z">
        <w:r>
          <w:rPr>
            <w:color w:val="000000"/>
            <w:sz w:val="22"/>
            <w:szCs w:val="22"/>
          </w:rPr>
          <w:t xml:space="preserve">Çağlar Akman and Kemal Leblebicioğlu</w:t>
        </w:r>
      </w:ins>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 xml:space="preserve"/>
      </w:r>
      <w:del w:id="90034" w:author="Editor" w:date="2026-08-07T15:00:00Z">
        <w:r>
          <w:rPr>
            <w:b/>
            <w:i/>
            <w:sz w:val="18"/>
            <w:szCs w:val="18"/>
          </w:rPr>
          <w:delText xml:space="preserve">Abstract—Operational wildfire decision support systems choose from closed catalogues of predefined alternatives, cannot revise their rule bases during an incident, and rarely expose the reasoning behind their recommendations. This article presents DisasterAware, a distributed, concept-driven fuzzy decision support framework built on two separated cores: a physics-based simulation core and a decision core that reads it only through observations. Local agents turn ten confidence-gated features into five decision concepts, a sparse Takagi-</w:delText>
        </w:r>
      </w:del>
      <w:ins w:id="90035" w:author="Editor" w:date="2026-08-07T15:00:00Z">
        <w:r>
          <w:rPr>
            <w:b/>
            <w:i/>
            <w:sz w:val="18"/>
            <w:szCs w:val="18"/>
          </w:rPr>
          <w:t xml:space="preserve"/>
        </w:r>
        <w:del w:id="90061" w:author="Editor" w:date="2026-08-07T15:00:00Z">
          <w:r>
            <w:rPr>
              <w:b/>
              <w:i/>
              <w:sz w:val="18"/>
              <w:szCs w:val="18"/>
            </w:rPr>
            <w:delText xml:space="preserve">Abstract—Wildfire response is a system-of-systems problem in which data providers, a hazard model, distributed decision agents, and a human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strictly separated cores: a simulation core that owns the hazard state and a decision core that reads it only through observations. Local agents turn ten confidence-gated features into five decision concepts, a sparse Takagi-</w:delText>
          </w:r>
        </w:del>
        <w:ins w:id="90062" w:author="Editor" w:date="2026-08-07T15:00:00Z">
          <w:r>
            <w:rPr>
              <w:b/>
              <w:i/>
              <w:sz w:val="18"/>
              <w:szCs w:val="18"/>
            </w:rP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t>
          </w:r>
        </w:ins>
        <w:r>
          <w:rPr>
            <w:b/>
            <w:i/>
            <w:sz w:val="18"/>
            <w:szCs w:val="18"/>
          </w:rPr>
          <w:t xml:space="preserve"/>
        </w:r>
      </w:ins>
      <w:r>
        <w:rPr>
          <w:b/>
          <w:i/>
          <w:sz w:val="18"/>
          <w:szCs w:val="18"/>
        </w:rPr>
        <w:t xml:space="preserve"/>
      </w:r>
      <w:proofErr w:type="spellStart"/>
      <w:r>
        <w:rPr>
          <w:b/>
          <w:sz w:val="18"/>
          <w:szCs w:val="18"/>
        </w:rPr>
        <w:t xml:space="preserve">Sugeno</w:t>
      </w:r>
      <w:proofErr w:type="spellEnd"/>
      <w:r>
        <w:rPr>
          <w:b/>
          <w:sz w:val="18"/>
          <w:szCs w:val="18"/>
        </w:rPr>
        <w:t xml:space="preserve"/>
      </w:r>
      <w:del w:id="90036" w:author="Editor" w:date="2026-08-07T15:00:00Z">
        <w:r>
          <w:rPr>
            <w:b/>
            <w:sz w:val="18"/>
            <w:szCs w:val="18"/>
          </w:rPr>
          <w:delText xml:space="preserve"> rule base maps them to six intervention families, and a non-inferential coordination layer ranks regions and shares capacity. The central contribution is the open decision space: a staged adaptation loop tunes rule parameters, instantiates rules on uncovered situations, and, when the base has no answer, prompts a pretrained language model as a schema-constrained proposer. Every modification must clear deterministic verification gates and a satisficing forecast test before it acts, so the doctrine grows from five seed rules only as the incident demands, while a graduated fail-safe protects life-safety orders and every decision </w:delText>
        </w:r>
      </w:del>
      <w:ins w:id="90037" w:author="Editor" w:date="2026-08-07T15:00:00Z">
        <w:r>
          <w:rPr>
            <w:b/>
            <w:sz w:val="18"/>
            <w:szCs w:val="18"/>
          </w:rPr>
          <w:t xml:space="preserve"/>
        </w:r>
        <w:del w:id="90063" w:author="Editor" w:date="2026-08-07T15:00:00Z">
          <w:r>
            <w:rPr>
              <w:b/>
              <w:sz w:val="18"/>
              <w:szCs w:val="18"/>
            </w:rPr>
            <w:delText xml:space="preserve"> rule base maps them to six intervention families, and a non-inferential coordination layer ranks regions and shares capacity while the commander supervises through bounded, reversible inputs. The central contribution is the open intervention space: a staged loop tunes decision parameters, instantiates rules on uncovered situations, and, when the standing doctrine has no answer,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delText>
          </w:r>
        </w:del>
        <w:ins w:id="90064" w:author="Editor" w:date="2026-08-07T15:00:00Z">
          <w:r>
            <w:rPr>
              <w:b/>
              <w:sz w:val="18"/>
              <w:szCs w:val="18"/>
            </w:rPr>
            <w: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t>
          </w:r>
        </w:ins>
        <w:r>
          <w:rPr>
            <w:b/>
            <w:sz w:val="18"/>
            <w:szCs w:val="18"/>
          </w:rPr>
          <w:t xml:space="preserve"/>
        </w:r>
      </w:ins>
      <w:r>
        <w:rPr>
          <w:b/>
          <w:sz w:val="18"/>
          <w:szCs w:val="18"/>
        </w:rPr>
        <w:t xml:space="preserve"/>
      </w:r>
      <w:proofErr w:type="gramStart"/>
      <w:r>
        <w:rPr>
          <w:b/>
          <w:sz w:val="18"/>
          <w:szCs w:val="18"/>
        </w:rPr>
        <w:t xml:space="preserve">stays</w:t>
      </w:r>
      <w:proofErr w:type="gramEnd"/>
      <w:r>
        <w:rPr>
          <w:b/>
          <w:sz w:val="18"/>
          <w:szCs w:val="18"/>
        </w:rPr>
        <w:t xml:space="preserve"/>
      </w:r>
      <w:del w:id="90038" w:author="Editor" w:date="2026-08-07T15:00:00Z">
        <w:r>
          <w:rPr>
            <w:b/>
            <w:sz w:val="18"/>
            <w:szCs w:val="18"/>
          </w:rPr>
          <w:delText xml:space="preserve"> traceable. The simulation core reproduces the front propagation of four historical fires with 86 to 94 % agreement, and on this ground the full open configuration reduces mean burned area by 82 % against no action, nearly halves the loss of the static rule base, decides in under one % of the cycle, and carries sixteen times more agents at under 1.3 times the cost.</w:delText>
        </w:r>
      </w:del>
      <w:ins w:id="90039" w:author="Editor" w:date="2026-08-07T15:00:00Z">
        <w:r>
          <w:rPr>
            <w:b/>
            <w:sz w:val="18"/>
            <w:szCs w:val="18"/>
          </w:rPr>
          <w:t xml:space="preserve"/>
        </w:r>
        <w:del w:id="90065" w:author="Editor" w:date="2026-08-07T15:00:00Z">
          <w:r>
            <w:rPr>
              <w:b/>
              <w:sz w:val="18"/>
              <w:szCs w:val="18"/>
            </w:rPr>
            <w:delText xml:space="preserve"> traceable to its concepts, rules, and confidences. The simulation core reproduces the front propagation of four historical fires with 86 to 94 % agreement, and on this ground the full configuration reduces mean burned area by 82 % against no action, halves the loss of the static doctrine, and carries sixteen times more agents at under 1.3 times the cost per decision.</w:delText>
          </w:r>
        </w:del>
        <w:ins w:id="90066" w:author="Editor" w:date="2026-08-07T15:00:00Z">
          <w:r>
            <w:rPr>
              <w:b/>
              <w:sz w:val="18"/>
              <w:szCs w:val="18"/>
            </w:rPr>
            <w: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t>
          </w:r>
        </w:ins>
        <w:r>
          <w:rPr>
            <w:b/>
            <w:sz w:val="18"/>
            <w:szCs w:val="18"/>
          </w:rPr>
          <w:t xml:space="preserve"/>
        </w:r>
      </w:ins>
      <w:r>
        <w:rPr>
          <w:b/>
          <w:sz w:val="18"/>
          <w:szCs w:val="18"/>
        </w:rPr>
        <w:t xml:space="preserve"/>
      </w:r>
    </w:p>
    <w:p w14:paraId="08C70B6A" w14:textId="77777777" w:rsidR="004A6C58" w:rsidRDefault="00121BAB">
      <w:pPr>
        <w:spacing w:after="240"/>
        <w:jc w:val="both"/>
      </w:pPr>
      <w:r>
        <w:rPr>
          <w:b/>
          <w:i/>
          <w:sz w:val="18"/>
          <w:szCs w:val="18"/>
        </w:rPr>
        <w:t xml:space="preserve"/>
      </w:r>
      <w:del w:id="90030" w:author="Editor" w:date="2026-08-07T15:00:00Z">
        <w:r>
          <w:rPr>
            <w:b/>
            <w:i/>
            <w:sz w:val="18"/>
            <w:szCs w:val="18"/>
          </w:rPr>
          <w:delText xml:space="preserve">Index Terms</w:delText>
        </w:r>
      </w:del>
      <w:ins w:id="90031" w:author="Editor" w:date="2026-08-07T15:00:00Z">
        <w:r>
          <w:rPr>
            <w:b/>
            <w:i/>
            <w:sz w:val="18"/>
            <w:szCs w:val="18"/>
          </w:rPr>
          <w:t xml:space="preserve">Index Terms—System-of-systems architecture, distributed decision support, open intervention space, verification and fail-safe design, human-supervised emergency response, wildfire management.</w:t>
        </w:r>
      </w:ins>
      <w:r>
        <w:rPr>
          <w:b/>
          <w:i/>
          <w:sz w:val="18"/>
          <w:szCs w:val="18"/>
        </w:rPr>
        <w:t xml:space="preserve"/>
      </w:r>
      <w:r>
        <w:rPr>
          <w:b/>
          <w:sz w:val="18"/>
          <w:szCs w:val="18"/>
        </w:rPr>
        <w:t xml:space="preserve"/>
      </w:r>
      <w:del w:id="90029" w:author="Editor" w:date="2026-08-07T15:00:00Z">
        <w:r>
          <w:rPr>
            <w:b/>
            <w:sz w:val="18"/>
            <w:szCs w:val="18"/>
          </w:rPr>
          <w:delText xml:space="preserve">—Concept-driven Takagi-</w:delText>
        </w:r>
      </w:del>
      <w:r>
        <w:rPr>
          <w:b/>
          <w:sz w:val="18"/>
          <w:szCs w:val="18"/>
        </w:rPr>
        <w:t xml:space="preserve"/>
      </w:r>
      <w:proofErr w:type="spellStart"/>
      <w:r>
        <w:rPr>
          <w:b/>
          <w:sz w:val="18"/>
          <w:szCs w:val="18"/>
        </w:rPr>
        <w:t xml:space="preserve"/>
      </w:r>
      <w:del w:id="90032" w:author="Editor" w:date="2026-08-07T15:00:00Z">
        <w:r>
          <w:rPr>
            <w:b/>
            <w:sz w:val="18"/>
            <w:szCs w:val="18"/>
          </w:rPr>
          <w:delText xml:space="preserve">Sugeno</w:delText>
        </w:r>
      </w:del>
      <w:r>
        <w:rPr>
          <w:b/>
          <w:sz w:val="18"/>
          <w:szCs w:val="18"/>
        </w:rPr>
        <w:t xml:space="preserve"/>
      </w:r>
      <w:proofErr w:type="spellEnd"/>
      <w:r>
        <w:rPr>
          <w:b/>
          <w:sz w:val="18"/>
          <w:szCs w:val="18"/>
        </w:rPr>
        <w:t xml:space="preserve"/>
      </w:r>
      <w:del w:id="90033" w:author="Editor" w:date="2026-08-07T15:00:00Z">
        <w:r>
          <w:rPr>
            <w:b/>
            <w:sz w:val="18"/>
            <w:szCs w:val="18"/>
          </w:rPr>
          <w:delText xml:space="preserve"> fuzzy inference, distributed multi-agent reasoning, explainable and uncertainty-aware decision support, open decision space, wildfire decision support systems.</w:delText>
        </w:r>
      </w:del>
      <w:r>
        <w:rPr>
          <w:b/>
          <w:sz w:val="18"/>
          <w:szCs w:val="18"/>
        </w:rPr>
        <w:t xml:space="preserve"/>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del w:id="90027" w:author="Editor" w:date="2026-08-07T15:00:00Z">
        <w:r>
          <w:rPr>
            <w:smallCaps/>
          </w:rPr>
          <w:delText xml:space="preserve">W</w:delText>
        </w:r>
      </w:del>
      <w:ins w:id="90028" w:author="Editor" w:date="2026-08-07T15:00:00Z">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ins>
      <w:r>
        <w:rPr>
          <w:smallCaps/>
        </w:rPr>
        <w:t xml:space="preserve"/>
      </w:r>
      <w:r>
        <w:t xml:space="preserve"/>
      </w:r>
      <w:del w:id="90026" w:author="Editor" w:date="2026-08-07T15:00:00Z">
        <w:r>
          <w:delText xml:space="preserve">ildfire commanders decide under uncertainty, time pressure, and resource limits, where a poor decision can be irreversible. Decision support systems (DSS) extend what an operator can weigh </w:delText>
        </w:r>
      </w:del>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pPr>
      <w:r>
        <w:t xml:space="preserve"/>
      </w:r>
      <w:del w:id="90024" w:author="Editor" w:date="2026-08-07T15:00:00Z">
        <w:r>
          <w:delText xml:space="preserve">DisasterAware answers these gaps with a concept-driven fuzzy design whose central contribution is the open decision space: the interventions the system can order grow during the incident, under verification. Three contributions match the gaps of Table </w:delText>
        </w:r>
      </w:del>
      <w:ins w:id="90025" w:author="Editor" w:date="2026-08-07T15:00:00Z">
        <w:r>
          <w: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t>
        </w:r>
      </w:ins>
      <w:r>
        <w:t xml:space="preserve"/>
      </w:r>
      <w:r>
        <w:fldChar w:fldCharType="begin"/>
      </w:r>
      <w:r>
        <w:instrText xml:space="preserve"> REF _RefTabGaps \h </w:instrText>
      </w:r>
      <w:r>
        <w:fldChar w:fldCharType="separate"/>
      </w:r>
      <w:r>
        <w:rPr>
          <w:noProof/>
        </w:rPr>
        <w:t xml:space="preserve">I</w:t>
      </w:r>
      <w:r>
        <w:fldChar w:fldCharType="end"/>
      </w:r>
      <w:r>
        <w:t xml:space="preserve"> one to one.</w:t>
      </w:r>
    </w:p>
    <w:p w14:paraId="5CBC420F" w14:textId="2D34E241" w:rsidR="004A6C58" w:rsidRDefault="00121BAB">
      <w:pPr>
        <w:pStyle w:val="Text"/>
      </w:pPr>
      <w:r>
        <w:rPr>
          <w:b/>
          <w:bCs/>
        </w:rPr>
        <w:t xml:space="preserve"/>
      </w:r>
      <w:del w:id="90022" w:author="Editor" w:date="2026-08-07T15:00:00Z">
        <w:r>
          <w:rPr>
            <w:b/>
            <w:bCs/>
          </w:rPr>
          <w:delText xml:space="preserve">Open decision space through adaptive, concept-driven reasoning. To address G1, the fixed menu of alternatives becomes an open decision field: ten observation features aggregate into five decision concepts, so rules are written in operational language. The field is reshaped online on three levels: an evolving Takagi-</w:delText>
        </w:r>
      </w:del>
      <w:ins w:id="90023" w:author="Editor" w:date="2026-08-07T15:00:00Z">
        <w:r>
          <w:rPr>
            <w:b/>
            <w:bCs/>
          </w:rPr>
          <w: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t>
        </w:r>
      </w:ins>
      <w:r>
        <w:rPr>
          <w:b/>
          <w:bCs/>
        </w:rPr>
        <w:t xml:space="preserve"/>
      </w:r>
      <w:proofErr w:type="spellStart"/>
      <w:r>
        <w:t xml:space="preserve">Sugeno</w:t>
      </w:r>
      <w:proofErr w:type="spellEnd"/>
      <w:r>
        <w:t xml:space="preserve"> base adapts memberships and consequents </w:t>
      </w:r>
      <w:r>
        <w:fldChar w:fldCharType="begin"/>
      </w:r>
      <w:r>
        <w:instrText xml:space="preserve"> CITATION TakagiSugeno1985 \l 1033 \m Ang04 </w:instrText>
      </w:r>
      <w:r>
        <w:fldChar w:fldCharType="separate"/>
      </w:r>
      <w:r>
        <w:rPr>
          <w:noProof/>
        </w:rPr>
        <w:t xml:space="preserve">[26,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 xml:space="preserve">[28]</w:t>
      </w:r>
      <w:r>
        <w:fldChar w:fldCharType="end"/>
      </w:r>
      <w:r>
        <w:t xml:space="preserve">. Local agents do all reasoning, while a non-inferential global layer ranks priorities, assigns resources, and adjusts </w:t>
      </w:r>
      <w:r>
        <w:lastRenderedPageBreak/>
        <w:t>acceptance gates.</w:t>
      </w:r>
    </w:p>
    <w:p w14:paraId="3D3F1A08" w14:textId="3129F8DF" w:rsidR="004A6C58" w:rsidRDefault="00121BAB">
      <w:pPr>
        <w:pStyle w:val="Text"/>
      </w:pPr>
      <w:r>
        <w:rPr>
          <w:b/>
          <w:bCs/>
        </w:rPr>
        <w: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t>
      </w:r>
      <w:proofErr w:type="gramStart"/>
      <w:r>
        <w:rPr>
          <w:b/>
          <w:bCs/>
        </w:rPr>
        <w:t xml:space="preserve">traces</w:t>
      </w:r>
      <w:proofErr w:type="gramEnd"/>
      <w:r>
        <w:rPr>
          <w:b/>
          <w:bCs/>
        </w:rPr>
        <w:t xml:space="preserve"/>
      </w:r>
      <w:del w:id="90020" w:author="Editor" w:date="2026-08-07T15:00:00Z">
        <w:r>
          <w:rPr>
            <w:b/>
            <w:bCs/>
          </w:rPr>
          <w:delText xml:space="preserve"> to its concepts, rules, and confidences, and a sensitivity analysis quantifies how the closed-loop parameters affect the outputs, in contrast to post-hoc attribution</w:delText>
        </w:r>
      </w:del>
      <w:ins w:id="90021" w:author="Editor" w:date="2026-08-07T15:00:00Z">
        <w:r>
          <w:rPr>
            <w:b/>
            <w:bCs/>
          </w:rPr>
          <w:t xml:space="preserve"> to its concepts, rules, and confidences, and a sensitivity analysis quantifies how the loop parameters affect the outputs, in contrast to post-hoc attribution </w:t>
        </w:r>
      </w:ins>
      <w:r>
        <w:rPr>
          <w:b/>
          <w:bCs/>
        </w:rPr>
        <w:t xml:space="preserve"/>
      </w:r>
      <w:r>
        <w:t xml:space="preserve"/>
      </w:r>
      <w:del w:id="90019" w:author="Editor" w:date="2026-08-07T15:00:00Z">
        <w:r>
          <w:delText xml:space="preserve"> </w:delText>
        </w:r>
      </w:del>
      <w:r>
        <w:t xml:space="preserve"/>
      </w:r>
      <w:r>
        <w:fldChar w:fldCharType="begin"/>
      </w:r>
      <w:r>
        <w:instrText xml:space="preserve"> CITATION RibeiroEtAl2016 \l 1033 </w:instrText>
      </w:r>
      <w:r>
        <w:fldChar w:fldCharType="separate"/>
      </w:r>
      <w:r>
        <w:rPr>
          <w:noProof/>
        </w:rPr>
        <w:t xml:space="preserve">[4]</w:t>
      </w:r>
      <w:r>
        <w:fldChar w:fldCharType="end"/>
      </w:r>
      <w:r>
        <w:t xml:space="preserve">.</w:t>
      </w:r>
    </w:p>
    <w:p w14:paraId="38D683EB" w14:textId="5D4DF7D3" w:rsidR="004A6C58" w:rsidRDefault="00121BAB">
      <w:pPr>
        <w:pStyle w:val="Text"/>
      </w:pPr>
      <w:r>
        <w:rPr>
          <w:b/>
          <w:bCs/>
        </w:rPr>
        <w: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 xml:space="preserve">[13, 14]</w:t>
      </w:r>
      <w:r>
        <w:fldChar w:fldCharType="end"/>
      </w:r>
      <w:r>
        <w:t xml:space="preserve">.</w:t>
      </w:r>
    </w:p>
    <w:p>
      <w:pPr>
        <w:pStyle w:val="Text"/>
        <w:rPr>
          <w:ins w:id="90062" w:author="Editor" w:date="2026-08-07T15:00:00Z"/>
        </w:rPr>
      </w:pPr>
      <w:ins w:id="90063" w:author="Editor" w:date="2026-08-07T15:00:00Z">
        <w:r>
          <w: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t>
        </w:r>
      </w:ins>
    </w:p>
    <w:p w14:paraId="188F8E23" w14:textId="1F1ED225" w:rsidR="004A6C58" w:rsidRDefault="00121BAB">
      <w:pPr>
        <w:pStyle w:val="Heading1"/>
      </w:pPr>
      <w:r>
        <w:t xml:space="preserve">II.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 xml:space="preserve">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 xml:space="preserve">[1]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 xml:space="preserve">[3]</w:t>
      </w:r>
      <w:r>
        <w:fldChar w:fldCharType="end"/>
      </w:r>
      <w:r>
        <w:t xml:space="preserve">.</w:t>
      </w:r>
    </w:p>
    <w:p w14:paraId="665F1FC4" w14:textId="21469B56" w:rsidR="00803259" w:rsidRDefault="00803259" w:rsidP="00803259">
      <w:pPr>
        <w:pStyle w:val="Text"/>
      </w:pPr>
      <w:r>
        <w:t xml:space="preserve">In a closed decision </w:t>
      </w:r>
      <w:proofErr w:type="gramStart"/>
      <w:r>
        <w:t xml:space="preserve">space</w:t>
      </w:r>
      <w:proofErr w:type="gramEnd"/>
      <w:r>
        <w:t xml:space="preserve"> the alternatives are enumerated in advance and the system can only rank them </w:t>
      </w:r>
      <w:r>
        <w:fldChar w:fldCharType="begin"/>
      </w:r>
      <w:r>
        <w:instrText xml:space="preserve"> CITATION Mal99 \l 1033 </w:instrText>
      </w:r>
      <w:r>
        <w:fldChar w:fldCharType="separate"/>
      </w:r>
      <w:r>
        <w:rPr>
          <w:noProof/>
        </w:rPr>
        <w:t xml:space="preserve">[15]</w:t>
      </w:r>
      <w:r>
        <w:fldChar w:fldCharType="end"/>
      </w:r>
      <w:r>
        <w:t xml:space="preserve"/>
      </w:r>
      <w:del w:id="90059" w:author="Editor" w:date="2026-08-07T15:00:00Z">
        <w:r>
          <w:delText xml:space="preserve">. Fire routinely produces conditions no predefined alternative covers, and commanders build courses of action from recognized patterns rather than menus </w:delText>
        </w:r>
      </w:del>
      <w:ins w:id="90060" w:author="Editor" w:date="2026-08-07T15:00:00Z">
        <w:r>
          <w:t xml:space="preserve">. Fire produces conditions no predefined alternative covers, and commanders build courses of action from recognized patterns </w:t>
        </w:r>
      </w:ins>
      <w:r>
        <w:t xml:space="preserve"/>
      </w:r>
      <w:r>
        <w:fldChar w:fldCharType="begin"/>
      </w:r>
      <w:r>
        <w:instrText xml:space="preserve"> CITATION Klein1998 \l 1033 </w:instrText>
      </w:r>
      <w:r>
        <w:fldChar w:fldCharType="separate"/>
      </w:r>
      <w:r>
        <w:rPr>
          <w:noProof/>
        </w:rPr>
        <w:t xml:space="preserve">[31]</w:t>
      </w:r>
      <w:r>
        <w:fldChar w:fldCharType="end"/>
      </w:r>
      <w:r>
        <w:t xml:space="preserve">. An open space instead constructs new alternatives and verifies each before it acts. The elements exist separately: evolving Takagi-</w:t>
      </w:r>
      <w:proofErr w:type="spellStart"/>
      <w:r>
        <w:t xml:space="preserve">Sugeno</w:t>
      </w:r>
      <w:proofErr w:type="spellEnd"/>
      <w:r>
        <w:t xml:space="preserve"> models create rules online </w:t>
      </w:r>
      <w:r>
        <w:fldChar w:fldCharType="begin"/>
      </w:r>
      <w:r>
        <w:instrText xml:space="preserve"> CITATION Ang04 \l 1033 </w:instrText>
      </w:r>
      <w:r>
        <w:fldChar w:fldCharType="separate"/>
      </w:r>
      <w:r>
        <w:rPr>
          <w:noProof/>
        </w:rPr>
        <w:t xml:space="preserve">[27]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 xml:space="preserve">[32]</w:t>
      </w:r>
      <w:r>
        <w:fldChar w:fldCharType="end"/>
      </w:r>
      <w:r>
        <w:t xml:space="preserve">, and generative models draft rules outside the current structure </w:t>
      </w:r>
      <w:r>
        <w:fldChar w:fldCharType="begin"/>
      </w:r>
      <w:r>
        <w:instrText xml:space="preserve"> CITATION Xie24 \l 1033 </w:instrText>
      </w:r>
      <w:r>
        <w:fldChar w:fldCharType="separate"/>
      </w:r>
      <w:r>
        <w:rPr>
          <w:noProof/>
        </w:rPr>
        <w:t xml:space="preserve">[33]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 xml:space="preserve">[28]</w:t>
      </w:r>
      <w:r>
        <w:fldChar w:fldCharType="end"/>
      </w:r>
      <w:r>
        <w:t xml:space="preserve">, so the space stays open while every realized action stays admissible.</w:t>
      </w:r>
    </w:p>
    <w:p w14:paraId="6A529298" w14:textId="0047F8CE" w:rsidR="00803259" w:rsidRDefault="00803259" w:rsidP="00803259">
      <w:pPr>
        <w:pStyle w:val="Text"/>
      </w:pPr>
      <w:r>
        <w:t xml:space="preserve">In a centralized architecture every observation flows to one 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 xml:space="preserve">[17]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 xml:space="preserve">[10]</w:t>
      </w:r>
      <w:r>
        <w:fldChar w:fldCharType="end"/>
      </w:r>
      <w:r>
        <w: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 xml:space="preserve">C. The Input Space: Heterogeneous Sensing to Observation Features</w:t>
      </w:r>
    </w:p>
    <w:p w14:paraId="222B919A" w14:textId="419F8C3A" w:rsidR="004A6C58" w:rsidRDefault="00121BAB">
      <w:pPr>
        <w:pStyle w:val="Text"/>
      </w:pPr>
      <w:r>
        <w:t xml:space="preserve"/>
      </w:r>
      <w:del w:id="90057" w:author="Editor" w:date="2026-08-07T15:00:00Z">
        <w:r>
          <w:delText xml:space="preserve">Five families of sources feed the framework: meteorological networks and forecasts, spaceborne and airborne imagery with wide coverage but coarse revisit, in-situ sensing with narrow footprints, geographic layers for terrain, fuel, assets, and roads </w:delText>
        </w:r>
      </w:del>
      <w:ins w:id="90058" w:author="Editor" w:date="2026-08-07T15:00:00Z">
        <w:r>
          <w:t xml:space="preserve">Five families of sources feed the framework: meteorological networks, spaceborne and airborne imagery with coarse revisit, in-situ sensing with narrow footprints, geographic layers for terrain, fuel, assets, and roads </w:t>
        </w:r>
      </w:ins>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pPr>
      <w:r>
        <w:t xml:space="preserve">D.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del w:id="90055" w:author="Editor" w:date="2026-08-07T15:00:00Z">
        <w:r>
          <w:delText xml:space="preserve">. The list is closed, keeping the vocabulary interpretable; openness enters through new rules and compositions over the same types. Beneath them the simulator verifies physical effects (wet, clear, ignite, coat, draft, evacuate, prime) and three channels built on them, water drafting, retardant drop, and tactical burn, validated although no seed rule orders them. Inaction is the zero-intensity point of every family, so the cost prices restraint as it prices action.</w:delText>
        </w:r>
      </w:del>
      <w:ins w:id="90056" w:author="Editor" w:date="2026-08-07T15:00:00Z">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ins>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del w:id="90053" w:author="Editor" w:date="2026-08-07T15:00:00Z">
        <w:r>
          <w:delText xml:space="preserve"> be wrong or unsafe, so generated artifacts are untrusted by construction and admitted only after verification; Section IV develops this machinery.</w:delText>
        </w:r>
      </w:del>
      <w:ins w:id="90054" w:author="Editor" w:date="2026-08-07T15:00:00Z">
        <w:r>
          <w:t xml:space="preserve"> be wrong or unsafe, so proposals are untrusted by construction and admitted only after verification, as Section IV develops.</w:t>
        </w:r>
      </w:ins>
      <w:r>
        <w:t xml:space="preserve"/>
      </w:r>
    </w:p>
    <w:p w14:paraId="5CF64B00" w14:textId="0C654466" w:rsidR="004A6C58" w:rsidRDefault="00121BAB">
      <w:pPr>
        <w:pStyle w:val="Heading1"/>
      </w:pPr>
      <w:r>
        <w:t xml:space="preserve"/>
      </w:r>
      <w:del w:id="90017" w:author="Editor" w:date="2026-08-07T15:00:00Z">
        <w:r>
          <w:delText xml:space="preserve">III. DisasterAware Framework and Simulation Core</w:delText>
        </w:r>
      </w:del>
      <w:ins w:id="90018" w:author="Editor" w:date="2026-08-07T15:00:00Z">
        <w:r>
          <w:t xml:space="preserve">III. System Architecture and Interface Contracts</w:t>
        </w:r>
      </w:ins>
      <w:r>
        <w:t xml:space="preserve"/>
      </w:r>
    </w:p>
    <w:p w14:paraId="6FA819A9" w14:textId="77777777" w:rsidR="004A6C58" w:rsidRDefault="00121BAB">
      <w:pPr>
        <w:pStyle w:val="Heading2"/>
      </w:pPr>
      <w:r>
        <w:t xml:space="preserve"/>
      </w:r>
      <w:del w:id="90015" w:author="Editor" w:date="2026-08-07T15:00:00Z">
        <w:r>
          <w:delText xml:space="preserve">A. Overall Architecture</w:delText>
        </w:r>
      </w:del>
      <w:ins w:id="90016" w:author="Editor" w:date="2026-08-07T15:00:00Z">
        <w:r>
          <w:t xml:space="preserve">A. Entities, Responsibilities, and Interfaces</w:t>
        </w:r>
      </w:ins>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del w:id="90013" w:author="Editor" w:date="2026-08-07T15:00:00Z">
        <w:r>
          <w:delText xml:space="preserve"> presents the DisasterAware architecture: external data sources, the simulation core, the DSS core, and the operator dashboard communicate through structured interfaces. The simulation core is authoritative, since cells carry burning status, fuel mass, an intensity proxy, and time since ignition and no external module may overwrite this state; the DSS core reasons over derived observables, and the dashboard admits only input-level operator actions such as pause, rollback, ignition injection, and resource changes.</w:delText>
        </w:r>
      </w:del>
      <w:ins w:id="90014" w:author="Editor" w:date="2026-08-07T15:00:00Z">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ins>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del w:id="90049" w:author="Editor" w:date="2026-08-07T15:00:00Z">
        <w:r>
          <w:delText xml:space="preserve">, each cell carrying burning status, fuel mass, an intensity proxy, and time since ignition; environment and interventions enter only as external inputs. The global evolution </w:delText>
        </w:r>
      </w:del>
      <w:ins w:id="90050" w:author="Editor" w:date="2026-08-07T15:00:00Z">
        <w:r>
          <w:t xml:space="preserve">, each cell carrying burning status, fuel mass, an intensity proxy, and time since ignition, with environment and interventions entering only as external inputs. The global evolution </w:t>
        </w:r>
      </w:ins>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del w:id="90051" w:author="Editor" w:date="2026-08-07T15:00:00Z">
        <w:r>
          <w:delText xml:space="preserve">. The operator itself is deterministic; stochastic variability enters only through exogenous input fields such as wind gusts, and, in one controlled channel, through seeded ember spotting.</w:delText>
        </w:r>
      </w:del>
      <w:ins w:id="90052" w:author="Editor" w:date="2026-08-07T15:00:00Z">
        <w:r>
          <w:t xml:space="preserve">. The operator is deterministic; stochastic variability enters only through exogenous fields such as wind gusts and, in one controlled channel, seeded ember spotting.</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del w:id="90045" w:author="Editor" w:date="2026-08-07T15:00:00Z">
        <w:r>
          <w:delTex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its Rothermel-type rate of spread from wind, slope, aspect, moisture, and fuel type </w:delText>
        </w:r>
      </w:del>
      <w:ins w:id="90046" w:author="Editor" w:date="2026-08-07T15:00:00Z">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ins>
      <w:r>
        <w:t xml:space="preserve"/>
      </w:r>
      <w:r>
        <w:fldChar w:fldCharType="begin"/>
      </w:r>
      <w:r>
        <w:instrText xml:space="preserve"> CITATION Rot72 \l 1033 </w:instrText>
      </w:r>
      <w:r>
        <w:fldChar w:fldCharType="separate"/>
      </w:r>
      <w:r>
        <w:rPr>
          <w:noProof/>
        </w:rPr>
        <w:t xml:space="preserve">[7]</w:t>
      </w:r>
      <w:r>
        <w:fldChar w:fldCharType="end"/>
      </w:r>
      <w:r>
        <w:t xml:space="preserve"/>
      </w:r>
      <w:del w:id="90047" w:author="Editor" w:date="2026-08-07T15:00:00Z">
        <w:r>
          <w:delText xml:space="preserve">, weighted toward the wind direction. Ember spotting, the only stochastic element and driven by the seeded scenario stream, carries fire several cells downwind under strong dry wind and across narrow barriers such as rivers, roads, and containment lines. Precipitation raises dead fuel moisture above the extinction level so a </w:delText>
        </w:r>
      </w:del>
      <w:ins w:id="90048" w:author="Editor" w:date="2026-08-07T15:00:00Z">
        <w:r>
          <w:t xml:space="preserve">, weighted toward the wind. Ember spotting, the only stochastic element, carries fire several cells downwind and across narrow barriers such as rivers, roads, and containment lines. Precipitation raises dead fuel moisture above the extinction level so a </w:t>
        </w:r>
      </w:ins>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del w:id="90041" w:author="Editor" w:date="2026-08-07T15:00:00Z">
        <w:r>
          <w:delText xml:space="preserve">The operator acts only through bounded input modifications, never through the state, so interaction stays prospective and reversible. Per-step snapshots, including the random number generator, enable exact counterfactual replay: runs from the same snapshot differ only in the orders under test, the basis of the with and without DSS comparisons of Section V. The DSS closes the loop through the observation interface </w:delText>
        </w:r>
      </w:del>
      <w:ins w:id="90042" w:author="Editor" w:date="2026-08-07T15:00:00Z">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ins>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del w:id="90043" w:author="Editor" w:date="2026-08-07T15:00:00Z">
        <w:r>
          <w:delText xml:space="preserve">: the observation function projects the state onto observable information, injecting epistemic uncertainty at this point only, and the aggregated intervention field re-enters the simulation only as one component of the external input set.</w:delText>
        </w:r>
      </w:del>
      <w:ins w:id="90044" w:author="Editor" w:date="2026-08-07T15:00:00Z">
        <w:r>
          <w:t xml:space="preserve">: the observation function projects the state onto observable information, injecting epistemic uncertainty at this point only, and the aggregated intervention field re-enters the simulation as one component of the external input set.</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del w:id="90011" w:author="Editor" w:date="2026-08-07T15:00:00Z">
        <w:r>
          <w:delText xml:space="preserve">IV. Decision Support System</w:delText>
        </w:r>
      </w:del>
      <w:ins w:id="90012" w:author="Editor" w:date="2026-08-07T15:00:00Z">
        <w:r>
          <w:t xml:space="preserve">IV. Distributed Decision Layer and Its Guarantees</w:t>
        </w:r>
      </w:ins>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del w:id="90035" w:author="Editor" w:date="2026-08-07T15:00:00Z">
        <w:r>
          <w:delText xml:space="preserve">, where the observation function projects the authoritative state onto the cells of the region and injects the epistemic uncertainty. This uncertainty stems from missing knowledge rather than randomness (an occluded camera, a satellite revisit gap, an offline sensor), and no distribution over the error is assumed anywhere. Every observed cell carries a confidence composed conservatively from four factors, observability, coverage, freshness, and reliability, as the minimum </w:delText>
        </w:r>
      </w:del>
      <w:ins w:id="90036" w:author="Editor" w:date="2026-08-07T15:00:00Z">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ins>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del w:id="90037" w:author="Editor" w:date="2026-08-07T15:00:00Z">
        <w:r>
          <w:delText xml:space="preserve"> rather than an average. Confidence bounds the disturbance instead of describing it statistically: the observation error magnitude is limited by the complement of the confidence </w:delText>
        </w:r>
      </w:del>
      <w:ins w:id="90038" w:author="Editor" w:date="2026-08-07T15:00:00Z">
        <w:r>
          <w:t xml:space="preserve"> rather than their average. Confidence bounds the error instead of describing it statistically: its magnitude is limited by the complement of the confidence </w:t>
        </w:r>
      </w:ins>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del w:id="90039" w:author="Editor" w:date="2026-08-07T15:00:00Z">
        <w:r>
          <w:delText xml:space="preserve">, so full confidence is exact, vanishing confidence admits the worst case, and intermediate values degrade gracefully. The agent then computes the ten features </w:delText>
        </w:r>
      </w:del>
      <w:ins w:id="90040" w:author="Editor" w:date="2026-08-07T15:00:00Z">
        <w:r>
          <w:t xml:space="preserve">, so full confidence is exact and vanishing confidence admits the worst case. The agent then computes the ten features </w:t>
        </w:r>
      </w:ins>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del w:id="90033" w:author="Editor" w:date="2026-08-07T15:00:00Z">
        <w:r>
          <w:delText xml:space="preserve">, with the denominator floored at one so a weakly supported conclusion yields a weak order. The base is sparse: of 3125 combinations it holds only the seeded doctrine and what adaptation adds, at no cost to coverage, since adjacent terms overlap and the aggregation interpolates. The seeded base satisfies the coverage condition </w:delText>
        </w:r>
      </w:del>
      <w:ins w:id="90034" w:author="Editor" w:date="2026-08-07T15:00:00Z">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ins>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del w:id="90031" w:author="Editor" w:date="2026-08-07T15:00:00Z">
        <w:r>
          <w:delText xml:space="preserve"> </w:delText>
        </w:r>
      </w:del>
      <w:ins w:id="90032" w:author="Editor" w:date="2026-08-07T15:00:00Z">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ins>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del w:id="90030" w:author="Editor" w:date="2026-08-07T15:00:00Z">
        <w:r>
          <w:delText xml:space="preserve"> over burned area, asset loss, population exposure, response effort, and response delay, each normalized by a scenario reference so the five become summable: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delText>
        </w:r>
      </w:del>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del w:id="90025" w:author="Editor" w:date="2026-08-07T15:00:00Z">
        <w:r>
          <w:delText xml:space="preserve">. Over-suppression at low threat is penalized as much as ignoring high evacuation pressure, so misdirection is caught before its consequences appear; suppression feasibility, which states whether action is possible rather than how much is required, modulates rather than demands. Below the quality gate of 0.60 the graduated fail-safe attenuates the candidate toward a pre-authorized conservative posture </w:delText>
        </w:r>
      </w:del>
      <w:ins w:id="90026" w:author="Editor" w:date="2026-08-07T15:00:00Z">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del w:id="90028" w:author="Editor" w:date="2026-08-07T15:00:00Z">
          <w:r>
            <w:delText xml:space="preserve"> </w:delText>
          </w:r>
        </w:del>
        <w:ins w:id="90029" w:author="Editor" w:date="2026-08-07T15:00:00Z">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ins>
        <w:r>
          <w:t xml:space="preserve"/>
        </w:r>
      </w:ins>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del w:id="90027" w:author="Editor" w:date="2026-08-07T15:00:00Z">
        <w:r>
          <w:delText xml:space="preserve"> in proportion to the deficit: the offensive families, suppression effort, resource deployment, containment line, and asset protection, are scaled down, while evacuation and public warning are never reduced. The transition is continuous and reversible as observation quality recovers, and if the adapted candidate is still forecast worse than doing nothing on the physical cost, a no-harm rule withholds the offensive allocation over a lookahead, so interventions maturing in thirty to sixty minutes are not punished prematurely.</w:delText>
        </w:r>
      </w:del>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del w:id="90007" w:author="Editor" w:date="2026-08-07T15:00:00Z">
        <w:r>
          <w:delText xml:space="preserve">F. Open Decision Space: Staged Adaptation</w:delText>
        </w:r>
      </w:del>
      <w:ins w:id="90008" w:author="Editor" w:date="2026-08-07T15:00:00Z">
        <w:r>
          <w:t xml:space="preserve">F. Open Intervention Space: Staged Adaptation</w:t>
        </w:r>
      </w:ins>
      <w:r>
        <w:t xml:space="preserve"/>
      </w:r>
    </w:p>
    <w:p w14:paraId="349FF8F1" w14:textId="1D6B1C9E" w:rsidR="004A6C58" w:rsidRDefault="00121BAB">
      <w:pPr>
        <w:pStyle w:val="Text"/>
      </w:pPr>
      <w:r>
        <w:t xml:space="preserve"/>
      </w:r>
      <w:del w:id="90020" w:author="Editor" w:date="2026-08-07T15:00:00Z">
        <w:r>
          <w:delText xml:space="preserve">Adaptation is organized as three stages of increasing invasiveness, engaged only when the standing decision demonstrably falls short: a cost deficit, a coverage gap while fire is alive, or renewed spread </w:delText>
        </w:r>
      </w:del>
      <w:ins w:id="90021" w:author="Editor" w:date="2026-08-07T15:00:00Z">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ins>
      <w:r>
        <w:t xml:space="preserve"/>
      </w:r>
      <w:r w:rsidRPr="00F24D90">
        <w:t xml:space="preserve"/>
      </w:r>
      <w:del w:id="90019" w:author="Editor" w:date="2026-08-07T15:00:00Z">
        <w:r>
          <w:delText xml:space="preserve">under applied orders. Stage 1, the evolving-fuzzy parameter layer, tunes rules already in the base with two bounded moves illustrated in </w:delText>
        </w:r>
      </w:del>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del w:id="90023" w:author="Editor" w:date="2026-08-07T15:00:00Z">
        <w:r>
          <w:delText xml:space="preserve"> </w:delText>
        </w:r>
      </w:del>
      <w:ins w:id="90024" w:author="Editor" w:date="2026-08-07T15:00:00Z">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ins>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del w:id="90022" w:author="Editor" w:date="2026-08-07T15:00:00Z">
        <w:r>
          <w:delTex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(3125 to 3750 combinations at first insertion); inserted terms stay outside the Layer-3 aggregation.</w:delText>
        </w:r>
      </w:del>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del w:id="90005" w:author="Editor" w:date="2026-08-07T15:00:00Z">
        <w:r>
          <w:delText xml:space="preserve">Global Coordination and the No-Harm Guard</w:delText>
        </w:r>
      </w:del>
      <w:ins w:id="90006" w:author="Editor" w:date="2026-08-07T15:00:00Z">
        <w:r>
          <w:t xml:space="preserve">G. Global Coordination and the No-Harm Guard</w:t>
        </w:r>
      </w:ins>
      <w:r>
        <w:t xml:space="preserve"/>
      </w:r>
    </w:p>
    <w:p w14:paraId="01AFAA7D" w14:textId="5A5472E7" w:rsidR="004A6C58" w:rsidRDefault="00CF451C" w:rsidP="00CF451C">
      <w:pPr>
        <w:pStyle w:val="Text"/>
      </w:pPr>
      <w:r>
        <w:t xml:space="preserve"/>
      </w:r>
      <w:del w:id="90015" w:author="Editor" w:date="2026-08-07T15:00:00Z">
        <w:r>
          <w:delText xml:space="preserve">The Global DSS performs no inference of its own: each Local DSS sends up its operational priority, its resource request, and a confidence summary, and the coordinator returns the allocation, the normalized priority weights, and the acceptance thresholds in force. Regions are ranked by operational priority, and each receives an attention share </w:delText>
        </w:r>
      </w:del>
      <w:ins w:id="90016" w:author="Editor" w:date="2026-08-07T15:00:00Z">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ins>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del w:id="90017" w:author="Editor" w:date="2026-08-07T15:00:00Z">
        <w:r>
          <w:delText xml:space="preserve">. The merged plan is forecast by the no-harm guard against taking no action, and offensive orders are withheld when it is clearly worse while life-safety orders stand. Every decision remains traceable end to end, with fired concepts, rules, strengths, input confidences, and gate verdicts all recorded, so explanation is structural rather than post-hoc.</w:delText>
        </w:r>
      </w:del>
      <w:ins w:id="90018" w:author="Editor" w:date="2026-08-07T15:00:00Z">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ins>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ins w:id="90050" w:author="Editor" w:date="2026-08-07T15:00:00Z"/>
        </w:rPr>
      </w:pPr>
      <w:ins w:id="90051" w:author="Editor" w:date="2026-08-07T15:00:00Z">
        <w:r>
          <w:t xml:space="preserve">H. Guarantees</w:t>
        </w:r>
      </w:ins>
    </w:p>
    <w:p>
      <w:pPr>
        <w:pStyle w:val="Text"/>
        <w:rPr>
          <w:ins w:id="90052" w:author="Editor" w:date="2026-08-07T15:00:00Z"/>
        </w:rPr>
      </w:pPr>
      <w:ins w:id="90053" w:author="Editor" w:date="2026-08-07T15:00:00Z">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ins>
    </w:p>
    <w:p>
      <w:pPr>
        <w:pStyle w:val="Text"/>
        <w:rPr>
          <w:ins w:id="90054" w:author="Editor" w:date="2026-08-07T15:00:00Z"/>
        </w:rPr>
      </w:pPr>
      <w:ins w:id="90055" w:author="Editor" w:date="2026-08-07T15:00:00Z">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ins>
    </w:p>
    <w:p>
      <w:pPr>
        <w:pStyle w:val="Text"/>
        <w:rPr>
          <w:ins w:id="90056" w:author="Editor" w:date="2026-08-07T15:00:00Z"/>
        </w:rPr>
      </w:pPr>
      <w:ins w:id="90057" w:author="Editor" w:date="2026-08-07T15:00:00Z">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ins>
    </w:p>
    <w:p>
      <w:pPr>
        <w:pStyle w:val="Text"/>
        <w:rPr>
          <w:ins w:id="90058" w:author="Editor" w:date="2026-08-07T15:00:00Z"/>
        </w:rPr>
      </w:pPr>
      <w:ins w:id="90059" w:author="Editor" w:date="2026-08-07T15:00:00Z">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ins>
    </w:p>
    <w:p>
      <w:pPr>
        <w:pStyle w:val="Text"/>
        <w:rPr>
          <w:ins w:id="90060" w:author="Editor" w:date="2026-08-07T15:00:00Z"/>
        </w:rPr>
      </w:pPr>
      <w:ins w:id="90061" w:author="Editor" w:date="2026-08-07T15:00:00Z">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ins>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pPr>
      <w:r>
        <w:t xml:space="preserve"/>
      </w:r>
      <w:del w:id="90010" w:author="Editor" w:date="2026-08-07T15:00:00Z">
        <w:r>
          <w:delText xml:space="preserve">Synthetic scenarios use 200 by 200 grids at 90 m resolution with terrain, settlements, roads, and capacity-limited bases; historical scenarios reconstruct the documented fires. Unless stated otherwise the engine runs with the thresholds of Section IV, a twelve-minute decision cycle, a shadow forecast basis of at least 45 minutes, and 50 Monte Carlo runs per condition, sensitivity being assessed one parameter at a time over five independent worlds, 880 runs in total. </w:delText>
        </w:r>
      </w:del>
      <w:ins w:id="90011" w:author="Editor" w:date="2026-08-07T15:00:00Z">
        <w:r>
          <w: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t>
        </w:r>
        <w:del w:id="90013" w:author="Editor" w:date="2026-08-07T15:00:00Z">
          <w:r>
            <w:delText xml:space="preserve"> </w:delText>
          </w:r>
        </w:del>
        <w:ins w:id="90014" w:author="Editor" w:date="2026-08-07T15:00:00Z">
          <w:r>
            <w: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ins>
        <w:r>
          <w:t xml:space="preserve"/>
        </w:r>
      </w:ins>
      <w:r>
        <w:t xml:space="preserve"/>
      </w:r>
      <w:r>
        <w:t xml:space="preserve"/>
      </w:r>
      <w:r w:rsidR="00F05500" w:rsidRPr="00F05500">
        <w:fldChar w:fldCharType="begin"/>
      </w:r>
      <w:r w:rsidR="00F05500" w:rsidRPr="00F05500">
        <w:instrText xml:space="preserve"> REF _Ref237017164 \h </w:instrText>
      </w:r>
      <w:r w:rsidR="00F05500" w:rsidRPr="00F05500">
        <w:instrText xml:space="preserve"> \* MERGEFORMAT </w:instrText>
      </w:r>
      <w:r w:rsidR="00F05500" w:rsidRPr="00F05500">
        <w:fldChar w:fldCharType="separate"/>
      </w:r>
      <w:r>
        <w:t xml:space="preserve">Fig. </w:t>
      </w:r>
      <w:r>
        <w:rPr>
          <w:noProof/>
        </w:rPr>
        <w:t xml:space="preserve">10</w:t>
      </w:r>
      <w:r w:rsidR="00F05500" w:rsidRPr="00F05500">
        <w:fldChar w:fldCharType="end"/>
      </w:r>
      <w:r>
        <w:t xml:space="preserve"/>
      </w:r>
      <w:del w:id="90012" w:author="Editor" w:date="2026-08-07T15:00:00Z">
        <w:r>
          <w:delText xml:space="preserve"> maps the physical cost as a share of the free burn: at a tenth of the pool the fire is lost throughout (77 to 83 %) and with a full pool and few ignitions it is held (14 to 32 %), so the sweeps run at the decidable midpoint, four simultaneous ignitions with a quarter of the pool. Observation decides light fire loads and resources heavy ones, neither substituting for the other, and the satisficing bound sets how often the ladder engages, 42 % of cycles at 0.35.</w:delText>
        </w:r>
      </w:del>
      <w:r>
        <w:t xml:space="preserve"/>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w:t>
                            </w:r>
                            <w:r>
                              <w:t xml:space="preserve"> 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w:t>
                      </w:r>
                      <w:r>
                        <w:t xml:space="preserve"> 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t xml:space="preserve">( </w:t>
      </w:r>
      <w:r>
        <w:rPr>
          <w:noProof/>
        </w:rPr>
        <w:t xml:space="preserve">31</w:t>
      </w:r>
      <w:r>
        <w:t xml:space="preserve"> )</w:t>
      </w:r>
      <w:r w:rsidR="00121BAB">
        <w:fldChar w:fldCharType="end"/>
      </w:r>
      <w:r>
        <w: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Pr>
          <w:noProof/>
        </w:rPr>
        <w:t xml:space="preserve">V</w:t>
      </w:r>
      <w:r w:rsidR="00121BAB" w:rsidRPr="00F05500">
        <w:fldChar w:fldCharType="end"/>
      </w:r>
      <w:r>
        <w:t xml:space="preserve"> reports the ladder, and </w:t>
      </w:r>
      <w:r w:rsidR="00F05500" w:rsidRPr="00F05500">
        <w:fldChar w:fldCharType="begin"/>
      </w:r>
      <w:r w:rsidR="00F05500" w:rsidRPr="00F05500">
        <w:instrText xml:space="preserve"> REF _Ref237017203 \h </w:instrText>
      </w:r>
      <w:r w:rsidR="00F05500" w:rsidRPr="00F05500">
        <w:instrText xml:space="preserve"> \* MERGEFORMAT </w:instrText>
      </w:r>
      <w:r w:rsidR="00F05500" w:rsidRPr="00F05500">
        <w:fldChar w:fldCharType="separate"/>
      </w:r>
      <w:r>
        <w:t xml:space="preserve">Fig. </w:t>
      </w:r>
      <w:r>
        <w:rPr>
          <w:noProof/>
        </w:rPr>
        <w:t xml:space="preserve">11</w:t>
      </w:r>
      <w:r w:rsidR="00F05500" w:rsidRPr="00F05500">
        <w:fldChar w:fldCharType="end"/>
      </w:r>
      <w:r>
        <w: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 xml:space="preserve">Scenario</w:t>
            </w:r>
          </w:p>
        </w:tc>
        <w:tc>
          <w:tcPr>
            <w:tcW w:w="746" w:type="dxa"/>
          </w:tcPr>
          <w:p w14:paraId="74B02EF1" w14:textId="77777777" w:rsidR="004A6C58" w:rsidRDefault="00121BAB">
            <w:pPr>
              <w:jc w:val="center"/>
            </w:pPr>
            <w:r>
              <w:rPr>
                <w:b/>
                <w:sz w:val="16"/>
                <w:szCs w:val="16"/>
              </w:rPr>
              <w:t xml:space="preserve">T0</w:t>
            </w:r>
          </w:p>
        </w:tc>
        <w:tc>
          <w:tcPr>
            <w:tcW w:w="960" w:type="dxa"/>
          </w:tcPr>
          <w:p w14:paraId="2605C080" w14:textId="77777777" w:rsidR="004A6C58" w:rsidRDefault="00121BAB">
            <w:pPr>
              <w:jc w:val="center"/>
            </w:pPr>
            <w:r>
              <w:rPr>
                <w:b/>
                <w:sz w:val="16"/>
                <w:szCs w:val="16"/>
              </w:rPr>
              <w:t xml:space="preserve">TF5</w:t>
            </w:r>
          </w:p>
        </w:tc>
        <w:tc>
          <w:tcPr>
            <w:tcW w:w="960" w:type="dxa"/>
          </w:tcPr>
          <w:p w14:paraId="45B6BD1A" w14:textId="77777777" w:rsidR="004A6C58" w:rsidRDefault="00121BAB">
            <w:pPr>
              <w:jc w:val="center"/>
            </w:pPr>
            <w:r>
              <w:rPr>
                <w:b/>
                <w:sz w:val="16"/>
                <w:szCs w:val="16"/>
              </w:rPr>
              <w:t xml:space="preserve">TF5+Ev</w:t>
            </w:r>
          </w:p>
        </w:tc>
        <w:tc>
          <w:tcPr>
            <w:tcW w:w="970" w:type="dxa"/>
          </w:tcPr>
          <w:p w14:paraId="0E8156AE" w14:textId="77777777" w:rsidR="004A6C58" w:rsidRDefault="00121BAB">
            <w:pPr>
              <w:jc w:val="center"/>
            </w:pPr>
            <w:r>
              <w:rPr>
                <w:b/>
                <w:sz w:val="16"/>
                <w:szCs w:val="16"/>
              </w:rPr>
              <w:t xml:space="preserve">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 xml:space="preserve">S1 burned (ha)</w:t>
            </w:r>
          </w:p>
        </w:tc>
        <w:tc>
          <w:tcPr>
            <w:tcW w:w="746" w:type="dxa"/>
          </w:tcPr>
          <w:p w14:paraId="114AAD61" w14:textId="77777777" w:rsidR="004A6C58" w:rsidRDefault="00121BAB">
            <w:pPr>
              <w:jc w:val="center"/>
            </w:pPr>
            <w:r>
              <w:rPr>
                <w:sz w:val="16"/>
                <w:szCs w:val="16"/>
              </w:rPr>
              <w:t xml:space="preserve">243.3</w:t>
            </w:r>
          </w:p>
        </w:tc>
        <w:tc>
          <w:tcPr>
            <w:tcW w:w="960" w:type="dxa"/>
          </w:tcPr>
          <w:p w14:paraId="78EA1D94" w14:textId="77777777" w:rsidR="004A6C58" w:rsidRDefault="00121BAB">
            <w:pPr>
              <w:jc w:val="center"/>
            </w:pPr>
            <w:r>
              <w:rPr>
                <w:sz w:val="16"/>
                <w:szCs w:val="16"/>
              </w:rPr>
              <w:t xml:space="preserve">96.7</w:t>
            </w:r>
          </w:p>
        </w:tc>
        <w:tc>
          <w:tcPr>
            <w:tcW w:w="960" w:type="dxa"/>
          </w:tcPr>
          <w:p w14:paraId="487DB193" w14:textId="77777777" w:rsidR="004A6C58" w:rsidRDefault="00121BAB">
            <w:pPr>
              <w:jc w:val="center"/>
            </w:pPr>
            <w:r>
              <w:rPr>
                <w:sz w:val="16"/>
                <w:szCs w:val="16"/>
              </w:rPr>
              <w:t xml:space="preserve">84.7</w:t>
            </w:r>
          </w:p>
        </w:tc>
        <w:tc>
          <w:tcPr>
            <w:tcW w:w="970" w:type="dxa"/>
          </w:tcPr>
          <w:p w14:paraId="19122328" w14:textId="77777777" w:rsidR="004A6C58" w:rsidRDefault="00121BAB">
            <w:pPr>
              <w:jc w:val="center"/>
            </w:pPr>
            <w:r>
              <w:rPr>
                <w:sz w:val="16"/>
                <w:szCs w:val="16"/>
              </w:rPr>
              <w:t xml:space="preserve">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 xml:space="preserve">S2 burned (ha)</w:t>
            </w:r>
          </w:p>
        </w:tc>
        <w:tc>
          <w:tcPr>
            <w:tcW w:w="746" w:type="dxa"/>
          </w:tcPr>
          <w:p w14:paraId="24A434CE" w14:textId="77777777" w:rsidR="004A6C58" w:rsidRDefault="00121BAB">
            <w:pPr>
              <w:jc w:val="center"/>
            </w:pPr>
            <w:r>
              <w:rPr>
                <w:sz w:val="16"/>
                <w:szCs w:val="16"/>
              </w:rPr>
              <w:t xml:space="preserve">242.2</w:t>
            </w:r>
          </w:p>
        </w:tc>
        <w:tc>
          <w:tcPr>
            <w:tcW w:w="960" w:type="dxa"/>
          </w:tcPr>
          <w:p w14:paraId="4A8A7EB4" w14:textId="77777777" w:rsidR="004A6C58" w:rsidRDefault="00121BAB">
            <w:pPr>
              <w:jc w:val="center"/>
            </w:pPr>
            <w:r>
              <w:rPr>
                <w:sz w:val="16"/>
                <w:szCs w:val="16"/>
              </w:rPr>
              <w:t xml:space="preserve">157.3</w:t>
            </w:r>
          </w:p>
        </w:tc>
        <w:tc>
          <w:tcPr>
            <w:tcW w:w="960" w:type="dxa"/>
          </w:tcPr>
          <w:p w14:paraId="3E2B9E40" w14:textId="77777777" w:rsidR="004A6C58" w:rsidRDefault="00121BAB">
            <w:pPr>
              <w:jc w:val="center"/>
            </w:pPr>
            <w:r>
              <w:rPr>
                <w:sz w:val="16"/>
                <w:szCs w:val="16"/>
              </w:rPr>
              <w:t xml:space="preserve">154.6</w:t>
            </w:r>
          </w:p>
        </w:tc>
        <w:tc>
          <w:tcPr>
            <w:tcW w:w="970" w:type="dxa"/>
          </w:tcPr>
          <w:p w14:paraId="2A62D571" w14:textId="77777777" w:rsidR="004A6C58" w:rsidRDefault="00121BAB">
            <w:pPr>
              <w:jc w:val="center"/>
            </w:pPr>
            <w:r>
              <w:rPr>
                <w:sz w:val="16"/>
                <w:szCs w:val="16"/>
              </w:rPr>
              <w:t xml:space="preserve">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 xml:space="preserve">S3 burned (ha)</w:t>
            </w:r>
          </w:p>
        </w:tc>
        <w:tc>
          <w:tcPr>
            <w:tcW w:w="746" w:type="dxa"/>
          </w:tcPr>
          <w:p w14:paraId="758B8296" w14:textId="77777777" w:rsidR="004A6C58" w:rsidRDefault="00121BAB">
            <w:pPr>
              <w:jc w:val="center"/>
            </w:pPr>
            <w:r>
              <w:rPr>
                <w:sz w:val="16"/>
                <w:szCs w:val="16"/>
              </w:rPr>
              <w:t xml:space="preserve">178.9</w:t>
            </w:r>
          </w:p>
        </w:tc>
        <w:tc>
          <w:tcPr>
            <w:tcW w:w="960" w:type="dxa"/>
          </w:tcPr>
          <w:p w14:paraId="041DA75C" w14:textId="77777777" w:rsidR="004A6C58" w:rsidRDefault="00121BAB">
            <w:pPr>
              <w:jc w:val="center"/>
            </w:pPr>
            <w:r>
              <w:rPr>
                <w:sz w:val="16"/>
                <w:szCs w:val="16"/>
              </w:rPr>
              <w:t xml:space="preserve">28.0</w:t>
            </w:r>
          </w:p>
        </w:tc>
        <w:tc>
          <w:tcPr>
            <w:tcW w:w="960" w:type="dxa"/>
          </w:tcPr>
          <w:p w14:paraId="00AA396F" w14:textId="77777777" w:rsidR="004A6C58" w:rsidRDefault="00121BAB">
            <w:pPr>
              <w:jc w:val="center"/>
            </w:pPr>
            <w:r>
              <w:rPr>
                <w:sz w:val="16"/>
                <w:szCs w:val="16"/>
              </w:rPr>
              <w:t xml:space="preserve">30.5</w:t>
            </w:r>
          </w:p>
        </w:tc>
        <w:tc>
          <w:tcPr>
            <w:tcW w:w="970" w:type="dxa"/>
          </w:tcPr>
          <w:p w14:paraId="1D6A15F7" w14:textId="77777777" w:rsidR="004A6C58" w:rsidRDefault="00121BAB">
            <w:pPr>
              <w:jc w:val="center"/>
            </w:pPr>
            <w:r>
              <w:rPr>
                <w:sz w:val="16"/>
                <w:szCs w:val="16"/>
              </w:rPr>
              <w:t xml:space="preserve">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 xml:space="preserve">S4 burned (ha)</w:t>
            </w:r>
          </w:p>
        </w:tc>
        <w:tc>
          <w:tcPr>
            <w:tcW w:w="746" w:type="dxa"/>
          </w:tcPr>
          <w:p w14:paraId="31CA83F7" w14:textId="77777777" w:rsidR="004A6C58" w:rsidRDefault="00121BAB">
            <w:pPr>
              <w:jc w:val="center"/>
            </w:pPr>
            <w:r>
              <w:rPr>
                <w:sz w:val="16"/>
                <w:szCs w:val="16"/>
              </w:rPr>
              <w:t xml:space="preserve">218.1</w:t>
            </w:r>
          </w:p>
        </w:tc>
        <w:tc>
          <w:tcPr>
            <w:tcW w:w="960" w:type="dxa"/>
          </w:tcPr>
          <w:p w14:paraId="4135735F" w14:textId="77777777" w:rsidR="004A6C58" w:rsidRDefault="00121BAB">
            <w:pPr>
              <w:jc w:val="center"/>
            </w:pPr>
            <w:r>
              <w:rPr>
                <w:sz w:val="16"/>
                <w:szCs w:val="16"/>
              </w:rPr>
              <w:t xml:space="preserve">66.2</w:t>
            </w:r>
          </w:p>
        </w:tc>
        <w:tc>
          <w:tcPr>
            <w:tcW w:w="960" w:type="dxa"/>
          </w:tcPr>
          <w:p w14:paraId="3A97D8C8" w14:textId="77777777" w:rsidR="004A6C58" w:rsidRDefault="00121BAB">
            <w:pPr>
              <w:jc w:val="center"/>
            </w:pPr>
            <w:r>
              <w:rPr>
                <w:sz w:val="16"/>
                <w:szCs w:val="16"/>
              </w:rPr>
              <w:t xml:space="preserve">54.6</w:t>
            </w:r>
          </w:p>
        </w:tc>
        <w:tc>
          <w:tcPr>
            <w:tcW w:w="970" w:type="dxa"/>
          </w:tcPr>
          <w:p w14:paraId="6E643F41" w14:textId="77777777" w:rsidR="004A6C58" w:rsidRDefault="00121BAB">
            <w:pPr>
              <w:jc w:val="center"/>
            </w:pPr>
            <w:r>
              <w:rPr>
                <w:sz w:val="16"/>
                <w:szCs w:val="16"/>
              </w:rPr>
              <w:t xml:space="preserve">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 xml:space="preserve">S5 burned (ha)</w:t>
            </w:r>
          </w:p>
        </w:tc>
        <w:tc>
          <w:tcPr>
            <w:tcW w:w="746" w:type="dxa"/>
          </w:tcPr>
          <w:p w14:paraId="444BE9AA" w14:textId="77777777" w:rsidR="004A6C58" w:rsidRDefault="00121BAB">
            <w:pPr>
              <w:jc w:val="center"/>
            </w:pPr>
            <w:r>
              <w:rPr>
                <w:sz w:val="16"/>
                <w:szCs w:val="16"/>
              </w:rPr>
              <w:t xml:space="preserve">218.1</w:t>
            </w:r>
          </w:p>
        </w:tc>
        <w:tc>
          <w:tcPr>
            <w:tcW w:w="960" w:type="dxa"/>
          </w:tcPr>
          <w:p w14:paraId="2F500809" w14:textId="77777777" w:rsidR="004A6C58" w:rsidRDefault="00121BAB">
            <w:pPr>
              <w:jc w:val="center"/>
            </w:pPr>
            <w:r>
              <w:rPr>
                <w:sz w:val="16"/>
                <w:szCs w:val="16"/>
              </w:rPr>
              <w:t xml:space="preserve">69.3</w:t>
            </w:r>
          </w:p>
        </w:tc>
        <w:tc>
          <w:tcPr>
            <w:tcW w:w="960" w:type="dxa"/>
          </w:tcPr>
          <w:p w14:paraId="2C510A40" w14:textId="77777777" w:rsidR="004A6C58" w:rsidRDefault="00121BAB">
            <w:pPr>
              <w:jc w:val="center"/>
            </w:pPr>
            <w:r>
              <w:rPr>
                <w:sz w:val="16"/>
                <w:szCs w:val="16"/>
              </w:rPr>
              <w:t xml:space="preserve">66.3</w:t>
            </w:r>
          </w:p>
        </w:tc>
        <w:tc>
          <w:tcPr>
            <w:tcW w:w="970" w:type="dxa"/>
          </w:tcPr>
          <w:p w14:paraId="3C030FF1" w14:textId="77777777" w:rsidR="004A6C58" w:rsidRDefault="00121BAB">
            <w:pPr>
              <w:jc w:val="center"/>
            </w:pPr>
            <w:r>
              <w:rPr>
                <w:sz w:val="16"/>
                <w:szCs w:val="16"/>
              </w:rPr>
              <w:t xml:space="preserve">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 xml:space="preserve">Mean </w:t>
            </w:r>
            <w:proofErr w:type="spellStart"/>
            <w:r>
              <w:rPr>
                <w:b/>
                <w:sz w:val="16"/>
                <w:szCs w:val="16"/>
              </w:rPr>
              <w:t xml:space="preserve">Jphys</w:t>
            </w:r>
            <w:proofErr w:type="spellEnd"/>
          </w:p>
        </w:tc>
        <w:tc>
          <w:tcPr>
            <w:tcW w:w="746" w:type="dxa"/>
          </w:tcPr>
          <w:p w14:paraId="2E966A89" w14:textId="77777777" w:rsidR="004A6C58" w:rsidRDefault="00121BAB">
            <w:pPr>
              <w:jc w:val="center"/>
            </w:pPr>
            <w:r>
              <w:rPr>
                <w:sz w:val="16"/>
                <w:szCs w:val="16"/>
              </w:rPr>
              <w:t xml:space="preserve">0.506</w:t>
            </w:r>
          </w:p>
        </w:tc>
        <w:tc>
          <w:tcPr>
            <w:tcW w:w="960" w:type="dxa"/>
          </w:tcPr>
          <w:p w14:paraId="5B81CFFA" w14:textId="77777777" w:rsidR="004A6C58" w:rsidRDefault="00121BAB">
            <w:pPr>
              <w:jc w:val="center"/>
            </w:pPr>
            <w:r>
              <w:rPr>
                <w:sz w:val="16"/>
                <w:szCs w:val="16"/>
              </w:rPr>
              <w:t xml:space="preserve">0.163</w:t>
            </w:r>
          </w:p>
        </w:tc>
        <w:tc>
          <w:tcPr>
            <w:tcW w:w="960" w:type="dxa"/>
          </w:tcPr>
          <w:p w14:paraId="1E148B3B" w14:textId="77777777" w:rsidR="004A6C58" w:rsidRDefault="00121BAB">
            <w:pPr>
              <w:jc w:val="center"/>
            </w:pPr>
            <w:r>
              <w:rPr>
                <w:sz w:val="16"/>
                <w:szCs w:val="16"/>
              </w:rPr>
              <w:t xml:space="preserve">0.151</w:t>
            </w:r>
          </w:p>
        </w:tc>
        <w:tc>
          <w:tcPr>
            <w:tcW w:w="970" w:type="dxa"/>
          </w:tcPr>
          <w:p w14:paraId="152E0F02" w14:textId="77777777" w:rsidR="004A6C58" w:rsidRDefault="00121BAB">
            <w:pPr>
              <w:jc w:val="center"/>
            </w:pPr>
            <w:r>
              <w:rPr>
                <w:sz w:val="16"/>
                <w:szCs w:val="16"/>
              </w:rPr>
              <w:t xml:space="preserve">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 xml:space="preserve">Mean </w:t>
            </w:r>
            <w:proofErr w:type="spellStart"/>
            <w:r>
              <w:rPr>
                <w:b/>
                <w:sz w:val="16"/>
                <w:szCs w:val="16"/>
              </w:rPr>
              <w:t xml:space="preserve">Jtotal</w:t>
            </w:r>
            <w:proofErr w:type="spellEnd"/>
          </w:p>
        </w:tc>
        <w:tc>
          <w:tcPr>
            <w:tcW w:w="746" w:type="dxa"/>
          </w:tcPr>
          <w:p w14:paraId="2F21C2F1" w14:textId="77777777" w:rsidR="004A6C58" w:rsidRDefault="00121BAB">
            <w:pPr>
              <w:jc w:val="center"/>
            </w:pPr>
            <w:r>
              <w:rPr>
                <w:sz w:val="16"/>
                <w:szCs w:val="16"/>
              </w:rPr>
              <w:t xml:space="preserve">0.446</w:t>
            </w:r>
          </w:p>
        </w:tc>
        <w:tc>
          <w:tcPr>
            <w:tcW w:w="960" w:type="dxa"/>
          </w:tcPr>
          <w:p w14:paraId="3D405A03" w14:textId="77777777" w:rsidR="004A6C58" w:rsidRDefault="00121BAB">
            <w:pPr>
              <w:jc w:val="center"/>
            </w:pPr>
            <w:r>
              <w:rPr>
                <w:sz w:val="16"/>
                <w:szCs w:val="16"/>
              </w:rPr>
              <w:t xml:space="preserve">0.185</w:t>
            </w:r>
          </w:p>
        </w:tc>
        <w:tc>
          <w:tcPr>
            <w:tcW w:w="960" w:type="dxa"/>
          </w:tcPr>
          <w:p w14:paraId="68CA0359" w14:textId="77777777" w:rsidR="004A6C58" w:rsidRDefault="00121BAB">
            <w:pPr>
              <w:jc w:val="center"/>
            </w:pPr>
            <w:r>
              <w:rPr>
                <w:sz w:val="16"/>
                <w:szCs w:val="16"/>
              </w:rPr>
              <w:t xml:space="preserve">0.169</w:t>
            </w:r>
          </w:p>
        </w:tc>
        <w:tc>
          <w:tcPr>
            <w:tcW w:w="970" w:type="dxa"/>
          </w:tcPr>
          <w:p w14:paraId="28EF5A81" w14:textId="77777777" w:rsidR="004A6C58" w:rsidRDefault="00121BAB">
            <w:pPr>
              <w:jc w:val="center"/>
            </w:pPr>
            <w:r>
              <w:rPr>
                <w:sz w:val="16"/>
                <w:szCs w:val="16"/>
              </w:rPr>
              <w:t xml:space="preserve">0.112</w:t>
            </w:r>
          </w:p>
        </w:tc>
      </w:tr>
    </w:tbl>
    <w:p w14:paraId="3A09A236" w14:textId="77777777" w:rsidR="004A6C58" w:rsidRDefault="00121BAB">
      <w:pPr>
        <w:pStyle w:val="Heading2"/>
      </w:pPr>
      <w:r>
        <w:t xml:space="preserve"/>
      </w:r>
      <w:del w:id="90003" w:author="Editor" w:date="2026-08-07T15:00:00Z">
        <w:r>
          <w:delText xml:space="preserve">E. Open Decision Space in Operation</w:delText>
        </w:r>
      </w:del>
      <w:ins w:id="90004" w:author="Editor" w:date="2026-08-07T15:00:00Z">
        <w:r>
          <w:t xml:space="preserve">D. Open Intervention Space in Operation</w:t>
        </w:r>
      </w:ins>
      <w:r>
        <w:t xml:space="preserve"/>
      </w:r>
    </w:p>
    <w:p w14:paraId="2EBB578D" w14:textId="701AD753"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t>
      </w:r>
      <w:r w:rsidR="00F05500" w:rsidRPr="00F05500">
        <w:fldChar w:fldCharType="begin"/>
      </w:r>
      <w:r w:rsidR="00F05500" w:rsidRPr="00F05500">
        <w:instrText xml:space="preserve"> REF _Ref237017260 \h </w:instrText>
      </w:r>
      <w:r w:rsidR="00F05500" w:rsidRPr="00F05500">
        <w:instrText xml:space="preserve"> \* MERGEFORMAT </w:instrText>
      </w:r>
      <w:r w:rsidR="00F05500" w:rsidRPr="00F05500">
        <w:fldChar w:fldCharType="separate"/>
      </w:r>
      <w:r>
        <w:t xml:space="preserve">Fig. </w:t>
      </w:r>
      <w:r>
        <w:rPr>
          <w:noProof/>
        </w:rPr>
        <w:t xml:space="preserve">12</w:t>
      </w:r>
      <w:r w:rsidR="00F05500" w:rsidRPr="00F05500">
        <w:fldChar w:fldCharType="end"/>
      </w:r>
      <w:r>
        <w:t xml:space="preserve"> shows the two evolving-fuzzy funnels and the generative cascade. </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del w:id="90009" w:author="Editor" w:date="2026-08-07T15:00:00Z">
        <w:r>
          <w:delText xml:space="preserve">A second campaign tests whether the stage can create interventions carrying their own geometry, orders stating where on the map to act and how, in terms no base family expresses. Five seeds ran in two arms over 205 decision cycles under the same gates; the stage was entered 35 times and admitted 19 proposals, among them 7 of 14 clause actuators, 5 further intermediate concepts, and 1 further macro. The actuators form two families: first-cycle actuators coat assets and populated cells before the fire arrives, a preventive tactic absent from the seed doctrine, and minute-48 actuators draft from the water body and evacuate behind the front, raising the yield of committed crews on a spent pool. One was later ordered by a separately admitted rule and another is invoked through a concept the same campaign created.</w:delText>
        </w:r>
      </w:del>
      <w:ins w:id="90010" w:author="Editor" w:date="2026-08-07T15:00:00Z">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ins>
      <w:r>
        <w:t xml:space="preserve"/>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r>
        <w:t xml:space="preserve">F. Timeliness and Scalability</w: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del w:id="90008" w:author="Editor" w:date="2026-08-07T15:00:00Z">
        <w:r>
          <w:delText xml:space="preserve"> </w:delText>
        </w:r>
      </w:del>
      <w:ins w:id="90009" w:author="Editor" w:date="2026-08-07T15:00:00Z">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ins>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del w:id="90007" w:author="Editor" w:date="2026-08-07T15:00:00Z">
        <w:r>
          <w:delTex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is met on the axis the architecture is built for while domain size remains the binding limit.</w:delText>
        </w:r>
      </w:del>
      <w:r>
        <w:t xml:space="preserve"/>
      </w:r>
    </w:p>
    <w:p>
      <w:pPr>
        <w:pStyle w:val="Text"/>
        <w:rPr>
          <w:ins w:id="90048" w:author="Editor" w:date="2026-08-07T15:00:00Z"/>
        </w:rPr>
      </w:pPr>
      <w:ins w:id="90049" w:author="Editor" w:date="2026-08-07T15:00:00Z">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ins>
    </w:p>
    <w:p>
      <w:pPr>
        <w:jc w:val="center"/>
        <w:rPr>
          <w:ins w:id="130001" w:author="Editor" w:date="2026-08-30T10:00:00Z"/>
        </w:rPr>
      </w:pPr>
      <w:ins w:id="130002" w:author="Editor" w:date="2026-08-30T10:00:00Z">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ins>
    </w:p>
    <w:p>
      <w:pPr>
        <w:pStyle w:val="FigureCaption"/>
        <w:rPr>
          <w:ins w:id="130003" w:author="Editor" w:date="2026-08-30T10:00:00Z"/>
        </w:rPr>
      </w:pPr>
      <w:ins w:id="130004" w:author="Editor" w:date="2026-08-30T10:00:00Z">
        <w:r>
          <w:t xml:space="preserve">Fig. 14. Burned area at episode end for the external greedy reference and the internal configurations over the five scenarios; bars are means over ten worlds with 95 % confidence intervals.</w:t>
        </w:r>
      </w:ins>
    </w:p>
    <w:p w14:paraId="0755E46E" w14:textId="77777777" w:rsidR="004A6C58" w:rsidRDefault="00121BAB">
      <w:pPr>
        <w:pStyle w:val="Heading2"/>
      </w:pPr>
      <w:r>
        <w:t xml:space="preserve"/>
      </w:r>
      <w:del w:id="90001" w:author="Editor" w:date="2026-08-07T15:00:00Z">
        <w:r>
          <w:delText xml:space="preserve">G. Compliance with the Evaluation Criteria</w:delText>
        </w:r>
      </w:del>
      <w:ins w:id="90002" w:author="Editor" w:date="2026-08-07T15:00:00Z">
        <w:r>
          <w:t xml:space="preserve">E. Compliance with the Evaluation Criteria</w:t>
        </w:r>
      </w:ins>
      <w:r>
        <w:t xml:space="preserve"/>
      </w:r>
    </w:p>
    <w:p w14:paraId="0216AD1F" w14:textId="39C63DEC" w:rsidR="00322A81" w:rsidRDefault="00322A81">
      <w:pPr>
        <w:pStyle w:val="Text"/>
      </w:pPr>
      <w:r>
        <w: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w:t>
      </w:r>
      <w:del w:id="140001" w:author="Editor" w:date="2026-08-30T10:00:00Z">
        <w:r>
          <w:delText xml:space="preserve">lowest in every scenario</w:delText>
        </w:r>
      </w:del>
      <w:ins w:id="140002" w:author="Editor" w:date="2026-08-30T10:00:00Z">
        <w:r>
          <w:t xml:space="preserve">lowest among the internal references in every scenario</w:t>
        </w:r>
      </w:ins>
      <w:r>
        <w:t xml:space="preserve">. Timeliness is met with a median decision of 274 </w:t>
      </w:r>
      <w:proofErr w:type="spellStart"/>
      <w:r>
        <w:t xml:space="preserve">ms</w:t>
      </w:r>
      <w:proofErr w:type="spellEnd"/>
      <w:r>
        <w:t xml:space="preserve"/>
      </w:r>
      <w:del w:id="90005" w:author="Editor" w:date="2026-08-07T15:00:00Z">
        <w:r>
          <w:delText xml:space="preserve"> against a twelve-minute cycle, scalability with one decision costing 0.02 to 0.16 % of the cycle and sixteen times the agents costing at most 1.29 times, and robustness with the full configuration losing only 10 % under degraded observation while remaining the best tested. Uncertainty handling is structural, every feature carrying a confidence that gates its concept; adaptability shows in 129 of 616 stage-1 and 40 of 359 stage-2 trials kept and 47 generative admissions plus seven clause actuators; explainability in every edit, rejection, and generated object being logged with its trigger, gate, and consuming rule. </w:delText>
        </w:r>
      </w:del>
      <w:ins w:id="90006" w:author="Editor" w:date="2026-08-07T15:00:00Z">
        <w:r>
          <w: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t>
        </w:r>
      </w:ins>
      <w:r>
        <w:t xml:space="preserve"/>
      </w:r>
      <w:del w:id="90007" w:author="Editor" w:date="2026-08-07T15:00:00Z">
        <w:r>
          <w:delText xml:space="preserve">Four criteria are met in full and four on the axis measured here: the hindcast base covers four fires, no external baseline is compared, noise and communication failure are untested, operator-facing interpretability is not evaluated, and uncertainty is carried into the decision but not propagated as an ensemble.</w:delText>
        </w:r>
      </w:del>
      <w:ins w:id="90008" w:author="Editor" w:date="2026-08-07T15:00:00Z">
        <w:r>
          <w: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ins>
      <w:r>
        <w:t xml:space="preserve"/>
      </w:r>
    </w:p>
    <w:p>
      <w:pPr>
        <w:pStyle w:val="Heading1"/>
        <w:rPr>
          <w:ins w:id="90042" w:author="Editor" w:date="2026-08-07T15:00:00Z"/>
        </w:rPr>
      </w:pPr>
      <w:ins w:id="90043" w:author="Editor" w:date="2026-08-07T15:00:00Z">
        <w:r>
          <w:t xml:space="preserve">VI. Discussion: Systems Lessons and Limitations</w:t>
        </w:r>
      </w:ins>
    </w:p>
    <w:p>
      <w:pPr>
        <w:pStyle w:val="Text"/>
        <w:rPr>
          <w:ins w:id="90044" w:author="Editor" w:date="2026-08-07T15:00:00Z"/>
        </w:rPr>
      </w:pPr>
      <w:ins w:id="90045" w:author="Editor" w:date="2026-08-07T15:00:00Z">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t>
        </w:r>
      </w:ins>
    </w:p>
    <w:p>
      <w:pPr>
        <w:pStyle w:val="Text"/>
        <w:rPr>
          <w:ins w:id="90046" w:author="Editor" w:date="2026-08-07T15:00:00Z"/>
        </w:rPr>
      </w:pPr>
      <w:ins w:id="90047" w:author="Editor" w:date="2026-08-07T15:00:00Z">
        <w:r>
          <w: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t>
        </w:r>
      </w:ins>
    </w:p>
    <w:p w14:paraId="57F3A5CA" w14:textId="77777777" w:rsidR="004A6C58" w:rsidRDefault="00121BAB">
      <w:pPr>
        <w:pStyle w:val="Heading1"/>
      </w:pPr>
      <w:r>
        <w:t xml:space="preserve"/>
      </w:r>
      <w:del w:id="90005" w:author="Editor" w:date="2026-08-07T15:00:00Z">
        <w:r>
          <w:delText xml:space="preserve">VI. Conclusion and Future Work</w:delText>
        </w:r>
      </w:del>
      <w:ins w:id="90006" w:author="Editor" w:date="2026-08-07T15:00:00Z">
        <w:r>
          <w:t xml:space="preserve">VII. Conclusion and Future Work</w:t>
        </w:r>
      </w:ins>
      <w:r>
        <w:t xml:space="preserve"/>
      </w:r>
    </w:p>
    <w:p w14:paraId="1E50920C" w14:textId="349C0505" w:rsidR="00322A81" w:rsidRDefault="00322A81" w:rsidP="00322A81">
      <w:pPr>
        <w:pStyle w:val="Text"/>
      </w:pPr>
      <w:r>
        <w:t xml:space="preserve"/>
      </w:r>
      <w:del w:id="90001" w:author="Editor" w:date="2026-08-07T15:00:00Z">
        <w:r>
          <w:delText xml:space="preserve">This article presented DisasterAware, a distributed wildfire decision support framework in which concept-driven fuzzy reasoning operates over two separated cores. Ten confidence-gated features feed five decision concepts, a sparse Takagi-</w:delText>
        </w:r>
      </w:del>
      <w:ins w:id="90002" w:author="Editor" w:date="2026-08-07T15:00:00Z">
        <w:r>
          <w:t xml:space="preserve">This article presented DisasterAware, a distributed decision-support architecture for wildfire response built on two separated cores. Ten confidence-gated features feed five decision concepts, a sparse Takagi-</w:t>
        </w:r>
      </w:ins>
      <w:r>
        <w:t xml:space="preserve"/>
      </w:r>
      <w:proofErr w:type="spellStart"/>
      <w:r>
        <w:t xml:space="preserve">Sugeno</w:t>
      </w:r>
      <w:proofErr w:type="spellEnd"/>
      <w:r>
        <w:t xml:space="preserve"/>
      </w:r>
      <w:del w:id="90001" w:author="Editor" w:date="2026-08-07T15:00:00Z">
        <w:r>
          <w:delTex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Against criteria </w:delText>
        </w:r>
      </w:del>
      <w:ins w:id="90002" w:author="Editor" w:date="2026-08-07T15:00:00Z">
        <w:r>
          <w: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t>
        </w:r>
      </w:ins>
      <w:r>
        <w:t xml:space="preserve"/>
      </w:r>
      <w:r>
        <w:lastRenderedPageBreak/>
        <w: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t>
      </w:r>
      <w:proofErr w:type="gramStart"/>
      <w:r>
        <w:t xml:space="preserve">traces</w:t>
      </w:r>
      <w:proofErr w:type="gramEnd"/>
      <w:r>
        <w:t xml:space="preserve"/>
      </w:r>
      <w:del w:id="90003" w:author="Editor" w:date="2026-08-07T15:00:00Z">
        <w:r>
          <w:delText xml:space="preserve"> to its concepts, rules, and confidences, and under degraded observation the framework loses ten percent while remaining the best tested. On an independently validated core, whose four blind hindcasts agree with the satellite record at 86 to 94 percent, the decision core lowers burned area from 220 to 39 ha and physical cost from 0.506 to 0.090 at 274 </w:delText>
        </w:r>
      </w:del>
      <w:ins w:id="90004" w:author="Editor" w:date="2026-08-07T15:00:00Z">
        <w:r>
          <w:t xml:space="preserve"> to its concepts, rules, and confidences. On an independently validated core, whose four blind hindcasts agree with the satellite record at 86 to 94 percent, the decision layer lowers burned area from 220 to 39 ha and physical cost from 0.506 to 0.090 at 274 </w:t>
        </w:r>
      </w:ins>
      <w:r>
        <w:t xml:space="preserve"/>
      </w:r>
      <w:proofErr w:type="spellStart"/>
      <w:r>
        <w:t xml:space="preserve">ms</w:t>
      </w:r>
      <w:proofErr w:type="spellEnd"/>
      <w:r>
        <w:t xml:space="preserve"/>
      </w:r>
      <w:del w:id="90003" w:author="Editor" w:date="2026-08-07T15:00:00Z">
        <w:r>
          <w:delText xml:space="preserve"> per decision. Three boundaries apply: comparisons are internal, since no deployed tool generates interventions over an open decision space; the hindcast base covers four fires; and generative proposals are not bitwise reproducible, although model, prompt, and seeds are pinned and deterministic gates judge every proposal with a logged verdict. The evaluation is entirely simulated, and four studies follow: a tabletop exercise in which fire officers manage an incident with and without the framework; a transfer study keeping the decision layer and replacing the simulation core with another spreading hazard, the rewriting cost separating architecture from wildfire; and, in the simulator, an ensemble study of decision stability across forecasts and a scale study growing the domain at fixed agent count.</w:delText>
        </w:r>
      </w:del>
      <w:ins w:id="90004" w:author="Editor" w:date="2026-08-07T15:00:00Z">
        <w:r>
          <w: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t>
        </w:r>
      </w:ins>
      <w:r>
        <w:t xml:space="preserve"/>
      </w:r>
    </w:p>
    <w:p>
      <w:pPr>
        <w:pStyle w:val="Heading1"/>
        <w:numPr>
          <w:ilvl w:val="0"/>
          <w:numId w:val="0"/>
        </w:numPr>
        <w:rPr>
          <w:ins w:id="140003" w:author="Editor" w:date="2026-08-30T10:00:00Z"/>
        </w:rPr>
      </w:pPr>
      <w:ins w:id="140004" w:author="Editor" w:date="2026-08-30T10:00:00Z">
        <w:r>
          <w:t>Acknowledgment</w:t>
        </w:r>
      </w:ins>
    </w:p>
    <w:p>
      <w:pPr>
        <w:pStyle w:val="Text"/>
        <w:rPr>
          <w:ins w:id="140005" w:author="Editor" w:date="2026-08-30T10:00:00Z"/>
        </w:rPr>
      </w:pPr>
      <w:ins w:id="140006" w:author="Editor" w:date="2026-08-30T10:00:00Z">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ins>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jc w:val="both"/>
            <w:rPr>
              <w:ins w:id="140007" w:author="Editor" w:date="2026-08-30T10:00:00Z"/>
              <w:sz w:val="16"/>
              <w:szCs w:val="16"/>
            </w:rPr>
          </w:pPr>
          <w:ins w:id="140008" w:author="Editor" w:date="2026-08-30T10:00:00Z">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ins>
        </w:p>
        <w:p>
          <w:pPr>
            <w:jc w:val="both"/>
            <w:rPr>
              <w:ins w:id="140009" w:author="Editor" w:date="2026-08-30T10:00:00Z"/>
              <w:sz w:val="16"/>
              <w:szCs w:val="16"/>
            </w:rPr>
          </w:pPr>
          <w:ins w:id="140010" w:author="Editor" w:date="2026-08-30T10:00:00Z">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ins>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