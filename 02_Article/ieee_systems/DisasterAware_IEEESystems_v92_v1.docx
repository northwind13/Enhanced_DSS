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2C0A"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Decision Support Architecture With a Verified Open Decision Space for Wildfire Response</w:t>
      </w:r>
    </w:p>
    <w:p w14:paraId="309F4823"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99F2BA6"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1A5A5D58"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17BBAAE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159705CE"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Pr>
          <w:b/>
          <w:i/>
          <w:color w:val="000000"/>
          <w:sz w:val="18"/>
          <w:szCs w:val="18"/>
        </w:rPr>
        <w:t>Decision support systems (DSSs) can be viewed as systems of systems.</w:t>
      </w:r>
      <w:r w:rsidR="00981F56" w:rsidRPr="00366E42">
        <w:rPr>
          <w:b/>
          <w:color w:val="000000"/>
          <w:sz w:val="18"/>
          <w:szCs w:val="18"/>
        </w:rPr>
        <w:t xml:space="preserve"> Most decide inside a closed decision space, a set of rules fixed before the incident</w:t>
      </w:r>
      <w:r>
        <w:rPr>
          <w:b/>
          <w:i/>
          <w:color w:val="000000"/>
          <w:sz w:val="18"/>
          <w:szCs w:val="18"/>
        </w:rPr>
        <w:t>.</w:t>
      </w:r>
      <w:r w:rsidR="00981F56" w:rsidRPr="00366E42">
        <w:rPr>
          <w:b/>
          <w:color w:val="000000"/>
          <w:sz w:val="18"/>
          <w:szCs w:val="18"/>
        </w:rPr>
        <w:t xml:space="preserve"> This work presents the Verified Open Decision Architecture (VODA), which opens this space under verification. It defines the invariants of the space, </w:t>
      </w:r>
      <w:r>
        <w:rPr>
          <w:b/>
          <w:i/>
          <w:color w:val="000000"/>
          <w:sz w:val="18"/>
          <w:szCs w:val="18"/>
        </w:rPr>
        <w:t>a fixed set of executable physical effects</w:t>
      </w:r>
      <w:r w:rsidR="00981F56" w:rsidRPr="00366E42">
        <w:rPr>
          <w:b/>
          <w:color w:val="000000"/>
          <w:sz w:val="18"/>
          <w:szCs w:val="18"/>
        </w:rPr>
        <w:t xml:space="preserve"> from which new interventions are composed, and a chain of gates. A generative model proposes candidate rules and blended or composed interventions. The candidates are pre-selected on forecasts of the hazard model, and a proposal enters the rule base only after deterministic checks and a paired forecast test on reseeded futures. A simulation core holds the hazard state, and a decision core reads it through confidence-rated observations. The decision core has a closed layer, a </w:t>
      </w:r>
      <w:r w:rsidR="00981F56" w:rsidRPr="00366E42">
        <w:rPr>
          <w:b/>
          <w:bCs/>
          <w:color w:val="000000"/>
          <w:sz w:val="18"/>
          <w:szCs w:val="18"/>
        </w:rPr>
        <w:t>self-tuning sparse Takagi-Sugeno rule base</w:t>
      </w:r>
      <w:r w:rsidR="00981F56" w:rsidRPr="00366E42">
        <w:rPr>
          <w:b/>
          <w:color w:val="000000"/>
          <w:sz w:val="18"/>
          <w:szCs w:val="18"/>
        </w:rPr>
        <w:t xml:space="preserve">, and an open layer that proposes, pre-selects, and verifies new objects. </w:t>
      </w:r>
      <w:r w:rsidR="00981F56" w:rsidRPr="00366E42">
        <w:rPr>
          <w:b/>
          <w:bCs/>
          <w:color w:val="000000"/>
          <w:sz w:val="18"/>
          <w:szCs w:val="18"/>
        </w:rPr>
        <w:t>Against the closed layer</w:t>
      </w:r>
      <w:r w:rsidR="00981F56" w:rsidRPr="00366E42">
        <w:rPr>
          <w:b/>
          <w:color w:val="000000"/>
          <w:sz w:val="18"/>
          <w:szCs w:val="18"/>
        </w:rPr>
        <w:t xml:space="preserve">, the open layer lowers burned area by about 60%, affected population by about 80%, </w:t>
      </w:r>
      <w:r>
        <w:rPr>
          <w:b/>
          <w:i/>
          <w:color w:val="000000"/>
          <w:sz w:val="18"/>
          <w:szCs w:val="18"/>
        </w:rPr>
        <w:t>and priced response by about 45%</w:t>
      </w:r>
      <w:r w:rsidR="00981F56" w:rsidRPr="00366E42">
        <w:rPr>
          <w:b/>
          <w:bCs/>
          <w:color w:val="000000"/>
          <w:sz w:val="18"/>
          <w:szCs w:val="18"/>
        </w:rPr>
        <w:t>, and</w:t>
      </w:r>
      <w:r w:rsidR="00981F56" w:rsidRPr="00366E42">
        <w:rPr>
          <w:b/>
          <w:color w:val="000000"/>
          <w:sz w:val="18"/>
          <w:szCs w:val="18"/>
        </w:rPr>
        <w:t xml:space="preserve"> raises the share of extinguished incidents from about half to 91%. </w:t>
      </w:r>
      <w:r w:rsidR="00981F56" w:rsidRPr="00366E42">
        <w:rPr>
          <w:b/>
          <w:bCs/>
          <w:color w:val="000000"/>
          <w:sz w:val="18"/>
          <w:szCs w:val="18"/>
        </w:rPr>
        <w:t>It also writes back an intervention family withheld from the doctrine.</w:t>
      </w:r>
      <w:r w:rsidR="00981F56" w:rsidRPr="00366E42">
        <w:rPr>
          <w:b/>
          <w:color w:val="000000"/>
          <w:sz w:val="18"/>
          <w:szCs w:val="18"/>
        </w:rPr>
        <w:t xml:space="preserve"> </w:t>
      </w:r>
      <w:r w:rsidR="009376F7" w:rsidRPr="00F05EC7">
        <w:rPr>
          <w:b/>
          <w:color w:val="000000"/>
          <w:sz w:val="18"/>
          <w:szCs w:val="18"/>
        </w:rPr>
        <w:t xml:space="preserve">The decision core is partitioned over regional agents </w:t>
      </w:r>
      <w:r w:rsidRPr="00F05EC7">
        <w:rPr>
          <w:b/>
          <w:color w:val="000000"/>
          <w:sz w:val="18"/>
          <w:szCs w:val="18"/>
        </w:rPr>
        <w:t>and decides within seconds between model calls.</w:t>
      </w:r>
      <w:r w:rsidR="00981F56" w:rsidRPr="00F05EC7">
        <w:rPr>
          <w:b/>
          <w:color w:val="000000"/>
          <w:sz w:val="18"/>
          <w:szCs w:val="18"/>
        </w:rPr>
        <w:t xml:space="preserve"> Each agent reasons over its own region, so computing cost grows slowly with the number of regions</w:t>
      </w:r>
      <w:r w:rsidR="00981F56" w:rsidRPr="00366E42">
        <w:rPr>
          <w:b/>
          <w:color w:val="000000"/>
          <w:sz w:val="18"/>
          <w:szCs w:val="18"/>
        </w:rPr>
        <w:t>.</w:t>
      </w:r>
    </w:p>
    <w:p w14:paraId="5DC66CAD" w14:textId="77777777" w:rsidR="00534101" w:rsidRPr="00D41335" w:rsidRDefault="00534101" w:rsidP="00534101">
      <w:pPr>
        <w:rPr>
          <w:sz w:val="18"/>
          <w:szCs w:val="18"/>
        </w:rPr>
      </w:pPr>
    </w:p>
    <w:p w14:paraId="20441592"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—Decision support, open decision space, generative rule proposal, system-of-systems, wildfire management.</w:t>
      </w:r>
    </w:p>
    <w:p w14:paraId="6EFC4B04" w14:textId="77777777" w:rsidR="00BE4774" w:rsidRPr="006E071F" w:rsidRDefault="00BE4774" w:rsidP="00BE4774">
      <w:pPr>
        <w:pStyle w:val="Text"/>
        <w:ind w:firstLine="0"/>
        <w:rPr>
          <w:rFonts w:ascii="Times" w:hAnsi="Times"/>
          <w:sz w:val="18"/>
          <w:szCs w:val="18"/>
        </w:rPr>
      </w:pPr>
    </w:p>
    <w:p w14:paraId="5FD6D582" w14:textId="77777777" w:rsidR="00926552" w:rsidRDefault="00926552" w:rsidP="00926552">
      <w:pPr>
        <w:pStyle w:val="Heading1"/>
      </w:pPr>
      <w:bookmarkStart w:id="2" w:name="_RefSec_I"/>
      <w:r>
        <w:t>I</w:t>
      </w:r>
      <w:bookmarkEnd w:id="2"/>
      <w:r>
        <w:t>. INTRODUCTION</w:t>
      </w:r>
    </w:p>
    <w:p w14:paraId="4FC9BC36"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946313F" w14:textId="77777777" w:rsidR="00926552" w:rsidRDefault="0017143C" w:rsidP="0017143C">
      <w:pPr>
        <w:pStyle w:val="Text"/>
        <w:ind w:firstLine="0"/>
      </w:pPr>
      <w:r>
        <w:t xml:space="preserve">ILDFIRE response is carried out by a system of systems </w:t>
      </w:r>
      <w:sdt>
        <w:sdtPr>
          <w:id w:val="-1999990991"/>
          <w:citation/>
        </w:sdt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Content>
          <w:r>
            <w:fldChar w:fldCharType="begin" w:fldLock="1"/>
          </w:r>
          <w:r w:rsidR="00BC28DF">
            <w:instrText xml:space="preserve">CITATION Bowman20 \m Thompson11 \l 1033 </w:instrText>
          </w:r>
          <w:r>
            <w:fldChar w:fldCharType="separate"/>
          </w:r>
          <w:r>
            <w:rPr>
              <w:noProof/>
            </w:rPr>
            <w:t>[2, 3]</w:t>
          </w:r>
          <w:r>
            <w:fldChar w:fldCharType="end"/>
          </w:r>
        </w:sdtContent>
      </w:sdt>
      <w:r>
        <w:t xml:space="preserve">. Fire seasons are becoming longer and more severe </w:t>
      </w:r>
      <w:sdt>
        <w:sdtPr>
          <w:id w:val="-1999990950"/>
          <w:citation/>
        </w:sdt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Content>
          <w:r>
            <w:fldChar w:fldCharType="begin" w:fldLock="1"/>
          </w:r>
          <w:r w:rsidR="00BC28DF">
            <w:instrText xml:space="preserve">CITATION Thompson11 \m Calkin21 \l 1033 </w:instrText>
          </w:r>
          <w:r>
            <w:fldChar w:fldCharType="separate"/>
          </w:r>
          <w:r>
            <w:rPr>
              <w:noProof/>
            </w:rPr>
            <w:t>[3, 4]</w:t>
          </w:r>
          <w:r>
            <w:fldChar w:fldCharType="end"/>
          </w:r>
        </w:sdtContent>
      </w:sdt>
      <w:r>
        <w:t>. A recommendation after the fire has moved is useless, so the support has to adapt to the incident as it moves.</w:t>
      </w:r>
    </w:p>
    <w:p w14:paraId="64DBF841" w14:textId="77777777" w:rsidR="00D50906" w:rsidRDefault="00D31F60">
      <w:pPr>
        <w:pStyle w:val="Text"/>
      </w:pPr>
      <w:r>
        <w:t xml:space="preserve">DSSs exist for parts of this task </w:t>
      </w:r>
      <w:sdt>
        <w:sdtPr>
          <w:id w:val="-1979979995"/>
          <w:citation/>
        </w:sdt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Content>
          <w:r>
            <w:fldChar w:fldCharType="begin" w:fldLock="1"/>
          </w:r>
          <w:r>
            <w:instrText xml:space="preserve"> CITATION Rothermel72 \l 1033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w:t>
      </w:r>
      <w:r>
        <w:t xml:space="preserve">the field </w:t>
      </w:r>
      <w:sdt>
        <w:sdtPr>
          <w:id w:val="-197997999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xml:space="preserve">. However, field studies of these tools measure how widely they are used, not whether the decisions taken with them are better </w:t>
      </w:r>
      <w:sdt>
        <w:sdtPr>
          <w:id w:val="-1979979981"/>
          <w:citation/>
        </w:sdt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Content>
          <w:r>
            <w:fldChar w:fldCharType="begin" w:fldLock="1"/>
          </w:r>
          <w:r>
            <w:instrText xml:space="preserve"> CITATION Arnott05 \l 1033 </w:instrText>
          </w:r>
          <w:r>
            <w:fldChar w:fldCharType="separate"/>
          </w:r>
          <w:r>
            <w:rPr>
              <w:noProof/>
            </w:rPr>
            <w:t>[13]</w:t>
          </w:r>
          <w:r>
            <w:fldChar w:fldCharType="end"/>
          </w:r>
        </w:sdtContent>
      </w:sdt>
      <w:r>
        <w:t>. VODA is therefore measured as the change in the outcome of the same incidents, with and without the open layer.</w:t>
      </w:r>
    </w:p>
    <w:p w14:paraId="65CFC28F"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Content>
          <w:r>
            <w:fldChar w:fldCharType="begin" w:fldLock="1"/>
          </w:r>
          <w:r>
            <w:instrText xml:space="preserve"> CITATION NoonanWright11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Content>
          <w:r>
            <w:fldChar w:fldCharType="begin" w:fldLock="1"/>
          </w:r>
          <w:r w:rsidR="00BC28DF">
            <w:instrText xml:space="preserve">CITATION Arbel82 \m Hofstede95 \m Colorni20 \l 1033 </w:instrText>
          </w:r>
          <w:r>
            <w:fldChar w:fldCharType="separate"/>
          </w:r>
          <w:r>
            <w:rPr>
              <w:noProof/>
            </w:rPr>
            <w:t>[14, 15, 16]</w:t>
          </w:r>
          <w:r>
            <w:fldChar w:fldCharType="end"/>
          </w:r>
        </w:sdtContent>
      </w:sdt>
      <w:r>
        <w:t xml:space="preserve">. The methods proposed for it either enumerate variations of a fixed model </w:t>
      </w:r>
      <w:sdt>
        <w:sdtPr>
          <w:id w:val="-1979979983"/>
          <w:citation/>
        </w:sdtPr>
        <w:sdtContent>
          <w:r>
            <w:fldChar w:fldCharType="begin" w:fldLock="1"/>
          </w:r>
          <w:r w:rsidR="00BC28DF">
            <w:instrText xml:space="preserve">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Content>
          <w:r>
            <w:fldChar w:fldCharType="begin" w:fldLock="1"/>
          </w:r>
          <w:r>
            <w:instrText xml:space="preserve"> CITATION Klein17 \l 1033 </w:instrText>
          </w:r>
          <w:r>
            <w:fldChar w:fldCharType="separate"/>
          </w:r>
          <w:r>
            <w:rPr>
              <w:noProof/>
            </w:rPr>
            <w:t>[18]</w:t>
          </w:r>
          <w:r>
            <w:fldChar w:fldCharType="end"/>
          </w:r>
        </w:sdtContent>
      </w:sdt>
      <w:r>
        <w:t xml:space="preserve">. Second, uncertainty is representable only through prior distributions or belief intervals. Real-time sensing cannot supply them </w:t>
      </w:r>
      <w:sdt>
        <w:sdtPr>
          <w:id w:val="-1979979966"/>
          <w:citation/>
        </w:sdt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decision logic in one tool </w:t>
      </w:r>
      <w:sdt>
        <w:sdtPr>
          <w:id w:val="-1999990932"/>
          <w:citation/>
        </w:sdtPr>
        <w:sdtContent>
          <w:r>
            <w:fldChar w:fldCharType="begin" w:fldLock="1"/>
          </w:r>
          <w:r>
            <w:instrText xml:space="preserve"> CITATION Calkin21 \l 1033 \m NoonanWright11 </w:instrText>
          </w:r>
          <w:r>
            <w:fldChar w:fldCharType="separate"/>
          </w:r>
          <w:r>
            <w:rPr>
              <w:noProof/>
            </w:rPr>
            <w:t>[4, 10]</w:t>
          </w:r>
          <w:r>
            <w:fldChar w:fldCharType="end"/>
          </w:r>
        </w:sdtContent>
      </w:sdt>
      <w:r>
        <w:t>. Hence, the benefit of the decision mechanism is not measured separately from the quality of the forecast behind it.</w:t>
      </w:r>
    </w:p>
    <w:p w14:paraId="6E67C5D5" w14:textId="77777777" w:rsidR="00C42BDB" w:rsidRDefault="00C42BDB">
      <w:pPr>
        <w:pStyle w:val="Text"/>
      </w:pPr>
      <w:r w:rsidRPr="00C42BDB">
        <w:t xml:space="preserve">VODA answers the first limit with an open decision space; </w:t>
      </w:r>
      <w:r>
        <w:t>the set of orders can grow during the incident, and every addition is verified by the hazard model.</w:t>
      </w:r>
      <w:r w:rsidRPr="00C42BDB">
        <w:t xml:space="preserve"> The closed layer is a self-tuning fuzzy doctrine that maps decision concepts to intervention families through a sparse rule base. When it falls short, the open layer lets a pretrained large language model (LLM) propose candidate rules, blends of existing interventions, and new interventions composed from</w:t>
      </w:r>
      <w:r>
        <w:t xml:space="preserve"> executable physical effects. The candidates</w:t>
      </w:r>
      <w:r w:rsidRPr="00C42BDB">
        <w:t xml:space="preserve"> and their local variations are pre-selected on forecasts of the hazard model, and only the best one reaches the gates, a chain of algebraic checks and a paired forecast test. An admitted object is bound to executable effects and written into the rule base, and admission is decided by the hazard model rather than by the proposer. Hence, the space is closed at physical effects and open at interventions.</w:t>
      </w:r>
      <w:r w:rsidR="00F05EC7">
        <w:t xml:space="preserve"> </w:t>
      </w:r>
    </w:p>
    <w:p w14:paraId="1E1D6D13" w14:textId="4D1095EC" w:rsidR="00682ED6" w:rsidRDefault="00D31F60">
      <w:pPr>
        <w:pStyle w:val="Text"/>
      </w:pPr>
      <w:r>
        <w:t xml:space="preserve">The second limit is answered in two steps. Each observation carries a confidence, and the confidence gates every concept that depends on it, so uncertainty is handled without a distribution. </w:t>
      </w:r>
      <w:r w:rsidR="0070150D">
        <w:t>E</w:t>
      </w:r>
      <w:r>
        <w:t xml:space="preserve">very order is written over named decision concepts and every edit, rejection, and generated object is logged. Hence, the reason for a recommendation is read from the rule that produced it, not reconstructed afterwards. Under degraded observation the response of VODA degrades </w:t>
      </w:r>
      <w:r>
        <w:lastRenderedPageBreak/>
        <w:t>gradually and remains better than that of the closed layer, with forecasts and a proposer brief that start from the core state.</w:t>
      </w:r>
    </w:p>
    <w:p w14:paraId="69EE2C92" w14:textId="77777777" w:rsidR="00682ED6" w:rsidRDefault="00D31F60">
      <w:pPr>
        <w:pStyle w:val="Text"/>
      </w:pPr>
      <w:r>
        <w:t>The third limit is answered by the separation of two cores. A simulation core owns the hazard state, and a decision core reads it through confidence-rated observations. The simulation core is validated for spatial agreement by blind hindcast against satellite records of documented fires, and the decision core by paired comparison on that validated core, so the benefit of opening the decision space is read as a difference on identical worlds. The decision core is partitioned over regional agents, decides in a fraction of a second between model calls, and its cost grows slowly with the number of agents, so it suits real-time operation.</w:t>
      </w:r>
    </w:p>
    <w:p w14:paraId="7130BF7E"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concludes.</w:t>
      </w:r>
    </w:p>
    <w:p w14:paraId="762F3889" w14:textId="77777777" w:rsidR="00926552" w:rsidRDefault="00926552" w:rsidP="00926552">
      <w:pPr>
        <w:pStyle w:val="Heading1"/>
      </w:pPr>
      <w:bookmarkStart w:id="3" w:name="_RefSec_II"/>
      <w:r>
        <w:t>II</w:t>
      </w:r>
      <w:bookmarkEnd w:id="3"/>
      <w:r>
        <w:t>. Related Work and Background</w:t>
      </w:r>
    </w:p>
    <w:p w14:paraId="0C98D20A" w14:textId="77777777" w:rsidR="00926552" w:rsidRDefault="00926552" w:rsidP="00926552">
      <w:pPr>
        <w:pStyle w:val="Heading2"/>
      </w:pPr>
      <w:bookmarkStart w:id="4" w:name="_RefSec_II_A"/>
      <w:r>
        <w:t>A</w:t>
      </w:r>
      <w:bookmarkEnd w:id="4"/>
      <w:r>
        <w:t>. Wildfire Dynamics and Decision Support</w:t>
      </w:r>
    </w:p>
    <w:p w14:paraId="5DBE7D42"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Content>
          <w:r w:rsidR="00926552">
            <w:fldChar w:fldCharType="begin" w:fldLock="1"/>
          </w:r>
          <w:r w:rsidR="00C51EDD">
            <w:instrText xml:space="preserve">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Content>
          <w:r w:rsidR="00926552">
            <w:fldChar w:fldCharType="begin" w:fldLock="1"/>
          </w:r>
          <w:r w:rsidR="00BC28DF">
            <w:instrText xml:space="preserve">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6FD82C95" w14:textId="77777777" w:rsidR="000334CF" w:rsidRDefault="00D31F60">
      <w:pPr>
        <w:pStyle w:val="Heading2"/>
      </w:pPr>
      <w:bookmarkStart w:id="5" w:name="_RefSec_II_B"/>
      <w:r>
        <w:t>B</w:t>
      </w:r>
      <w:bookmarkEnd w:id="5"/>
      <w:r>
        <w:t>. Observation Features</w:t>
      </w:r>
      <w:r w:rsidR="0003218A">
        <w:t xml:space="preserve"> and Fuzzy Reasoning Over Concepts</w:t>
      </w:r>
    </w:p>
    <w:p w14:paraId="533347A4" w14:textId="77777777" w:rsidR="000334CF" w:rsidRDefault="00D31F60">
      <w:pPr>
        <w:pStyle w:val="Text"/>
      </w:pPr>
      <w:r>
        <w:t>VODA reads 10 features extracted from observations of heterogeneous sources. Each is bounded, meaningful to an expert, and not redundant. They are fire intensity and spread potential, weather severity, ignition proximity, fuel load, asset exposure, resource accessibility, access and road status, suppression availability, and temporal urgency. Together they cover threat, exposure, feasibility, and timing.</w:t>
      </w:r>
    </w:p>
    <w:p w14:paraId="71502DA0"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w:t>
      </w:r>
      <w:r w:rsidR="002B741E">
        <w:t xml:space="preserve">predictably </w:t>
      </w:r>
      <w:r>
        <w:t xml:space="preserve">online, as evolving TS models have shown </w:t>
      </w:r>
      <w:sdt>
        <w:sdtPr>
          <w:id w:val="-955333348"/>
          <w:citation/>
        </w:sdtPr>
        <w:sdtContent>
          <w:r>
            <w:fldChar w:fldCharType="begin" w:fldLock="1"/>
          </w:r>
          <w:r>
            <w:instrText xml:space="preserve"> CITATION Angelov04 \l 1033 </w:instrText>
          </w:r>
          <w:r>
            <w:fldChar w:fldCharType="separate"/>
          </w:r>
          <w:r>
            <w:rPr>
              <w:noProof/>
            </w:rPr>
            <w:t>[26]</w:t>
          </w:r>
          <w:r>
            <w:fldChar w:fldCharType="end"/>
          </w:r>
        </w:sdtContent>
      </w:sdt>
      <w:r>
        <w:t xml:space="preserve">. Rules </w:t>
      </w:r>
      <w:r w:rsidR="002B741E">
        <w:t>are not</w:t>
      </w:r>
      <w:r>
        <w:t xml:space="preserve"> written over the features; a rule over 10 features would not read as an operator statement. F</w:t>
      </w:r>
      <w:r w:rsidR="00D97BD2" w:rsidRPr="00D97BD2">
        <w:t>eatures are composed into decision concepts by weighted aggregation, and rules are written over the concepts only</w:t>
      </w:r>
      <w:r>
        <w:t xml:space="preserve">. VODA uses 5 concepts, each answering a question that recurs </w:t>
      </w:r>
      <w:r>
        <w:t xml:space="preserve">in response planning </w:t>
      </w:r>
      <w:sdt>
        <w:sdtPr>
          <w:id w:val="-1959958991"/>
          <w:citation/>
        </w:sdtPr>
        <w:sdtContent>
          <w:r w:rsidR="00474D3B">
            <w:fldChar w:fldCharType="begin" w:fldLock="1"/>
          </w:r>
          <w:r w:rsidR="00BC28DF">
            <w:instrText xml:space="preserve">CITATION Thompson11 \m Klein17 \l 1033 </w:instrText>
          </w:r>
          <w:r w:rsidR="00474D3B">
            <w:fldChar w:fldCharType="separate"/>
          </w:r>
          <w:r w:rsidR="00474D3B">
            <w:rPr>
              <w:noProof/>
            </w:rPr>
            <w:t>[3, 18]</w:t>
          </w:r>
          <w:r w:rsidR="00474D3B">
            <w:fldChar w:fldCharType="end"/>
          </w:r>
        </w:sdtContent>
      </w:sdt>
      <w:r>
        <w:t xml:space="preserve">, namely fire threat level, suppression feasibility, asset exposure risk, intervention urgency, and evacuation pressure.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00D97BD2">
        <w:t xml:space="preserve"> </w:t>
      </w:r>
      <w:r w:rsidR="00D97BD2" w:rsidRPr="00D97BD2">
        <w:t>and</w:t>
      </w:r>
      <w:r w:rsidR="00D97BD2">
        <w:t xml:space="preserve"> </w:t>
      </w:r>
      <w:r w:rsidR="00D97BD2" w:rsidRPr="00D97BD2">
        <w:t xml:space="preserve">a rule </w:t>
      </w:r>
      <w:r>
        <w:t>written over concepts reads as an operator statement, so a generated rule can be checked by an expert.</w:t>
      </w:r>
    </w:p>
    <w:p w14:paraId="2BF3452B" w14:textId="77777777" w:rsidR="00926552" w:rsidRDefault="0003218A" w:rsidP="00926552">
      <w:pPr>
        <w:pStyle w:val="Heading2"/>
      </w:pPr>
      <w:r>
        <w:t>C</w:t>
      </w:r>
      <w:r w:rsidR="00926552">
        <w:t>. Closed and Open Decision Spaces</w:t>
      </w:r>
    </w:p>
    <w:p w14:paraId="2EB147C8"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Content>
          <w:r>
            <w:fldChar w:fldCharType="begin" w:fldLock="1"/>
          </w:r>
          <w:r w:rsidR="00BC28DF">
            <w:instrText xml:space="preserve">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621B903B" w14:textId="77777777" w:rsidR="004F3172" w:rsidRDefault="00D31F60">
      <w:pPr>
        <w:pStyle w:val="Text"/>
      </w:pPr>
      <w:r>
        <w:t xml:space="preserve">Mechanisms that generate alternatives share one pattern. Some search a fixed model for structurally different solutions </w:t>
      </w:r>
      <w:sdt>
        <w:sdtPr>
          <w:id w:val="-1979979961"/>
          <w:citation/>
        </w:sdtPr>
        <w:sdtContent>
          <w:r>
            <w:fldChar w:fldCharType="begin" w:fldLock="1"/>
          </w:r>
          <w:r w:rsidR="00BC28DF">
            <w:instrText xml:space="preserve">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Content>
          <w:r>
            <w:fldChar w:fldCharType="begin" w:fldLock="1"/>
          </w:r>
          <w:r>
            <w:instrText xml:space="preserve"> CITATION Ding23 \l 1033 \m Gizzi21 </w:instrText>
          </w:r>
          <w:r>
            <w:fldChar w:fldCharType="separate"/>
          </w:r>
          <w:r>
            <w:rPr>
              <w:noProof/>
            </w:rPr>
            <w:t>[30, 31]</w:t>
          </w:r>
          <w:r>
            <w:fldChar w:fldCharType="end"/>
          </w:r>
        </w:sdtContent>
      </w:sdt>
      <w:r>
        <w:t xml:space="preserve">. In every case the new alternatives are composed from parts the system already understands, so an open decision space is an open composition over a closed and verified basis. Mechanisms that change a rule base at run time follow the same pattern. Evolving TS models tune and add rules within the vocabulary </w:t>
      </w:r>
      <w:sdt>
        <w:sdtPr>
          <w:id w:val="-1979979928"/>
          <w:citation/>
        </w:sdtPr>
        <w:sdtContent>
          <w:r>
            <w:fldChar w:fldCharType="begin" w:fldLock="1"/>
          </w:r>
          <w:r w:rsidR="009376F7">
            <w:instrText xml:space="preserve">CITATION Angelov04 \l 1033 </w:instrText>
          </w:r>
          <w:r>
            <w:fldChar w:fldCharType="separate"/>
          </w:r>
          <w:r>
            <w:rPr>
              <w:noProof/>
            </w:rPr>
            <w:t>[25, 26]</w:t>
          </w:r>
          <w:r>
            <w:fldChar w:fldCharType="end"/>
          </w:r>
        </w:sdtContent>
      </w:sdt>
      <w:r w:rsidR="00B24702">
        <w:t>, and g</w:t>
      </w:r>
      <w:r>
        <w:t xml:space="preserve">enerative models draft recommendations from retrieved context </w:t>
      </w:r>
      <w:sdt>
        <w:sdtPr>
          <w:id w:val="-1979979926"/>
          <w:citation/>
        </w:sdtPr>
        <w:sdtContent>
          <w:r>
            <w:fldChar w:fldCharType="begin" w:fldLock="1"/>
          </w:r>
          <w:r>
            <w:instrText xml:space="preserve"> CITATION Xie24 \l 1033 </w:instrText>
          </w:r>
          <w:r>
            <w:fldChar w:fldCharType="separate"/>
          </w:r>
          <w:r>
            <w:rPr>
              <w:noProof/>
            </w:rPr>
            <w:t>[32]</w:t>
          </w:r>
          <w:r>
            <w:fldChar w:fldCharType="end"/>
          </w:r>
        </w:sdtContent>
      </w:sdt>
      <w:r>
        <w:t xml:space="preserve">. VODA uses both, tuning in the closed layer and generation in the open layer, behind one satisficing acceptance rule </w:t>
      </w:r>
      <w:sdt>
        <w:sdtPr>
          <w:id w:val="-1260212028"/>
          <w:citation/>
        </w:sdtPr>
        <w:sdtContent>
          <w:r w:rsidR="00CB5F34">
            <w:fldChar w:fldCharType="begin" w:fldLock="1"/>
          </w:r>
          <w:r w:rsidR="00CB5F34">
            <w:instrText xml:space="preserve"> CITATION Simon56 \l 1033 </w:instrText>
          </w:r>
          <w:r w:rsidR="00CB5F34">
            <w:fldChar w:fldCharType="separate"/>
          </w:r>
          <w:r w:rsidR="00CB5F34">
            <w:rPr>
              <w:noProof/>
            </w:rPr>
            <w:t>[33]</w:t>
          </w:r>
          <w:r w:rsidR="00CB5F34">
            <w:fldChar w:fldCharType="end"/>
          </w:r>
        </w:sdtContent>
      </w:sdt>
      <w:r>
        <w:t xml:space="preserve"> that keeps the evaluator independent of the generator.</w:t>
      </w:r>
    </w:p>
    <w:p w14:paraId="567919B3" w14:textId="77777777" w:rsidR="00926552" w:rsidRDefault="0003218A" w:rsidP="00926552">
      <w:pPr>
        <w:pStyle w:val="Heading2"/>
      </w:pPr>
      <w:r>
        <w:t>D</w:t>
      </w:r>
      <w:r w:rsidR="00926552">
        <w:t>. Generative Components in Disaster Decision Support</w:t>
      </w:r>
    </w:p>
    <w:p w14:paraId="7EDBC1F0" w14:textId="679E0560" w:rsidR="00926552" w:rsidRDefault="00926552" w:rsidP="00926552">
      <w:pPr>
        <w:pStyle w:val="Text"/>
      </w:pPr>
      <w:r>
        <w:t xml:space="preserve">Recent DSSs add generative components but keep the intervention space closed or unchecked. Dubey and Dubey </w:t>
      </w:r>
      <w:sdt>
        <w:sdtPr>
          <w:id w:val="-1979979962"/>
          <w:citation/>
        </w:sdtPr>
        <w:sdtContent>
          <w:r>
            <w:fldChar w:fldCharType="begin" w:fldLock="1"/>
          </w:r>
          <w:r>
            <w:instrText xml:space="preserve"> CITATION Dubey25 \l 1033 </w:instrText>
          </w:r>
          <w:r>
            <w:fldChar w:fldCharType="separate"/>
          </w:r>
          <w:r>
            <w:rPr>
              <w:noProof/>
            </w:rPr>
            <w:t>[34]</w:t>
          </w:r>
          <w:r>
            <w:fldChar w:fldCharType="end"/>
          </w:r>
        </w:sdtContent>
      </w:sdt>
      <w:r>
        <w:t xml:space="preserve"> map a Transformer forecast to four fixed response levels through expert rules. Chandra et al. </w:t>
      </w:r>
      <w:sdt>
        <w:sdtPr>
          <w:id w:val="-1034429888"/>
          <w:citation/>
        </w:sdtPr>
        <w:sdtContent>
          <w:r>
            <w:fldChar w:fldCharType="begin" w:fldLock="1"/>
          </w:r>
          <w:r>
            <w:instrText xml:space="preserve"> CITATION Chandra25 \l 1033 </w:instrText>
          </w:r>
          <w:r>
            <w:fldChar w:fldCharType="separate"/>
          </w:r>
          <w:r>
            <w:rPr>
              <w:noProof/>
            </w:rPr>
            <w:t>[35]</w:t>
          </w:r>
          <w:r>
            <w:fldChar w:fldCharType="end"/>
          </w:r>
        </w:sdtContent>
      </w:sdt>
      <w:r>
        <w:t xml:space="preserve"> draw actions from a fixed ontology and check only their consistency. Cheng et al. </w:t>
      </w:r>
      <w:sdt>
        <w:sdtPr>
          <w:id w:val="-1979979960"/>
          <w:citation/>
        </w:sdtPr>
        <w:sdtContent>
          <w:r>
            <w:fldChar w:fldCharType="begin" w:fldLock="1"/>
          </w:r>
          <w:r>
            <w:instrText xml:space="preserve"> CITATION Cheng26 \l 1033 </w:instrText>
          </w:r>
          <w:r>
            <w:fldChar w:fldCharType="separate"/>
          </w:r>
          <w:r>
            <w:rPr>
              <w:noProof/>
            </w:rPr>
            <w:t>[36]</w:t>
          </w:r>
          <w:r>
            <w:fldChar w:fldCharType="end"/>
          </w:r>
        </w:sdtContent>
      </w:sdt>
      <w:r>
        <w:t xml:space="preserve"> let LLMs weight a fixed set of indicators. Gerolimos et al. </w:t>
      </w:r>
      <w:sdt>
        <w:sdtPr>
          <w:id w:val="-1979979959"/>
          <w:citation/>
        </w:sdtPr>
        <w:sdtContent>
          <w:r>
            <w:fldChar w:fldCharType="begin" w:fldLock="1"/>
          </w:r>
          <w:r w:rsidR="00BC28DF">
            <w:instrText xml:space="preserve">CITATION Gerolimos25 \l 1033 </w:instrText>
          </w:r>
          <w:r>
            <w:fldChar w:fldCharType="separate"/>
          </w:r>
          <w:r>
            <w:rPr>
              <w:noProof/>
            </w:rPr>
            <w:t>[37]</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Content>
          <w:r>
            <w:fldChar w:fldCharType="begin" w:fldLock="1"/>
          </w:r>
          <w:r>
            <w:instrText xml:space="preserve"> CITATION Sandeep26 \l 1033 </w:instrText>
          </w:r>
          <w:r>
            <w:fldChar w:fldCharType="separate"/>
          </w:r>
          <w:r>
            <w:rPr>
              <w:noProof/>
            </w:rPr>
            <w:t>[38]</w:t>
          </w:r>
          <w:r>
            <w:fldChar w:fldCharType="end"/>
          </w:r>
        </w:sdtContent>
      </w:sdt>
      <w:r>
        <w:t xml:space="preserve">. Cui et al. </w:t>
      </w:r>
      <w:sdt>
        <w:sdtPr>
          <w:id w:val="-1979979957"/>
          <w:citation/>
        </w:sdtPr>
        <w:sdtContent>
          <w:r>
            <w:fldChar w:fldCharType="begin" w:fldLock="1"/>
          </w:r>
          <w:r>
            <w:instrText xml:space="preserve"> CITATION Cui26 \l 1033 </w:instrText>
          </w:r>
          <w:r>
            <w:fldChar w:fldCharType="separate"/>
          </w:r>
          <w:r>
            <w:rPr>
              <w:noProof/>
            </w:rPr>
            <w:t>[39]</w:t>
          </w:r>
          <w:r>
            <w:fldChar w:fldCharType="end"/>
          </w:r>
        </w:sdtContent>
      </w:sdt>
      <w:r>
        <w:t xml:space="preserve"> argue for verification by physics-based simulation yet confine their agent to a fixed tool library. WildfireKR </w:t>
      </w:r>
      <w:sdt>
        <w:sdtPr>
          <w:id w:val="-1979979956"/>
          <w:citation/>
        </w:sdtPr>
        <w:sdtContent>
          <w:r>
            <w:fldChar w:fldCharType="begin" w:fldLock="1"/>
          </w:r>
          <w:r>
            <w:instrText xml:space="preserve"> CITATION Park26 \l 1033 </w:instrText>
          </w:r>
          <w:r>
            <w:fldChar w:fldCharType="separate"/>
          </w:r>
          <w:r>
            <w:rPr>
              <w:noProof/>
            </w:rPr>
            <w:t>[40]</w:t>
          </w:r>
          <w:r>
            <w:fldChar w:fldCharType="end"/>
          </w:r>
        </w:sdtContent>
      </w:sdt>
      <w:r>
        <w:t xml:space="preserve"> automates calibrated spread simulation but leaves intervention design to the analyst. Outside disaster response, propose-and-verify loops pair a generative model with an external evaluator. FunSearch </w:t>
      </w:r>
      <w:sdt>
        <w:sdtPr>
          <w:id w:val="-1500000041"/>
          <w:citation/>
        </w:sdtPr>
        <w:sdtContent>
          <w:r>
            <w:fldChar w:fldCharType="begin" w:fldLock="1"/>
          </w:r>
          <w:r>
            <w:instrText xml:space="preserve"> CITATION Romera24 \l 1033 </w:instrText>
          </w:r>
          <w:r>
            <w:fldChar w:fldCharType="separate"/>
          </w:r>
          <w:r>
            <w:rPr>
              <w:noProof/>
            </w:rPr>
            <w:t>[41]</w:t>
          </w:r>
          <w:r>
            <w:fldChar w:fldCharType="end"/>
          </w:r>
        </w:sdtContent>
      </w:sdt>
      <w:r>
        <w:t xml:space="preserve"> scores generated programs with an exact evaluator, Eureka </w:t>
      </w:r>
      <w:sdt>
        <w:sdtPr>
          <w:id w:val="-1500000042"/>
          <w:citation/>
        </w:sdtPr>
        <w:sdtContent>
          <w:r>
            <w:fldChar w:fldCharType="begin" w:fldLock="1"/>
          </w:r>
          <w:r>
            <w:instrText xml:space="preserve"> CITATION Ma24 \l 1033 </w:instrText>
          </w:r>
          <w:r>
            <w:fldChar w:fldCharType="separate"/>
          </w:r>
          <w:r>
            <w:rPr>
              <w:noProof/>
            </w:rPr>
            <w:t>[42]</w:t>
          </w:r>
          <w:r>
            <w:fldChar w:fldCharType="end"/>
          </w:r>
        </w:sdtContent>
      </w:sdt>
      <w:r>
        <w:t xml:space="preserve"> scores generated reward functions by simulated training, and SayCan </w:t>
      </w:r>
      <w:sdt>
        <w:sdtPr>
          <w:id w:val="-1500000043"/>
          <w:citation/>
        </w:sdtPr>
        <w:sdtContent>
          <w:r>
            <w:fldChar w:fldCharType="begin" w:fldLock="1"/>
          </w:r>
          <w:r>
            <w:instrText xml:space="preserve"> CITATION Ahn22 \l 1033 </w:instrText>
          </w:r>
          <w:r>
            <w:fldChar w:fldCharType="separate"/>
          </w:r>
          <w:r>
            <w:rPr>
              <w:noProof/>
            </w:rPr>
            <w:t>[43]</w:t>
          </w:r>
          <w:r>
            <w:fldChar w:fldCharType="end"/>
          </w:r>
        </w:sdtContent>
      </w:sdt>
      <w:r>
        <w:t xml:space="preserve"> grounds generated steps in learned affordances. VODA shares the loop and differs in the evaluator, a hazard simulation that executes the proposed intervention, and in the object, an intervention composed from </w:t>
      </w:r>
      <w:r>
        <w:lastRenderedPageBreak/>
        <w:t>physical effects rather than a program or a reward. None builds new interventions from effects a physical model can execute and lets that model decide admission. VODA is built to fill this gap.</w:t>
      </w:r>
    </w:p>
    <w:p w14:paraId="4FAC1331" w14:textId="77777777" w:rsidR="00C63C9D" w:rsidRDefault="00975DE2">
      <w:pPr>
        <w:pStyle w:val="Heading1"/>
      </w:pPr>
      <w:bookmarkStart w:id="6" w:name="_RefSec_III"/>
      <w:r>
        <w:t>III</w:t>
      </w:r>
      <w:bookmarkEnd w:id="6"/>
      <w:r w:rsidR="00116384">
        <w:t>. System Architecture</w:t>
      </w:r>
    </w:p>
    <w:p w14:paraId="17691426" w14:textId="77777777" w:rsidR="00C63C9D" w:rsidRDefault="00D31F60" w:rsidP="00AD5871">
      <w:pPr>
        <w:pStyle w:val="Heading2"/>
      </w:pPr>
      <w:bookmarkStart w:id="7" w:name="_RefSec_III_A"/>
      <w:r>
        <w:t>A</w:t>
      </w:r>
      <w:bookmarkEnd w:id="7"/>
      <w:r>
        <w:t>. Two Cores and the Interface</w:t>
      </w:r>
    </w:p>
    <w:p w14:paraId="3536A503" w14:textId="77777777" w:rsidR="00096354" w:rsidRDefault="00EF3860">
      <w:pPr>
        <w:pStyle w:val="Text"/>
      </w:pPr>
      <w:r>
        <w:fldChar w:fldCharType="begin"/>
      </w:r>
      <w:r>
        <w:instrText xml:space="preserve"> REF _RefFig1 \h </w:instrText>
      </w:r>
      <w:r>
        <w:fldChar w:fldCharType="separate"/>
      </w:r>
      <w:r>
        <w:rPr>
          <w:noProof/>
        </w:rPr>
        <w:t>Fig. 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ED8EE73" w14:textId="77777777">
        <w:trPr>
          <w:cantSplit/>
          <w:jc w:val="center"/>
        </w:trPr>
        <w:tc>
          <w:tcPr>
            <w:tcW w:w="4500" w:type="pct"/>
            <w:vAlign w:val="center"/>
          </w:tcPr>
          <w:p w14:paraId="0C652834" w14:textId="77777777" w:rsidR="00096354" w:rsidRDefault="0000000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1FC40AA4"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23408673" w14:textId="77777777" w:rsidR="00096354" w:rsidRDefault="00096354">
      <w:pPr>
        <w:pStyle w:val="Text"/>
        <w:rPr>
          <w:sz w:val="12"/>
          <w:szCs w:val="12"/>
        </w:rPr>
      </w:pPr>
    </w:p>
    <w:p w14:paraId="7D72A6FE" w14:textId="344124A5" w:rsidR="00096354" w:rsidRDefault="009376F7">
      <w:pPr>
        <w:pStyle w:val="Text"/>
      </w:pPr>
      <w:r>
        <w:rPr>
          <w:noProof/>
        </w:rPr>
        <mc:AlternateContent>
          <mc:Choice Requires="wpg">
            <w:drawing>
              <wp:anchor distT="0" distB="0" distL="114300" distR="114300" simplePos="0" relativeHeight="251657728" behindDoc="0" locked="0" layoutInCell="1" allowOverlap="0" wp14:anchorId="5EEE3408" wp14:editId="0B4EE6BB">
                <wp:simplePos x="0" y="0"/>
                <wp:positionH relativeFrom="margin">
                  <wp:posOffset>3473548</wp:posOffset>
                </wp:positionH>
                <wp:positionV relativeFrom="margin">
                  <wp:posOffset>-9085</wp:posOffset>
                </wp:positionV>
                <wp:extent cx="3110865" cy="2723515"/>
                <wp:effectExtent l="0" t="0" r="0" b="635"/>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723515"/>
                          <a:chOff x="-240317" y="106319"/>
                          <a:chExt cx="3111504" cy="2725103"/>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b="2873"/>
                          <a:stretch>
                            <a:fillRect/>
                          </a:stretch>
                        </pic:blipFill>
                        <pic:spPr bwMode="auto">
                          <a:xfrm>
                            <a:off x="-128563" y="106319"/>
                            <a:ext cx="2467366" cy="2502853"/>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6700487" w14:textId="77777777" w:rsidR="00137C4F" w:rsidRPr="0030542E" w:rsidRDefault="00137C4F" w:rsidP="00137C4F">
                              <w:pPr>
                                <w:pStyle w:val="Caption"/>
                                <w:rPr>
                                  <w:noProof/>
                                </w:rPr>
                              </w:pPr>
                              <w:bookmarkStart w:id="9" w:name="_RefFig1"/>
                              <w:r>
                                <w:t xml:space="preserve">Fig. </w:t>
                              </w:r>
                              <w:r>
                                <w:rPr>
                                  <w:noProof/>
                                </w:rPr>
                                <w:fldChar w:fldCharType="begin"/>
                              </w:r>
                              <w:r>
                                <w:rPr>
                                  <w:noProof/>
                                </w:rPr>
                                <w:instrText xml:space="preserve"> SEQ Fig. \* ARABIC </w:instrText>
                              </w:r>
                              <w:r>
                                <w:rPr>
                                  <w:noProof/>
                                </w:rPr>
                                <w:fldChar w:fldCharType="separate"/>
                              </w:r>
                              <w:r w:rsidR="007A1391">
                                <w:rPr>
                                  <w:noProof/>
                                </w:rPr>
                                <w:t>1</w:t>
                              </w:r>
                              <w:r>
                                <w:rPr>
                                  <w:noProof/>
                                </w:rPr>
                                <w:fldChar w:fldCharType="end"/>
                              </w:r>
                              <w:bookmarkEnd w:id="9"/>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5EEE3408" id="Group 7" o:spid="_x0000_s1026" style="position:absolute;left:0;text-align:left;margin-left:273.5pt;margin-top:-.7pt;width:244.95pt;height:214.45pt;z-index:251657728;mso-position-horizontal-relative:margin;mso-position-vertical-relative:margin;mso-width-relative:margin;mso-height-relative:margin" coordorigin="-2403,1063" coordsize="31115,27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285;top:1063;width:24673;height:250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">
                  <v:imagedata r:id="rId11" o:title="" cropbottom="1883f"/>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BE3E3C1"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7A1391">
                          <w:rPr>
                            <w:noProof/>
                          </w:rPr>
                          <w:t>1</w:t>
                        </w:r>
                        <w:r>
                          <w:rPr>
                            <w:noProof/>
                          </w:rPr>
                          <w:fldChar w:fldCharType="end"/>
                        </w:r>
                        <w:bookmarkEnd w:id="10"/>
                        <w:r>
                          <w:t>. The system architecture.</w:t>
                        </w:r>
                      </w:p>
                    </w:txbxContent>
                  </v:textbox>
                </v:shape>
                <w10:wrap type="square" anchorx="margin" anchory="margin"/>
              </v:group>
            </w:pict>
          </mc:Fallback>
        </mc:AlternateContent>
      </w:r>
      <w:r w:rsidR="00B75CB5">
        <w:t xml:space="preserve">In all equations, </w:t>
      </w:r>
      <m:oMath>
        <m:r>
          <w:rPr>
            <w:rFonts w:ascii="Cambria Math" w:hAnsi="Cambria Math"/>
          </w:rPr>
          <m:t>k</m:t>
        </m:r>
      </m:oMath>
      <w:r w:rsidR="00B75CB5">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rsidR="00B75CB5">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00B75CB5">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rsidR="00B75CB5">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rsidR="00B75CB5">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rsidR="00B75CB5">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B75CB5">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rsidR="00B75CB5">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rsidR="00B75CB5">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rsidR="00B75CB5">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00B75CB5">
        <w:t xml:space="preserve"> of a standard fuel model </w:t>
      </w:r>
      <w:sdt>
        <w:sdtPr>
          <w:id w:val="-1979969983"/>
          <w:citation/>
        </w:sdtPr>
        <w:sdtContent>
          <w:r w:rsidR="00B75CB5">
            <w:fldChar w:fldCharType="begin" w:fldLock="1"/>
          </w:r>
          <w:r w:rsidR="00B75CB5">
            <w:instrText xml:space="preserve"> CITATION ScottBurgan05 \l 1033 </w:instrText>
          </w:r>
          <w:r w:rsidR="00B75CB5">
            <w:fldChar w:fldCharType="separate"/>
          </w:r>
          <w:r w:rsidR="00B75CB5">
            <w:rPr>
              <w:noProof/>
            </w:rPr>
            <w:t>[44]</w:t>
          </w:r>
          <w:r w:rsidR="00B75CB5">
            <w:fldChar w:fldCharType="end"/>
          </w:r>
        </w:sdtContent>
      </w:sdt>
      <w:r w:rsidR="00B75CB5">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B75CB5">
        <w:t xml:space="preserve"> holds scenario ignitions. The decisional fields never enter </w:t>
      </w:r>
      <m:oMath>
        <m:r>
          <w:rPr>
            <w:rFonts w:ascii="Cambria Math" w:hAnsi="Cambria Math"/>
          </w:rPr>
          <m:t>Φ</m:t>
        </m:r>
      </m:oMath>
      <w:r w:rsidR="00B75CB5">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rsidR="00B75CB5">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rsidR="00B75CB5">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rsidR="00B75CB5">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rsidR="00B75CB5">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rsidR="00B75CB5">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rsidR="00B75CB5">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7935BB" w14:textId="77777777">
        <w:trPr>
          <w:cantSplit/>
          <w:jc w:val="center"/>
        </w:trPr>
        <w:tc>
          <w:tcPr>
            <w:tcW w:w="4500" w:type="pct"/>
            <w:vAlign w:val="center"/>
          </w:tcPr>
          <w:p w14:paraId="327D4779" w14:textId="2DB1C483" w:rsidR="00F37C7B" w:rsidRPr="00F37C7B" w:rsidRDefault="00000000"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0B2BC7B3" w14:textId="77777777" w:rsidR="00096354" w:rsidRDefault="00000000"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2998D03B" w14:textId="77777777" w:rsidR="00096354" w:rsidRDefault="00D31F60" w:rsidP="004F7DCA">
            <w:pPr>
              <w:keepNext/>
              <w:jc w:val="right"/>
            </w:pPr>
            <w:r>
              <w:t>(</w:t>
            </w:r>
            <w:bookmarkStart w:id="11" w:name="_RefEqN_loop"/>
            <w:r>
              <w:fldChar w:fldCharType="begin"/>
            </w:r>
            <w:r>
              <w:instrText xml:space="preserve"> SEQ ( \* ARABIC </w:instrText>
            </w:r>
            <w:r>
              <w:fldChar w:fldCharType="separate"/>
            </w:r>
            <w:r>
              <w:rPr>
                <w:noProof/>
              </w:rPr>
              <w:t>2</w:t>
            </w:r>
            <w:r>
              <w:fldChar w:fldCharType="end"/>
            </w:r>
            <w:bookmarkEnd w:id="11"/>
            <w:r>
              <w:t>)</w:t>
            </w:r>
          </w:p>
        </w:tc>
      </w:tr>
    </w:tbl>
    <w:p w14:paraId="530F4004" w14:textId="77777777" w:rsidR="00096354" w:rsidRDefault="00096354">
      <w:pPr>
        <w:pStyle w:val="Text"/>
        <w:rPr>
          <w:sz w:val="12"/>
          <w:szCs w:val="12"/>
        </w:rPr>
      </w:pPr>
    </w:p>
    <w:p w14:paraId="0B17C7AD" w14:textId="4DE10CC6"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the decisional fields, and, for the brief of the proposer and the shadow forecasts, the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of the core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The closed layer reads the observation only; the incident brief of the proposer and the shadow forecasts, in this study, read a snapshot of the simulation core, so any hazard model that exposes its state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can be cloned for a forecast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A53F2BE" w14:textId="77777777" w:rsidR="00A3331E" w:rsidRDefault="00D31F60">
      <w:pPr>
        <w:pStyle w:val="Heading2"/>
      </w:pPr>
      <w:bookmarkStart w:id="12" w:name="_RefSec_III_B"/>
      <w:r>
        <w:t>B</w:t>
      </w:r>
      <w:bookmarkEnd w:id="12"/>
      <w:r>
        <w:t>. State, Transition, and Spread</w:t>
      </w:r>
    </w:p>
    <w:p w14:paraId="71943405" w14:textId="77777777" w:rsidR="00096354" w:rsidRDefault="00D31F60">
      <w:pPr>
        <w:pStyle w:val="Text"/>
      </w:pPr>
      <w:r>
        <w:t>The state is the collection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E991BFD" w14:textId="77777777">
        <w:trPr>
          <w:cantSplit/>
          <w:jc w:val="center"/>
        </w:trPr>
        <w:tc>
          <w:tcPr>
            <w:tcW w:w="4500" w:type="pct"/>
            <w:vAlign w:val="center"/>
          </w:tcPr>
          <w:p w14:paraId="5D9C8B37" w14:textId="77777777" w:rsidR="00096354" w:rsidRDefault="0000000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5995B04B" w14:textId="77777777" w:rsidR="00096354" w:rsidRDefault="00D31F60">
            <w:pPr>
              <w:keepNext/>
              <w:jc w:val="right"/>
            </w:pPr>
            <w:r>
              <w:t>(</w:t>
            </w:r>
            <w:bookmarkStart w:id="13" w:name="_RefEqN_state"/>
            <w:r>
              <w:fldChar w:fldCharType="begin"/>
            </w:r>
            <w:r>
              <w:instrText xml:space="preserve"> SEQ ( \* ARABIC </w:instrText>
            </w:r>
            <w:r>
              <w:fldChar w:fldCharType="separate"/>
            </w:r>
            <w:r>
              <w:rPr>
                <w:noProof/>
              </w:rPr>
              <w:t>3</w:t>
            </w:r>
            <w:r>
              <w:fldChar w:fldCharType="end"/>
            </w:r>
            <w:bookmarkEnd w:id="13"/>
            <w:r>
              <w:t>)</w:t>
            </w:r>
          </w:p>
        </w:tc>
      </w:tr>
    </w:tbl>
    <w:p w14:paraId="32D3A495" w14:textId="77777777" w:rsidR="00096354" w:rsidRDefault="00096354">
      <w:pPr>
        <w:pStyle w:val="Text"/>
        <w:rPr>
          <w:sz w:val="12"/>
          <w:szCs w:val="12"/>
        </w:rPr>
      </w:pPr>
    </w:p>
    <w:p w14:paraId="7C5DC2A4"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while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and the cell holds fuel below its moisture of extinction, the cellular rule of </w:t>
      </w:r>
      <w:sdt>
        <w:sdtPr>
          <w:id w:val="-1979969928"/>
          <w:citation/>
        </w:sdtPr>
        <w:sdtContent>
          <w:r>
            <w:fldChar w:fldCharType="begin" w:fldLock="1"/>
          </w:r>
          <w:r w:rsidR="00C51EDD">
            <w:instrText xml:space="preserve">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when a seeded ember lands on fuel, or on the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0A57724" w14:textId="77777777">
        <w:trPr>
          <w:cantSplit/>
          <w:jc w:val="center"/>
        </w:trPr>
        <w:tc>
          <w:tcPr>
            <w:tcW w:w="4500" w:type="pct"/>
            <w:vAlign w:val="center"/>
          </w:tcPr>
          <w:p w14:paraId="3400F79A"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2427A9AF" w14:textId="77777777" w:rsidR="00096354" w:rsidRDefault="00D31F60" w:rsidP="004F7DCA">
            <w:pPr>
              <w:keepNext/>
              <w:jc w:val="right"/>
            </w:pPr>
            <w:r>
              <w:t>(</w:t>
            </w:r>
            <w:bookmarkStart w:id="14" w:name="_RefEqN_burn"/>
            <w:r>
              <w:fldChar w:fldCharType="begin"/>
            </w:r>
            <w:r>
              <w:instrText xml:space="preserve"> SEQ ( \* ARABIC </w:instrText>
            </w:r>
            <w:r>
              <w:fldChar w:fldCharType="separate"/>
            </w:r>
            <w:r>
              <w:rPr>
                <w:noProof/>
              </w:rPr>
              <w:t>4</w:t>
            </w:r>
            <w:r>
              <w:fldChar w:fldCharType="end"/>
            </w:r>
            <w:bookmarkEnd w:id="14"/>
            <w:r>
              <w:t>)</w:t>
            </w:r>
          </w:p>
        </w:tc>
      </w:tr>
    </w:tbl>
    <w:p w14:paraId="06D86E62" w14:textId="77777777" w:rsidR="00096354" w:rsidRDefault="00096354">
      <w:pPr>
        <w:pStyle w:val="Text"/>
        <w:rPr>
          <w:sz w:val="12"/>
          <w:szCs w:val="12"/>
        </w:rPr>
      </w:pPr>
    </w:p>
    <w:p w14:paraId="380F51F6" w14:textId="02BBFF1B"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Content>
          <w:r>
            <w:fldChar w:fldCharType="begin" w:fldLock="1"/>
          </w:r>
          <w:r>
            <w:instrText xml:space="preserve"> CITATION HirschMartell96 \l 1033 </w:instrText>
          </w:r>
          <w:r>
            <w:fldChar w:fldCharType="separate"/>
          </w:r>
          <w:r>
            <w:rPr>
              <w:noProof/>
            </w:rPr>
            <w:t>[45]</w:t>
          </w:r>
          <w:r>
            <w:fldChar w:fldCharType="end"/>
          </w:r>
        </w:sdtContent>
      </w:sdt>
      <w:r>
        <w:t xml:space="preserve">, a dependence of effectiveness on intensity and arrival time that later reviews of suppression effectiveness confirm </w:t>
      </w:r>
      <w:sdt>
        <w:sdtPr>
          <w:id w:val="-1500000046"/>
          <w:citation/>
        </w:sdtPr>
        <w:sdtContent>
          <w:r>
            <w:fldChar w:fldCharType="begin" w:fldLock="1"/>
          </w:r>
          <w:r>
            <w:instrText xml:space="preserve"> CITATION Plucinski19 \l 1033 </w:instrText>
          </w:r>
          <w:r>
            <w:fldChar w:fldCharType="separate"/>
          </w:r>
          <w:r>
            <w:rPr>
              <w:noProof/>
            </w:rPr>
            <w:t>[46]</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E3BD5BB" w14:textId="77777777">
        <w:trPr>
          <w:cantSplit/>
          <w:jc w:val="center"/>
        </w:trPr>
        <w:tc>
          <w:tcPr>
            <w:tcW w:w="4500" w:type="pct"/>
            <w:vAlign w:val="center"/>
          </w:tcPr>
          <w:p w14:paraId="3EC81239"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1C6FF5F7" w14:textId="77777777" w:rsidR="00096354" w:rsidRDefault="00D31F60" w:rsidP="004F7DCA">
            <w:pPr>
              <w:keepNext/>
              <w:jc w:val="right"/>
            </w:pPr>
            <w:r>
              <w:t>(</w:t>
            </w:r>
            <w:bookmarkStart w:id="15" w:name="_RefEqN_fuel"/>
            <w:r>
              <w:fldChar w:fldCharType="begin"/>
            </w:r>
            <w:r>
              <w:instrText xml:space="preserve"> SEQ ( \* ARABIC </w:instrText>
            </w:r>
            <w:r>
              <w:fldChar w:fldCharType="separate"/>
            </w:r>
            <w:r>
              <w:rPr>
                <w:noProof/>
              </w:rPr>
              <w:t>5</w:t>
            </w:r>
            <w:r>
              <w:fldChar w:fldCharType="end"/>
            </w:r>
            <w:bookmarkEnd w:id="15"/>
            <w:r>
              <w:t>)</w:t>
            </w:r>
          </w:p>
        </w:tc>
      </w:tr>
      <w:tr w:rsidR="00096354" w14:paraId="2863AC87" w14:textId="77777777">
        <w:trPr>
          <w:cantSplit/>
          <w:jc w:val="center"/>
        </w:trPr>
        <w:tc>
          <w:tcPr>
            <w:tcW w:w="4500" w:type="pct"/>
            <w:vAlign w:val="center"/>
          </w:tcPr>
          <w:p w14:paraId="288327F9"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4AA14868" w14:textId="77777777" w:rsidR="00096354" w:rsidRDefault="00D31F60" w:rsidP="004F7DCA">
            <w:pPr>
              <w:keepNext/>
              <w:jc w:val="right"/>
            </w:pPr>
            <w:r>
              <w:t>(</w:t>
            </w:r>
            <w:bookmarkStart w:id="16" w:name="_RefEqN_supp"/>
            <w:r>
              <w:fldChar w:fldCharType="begin"/>
            </w:r>
            <w:r>
              <w:instrText xml:space="preserve"> SEQ ( \* ARABIC </w:instrText>
            </w:r>
            <w:r>
              <w:fldChar w:fldCharType="separate"/>
            </w:r>
            <w:r>
              <w:rPr>
                <w:noProof/>
              </w:rPr>
              <w:t>6</w:t>
            </w:r>
            <w:r>
              <w:fldChar w:fldCharType="end"/>
            </w:r>
            <w:bookmarkEnd w:id="16"/>
            <w:r>
              <w:t>)</w:t>
            </w:r>
          </w:p>
        </w:tc>
      </w:tr>
    </w:tbl>
    <w:p w14:paraId="12DE7C5B" w14:textId="77777777" w:rsidR="00096354" w:rsidRDefault="00096354">
      <w:pPr>
        <w:pStyle w:val="Text"/>
        <w:rPr>
          <w:sz w:val="12"/>
          <w:szCs w:val="12"/>
        </w:rPr>
      </w:pPr>
    </w:p>
    <w:p w14:paraId="7C556335" w14:textId="0136563A"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Content>
          <w:r>
            <w:fldChar w:fldCharType="begin" w:fldLock="1"/>
          </w:r>
          <w:r>
            <w:instrText xml:space="preserve"> CITATION Byram59 \l 1033 </w:instrText>
          </w:r>
          <w:r>
            <w:fldChar w:fldCharType="separate"/>
          </w:r>
          <w:r>
            <w:rPr>
              <w:noProof/>
            </w:rPr>
            <w:t>[47]</w:t>
          </w:r>
          <w:r>
            <w:fldChar w:fldCharType="end"/>
          </w:r>
        </w:sdtContent>
      </w:sdt>
      <w:r>
        <w:t xml:space="preserve"> as parameterized in </w:t>
      </w:r>
      <w:sdt>
        <w:sdtPr>
          <w:id w:val="-1979969894"/>
          <w:citation/>
        </w:sdtPr>
        <w:sdtContent>
          <w:r>
            <w:fldChar w:fldCharType="begin" w:fldLock="1"/>
          </w:r>
          <w:r>
            <w:instrText xml:space="preserve"> CITATION Rothermel72 \l 1033 </w:instrText>
          </w:r>
          <w:r>
            <w:fldChar w:fldCharType="separate"/>
          </w:r>
          <w:r>
            <w:rPr>
              <w:noProof/>
            </w:rPr>
            <w:t>[6]</w:t>
          </w:r>
          <w:r>
            <w:fldChar w:fldCharType="end"/>
          </w:r>
        </w:sdtContent>
      </w:sdt>
      <w:r>
        <w:t>, and is zero where the cell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96FE20C" w14:textId="77777777">
        <w:trPr>
          <w:cantSplit/>
          <w:jc w:val="center"/>
        </w:trPr>
        <w:tc>
          <w:tcPr>
            <w:tcW w:w="4500" w:type="pct"/>
            <w:vAlign w:val="center"/>
          </w:tcPr>
          <w:p w14:paraId="72CBD24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104EC889" w14:textId="77777777" w:rsidR="00096354" w:rsidRDefault="00D31F60" w:rsidP="004F7DCA">
            <w:pPr>
              <w:keepNext/>
              <w:jc w:val="right"/>
            </w:pPr>
            <w:r>
              <w:t>(</w:t>
            </w:r>
            <w:bookmarkStart w:id="17" w:name="_RefEqN_inten"/>
            <w:r>
              <w:fldChar w:fldCharType="begin"/>
            </w:r>
            <w:r>
              <w:instrText xml:space="preserve"> SEQ ( \* ARABIC </w:instrText>
            </w:r>
            <w:r>
              <w:fldChar w:fldCharType="separate"/>
            </w:r>
            <w:r>
              <w:rPr>
                <w:noProof/>
              </w:rPr>
              <w:t>7</w:t>
            </w:r>
            <w:r>
              <w:fldChar w:fldCharType="end"/>
            </w:r>
            <w:bookmarkEnd w:id="17"/>
            <w:r>
              <w:t>)</w:t>
            </w:r>
          </w:p>
        </w:tc>
      </w:tr>
    </w:tbl>
    <w:p w14:paraId="143FBBA1" w14:textId="77777777" w:rsidR="00096354" w:rsidRDefault="00096354">
      <w:pPr>
        <w:pStyle w:val="Text"/>
        <w:rPr>
          <w:sz w:val="12"/>
          <w:szCs w:val="12"/>
        </w:rPr>
      </w:pPr>
    </w:p>
    <w:p w14:paraId="6C0DDE16"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22416BE7" w14:textId="77777777">
        <w:trPr>
          <w:cantSplit/>
          <w:jc w:val="center"/>
        </w:trPr>
        <w:tc>
          <w:tcPr>
            <w:tcW w:w="4500" w:type="pct"/>
            <w:vAlign w:val="center"/>
          </w:tcPr>
          <w:p w14:paraId="6B0DE096"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0E6DB83B" w14:textId="77777777" w:rsidR="00096354" w:rsidRDefault="00D31F60" w:rsidP="004F7DCA">
            <w:pPr>
              <w:keepNext/>
              <w:jc w:val="right"/>
            </w:pPr>
            <w:r>
              <w:t>(</w:t>
            </w:r>
            <w:bookmarkStart w:id="18" w:name="_RefEqN_tau"/>
            <w:r>
              <w:fldChar w:fldCharType="begin"/>
            </w:r>
            <w:r>
              <w:instrText xml:space="preserve"> SEQ ( \* ARABIC </w:instrText>
            </w:r>
            <w:r>
              <w:fldChar w:fldCharType="separate"/>
            </w:r>
            <w:r>
              <w:rPr>
                <w:noProof/>
              </w:rPr>
              <w:t>8</w:t>
            </w:r>
            <w:r>
              <w:fldChar w:fldCharType="end"/>
            </w:r>
            <w:bookmarkEnd w:id="18"/>
            <w:r>
              <w:t>)</w:t>
            </w:r>
          </w:p>
        </w:tc>
      </w:tr>
    </w:tbl>
    <w:p w14:paraId="42D546CC" w14:textId="77777777" w:rsidR="00096354" w:rsidRDefault="00096354">
      <w:pPr>
        <w:pStyle w:val="Text"/>
        <w:rPr>
          <w:sz w:val="12"/>
          <w:szCs w:val="12"/>
        </w:rPr>
      </w:pPr>
    </w:p>
    <w:p w14:paraId="0B09DDB3" w14:textId="77777777" w:rsidR="00096354" w:rsidRDefault="006C02BB">
      <w:pPr>
        <w:pStyle w:val="Text"/>
      </w:pP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in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length-to-breadth ratio of the ellipse growing with wind speed, after the Cell2Fire kernel. In (</w:t>
      </w:r>
      <w:r>
        <w:fldChar w:fldCharType="begin"/>
      </w:r>
      <w:r>
        <w:instrText xml:space="preserve"> REF _RefEqN_psi \h </w:instrText>
      </w:r>
      <w:r>
        <w:fldChar w:fldCharType="separate"/>
      </w:r>
      <w:r>
        <w:t>9</w:t>
      </w:r>
      <w:r>
        <w:fldChar w:fldCharType="end"/>
      </w:r>
      <w:r>
        <w:t xml:space="preserv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eccentricity of the ellipse,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its length-to-breadth ratio, with the wind speed in m/s and the coefficient 0.06 a parameter of this work, and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the neighbor weight, 1/√2 for the four diagonal neighbors and 1 for the others; this is the kernel of every run reported in Section V.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w:instrText>
      </w:r>
      <w:r>
        <w:fldChar w:fldCharType="separate"/>
      </w:r>
      <w:r>
        <w:t>10</w:t>
      </w:r>
      <w:r>
        <w:fldChar w:fldCharType="end"/>
      </w:r>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over wind, slope, aspect, moisture, and fuel type. The front advances in substeps of at most one cell, </w:t>
      </w:r>
      <w:r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r w:rsidR="00EF3860">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6BD4FF7B" w14:textId="77777777" w:rsidTr="000309E7">
        <w:trPr>
          <w:cantSplit/>
          <w:trHeight w:val="20"/>
          <w:jc w:val="center"/>
        </w:trPr>
        <w:tc>
          <w:tcPr>
            <w:tcW w:w="4500" w:type="pct"/>
            <w:vAlign w:val="center"/>
          </w:tcPr>
          <w:p w14:paraId="148ACA7C"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2B86C234" w14:textId="77777777" w:rsidR="000D6C68" w:rsidRDefault="000D6C68" w:rsidP="000D6C68">
            <w:pPr>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D6C68" w14:paraId="2A2E2892" w14:textId="77777777" w:rsidTr="000309E7">
        <w:trPr>
          <w:cantSplit/>
          <w:trHeight w:val="20"/>
          <w:jc w:val="center"/>
        </w:trPr>
        <w:tc>
          <w:tcPr>
            <w:tcW w:w="4500" w:type="pct"/>
            <w:vAlign w:val="center"/>
          </w:tcPr>
          <w:p w14:paraId="655A1388" w14:textId="77777777" w:rsidR="000D6C68" w:rsidRPr="00592430" w:rsidRDefault="00000000"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4BAC405E" w14:textId="77777777" w:rsidR="000D6C68" w:rsidRDefault="000D6C68" w:rsidP="000D6C68">
            <w:pPr>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47D73B63" w14:textId="77777777" w:rsidR="00C63C9D" w:rsidRDefault="00D31F60">
      <w:pPr>
        <w:pStyle w:val="Heading1"/>
      </w:pPr>
      <w:bookmarkStart w:id="21" w:name="_RefSec_IV"/>
      <w:r>
        <w:t>IV</w:t>
      </w:r>
      <w:bookmarkEnd w:id="21"/>
      <w:r>
        <w:t>. The Decision Core</w:t>
      </w:r>
    </w:p>
    <w:p w14:paraId="270E1058" w14:textId="77777777" w:rsidR="00096354" w:rsidRDefault="00345D60">
      <w:pPr>
        <w:pStyle w:val="Text"/>
      </w:pPr>
      <w:r>
        <w:rPr>
          <w:noProof/>
        </w:rPr>
        <mc:AlternateContent>
          <mc:Choice Requires="wpg">
            <w:drawing>
              <wp:anchor distT="0" distB="0" distL="114300" distR="114300" simplePos="0" relativeHeight="251658240" behindDoc="0" locked="0" layoutInCell="1" allowOverlap="0" wp14:anchorId="01159C6A" wp14:editId="7771914E">
                <wp:simplePos x="0" y="0"/>
                <wp:positionH relativeFrom="margin">
                  <wp:align>right</wp:align>
                </wp:positionH>
                <wp:positionV relativeFrom="margin">
                  <wp:align>top</wp:align>
                </wp:positionV>
                <wp:extent cx="2893695" cy="1678940"/>
                <wp:effectExtent l="0" t="0" r="1905" b="0"/>
                <wp:wrapSquare wrapText="bothSides"/>
                <wp:docPr id="1731420470" name="Group 12"/>
                <wp:cNvGraphicFramePr/>
                <a:graphic xmlns:a="http://schemas.openxmlformats.org/drawingml/2006/main">
                  <a:graphicData uri="http://schemas.microsoft.com/office/word/2010/wordprocessingGroup">
                    <wpg:wgp>
                      <wpg:cNvGrpSpPr/>
                      <wpg:grpSpPr>
                        <a:xfrm>
                          <a:off x="0" y="0"/>
                          <a:ext cx="2893695" cy="1678940"/>
                          <a:chOff x="4003964" y="777807"/>
                          <a:chExt cx="2894330" cy="1679201"/>
                        </a:xfrm>
                      </wpg:grpSpPr>
                      <wps:wsp>
                        <wps:cNvPr id="558739698" name="Text Box 1"/>
                        <wps:cNvSpPr txBox="1"/>
                        <wps:spPr>
                          <a:xfrm>
                            <a:off x="4003964" y="2235133"/>
                            <a:ext cx="2894330" cy="221875"/>
                          </a:xfrm>
                          <a:prstGeom prst="rect">
                            <a:avLst/>
                          </a:prstGeom>
                          <a:solidFill>
                            <a:prstClr val="white"/>
                          </a:solidFill>
                          <a:ln>
                            <a:noFill/>
                          </a:ln>
                        </wps:spPr>
                        <wps:txbx>
                          <w:txbxContent>
                            <w:p w14:paraId="6C6853E4" w14:textId="77777777" w:rsidR="00733504" w:rsidRPr="00733504" w:rsidRDefault="00116384" w:rsidP="0032616D">
                              <w:pPr>
                                <w:pStyle w:val="Caption"/>
                              </w:pPr>
                              <w:bookmarkStart w:id="22" w:name="_RefFig2"/>
                              <w:r>
                                <w:t xml:space="preserve">Fig. </w:t>
                              </w:r>
                              <w:r>
                                <w:rPr>
                                  <w:noProof/>
                                </w:rPr>
                                <w:fldChar w:fldCharType="begin"/>
                              </w:r>
                              <w:r>
                                <w:rPr>
                                  <w:noProof/>
                                </w:rPr>
                                <w:instrText xml:space="preserve"> SEQ Fig. \* ARABIC </w:instrText>
                              </w:r>
                              <w:r>
                                <w:rPr>
                                  <w:noProof/>
                                </w:rPr>
                                <w:fldChar w:fldCharType="separate"/>
                              </w:r>
                              <w:r w:rsidR="007A1391">
                                <w:rPr>
                                  <w:noProof/>
                                </w:rPr>
                                <w:t>2</w:t>
                              </w:r>
                              <w:r>
                                <w:rPr>
                                  <w:noProof/>
                                </w:rPr>
                                <w:fldChar w:fldCharType="end"/>
                              </w:r>
                              <w:bookmarkEnd w:id="22"/>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687831114"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4295089" y="777807"/>
                            <a:ext cx="2519680" cy="14573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159C6A" id="Group 12" o:spid="_x0000_s1029" style="position:absolute;left:0;text-align:left;margin-left:176.65pt;margin-top:0;width:227.85pt;height:132.2pt;z-index:251658240;mso-position-horizontal:right;mso-position-horizontal-relative:margin;mso-position-vertical:top;mso-position-vertical-relative:margin;mso-width-relative:margin;mso-height-relative:margin" coordorigin="40039,7778" coordsize="28943,167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" o:allowoverlap="f">
                <v:shape id="Text Box 1" o:spid="_x0000_s1030" type="#_x0000_t202" style="position:absolute;left:40039;top:22351;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" stroked="f">
                  <v:textbox style="mso-fit-shape-to-text:t" inset="0,0,0,0">
                    <w:txbxContent>
                      <w:p w14:paraId="3ECC875D" w14:textId="77777777" w:rsidR="00733504" w:rsidRPr="00733504" w:rsidRDefault="00116384" w:rsidP="0032616D">
                        <w:pPr>
                          <w:pStyle w:val="Caption"/>
                        </w:pPr>
                        <w:bookmarkStart w:id="23" w:name="_RefFig2"/>
                        <w:r>
                          <w:t xml:space="preserve">Fig. </w:t>
                        </w:r>
                        <w:r>
                          <w:rPr>
                            <w:noProof/>
                          </w:rPr>
                          <w:fldChar w:fldCharType="begin"/>
                        </w:r>
                        <w:r>
                          <w:rPr>
                            <w:noProof/>
                          </w:rPr>
                          <w:instrText xml:space="preserve"> SEQ Fig. \* ARABIC </w:instrText>
                        </w:r>
                        <w:r>
                          <w:rPr>
                            <w:noProof/>
                          </w:rPr>
                          <w:fldChar w:fldCharType="separate"/>
                        </w:r>
                        <w:r w:rsidR="007A1391">
                          <w:rPr>
                            <w:noProof/>
                          </w:rPr>
                          <w:t>2</w:t>
                        </w:r>
                        <w:r>
                          <w:rPr>
                            <w:noProof/>
                          </w:rPr>
                          <w:fldChar w:fldCharType="end"/>
                        </w:r>
                        <w:bookmarkEnd w:id="23"/>
                        <w:r>
                          <w:t>. Observation and concept space of one agent.</w:t>
                        </w:r>
                      </w:p>
                    </w:txbxContent>
                  </v:textbox>
                </v:shape>
                <v:shape id="Picture 11" o:spid="_x0000_s1031" type="#_x0000_t75" style="position:absolute;left:42950;top:7778;width:25197;height:14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">
                  <v:imagedata r:id="rId13" o:title=""/>
                </v:shape>
                <w10:wrap type="square" anchorx="margin" anchory="margin"/>
              </v:group>
            </w:pict>
          </mc:Fallback>
        </mc:AlternateContent>
      </w:r>
      <w:r w:rsidR="000A3F47">
        <w:t xml:space="preserve">The decision core runs as </w:t>
      </w:r>
      <m:oMath>
        <m:r>
          <w:rPr>
            <w:rFonts w:ascii="Cambria Math" w:hAnsi="Cambria Math"/>
          </w:rPr>
          <m:t>N</m:t>
        </m:r>
      </m:oMath>
      <w:r w:rsidR="000A3F47">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rsidR="000A3F47">
        <w:t xml:space="preserve">. Agent </w:t>
      </w:r>
      <m:oMath>
        <m:r>
          <w:rPr>
            <w:rFonts w:ascii="Cambria Math" w:hAnsi="Cambria Math"/>
          </w:rPr>
          <m:t>i</m:t>
        </m:r>
      </m:oMath>
      <w:r w:rsidR="000A3F47">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rsidR="000A3F47">
        <w:t xml:space="preserve"> through three stages, </w:t>
      </w:r>
      <w:r w:rsidR="004E7B04">
        <w:t xml:space="preserve">namely </w:t>
      </w:r>
      <w:r w:rsidR="000A3F47">
        <w:t xml:space="preserve">feature extraction, the concept space, and the closed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sidR="000A3F47">
        <w:t xml:space="preserve">. </w:t>
      </w:r>
      <w:r w:rsidR="004E7B04">
        <w:t>T</w:t>
      </w:r>
      <w:r w:rsidR="000A3F47">
        <w:t xml:space="preserve">he global coordinator allocates the shared pool and merges the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rsidR="000A3F47">
        <w:t xml:space="preserve">, as given in Section </w:t>
      </w:r>
      <w:r w:rsidR="000A3F47">
        <w:fldChar w:fldCharType="begin"/>
      </w:r>
      <w:r w:rsidR="000A3F47">
        <w:instrText xml:space="preserve"> REF _RefSec_IV \h </w:instrText>
      </w:r>
      <w:r w:rsidR="000A3F47">
        <w:fldChar w:fldCharType="separate"/>
      </w:r>
      <w:r w:rsidR="000A3F47">
        <w:rPr>
          <w:noProof/>
        </w:rPr>
        <w:t>IV</w:t>
      </w:r>
      <w:r w:rsidR="000A3F47">
        <w:fldChar w:fldCharType="end"/>
      </w:r>
      <w:r w:rsidR="000A3F47">
        <w:t>-</w:t>
      </w:r>
      <w:r w:rsidR="000A3F47">
        <w:fldChar w:fldCharType="begin"/>
      </w:r>
      <w:r w:rsidR="000A3F47">
        <w:instrText xml:space="preserve"> REF _RefSec_IV_E \h </w:instrText>
      </w:r>
      <w:r w:rsidR="000A3F47">
        <w:fldChar w:fldCharType="separate"/>
      </w:r>
      <w:r w:rsidR="000A3F47">
        <w:rPr>
          <w:noProof/>
        </w:rPr>
        <w:t>E</w:t>
      </w:r>
      <w:r w:rsidR="000A3F47">
        <w:fldChar w:fldCharType="end"/>
      </w:r>
      <w:r w:rsidR="000A3F47">
        <w:t>. The open decision layer runs once per cycle on the shared rule base, on the situation of the region with fire that the base covers least.</w:t>
      </w:r>
    </w:p>
    <w:p w14:paraId="6195CF77" w14:textId="77777777" w:rsidR="00C63C9D" w:rsidRDefault="00D31F60">
      <w:pPr>
        <w:pStyle w:val="Heading2"/>
      </w:pPr>
      <w:bookmarkStart w:id="24" w:name="_RefSec_IV_A"/>
      <w:r>
        <w:t>A</w:t>
      </w:r>
      <w:bookmarkEnd w:id="24"/>
      <w:r>
        <w:t>. Sources, Features, and Confidence</w:t>
      </w:r>
    </w:p>
    <w:p w14:paraId="4B44FDB8" w14:textId="77777777" w:rsidR="00C63C9D" w:rsidRDefault="00D31F60">
      <w:pPr>
        <w:pStyle w:val="Text"/>
      </w:pPr>
      <w:r>
        <w:t>The sources are weather stations and forecasts, satellite and airborne imagery, terrain and fuel maps, road networks, resource status, asset and population layers, and field reports. The agent reduces them to 10 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w:t>
      </w:r>
      <w:r w:rsidR="00A9035B">
        <w:t xml:space="preserve">presuppose priors or mass assignments that real-time sensing rarely supplies </w:t>
      </w:r>
      <w:sdt>
        <w:sdtPr>
          <w:id w:val="-1979969848"/>
          <w:citation/>
        </w:sdtPr>
        <w:sdtContent>
          <w:r>
            <w:fldChar w:fldCharType="begin" w:fldLock="1"/>
          </w:r>
          <w:r>
            <w:instrText xml:space="preserve"> CITATION Shafer76 \l 1033 </w:instrText>
          </w:r>
          <w:r>
            <w:fldChar w:fldCharType="separate"/>
          </w:r>
          <w:r>
            <w:rPr>
              <w:noProof/>
            </w:rPr>
            <w:t>[20]</w:t>
          </w:r>
          <w:r>
            <w:fldChar w:fldCharType="end"/>
          </w:r>
        </w:sdtContent>
      </w:sdt>
      <w:r>
        <w:t>.</w:t>
      </w:r>
    </w:p>
    <w:p w14:paraId="30C64E7E" w14:textId="139BA1C1" w:rsidR="00510E30" w:rsidRDefault="00D31F60">
      <w:pPr>
        <w:pStyle w:val="Text"/>
      </w:pPr>
      <w:r>
        <w:t xml:space="preserve">Each extraction map normalizes a standard operational descriptor to the unit interval. Fire intensity and spread potential follow fireline intensity after Byram </w:t>
      </w:r>
      <w:sdt>
        <w:sdtPr>
          <w:id w:val="-1979954992"/>
          <w:citation/>
        </w:sdtPr>
        <w:sdtContent>
          <w:r>
            <w:fldChar w:fldCharType="begin" w:fldLock="1"/>
          </w:r>
          <w:r>
            <w:instrText xml:space="preserve"> CITATION Byram59 \l 1033 </w:instrText>
          </w:r>
          <w:r>
            <w:fldChar w:fldCharType="separate"/>
          </w:r>
          <w:r>
            <w:rPr>
              <w:noProof/>
            </w:rPr>
            <w:t>[47]</w:t>
          </w:r>
          <w:r>
            <w:fldChar w:fldCharType="end"/>
          </w:r>
        </w:sdtContent>
      </w:sdt>
      <w:r>
        <w:t xml:space="preserve"> and the Rothermel rate of spread </w:t>
      </w:r>
      <w:sdt>
        <w:sdtPr>
          <w:id w:val="-1979954991"/>
          <w:citation/>
        </w:sdt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Content>
          <w:r>
            <w:fldChar w:fldCharType="begin" w:fldLock="1"/>
          </w:r>
          <w:r>
            <w:instrText xml:space="preserve"> CITATION VanWagner87 \l 1033 </w:instrText>
          </w:r>
          <w:r>
            <w:fldChar w:fldCharType="separate"/>
          </w:r>
          <w:r>
            <w:rPr>
              <w:noProof/>
            </w:rPr>
            <w:t>[48]</w:t>
          </w:r>
          <w:r>
            <w:fldChar w:fldCharType="end"/>
          </w:r>
        </w:sdtContent>
      </w:sdt>
      <w:r>
        <w:t xml:space="preserve">; ignition proximity is the distance between the ignition points and the nearest roads and infrastructure; fuel load is the load of the standard fuel model </w:t>
      </w:r>
      <w:sdt>
        <w:sdtPr>
          <w:id w:val="-1979954989"/>
          <w:citation/>
        </w:sdtPr>
        <w:sdtContent>
          <w:r>
            <w:fldChar w:fldCharType="begin" w:fldLock="1"/>
          </w:r>
          <w:r>
            <w:instrText xml:space="preserve"> CITATION ScottBurgan05 \l 1033 </w:instrText>
          </w:r>
          <w:r>
            <w:fldChar w:fldCharType="separate"/>
          </w:r>
          <w:r>
            <w:rPr>
              <w:noProof/>
            </w:rPr>
            <w:t>[44]</w:t>
          </w:r>
          <w:r>
            <w:fldChar w:fldCharType="end"/>
          </w:r>
        </w:sdtContent>
      </w:sdt>
      <w:r>
        <w:t xml:space="preserve">. Asset exposure follows values-at-risk mapping </w:t>
      </w:r>
      <w:sdt>
        <w:sdtPr>
          <w:id w:val="-1979954988"/>
          <w:citation/>
        </w:sdt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Content>
          <w:r>
            <w:fldChar w:fldCharType="begin" w:fldLock="1"/>
          </w:r>
          <w:r>
            <w:instrText xml:space="preserve"> CITATION RodriguezSilva14 \l 1033 </w:instrText>
          </w:r>
          <w:r>
            <w:fldChar w:fldCharType="separate"/>
          </w:r>
          <w:r>
            <w:rPr>
              <w:noProof/>
            </w:rPr>
            <w:t>[49]</w:t>
          </w:r>
          <w:r>
            <w:fldChar w:fldCharType="end"/>
          </w:r>
        </w:sdtContent>
      </w:sdt>
      <w:r>
        <w:t xml:space="preserve">, access and road status the road network and field reports, suppression availability the fireline production rate of the available crews </w:t>
      </w:r>
      <w:sdt>
        <w:sdtPr>
          <w:id w:val="-1979954986"/>
          <w:citation/>
        </w:sdtPr>
        <w:sdtContent>
          <w:r>
            <w:fldChar w:fldCharType="begin" w:fldLock="1"/>
          </w:r>
          <w:r>
            <w:instrText xml:space="preserve"> CITATION HirschMartell96 \l 1033 </w:instrText>
          </w:r>
          <w:r>
            <w:fldChar w:fldCharType="separate"/>
          </w:r>
          <w:r>
            <w:rPr>
              <w:noProof/>
            </w:rPr>
            <w:t>[45]</w:t>
          </w:r>
          <w:r>
            <w:fldChar w:fldCharType="end"/>
          </w:r>
        </w:sdtContent>
      </w:sdt>
      <w:r>
        <w:t>, and temporal urgency the time elapsed since ignition.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39C8C8D" w14:textId="77777777">
        <w:trPr>
          <w:cantSplit/>
          <w:jc w:val="center"/>
        </w:trPr>
        <w:tc>
          <w:tcPr>
            <w:tcW w:w="4500" w:type="pct"/>
            <w:vAlign w:val="center"/>
          </w:tcPr>
          <w:p w14:paraId="42BDF8A9" w14:textId="77777777" w:rsidR="00096354" w:rsidRDefault="00000000"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0CF950C7" w14:textId="77777777" w:rsidR="00096354" w:rsidRDefault="00D31F60" w:rsidP="004F7DCA">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4F28781" w14:textId="77777777">
        <w:trPr>
          <w:cantSplit/>
          <w:jc w:val="center"/>
        </w:trPr>
        <w:tc>
          <w:tcPr>
            <w:tcW w:w="4500" w:type="pct"/>
            <w:vAlign w:val="center"/>
          </w:tcPr>
          <w:p w14:paraId="37C8E825" w14:textId="77777777" w:rsidR="00096354" w:rsidRDefault="00000000"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317EB500" w14:textId="77777777" w:rsidR="00096354" w:rsidRDefault="00D31F60" w:rsidP="004F7DCA">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47455D25" w14:textId="77777777" w:rsidR="00096354" w:rsidRDefault="00096354">
      <w:pPr>
        <w:pStyle w:val="Text"/>
        <w:rPr>
          <w:sz w:val="12"/>
          <w:szCs w:val="12"/>
        </w:rPr>
      </w:pPr>
    </w:p>
    <w:p w14:paraId="4B1322E4"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382E657D" w14:textId="77777777" w:rsidR="00C63C9D" w:rsidRDefault="00B94C98">
      <w:pPr>
        <w:pStyle w:val="Heading2"/>
      </w:pPr>
      <w:bookmarkStart w:id="27" w:name="_RefSec_IV_B"/>
      <w:r>
        <w:t>B</w:t>
      </w:r>
      <w:bookmarkEnd w:id="27"/>
      <w:r>
        <w:t>. Concept Space</w:t>
      </w:r>
    </w:p>
    <w:p w14:paraId="66F82C06" w14:textId="77777777" w:rsidR="00345D60" w:rsidRDefault="00A436DD">
      <w:pPr>
        <w:pStyle w:val="Text"/>
      </w:pPr>
      <w:r>
        <w:fldChar w:fldCharType="begin"/>
      </w:r>
      <w:r>
        <w:instrText xml:space="preserve"> REF _RefFig2 \h </w:instrText>
      </w:r>
      <w:r>
        <w:fldChar w:fldCharType="separate"/>
      </w:r>
      <w:r w:rsidR="004D265B">
        <w:t xml:space="preserve">Fig. </w:t>
      </w:r>
      <w:r w:rsidR="004D265B">
        <w:rPr>
          <w:noProof/>
        </w:rPr>
        <w:t>2</w:t>
      </w:r>
      <w:r>
        <w:fldChar w:fldCharType="end"/>
      </w:r>
      <w:r>
        <w:t xml:space="preserve"> shows the path from the sources to the </w:t>
      </w:r>
      <w:r w:rsidR="00D64352">
        <w:t>5</w:t>
      </w:r>
      <w:r>
        <w:t xml:space="preserve"> decision concepts and where each concept is consumed, the five decision concepts by the rule base, suppression feasibility also by the quality test of (18), and the coordination concept by the coordinator of (23). Each feature is fuzzified over a </w:t>
      </w:r>
      <w:r w:rsidR="00D64352">
        <w:t>5</w:t>
      </w:r>
      <w:r>
        <w:t xml:space="preserve">-term partition of unity. </w:t>
      </w:r>
    </w:p>
    <w:p w14:paraId="59BDC42F" w14:textId="77777777" w:rsidR="00C63C9D" w:rsidRDefault="00A436DD">
      <w:pPr>
        <w:pStyle w:val="Text"/>
      </w:pPr>
      <w:r>
        <w:t xml:space="preserve">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sidR="004D265B">
        <w:rPr>
          <w:noProof/>
        </w:rPr>
        <w:t>13</w:t>
      </w:r>
      <w:r>
        <w:fldChar w:fldCharType="end"/>
      </w:r>
      <w:r>
        <w:t xml:space="preserve">). </w:t>
      </w:r>
      <w:r w:rsidR="00AB4C67" w:rsidRPr="00AB4C67">
        <w:t xml:space="preserve">An activation is a weighted sum of the memberships or activations below it </w:t>
      </w:r>
      <w:r w:rsidR="00923AC5" w:rsidRPr="00923AC5">
        <w:t>(</w:t>
      </w:r>
      <w:r w:rsidR="00923AC5" w:rsidRPr="00923AC5">
        <w:fldChar w:fldCharType="begin"/>
      </w:r>
      <w:r w:rsidR="00923AC5" w:rsidRPr="00923AC5">
        <w:instrText xml:space="preserve"> REF _RefEqN_agg \h  \* MERGEFORMAT </w:instrText>
      </w:r>
      <w:r w:rsidR="00923AC5" w:rsidRPr="00923AC5">
        <w:fldChar w:fldCharType="separate"/>
      </w:r>
      <w:r w:rsidR="00923AC5" w:rsidRPr="00923AC5">
        <w:rPr>
          <w:noProof/>
        </w:rPr>
        <w:t>14</w:t>
      </w:r>
      <w:r w:rsidR="00923AC5" w:rsidRPr="00923AC5">
        <w:fldChar w:fldCharType="end"/>
      </w:r>
      <w:r w:rsidR="00923AC5" w:rsidRPr="00923AC5">
        <w:t xml:space="preserve">), </w:t>
      </w:r>
      <w:r w:rsidR="0067216C" w:rsidRPr="0067216C">
        <w:t xml:space="preserve">gated by its confidence and blended with a persistence-carried prior </w:t>
      </w:r>
      <w:r w:rsidR="00923AC5" w:rsidRPr="00923AC5">
        <w:t>(</w:t>
      </w:r>
      <w:r w:rsidR="00923AC5" w:rsidRPr="00923AC5">
        <w:fldChar w:fldCharType="begin"/>
      </w:r>
      <w:r w:rsidR="00923AC5" w:rsidRPr="00923AC5">
        <w:instrText xml:space="preserve"> REF _RefEqN_gate \h  \* MERGEFORMAT </w:instrText>
      </w:r>
      <w:r w:rsidR="00923AC5" w:rsidRPr="00923AC5">
        <w:fldChar w:fldCharType="separate"/>
      </w:r>
      <w:r w:rsidR="00923AC5" w:rsidRPr="00923AC5">
        <w:rPr>
          <w:noProof/>
        </w:rPr>
        <w:t>15</w:t>
      </w:r>
      <w:r w:rsidR="00923AC5" w:rsidRPr="00923AC5">
        <w:fldChar w:fldCharType="end"/>
      </w:r>
      <w:r w:rsidR="00923AC5" w:rsidRPr="00923AC5">
        <w:t xml:space="preserve">), </w:t>
      </w:r>
      <w:r w:rsidR="0067216C" w:rsidRPr="0067216C">
        <w:t>so a lost observation decays geometrically and returns with confidence. Since an activation is the vector of the five term memberships, decay lowers every term, the low ones included, and every rule that reads it fires weaker; where one number is needed</w:t>
      </w:r>
      <w:r w:rsidR="0067216C">
        <w:t xml:space="preserve"> in</w:t>
      </w:r>
      <w:r>
        <w:t xml:space="preserve"> (18)</w:t>
      </w:r>
      <w:r w:rsidR="0067216C">
        <w:t xml:space="preserve"> and </w:t>
      </w:r>
      <w:r>
        <w:t xml:space="preserve"> </w:t>
      </w:r>
      <w:r>
        <w:lastRenderedPageBreak/>
        <w:t xml:space="preserve">(19) </w:t>
      </w:r>
      <w:r w:rsidR="0067216C" w:rsidRPr="0067216C">
        <w:t xml:space="preserve">and the coordinator, the crisp reading of </w:t>
      </w:r>
      <w:r>
        <w:t xml:space="preserve">(16) </w:t>
      </w:r>
      <w:r w:rsidR="0067216C" w:rsidRPr="0067216C">
        <w:t xml:space="preserve">is used, which also falls with decay. Section V-C reports the outcome under degraded </w:t>
      </w:r>
      <w:r>
        <w:t xml:space="preserve">observation.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r w:rsidR="00345D60">
        <w:t xml:space="preserve"> </w:t>
      </w:r>
      <w:r w:rsidR="00D31F60">
        <w:t>In (</w:t>
      </w:r>
      <w:r w:rsidR="00D31F60">
        <w:fldChar w:fldCharType="begin"/>
      </w:r>
      <w:r w:rsidR="00D31F60">
        <w:instrText xml:space="preserve"> REF _RefEqN_sets \h </w:instrText>
      </w:r>
      <w:r w:rsidR="00D31F60">
        <w:fldChar w:fldCharType="separate"/>
      </w:r>
      <w:r w:rsidR="00D31F60">
        <w:rPr>
          <w:noProof/>
        </w:rPr>
        <w:t>13</w:t>
      </w:r>
      <w:r w:rsidR="00D31F60">
        <w:fldChar w:fldCharType="end"/>
      </w:r>
      <w:r w:rsidR="00D31F60">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rsidR="00D31F60">
        <w:t xml:space="preserve"> is the input set of concept </w:t>
      </w:r>
      <m:oMath>
        <m:r>
          <w:rPr>
            <w:rFonts w:ascii="Cambria Math" w:hAnsi="Cambria Math"/>
          </w:rPr>
          <m:t>n</m:t>
        </m:r>
      </m:oMath>
      <w:r w:rsidR="00D31F60">
        <w:t xml:space="preserve"> at level </w:t>
      </w:r>
      <m:oMath>
        <m:r>
          <w:rPr>
            <w:rFonts w:ascii="Cambria Math" w:hAnsi="Cambria Math"/>
          </w:rPr>
          <m:t>l</m:t>
        </m:r>
      </m:oMath>
      <w:r w:rsidR="00D31F60">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rsidR="00D31F60">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rsidR="00D31F60">
        <w:t xml:space="preserve"> are fire severity, spread hazard, fuel hazard, asset value, crew reachability, and logistics support; </w:t>
      </w:r>
      <w:r>
        <w:t xml:space="preserve">with the weights 0.60/0.40 over intensity and spread potential, 0.45/0.35/0.20 over spread potential, weather severity, and ignition proximity, 0.40/0.60 over weather severity and fuel load, 1 over asset exposure, 0.55/0.45 over resource accessibility and access and road status, and 1 over suppression availability, and the decision concepts weigh their inputs 0.50/0.30/0.20, 0.40/0.60, 0.50/0.50, 0.40/0.35/0.25 with temporal urgency, and 0.45/0.25/0.30 with inverted road status and temporal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rsidR="00D31F60">
        <w:t xml:space="preserve"> the coordinator. In (</w:t>
      </w:r>
      <w:r w:rsidR="00D31F60">
        <w:fldChar w:fldCharType="begin"/>
      </w:r>
      <w:r w:rsidR="00D31F60">
        <w:instrText xml:space="preserve"> REF _RefEqN_agg \h </w:instrText>
      </w:r>
      <w:r w:rsidR="00D31F60">
        <w:fldChar w:fldCharType="separate"/>
      </w:r>
      <w:r w:rsidR="00D31F60">
        <w:rPr>
          <w:noProof/>
        </w:rPr>
        <w:t>14</w:t>
      </w:r>
      <w:r w:rsidR="00D31F60">
        <w:fldChar w:fldCharType="end"/>
      </w:r>
      <w:r w:rsidR="00D31F60">
        <w:t xml:space="preserve">), </w:t>
      </w:r>
      <m:oMath>
        <m:r>
          <w:rPr>
            <w:rFonts w:ascii="Cambria Math" w:hAnsi="Cambria Math"/>
          </w:rPr>
          <m:t>a</m:t>
        </m:r>
      </m:oMath>
      <w:r w:rsidR="00D31F60">
        <w:t xml:space="preserve"> is an activation, </w:t>
      </w:r>
      <m:oMath>
        <m:r>
          <w:rPr>
            <w:rFonts w:ascii="Cambria Math" w:hAnsi="Cambria Math"/>
          </w:rPr>
          <m:t>ω</m:t>
        </m:r>
      </m:oMath>
      <w:r w:rsidR="00D31F60">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rsidR="00D31F60">
        <w:t xml:space="preserve"> the membership of the feature value in term </w:t>
      </w:r>
      <m:oMath>
        <m:r>
          <w:rPr>
            <w:rFonts w:ascii="Cambria Math" w:hAnsi="Cambria Math"/>
          </w:rPr>
          <m:t>t</m:t>
        </m:r>
      </m:oMath>
      <w:r w:rsidR="00D31F60">
        <w:t xml:space="preserve">, so every activation is a five-term vector, one component per term, and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rsidR="00D31F60">
        <w:t xml:space="preserve"> the activation vector of a lower concept or the term vector of a feature, as the set of (13) lists. In (</w:t>
      </w:r>
      <w:r w:rsidR="00D31F60">
        <w:fldChar w:fldCharType="begin"/>
      </w:r>
      <w:r w:rsidR="00D31F60">
        <w:instrText xml:space="preserve"> REF _RefEqN_gate \h </w:instrText>
      </w:r>
      <w:r w:rsidR="00D31F60">
        <w:fldChar w:fldCharType="separate"/>
      </w:r>
      <w:r w:rsidR="00D31F60">
        <w:rPr>
          <w:noProof/>
        </w:rPr>
        <w:t>15</w:t>
      </w:r>
      <w:r w:rsidR="00D31F60">
        <w:fldChar w:fldCharType="end"/>
      </w:r>
      <w:r w:rsidR="00D31F60">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rsidR="00D31F60">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rsidR="00D31F60">
        <w:t xml:space="preserve"> the gated one that rules consume, and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00D31F60">
        <w:t xml:space="preserve"> the persistence decay.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D56099" w14:paraId="6D62F5CC" w14:textId="77777777" w:rsidTr="00DF6970">
        <w:trPr>
          <w:cantSplit/>
          <w:jc w:val="center"/>
        </w:trPr>
        <w:tc>
          <w:tcPr>
            <w:tcW w:w="4500" w:type="pct"/>
            <w:vAlign w:val="center"/>
          </w:tcPr>
          <w:p w14:paraId="601C2F64" w14:textId="77777777" w:rsidR="00D56099" w:rsidRDefault="00000000" w:rsidP="00DF6970">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452F3E2" w14:textId="77777777" w:rsidR="00D56099" w:rsidRDefault="00D56099" w:rsidP="00DF6970">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D56099" w14:paraId="2A8D4592" w14:textId="77777777" w:rsidTr="00DF6970">
        <w:trPr>
          <w:cantSplit/>
          <w:jc w:val="center"/>
        </w:trPr>
        <w:tc>
          <w:tcPr>
            <w:tcW w:w="4500" w:type="pct"/>
            <w:vAlign w:val="center"/>
          </w:tcPr>
          <w:p w14:paraId="087C8501" w14:textId="77777777" w:rsidR="00D56099" w:rsidRDefault="00000000" w:rsidP="00DF6970">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C072E70" w14:textId="77777777" w:rsidR="00D56099" w:rsidRDefault="00D56099" w:rsidP="00DF6970">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D56099" w14:paraId="20F32AF0" w14:textId="77777777" w:rsidTr="00DF6970">
        <w:trPr>
          <w:cantSplit/>
          <w:jc w:val="center"/>
        </w:trPr>
        <w:tc>
          <w:tcPr>
            <w:tcW w:w="4500" w:type="pct"/>
            <w:vAlign w:val="center"/>
          </w:tcPr>
          <w:p w14:paraId="08B2C570" w14:textId="77777777" w:rsidR="00D56099" w:rsidRDefault="00000000" w:rsidP="00DF6970">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4D4D1388" w14:textId="77777777" w:rsidR="00D56099" w:rsidRDefault="00D56099" w:rsidP="00DF6970">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2BC30D8F" w14:textId="77777777" w:rsidR="00C63C9D" w:rsidRDefault="00A13A12">
      <w:pPr>
        <w:pStyle w:val="Heading2"/>
      </w:pPr>
      <w:bookmarkStart w:id="31" w:name="_RefSec_IV_C"/>
      <w:r>
        <w:t>C</w:t>
      </w:r>
      <w:bookmarkEnd w:id="31"/>
      <w:r>
        <w:t>. The Closed Decision Layer</w:t>
      </w:r>
    </w:p>
    <w:p w14:paraId="74EBEEA7" w14:textId="1171B874" w:rsidR="00101890" w:rsidRDefault="00421B34">
      <w:pPr>
        <w:pStyle w:val="Text"/>
      </w:pPr>
      <w:r>
        <w:rPr>
          <w:noProof/>
        </w:rPr>
        <mc:AlternateContent>
          <mc:Choice Requires="wpg">
            <w:drawing>
              <wp:anchor distT="0" distB="0" distL="114300" distR="114300" simplePos="0" relativeHeight="251656704" behindDoc="0" locked="0" layoutInCell="1" allowOverlap="0" wp14:anchorId="1070461E" wp14:editId="18C35B0C">
                <wp:simplePos x="0" y="0"/>
                <wp:positionH relativeFrom="margin">
                  <wp:posOffset>3399790</wp:posOffset>
                </wp:positionH>
                <wp:positionV relativeFrom="margin">
                  <wp:posOffset>-1270</wp:posOffset>
                </wp:positionV>
                <wp:extent cx="3179445" cy="2386965"/>
                <wp:effectExtent l="0" t="0" r="1905" b="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386965"/>
                          <a:chOff x="-480944" y="152401"/>
                          <a:chExt cx="3180743" cy="2392530"/>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1"/>
                            <a:ext cx="2567301" cy="2233477"/>
                          </a:xfrm>
                          <a:prstGeom prst="rect">
                            <a:avLst/>
                          </a:prstGeom>
                          <a:noFill/>
                        </pic:spPr>
                      </pic:pic>
                      <wps:wsp>
                        <wps:cNvPr id="285984097" name="Text Box Fig3"/>
                        <wps:cNvSpPr txBox="1"/>
                        <wps:spPr>
                          <a:xfrm>
                            <a:off x="-480944" y="2330345"/>
                            <a:ext cx="3180743" cy="214586"/>
                          </a:xfrm>
                          <a:prstGeom prst="rect">
                            <a:avLst/>
                          </a:prstGeom>
                          <a:solidFill>
                            <a:prstClr val="white"/>
                          </a:solidFill>
                          <a:ln>
                            <a:noFill/>
                          </a:ln>
                        </wps:spPr>
                        <wps:txbx>
                          <w:txbxContent>
                            <w:p w14:paraId="0A69DE2D" w14:textId="77777777" w:rsidR="00137C4F" w:rsidRPr="0030542E" w:rsidRDefault="00137C4F" w:rsidP="00B63DEC">
                              <w:pPr>
                                <w:pStyle w:val="Caption"/>
                                <w:spacing w:after="0"/>
                                <w:rPr>
                                  <w:noProof/>
                                </w:rPr>
                              </w:pPr>
                              <w:bookmarkStart w:id="32" w:name="_RefFig3"/>
                              <w:r>
                                <w:t xml:space="preserve">Fig. </w:t>
                              </w:r>
                              <w:r>
                                <w:rPr>
                                  <w:noProof/>
                                </w:rPr>
                                <w:fldChar w:fldCharType="begin"/>
                              </w:r>
                              <w:r>
                                <w:rPr>
                                  <w:noProof/>
                                </w:rPr>
                                <w:instrText xml:space="preserve"> SEQ Fig. \* ARABIC </w:instrText>
                              </w:r>
                              <w:r>
                                <w:rPr>
                                  <w:noProof/>
                                </w:rPr>
                                <w:fldChar w:fldCharType="separate"/>
                              </w:r>
                              <w:r w:rsidR="007A1391">
                                <w:rPr>
                                  <w:noProof/>
                                </w:rPr>
                                <w:t>3</w:t>
                              </w:r>
                              <w:r>
                                <w:rPr>
                                  <w:noProof/>
                                </w:rP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70461E" id="Group 6" o:spid="_x0000_s1032" style="position:absolute;left:0;text-align:left;margin-left:267.7pt;margin-top:-.1pt;width:250.35pt;height:187.95pt;z-index:251656704;mso-position-horizontal-relative:margin;mso-position-vertical-relative:margin;mso-width-relative:margin;mso-height-relative:margin" coordorigin="-4809,1524" coordsize="31807,2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" o:allowoverlap="f">
                <v:shape id="Picture 5" o:spid="_x0000_s1033" type="#_x0000_t75" style="position:absolute;left:-2607;top:1524;width:25672;height:22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">
                  <v:imagedata r:id="rId15" o:title="" croptop="3992f" cropbottom="4f"/>
                </v:shape>
                <v:shape id="Text Box Fig3" o:spid="_x0000_s1034" type="#_x0000_t202" style="position:absolute;left:-4809;top:23303;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1887999" w14:textId="77777777" w:rsidR="00137C4F" w:rsidRPr="0030542E" w:rsidRDefault="00137C4F" w:rsidP="00B63DEC">
                        <w:pPr>
                          <w:pStyle w:val="Caption"/>
                          <w:spacing w:after="0"/>
                          <w:rPr>
                            <w:noProof/>
                          </w:rPr>
                        </w:pPr>
                        <w:bookmarkStart w:id="33" w:name="_RefFig3"/>
                        <w:r>
                          <w:t xml:space="preserve">Fig. </w:t>
                        </w:r>
                        <w:r>
                          <w:rPr>
                            <w:noProof/>
                          </w:rPr>
                          <w:fldChar w:fldCharType="begin"/>
                        </w:r>
                        <w:r>
                          <w:rPr>
                            <w:noProof/>
                          </w:rPr>
                          <w:instrText xml:space="preserve"> SEQ Fig. \* ARABIC </w:instrText>
                        </w:r>
                        <w:r>
                          <w:rPr>
                            <w:noProof/>
                          </w:rPr>
                          <w:fldChar w:fldCharType="separate"/>
                        </w:r>
                        <w:r w:rsidR="007A1391">
                          <w:rPr>
                            <w:noProof/>
                          </w:rPr>
                          <w:t>3</w:t>
                        </w:r>
                        <w:r>
                          <w:rPr>
                            <w:noProof/>
                          </w:rPr>
                          <w:fldChar w:fldCharType="end"/>
                        </w:r>
                        <w:bookmarkEnd w:id="33"/>
                        <w:r>
                          <w:t>. Decision layer 1, the closed decision space.</w:t>
                        </w:r>
                      </w:p>
                    </w:txbxContent>
                  </v:textbox>
                </v:shape>
                <w10:wrap type="square" anchorx="margin" anchory="margin"/>
              </v:group>
            </w:pict>
          </mc:Fallback>
        </mc:AlternateContent>
      </w:r>
      <w:r w:rsidR="00D31F60">
        <w:fldChar w:fldCharType="begin"/>
      </w:r>
      <w:r w:rsidR="00D31F60">
        <w:instrText xml:space="preserve"> REF _RefFig3 \h </w:instrText>
      </w:r>
      <w:r w:rsidR="00D31F60">
        <w:fldChar w:fldCharType="separate"/>
      </w:r>
      <w:r w:rsidR="00D31F60">
        <w:rPr>
          <w:noProof/>
        </w:rPr>
        <w:t>Fig. 3</w:t>
      </w:r>
      <w:r w:rsidR="00D31F60">
        <w:fldChar w:fldCharType="end"/>
      </w:r>
      <w:r w:rsidR="00D31F60">
        <w:t xml:space="preserve"> gives the closed layer. Each rule has the TS form (</w:t>
      </w:r>
      <w:r w:rsidR="00D31F60">
        <w:fldChar w:fldCharType="begin"/>
      </w:r>
      <w:r w:rsidR="00D31F60">
        <w:instrText xml:space="preserve"> REF _RefEqN_rule \h </w:instrText>
      </w:r>
      <w:r w:rsidR="00D31F60">
        <w:fldChar w:fldCharType="separate"/>
      </w:r>
      <w:r w:rsidR="00D31F60">
        <w:rPr>
          <w:noProof/>
        </w:rPr>
        <w:t>16</w:t>
      </w:r>
      <w:r w:rsidR="00D31F60">
        <w:fldChar w:fldCharType="end"/>
      </w:r>
      <w:r w:rsidR="00D31F60">
        <w:t xml:space="preserve">) over 5 decision concepts and a constant consequent over 6 intervention families </w:t>
      </w:r>
      <m:oMath>
        <m:r>
          <w:rPr>
            <w:rFonts w:ascii="Cambria Math" w:hAnsi="Cambria Math"/>
          </w:rPr>
          <m:t>M</m:t>
        </m:r>
      </m:oMath>
      <w:r w:rsidR="00D31F60">
        <w:t xml:space="preserve">, namely suppression effort, resource deployment, containment line, asset protection, evacuation, and public warning, with inaction as the zero point of each. </w:t>
      </w:r>
      <w:r>
        <w:rPr>
          <w:noProof/>
        </w:rPr>
        <w:t xml:space="preserve">A rule fires with its weakest clause. A rule may also carry a bounded operator on the aggregate, applied after the average and blended by its firing strength w; </w:t>
      </w:r>
      <w:r>
        <w:rPr>
          <w:noProof/>
        </w:rPr>
        <w:t>of the seeds only R5 does, in the five-rule base as in the larger one, withdrawing</w:t>
      </w:r>
      <w:r>
        <w:rPr>
          <w:noProof/>
        </w:rPr>
        <w:t xml:space="preserve"> suppression effort and containment line by the factor 1 − w while an evacuation is ordered.</w:t>
      </w:r>
      <w:r w:rsidR="00D31F60">
        <w:t xml:space="preserve"> The candidate is the firing-weighted average of the consequents, with the sum of firing strengths floored at one so that weak support gives a weak order. </w:t>
      </w:r>
      <w:r w:rsidR="00D31F60">
        <w:rPr>
          <w:noProof/>
        </w:rPr>
        <w:t xml:space="preserve">The five seed rules </w:t>
      </w:r>
      <w:r w:rsidR="00BE0BDA">
        <w:t xml:space="preserve">of </w:t>
      </w:r>
      <w:r w:rsidR="00BE0BDA">
        <w:fldChar w:fldCharType="begin"/>
      </w:r>
      <w:r w:rsidR="00BE0BDA">
        <w:instrText xml:space="preserve"> REF _RefTab_seed \h </w:instrText>
      </w:r>
      <w:r w:rsidR="00BE0BDA">
        <w:fldChar w:fldCharType="separate"/>
      </w:r>
      <w:r w:rsidR="00BE0BDA">
        <w:t xml:space="preserve">Table I</w:t>
      </w:r>
      <w:r w:rsidR="00BE0BDA">
        <w:fldChar w:fldCharType="end"/>
      </w:r>
      <w:r w:rsidR="00D31F60">
        <w:rPr>
          <w:noProof/>
        </w:rPr>
        <w:t xml:space="preserve">, the strongest rule of each family in a </w:t>
      </w:r>
      <w:r w:rsidR="002B0FAA">
        <w:rPr>
          <w:noProof/>
        </w:rPr>
        <w:t xml:space="preserve">larger </w:t>
      </w:r>
      <w:r w:rsidR="00D31F60">
        <w:rPr>
          <w:noProof/>
        </w:rPr>
        <w:t xml:space="preserve">hand-written base of </w:t>
      </w:r>
      <w:r>
        <w:rPr>
          <w:noProof/>
        </w:rPr>
        <w:t>40</w:t>
      </w:r>
      <w:r w:rsidR="00D31F60">
        <w:rPr>
          <w:noProof/>
        </w:rPr>
        <w:t xml:space="preserve"> rules over the same concepts and families, start the base; a reading that no rule covers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sidR="00D31F60">
        <w:rPr>
          <w:noProof/>
        </w:rPr>
        <w:t xml:space="preserve"> is handled by the fail-safe of (18) and by the adaptation of (19).</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4F0DC8BA" w14:textId="77777777">
        <w:trPr>
          <w:cantSplit/>
          <w:jc w:val="center"/>
        </w:trPr>
        <w:tc>
          <w:tcPr>
            <w:tcW w:w="4500" w:type="pct"/>
            <w:vAlign w:val="center"/>
          </w:tcPr>
          <w:p w14:paraId="1A2F765B" w14:textId="77777777" w:rsidR="00D602B3" w:rsidRPr="00D602B3" w:rsidRDefault="00000000" w:rsidP="00057A0D">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29DC33F0" w14:textId="77777777" w:rsidR="002902FB" w:rsidRPr="002902FB" w:rsidRDefault="00000000" w:rsidP="002902FB">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7FC13E79" w14:textId="77777777" w:rsidR="00101890" w:rsidRDefault="00000000" w:rsidP="002902FB">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3386A251" w14:textId="77777777" w:rsidR="00101890" w:rsidRDefault="00D31F60" w:rsidP="00057A0D">
            <w:pPr>
              <w:keepNext/>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5EDA7676" w14:textId="77777777" w:rsidR="00101890" w:rsidRDefault="00101890">
      <w:pPr>
        <w:pStyle w:val="Text"/>
        <w:rPr>
          <w:sz w:val="12"/>
          <w:szCs w:val="12"/>
        </w:rPr>
      </w:pPr>
    </w:p>
    <w:p w14:paraId="7DFF8679"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a term or the set of terms from a term upward, read as the largest membership in the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the set of rules whose consequent names family </w:t>
      </w:r>
      <m:oMath>
        <m:r>
          <w:rPr>
            <w:rFonts w:ascii="Cambria Math" w:hAnsi="Cambria Math"/>
          </w:rPr>
          <m:t>m</m:t>
        </m:r>
      </m:oMath>
      <w:r>
        <w:t xml:space="preserve">, so that a family is averaged over the rules that order it and a rule that does not name it does not enter its average,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 the inequality being the coverage test of the current reading.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component of the activation vector at term </w:t>
      </w:r>
      <m:oMath>
        <m:r>
          <w:rPr>
            <w:rFonts w:ascii="Cambria Math" w:hAnsi="Cambria Math"/>
          </w:rPr>
          <m:t>A</m:t>
        </m:r>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its crisp reading, the average of the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weighted by the memberships, with the divisor floored at one so that a decayed vector reads lower.</w:t>
      </w:r>
    </w:p>
    <w:p w14:paraId="4ED6C897" w14:textId="77777777" w:rsidR="003E3FD9" w:rsidRDefault="00D31F60" w:rsidP="00C83E79">
      <w:pPr>
        <w:pStyle w:val="TableTitle"/>
        <w:spacing w:before="120"/>
      </w:pPr>
      <w:bookmarkStart w:id="35" w:name="_RefTab_seed"/>
      <w:r>
        <w:t xml:space="preserve">Table </w:t>
      </w:r>
      <w:r>
        <w:rPr>
          <w:noProof/>
        </w:rPr>
        <w:fldChar w:fldCharType="begin"/>
      </w:r>
      <w:r>
        <w:rPr>
          <w:noProof/>
        </w:rPr>
        <w:instrText xml:space="preserve"> SEQ Table \* ROMAN </w:instrText>
      </w:r>
      <w:r>
        <w:rPr>
          <w:noProof/>
        </w:rPr>
        <w:fldChar w:fldCharType="separate"/>
      </w:r>
      <w:r>
        <w:rPr>
          <w:noProof/>
        </w:rPr>
        <w:t>I</w:t>
      </w:r>
      <w:r>
        <w:rPr>
          <w:noProof/>
        </w:rPr>
        <w:fldChar w:fldCharType="end"/>
      </w:r>
      <w:bookmarkEnd w:id="35"/>
    </w:p>
    <w:p w14:paraId="20DA33C8" w14:textId="77777777" w:rsidR="003E3FD9" w:rsidRDefault="00D31F60" w:rsidP="00C83E79">
      <w:pPr>
        <w:pStyle w:val="TableTitle"/>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330"/>
        <w:gridCol w:w="2129"/>
        <w:gridCol w:w="2395"/>
      </w:tblGrid>
      <w:tr w:rsidR="003E3FD9" w14:paraId="7CE2F004" w14:textId="77777777" w:rsidTr="00F943AF">
        <w:trPr>
          <w:cantSplit/>
          <w:jc w:val="center"/>
        </w:trPr>
        <w:tc>
          <w:tcPr>
            <w:tcW w:w="340" w:type="pct"/>
          </w:tcPr>
          <w:p w14:paraId="6E013AD9" w14:textId="77777777" w:rsidR="003E3FD9" w:rsidRDefault="00D31F60" w:rsidP="00C83E79">
            <w:r>
              <w:rPr>
                <w:b/>
                <w:sz w:val="15"/>
                <w:szCs w:val="15"/>
              </w:rPr>
              <w:t>Rule</w:t>
            </w:r>
          </w:p>
        </w:tc>
        <w:tc>
          <w:tcPr>
            <w:tcW w:w="2193" w:type="pct"/>
          </w:tcPr>
          <w:p w14:paraId="403B83B4" w14:textId="77777777" w:rsidR="003E3FD9" w:rsidRDefault="00D31F60" w:rsidP="00C83E79">
            <w:pPr>
              <w:jc w:val="center"/>
            </w:pPr>
            <w:r>
              <w:rPr>
                <w:b/>
                <w:sz w:val="15"/>
                <w:szCs w:val="15"/>
              </w:rPr>
              <w:t>Antecedent</w:t>
            </w:r>
          </w:p>
        </w:tc>
        <w:tc>
          <w:tcPr>
            <w:tcW w:w="2467" w:type="pct"/>
          </w:tcPr>
          <w:p w14:paraId="46386762" w14:textId="77777777" w:rsidR="003E3FD9" w:rsidRDefault="00D31F60" w:rsidP="00C83E79">
            <w:pPr>
              <w:jc w:val="center"/>
            </w:pPr>
            <w:r>
              <w:rPr>
                <w:b/>
                <w:sz w:val="15"/>
                <w:szCs w:val="15"/>
              </w:rPr>
              <w:t>Consequent</w:t>
            </w:r>
          </w:p>
        </w:tc>
      </w:tr>
      <w:tr w:rsidR="003E3FD9" w14:paraId="2BCC1D13" w14:textId="77777777" w:rsidTr="00F943AF">
        <w:trPr>
          <w:cantSplit/>
          <w:jc w:val="center"/>
        </w:trPr>
        <w:tc>
          <w:tcPr>
            <w:tcW w:w="340" w:type="pct"/>
          </w:tcPr>
          <w:p w14:paraId="291ECC5B" w14:textId="77777777" w:rsidR="003E3FD9" w:rsidRDefault="00D31F60" w:rsidP="00C83E79">
            <w:r>
              <w:rPr>
                <w:sz w:val="15"/>
                <w:szCs w:val="15"/>
              </w:rPr>
              <w:t>R1</w:t>
            </w:r>
          </w:p>
        </w:tc>
        <w:tc>
          <w:tcPr>
            <w:tcW w:w="2193" w:type="pct"/>
          </w:tcPr>
          <w:p w14:paraId="1D927F20" w14:textId="77777777" w:rsidR="003E3FD9" w:rsidRDefault="00D31F60" w:rsidP="00C83E79">
            <w:pPr>
              <w:jc w:val="center"/>
            </w:pPr>
            <w:r>
              <w:rPr>
                <w:sz w:val="15"/>
                <w:szCs w:val="15"/>
              </w:rPr>
              <w:t>fire threat very high</w:t>
            </w:r>
          </w:p>
        </w:tc>
        <w:tc>
          <w:tcPr>
            <w:tcW w:w="2467" w:type="pct"/>
          </w:tcPr>
          <w:p w14:paraId="1823ADB8" w14:textId="77777777" w:rsidR="003E3FD9" w:rsidRDefault="00D31F60" w:rsidP="00C83E79">
            <w:pPr>
              <w:jc w:val="center"/>
            </w:pPr>
            <w:r>
              <w:rPr>
                <w:sz w:val="15"/>
                <w:szCs w:val="15"/>
              </w:rPr>
              <w:t>suppression effort 1.0, resource deployment 0.8</w:t>
            </w:r>
          </w:p>
        </w:tc>
      </w:tr>
      <w:tr w:rsidR="003E3FD9" w14:paraId="7EFAA1B8" w14:textId="77777777" w:rsidTr="00F943AF">
        <w:trPr>
          <w:cantSplit/>
          <w:jc w:val="center"/>
        </w:trPr>
        <w:tc>
          <w:tcPr>
            <w:tcW w:w="340" w:type="pct"/>
          </w:tcPr>
          <w:p w14:paraId="50842257" w14:textId="77777777" w:rsidR="003E3FD9" w:rsidRDefault="00D31F60" w:rsidP="00C83E79">
            <w:r>
              <w:rPr>
                <w:sz w:val="15"/>
                <w:szCs w:val="15"/>
              </w:rPr>
              <w:t>R2</w:t>
            </w:r>
          </w:p>
        </w:tc>
        <w:tc>
          <w:tcPr>
            <w:tcW w:w="2193" w:type="pct"/>
          </w:tcPr>
          <w:p w14:paraId="78264589" w14:textId="77777777" w:rsidR="003E3FD9" w:rsidRDefault="00D31F60" w:rsidP="00C83E79">
            <w:pPr>
              <w:jc w:val="center"/>
            </w:pPr>
            <w:r>
              <w:rPr>
                <w:sz w:val="15"/>
                <w:szCs w:val="15"/>
              </w:rPr>
              <w:t>intervention urgency very high</w:t>
            </w:r>
          </w:p>
        </w:tc>
        <w:tc>
          <w:tcPr>
            <w:tcW w:w="2467" w:type="pct"/>
          </w:tcPr>
          <w:p w14:paraId="6F46821E" w14:textId="77777777" w:rsidR="003E3FD9" w:rsidRDefault="00D31F60" w:rsidP="00C83E79">
            <w:pPr>
              <w:jc w:val="center"/>
            </w:pPr>
            <w:r>
              <w:rPr>
                <w:sz w:val="15"/>
                <w:szCs w:val="15"/>
              </w:rPr>
              <w:t>resource deployment 1.0</w:t>
            </w:r>
          </w:p>
        </w:tc>
      </w:tr>
      <w:tr w:rsidR="003E3FD9" w14:paraId="294E01C3" w14:textId="77777777" w:rsidTr="00F943AF">
        <w:trPr>
          <w:cantSplit/>
          <w:jc w:val="center"/>
        </w:trPr>
        <w:tc>
          <w:tcPr>
            <w:tcW w:w="340" w:type="pct"/>
          </w:tcPr>
          <w:p w14:paraId="701B148A" w14:textId="77777777" w:rsidR="003E3FD9" w:rsidRDefault="00D31F60" w:rsidP="00C83E79">
            <w:r>
              <w:rPr>
                <w:sz w:val="15"/>
                <w:szCs w:val="15"/>
              </w:rPr>
              <w:t>R3</w:t>
            </w:r>
          </w:p>
        </w:tc>
        <w:tc>
          <w:tcPr>
            <w:tcW w:w="2193" w:type="pct"/>
          </w:tcPr>
          <w:p w14:paraId="59EFE658" w14:textId="77777777" w:rsidR="003E3FD9" w:rsidRDefault="00D31F60" w:rsidP="00C83E79">
            <w:pPr>
              <w:jc w:val="center"/>
            </w:pPr>
            <w:r>
              <w:rPr>
                <w:sz w:val="15"/>
                <w:szCs w:val="15"/>
              </w:rPr>
              <w:t>fire threat very high and suppression feasibility very low</w:t>
            </w:r>
          </w:p>
        </w:tc>
        <w:tc>
          <w:tcPr>
            <w:tcW w:w="2467" w:type="pct"/>
          </w:tcPr>
          <w:p w14:paraId="6364B3AE" w14:textId="77777777" w:rsidR="003E3FD9" w:rsidRDefault="00D31F60" w:rsidP="00C83E79">
            <w:pPr>
              <w:jc w:val="center"/>
            </w:pPr>
            <w:r>
              <w:rPr>
                <w:sz w:val="15"/>
                <w:szCs w:val="15"/>
              </w:rPr>
              <w:t>containment line 0.9, evacuation 0.6, public warning 0.8</w:t>
            </w:r>
          </w:p>
        </w:tc>
      </w:tr>
      <w:tr w:rsidR="003E3FD9" w14:paraId="48B324CA" w14:textId="77777777" w:rsidTr="00F943AF">
        <w:trPr>
          <w:cantSplit/>
          <w:jc w:val="center"/>
        </w:trPr>
        <w:tc>
          <w:tcPr>
            <w:tcW w:w="340" w:type="pct"/>
          </w:tcPr>
          <w:p w14:paraId="30A670BB" w14:textId="77777777" w:rsidR="003E3FD9" w:rsidRDefault="00D31F60" w:rsidP="00C83E79">
            <w:r>
              <w:rPr>
                <w:sz w:val="15"/>
                <w:szCs w:val="15"/>
              </w:rPr>
              <w:t>R4</w:t>
            </w:r>
          </w:p>
        </w:tc>
        <w:tc>
          <w:tcPr>
            <w:tcW w:w="2193" w:type="pct"/>
          </w:tcPr>
          <w:p w14:paraId="7C3F7612" w14:textId="77777777" w:rsidR="003E3FD9" w:rsidRDefault="00D31F60" w:rsidP="00C83E79">
            <w:pPr>
              <w:jc w:val="center"/>
            </w:pPr>
            <w:r>
              <w:rPr>
                <w:sz w:val="15"/>
                <w:szCs w:val="15"/>
              </w:rPr>
              <w:t>asset exposure very high and suppression feasibility low</w:t>
            </w:r>
          </w:p>
        </w:tc>
        <w:tc>
          <w:tcPr>
            <w:tcW w:w="2467" w:type="pct"/>
          </w:tcPr>
          <w:p w14:paraId="29A17CF6" w14:textId="77777777" w:rsidR="00FB6C00" w:rsidRDefault="00D31F60" w:rsidP="00C83E79">
            <w:pPr>
              <w:jc w:val="center"/>
              <w:rPr>
                <w:sz w:val="15"/>
                <w:szCs w:val="15"/>
              </w:rPr>
            </w:pPr>
            <w:r>
              <w:rPr>
                <w:sz w:val="15"/>
                <w:szCs w:val="15"/>
              </w:rPr>
              <w:t xml:space="preserve">asset protection 0.9, </w:t>
            </w:r>
          </w:p>
          <w:p w14:paraId="3343BCEA" w14:textId="77777777" w:rsidR="003E3FD9" w:rsidRDefault="00D31F60" w:rsidP="00C83E79">
            <w:pPr>
              <w:jc w:val="center"/>
            </w:pPr>
            <w:r>
              <w:rPr>
                <w:sz w:val="15"/>
                <w:szCs w:val="15"/>
              </w:rPr>
              <w:t>containment line 0.6</w:t>
            </w:r>
          </w:p>
        </w:tc>
      </w:tr>
      <w:tr w:rsidR="003E3FD9" w14:paraId="77EAA4ED" w14:textId="77777777" w:rsidTr="00F943AF">
        <w:trPr>
          <w:cantSplit/>
          <w:jc w:val="center"/>
        </w:trPr>
        <w:tc>
          <w:tcPr>
            <w:tcW w:w="340" w:type="pct"/>
          </w:tcPr>
          <w:p w14:paraId="1B9733AD" w14:textId="77777777" w:rsidR="003E3FD9" w:rsidRDefault="00D31F60" w:rsidP="00C83E79">
            <w:r>
              <w:rPr>
                <w:sz w:val="15"/>
                <w:szCs w:val="15"/>
              </w:rPr>
              <w:t>R5</w:t>
            </w:r>
          </w:p>
        </w:tc>
        <w:tc>
          <w:tcPr>
            <w:tcW w:w="2193" w:type="pct"/>
          </w:tcPr>
          <w:p w14:paraId="12A6229B" w14:textId="77777777" w:rsidR="003E3FD9" w:rsidRDefault="00623659" w:rsidP="00C83E79">
            <w:pPr>
              <w:jc w:val="center"/>
            </w:pPr>
            <w:r>
              <w:rPr>
                <w:sz w:val="15"/>
                <w:szCs w:val="15"/>
              </w:rPr>
              <w:t>evacuation pressure very high and suppression feasibility very low</w:t>
            </w:r>
          </w:p>
        </w:tc>
        <w:tc>
          <w:tcPr>
            <w:tcW w:w="2467" w:type="pct"/>
          </w:tcPr>
          <w:p w14:paraId="0A8A54FA" w14:textId="37195800" w:rsidR="003E3FD9" w:rsidRDefault="00623659" w:rsidP="00C83E79">
            <w:pPr>
              <w:jc w:val="center"/>
            </w:pPr>
            <w:r>
              <w:rPr>
                <w:sz w:val="15"/>
                <w:szCs w:val="15"/>
              </w:rPr>
              <w:t>evacuation 1.0, public warning 1.0, resource deployment 0.7; withdraws suppression effort and containment line</w:t>
            </w:r>
          </w:p>
        </w:tc>
      </w:tr>
    </w:tbl>
    <w:p w14:paraId="7FC61B72" w14:textId="77777777" w:rsidR="00FB6C00" w:rsidRDefault="00FB6C00" w:rsidP="00FB6C00">
      <w:pPr>
        <w:pStyle w:val="Text"/>
        <w:rPr>
          <w:sz w:val="12"/>
          <w:szCs w:val="12"/>
        </w:rPr>
      </w:pPr>
    </w:p>
    <w:p w14:paraId="6E17CE49" w14:textId="77777777" w:rsidR="00101890" w:rsidRDefault="00D31F60">
      <w:pPr>
        <w:pStyle w:val="Text"/>
      </w:pPr>
      <w:r>
        <w:t>Every candidate is judged on a shadow copy of the simulation core over a horizon</w:t>
      </w:r>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the </w:t>
      </w:r>
      <w:r>
        <w:lastRenderedPageBreak/>
        <w:t>measure read in every comparison across configurations, since a run without intervention carries no response cost.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0BE98BD4" w14:textId="77777777" w:rsidTr="00F719B5">
        <w:trPr>
          <w:cantSplit/>
          <w:jc w:val="center"/>
        </w:trPr>
        <w:tc>
          <w:tcPr>
            <w:tcW w:w="4500" w:type="pct"/>
            <w:vAlign w:val="center"/>
          </w:tcPr>
          <w:p w14:paraId="2251B9B0" w14:textId="77777777" w:rsidR="00AF5AAE" w:rsidRPr="00C83219" w:rsidRDefault="00AF5AAE" w:rsidP="00F719B5">
            <w:pPr>
              <w:keepNext/>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344D4F75" w14:textId="77777777" w:rsidR="00AF5AAE" w:rsidRDefault="00000000" w:rsidP="00F719B5">
            <w:pPr>
              <w:keepNext/>
            </w:pPr>
            <m:oMathPara>
              <m:oMathParaPr>
                <m:jc m:val="left"/>
              </m:oMathParaPr>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14EE1007" w14:textId="77777777" w:rsidR="00AF5AAE" w:rsidRDefault="00AF5AAE" w:rsidP="00F719B5">
            <w:pPr>
              <w:keepNext/>
              <w:jc w:val="right"/>
            </w:pPr>
            <w:r>
              <w:t>(</w:t>
            </w:r>
            <w:bookmarkStart w:id="36" w:name="_RefEqN_cost"/>
            <w:r>
              <w:fldChar w:fldCharType="begin"/>
            </w:r>
            <w:r>
              <w:instrText xml:space="preserve"> SEQ ( \* ARABIC </w:instrText>
            </w:r>
            <w:r>
              <w:fldChar w:fldCharType="separate"/>
            </w:r>
            <w:r>
              <w:rPr>
                <w:noProof/>
              </w:rPr>
              <w:t>17</w:t>
            </w:r>
            <w:r>
              <w:fldChar w:fldCharType="end"/>
            </w:r>
            <w:bookmarkEnd w:id="36"/>
            <w:r>
              <w:t>)</w:t>
            </w:r>
          </w:p>
        </w:tc>
      </w:tr>
    </w:tbl>
    <w:p w14:paraId="19A5E8BC" w14:textId="77777777" w:rsidR="00AF5AAE" w:rsidRPr="00421B34" w:rsidRDefault="00AF5AAE" w:rsidP="00AF5AAE">
      <w:pPr>
        <w:pStyle w:val="Text"/>
        <w:rPr>
          <w:sz w:val="12"/>
          <w:szCs w:val="12"/>
        </w:rPr>
      </w:pPr>
    </w:p>
    <w:p w14:paraId="0CDE27ED" w14:textId="77777777" w:rsidR="00101890" w:rsidRDefault="004F7DCA">
      <w:pPr>
        <w:pStyle w:val="Text"/>
        <w:rPr>
          <w:sz w:val="10"/>
          <w:szCs w:val="10"/>
        </w:rPr>
      </w:pPr>
      <w:r>
        <w:t>Acceptance follows the satisficing rule of (</w:t>
      </w:r>
      <w:r>
        <w:fldChar w:fldCharType="begin"/>
      </w:r>
      <w:r>
        <w:instrText xml:space="preserve"> REF _RefEqN_sat \h </w:instrText>
      </w:r>
      <w:r>
        <w:fldChar w:fldCharType="separate"/>
      </w:r>
      <w:r>
        <w:rPr>
          <w:noProof/>
        </w:rPr>
        <w:t>18</w:t>
      </w:r>
      <w:r>
        <w:fldChar w:fldCharType="end"/>
      </w:r>
      <w:r>
        <w:t>). The forecast cost must stay under a ceiling and improve on inaction by a margin. The quality test in (</w:t>
      </w:r>
      <w:r>
        <w:fldChar w:fldCharType="begin"/>
      </w:r>
      <w:r>
        <w:instrText xml:space="preserve"> REF _RefEqN_sat \h </w:instrText>
      </w:r>
      <w:r>
        <w:fldChar w:fldCharType="separate"/>
      </w:r>
      <w:r>
        <w:rPr>
          <w:noProof/>
        </w:rPr>
        <w:t>18</w:t>
      </w:r>
      <w:r>
        <w:fldChar w:fldCharType="end"/>
      </w:r>
      <w:r>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4B9CB51F" w14:textId="77777777" w:rsidTr="002B2CE5">
        <w:trPr>
          <w:cantSplit/>
          <w:jc w:val="center"/>
        </w:trPr>
        <w:tc>
          <w:tcPr>
            <w:tcW w:w="4500" w:type="pct"/>
            <w:vAlign w:val="center"/>
          </w:tcPr>
          <w:p w14:paraId="41AE6858"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5AE5C91D" w14:textId="77777777" w:rsidR="004F7DCA" w:rsidRPr="004F7DC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3C6152E0" w14:textId="77777777" w:rsidR="004F7DCA" w:rsidRPr="0021084A" w:rsidRDefault="00000000"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7CB52015" w14:textId="77777777" w:rsidR="004F7DCA" w:rsidRDefault="004F7DCA" w:rsidP="002B2CE5">
            <w:pPr>
              <w:keepNext/>
              <w:jc w:val="right"/>
            </w:pPr>
            <w:r>
              <w:t>(</w:t>
            </w:r>
            <w:bookmarkStart w:id="37" w:name="_RefEqN_sat"/>
            <w:r>
              <w:fldChar w:fldCharType="begin"/>
            </w:r>
            <w:r>
              <w:instrText xml:space="preserve"> SEQ ( \* ARABIC </w:instrText>
            </w:r>
            <w:r>
              <w:fldChar w:fldCharType="separate"/>
            </w:r>
            <w:r>
              <w:rPr>
                <w:noProof/>
              </w:rPr>
              <w:t>18</w:t>
            </w:r>
            <w:r>
              <w:fldChar w:fldCharType="end"/>
            </w:r>
            <w:bookmarkEnd w:id="37"/>
            <w:r>
              <w:t>)</w:t>
            </w:r>
          </w:p>
        </w:tc>
      </w:tr>
    </w:tbl>
    <w:p w14:paraId="55DD4AE4" w14:textId="77777777" w:rsidR="003C5BDF" w:rsidRDefault="003C5BDF" w:rsidP="003C5BDF">
      <w:pPr>
        <w:pStyle w:val="Text"/>
        <w:rPr>
          <w:sz w:val="12"/>
          <w:szCs w:val="12"/>
        </w:rPr>
      </w:pPr>
    </w:p>
    <w:p w14:paraId="258EE47F" w14:textId="0D72611D"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a fixed reference of 200 steps that normalizes the person-steps and the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Retardant coating, tactical ignition, and public warning do not field capacity, so each of them is charged to the same sum at a fixed price in capacity units. Hence, every order has a cost. The physical cost is the mean of its three terms, whereas the total cost is divided by the sum of the weights, 3.4, so the physical cost can exceed the total cost when the response terms are small.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75E0A38A" w14:textId="77777777" w:rsidR="00FB6C00" w:rsidRDefault="00D31F60">
      <w:pPr>
        <w:pStyle w:val="Text"/>
      </w:pPr>
      <w:r>
        <w:t xml:space="preserve">When the standing decision falls short, the layer adapts within its vocabulary, in the evolving fuzzy tradition </w:t>
      </w:r>
      <w:sdt>
        <w:sdtPr>
          <w:id w:val="-1979969946"/>
          <w:citation/>
        </w:sdt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4A0FB63C" w14:textId="77777777" w:rsidTr="00CA6688">
        <w:trPr>
          <w:cantSplit/>
          <w:jc w:val="center"/>
        </w:trPr>
        <w:tc>
          <w:tcPr>
            <w:tcW w:w="4500" w:type="pct"/>
            <w:vAlign w:val="center"/>
          </w:tcPr>
          <w:p w14:paraId="45EEE94E"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79793F0E"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3B75079A"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13B1812E"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1BB57A36" w14:textId="77777777" w:rsidR="00FB6C00" w:rsidRPr="00D12190" w:rsidRDefault="00000000"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1C1E1B72" w14:textId="77777777" w:rsidR="00FB6C00" w:rsidRDefault="00FB6C00" w:rsidP="00CA6688">
            <w:pPr>
              <w:keepNext/>
              <w:jc w:val="right"/>
            </w:pPr>
            <w:r>
              <w:t>(</w:t>
            </w:r>
            <w:bookmarkStart w:id="38" w:name="_RefEqN_adapt"/>
            <w:r>
              <w:fldChar w:fldCharType="begin"/>
            </w:r>
            <w:r>
              <w:instrText xml:space="preserve"> SEQ ( \* ARABIC </w:instrText>
            </w:r>
            <w:r>
              <w:fldChar w:fldCharType="separate"/>
            </w:r>
            <w:r>
              <w:rPr>
                <w:noProof/>
              </w:rPr>
              <w:t>19</w:t>
            </w:r>
            <w:r>
              <w:fldChar w:fldCharType="end"/>
            </w:r>
            <w:bookmarkEnd w:id="38"/>
            <w:r>
              <w:t>)</w:t>
            </w:r>
          </w:p>
        </w:tc>
      </w:tr>
    </w:tbl>
    <w:p w14:paraId="57CF031F" w14:textId="77777777" w:rsidR="00FB6C00" w:rsidRPr="004467B0" w:rsidRDefault="00FB6C00" w:rsidP="00FB6C00">
      <w:pPr>
        <w:pStyle w:val="Text"/>
        <w:rPr>
          <w:sz w:val="10"/>
          <w:szCs w:val="10"/>
        </w:rPr>
      </w:pPr>
    </w:p>
    <w:p w14:paraId="3BB7A89C" w14:textId="77777777" w:rsidR="00101890" w:rsidRDefault="00D31F60">
      <w:pPr>
        <w:pStyle w:val="Text"/>
      </w:pPr>
      <w:r>
        <w:t xml:space="preserve">A step changes one consequent. A shift moves a term edge with the facing edge of its left neighbor, so the partition of unity is preserved. A new rule is written on the uncovered combination of the two concepts with the highest crisp reading. A new term is inserted where no term reads the current value clearly. Every move is tried on a working copy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merged by the coordinator.</w:t>
      </w:r>
    </w:p>
    <w:p w14:paraId="0FCC352D" w14:textId="77777777" w:rsidR="00101890" w:rsidRDefault="00816699">
      <w:pPr>
        <w:pStyle w:val="Text"/>
      </w:pPr>
      <w:r>
        <w:rPr>
          <w:noProof/>
        </w:rPr>
        <mc:AlternateContent>
          <mc:Choice Requires="wpg">
            <w:drawing>
              <wp:anchor distT="0" distB="0" distL="114300" distR="114300" simplePos="0" relativeHeight="251653632" behindDoc="0" locked="0" layoutInCell="1" allowOverlap="0" wp14:anchorId="04A98865" wp14:editId="748AC78D">
                <wp:simplePos x="0" y="0"/>
                <wp:positionH relativeFrom="margin">
                  <wp:posOffset>3412490</wp:posOffset>
                </wp:positionH>
                <wp:positionV relativeFrom="margin">
                  <wp:posOffset>-1270</wp:posOffset>
                </wp:positionV>
                <wp:extent cx="3108960" cy="2603500"/>
                <wp:effectExtent l="0" t="0" r="0" b="6350"/>
                <wp:wrapSquare wrapText="bothSides"/>
                <wp:docPr id="553784506" name="Group Fig4"/>
                <wp:cNvGraphicFramePr/>
                <a:graphic xmlns:a="http://schemas.openxmlformats.org/drawingml/2006/main">
                  <a:graphicData uri="http://schemas.microsoft.com/office/word/2010/wordprocessingGroup">
                    <wpg:wgp>
                      <wpg:cNvGrpSpPr/>
                      <wpg:grpSpPr>
                        <a:xfrm>
                          <a:off x="0" y="0"/>
                          <a:ext cx="3108960" cy="2603500"/>
                          <a:chOff x="-258011" y="192506"/>
                          <a:chExt cx="3108960" cy="2605935"/>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13" y="192506"/>
                            <a:ext cx="2187329" cy="2383485"/>
                          </a:xfrm>
                          <a:prstGeom prst="rect">
                            <a:avLst/>
                          </a:prstGeom>
                        </pic:spPr>
                      </pic:pic>
                      <wps:wsp>
                        <wps:cNvPr id="561013665" name="Text Box Fig4"/>
                        <wps:cNvSpPr txBox="1"/>
                        <wps:spPr>
                          <a:xfrm>
                            <a:off x="-258011" y="2575991"/>
                            <a:ext cx="3108960" cy="222450"/>
                          </a:xfrm>
                          <a:prstGeom prst="rect">
                            <a:avLst/>
                          </a:prstGeom>
                          <a:solidFill>
                            <a:prstClr val="white"/>
                          </a:solidFill>
                          <a:ln>
                            <a:noFill/>
                          </a:ln>
                        </wps:spPr>
                        <wps:txbx>
                          <w:txbxContent>
                            <w:p w14:paraId="4C63C72F" w14:textId="77777777" w:rsidR="00137C4F" w:rsidRPr="0030542E" w:rsidRDefault="00137C4F" w:rsidP="00137C4F">
                              <w:pPr>
                                <w:pStyle w:val="Caption"/>
                                <w:rPr>
                                  <w:noProof/>
                                </w:rPr>
                              </w:pPr>
                              <w:bookmarkStart w:id="39" w:name="_RefFig4"/>
                              <w:r>
                                <w:t xml:space="preserve">Fig. </w:t>
                              </w:r>
                              <w:r>
                                <w:rPr>
                                  <w:noProof/>
                                </w:rPr>
                                <w:fldChar w:fldCharType="begin"/>
                              </w:r>
                              <w:r>
                                <w:rPr>
                                  <w:noProof/>
                                </w:rPr>
                                <w:instrText xml:space="preserve"> SEQ Fig. \* ARABIC </w:instrText>
                              </w:r>
                              <w:r>
                                <w:rPr>
                                  <w:noProof/>
                                </w:rPr>
                                <w:fldChar w:fldCharType="separate"/>
                              </w:r>
                              <w:r w:rsidR="007A1391">
                                <w:rPr>
                                  <w:noProof/>
                                </w:rPr>
                                <w:t>4</w:t>
                              </w:r>
                              <w:r>
                                <w:rPr>
                                  <w:noProof/>
                                </w:rPr>
                                <w:fldChar w:fldCharType="end"/>
                              </w:r>
                              <w:bookmarkEnd w:id="39"/>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4A98865" id="Group Fig4" o:spid="_x0000_s1035" style="position:absolute;left:0;text-align:left;margin-left:268.7pt;margin-top:-.1pt;width:244.8pt;height:205pt;z-index:251653632;mso-position-horizontal-relative:margin;mso-position-vertical-relative:margin;mso-width-relative:margin;mso-height-relative:margin" coordorigin="-2580,1925" coordsize="31089,2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" o:allowoverlap="f">
                <v:shape id="Picture Fig4" o:spid="_x0000_s1036" type="#_x0000_t75" style="position:absolute;top:1925;width:21873;height:23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">
                  <v:imagedata r:id="rId17" o:title="" croptop="4105f" cropbottom="1372f"/>
                </v:shape>
                <v:shape id="Text Box Fig4" o:spid="_x0000_s1037" type="#_x0000_t202" style="position:absolute;left:-2580;top:25759;width:31089;height:2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4BA6D7D8" w14:textId="77777777" w:rsidR="00137C4F" w:rsidRPr="0030542E" w:rsidRDefault="00137C4F" w:rsidP="00137C4F">
                        <w:pPr>
                          <w:pStyle w:val="Caption"/>
                          <w:rPr>
                            <w:noProof/>
                          </w:rPr>
                        </w:pPr>
                        <w:bookmarkStart w:id="40" w:name="_RefFig4"/>
                        <w:r>
                          <w:t xml:space="preserve">Fig. </w:t>
                        </w:r>
                        <w:r>
                          <w:rPr>
                            <w:noProof/>
                          </w:rPr>
                          <w:fldChar w:fldCharType="begin"/>
                        </w:r>
                        <w:r>
                          <w:rPr>
                            <w:noProof/>
                          </w:rPr>
                          <w:instrText xml:space="preserve"> SEQ Fig. \* ARABIC </w:instrText>
                        </w:r>
                        <w:r>
                          <w:rPr>
                            <w:noProof/>
                          </w:rPr>
                          <w:fldChar w:fldCharType="separate"/>
                        </w:r>
                        <w:r w:rsidR="007A1391">
                          <w:rPr>
                            <w:noProof/>
                          </w:rPr>
                          <w:t>4</w:t>
                        </w:r>
                        <w:r>
                          <w:rPr>
                            <w:noProof/>
                          </w:rPr>
                          <w:fldChar w:fldCharType="end"/>
                        </w:r>
                        <w:bookmarkEnd w:id="40"/>
                        <w:r>
                          <w:t>. Decision layer 2, the open decision space.</w:t>
                        </w:r>
                      </w:p>
                    </w:txbxContent>
                  </v:textbox>
                </v:shape>
                <w10:wrap type="square" anchorx="margin" anchory="margin"/>
              </v:group>
            </w:pict>
          </mc:Fallback>
        </mc:AlternateContent>
      </w:r>
      <w:r w:rsidR="00D31F60">
        <w:t>In (</w:t>
      </w:r>
      <w:r w:rsidR="00D31F60">
        <w:fldChar w:fldCharType="begin"/>
      </w:r>
      <w:r w:rsidR="00D31F60">
        <w:instrText xml:space="preserve"> REF _RefEqN_adapt \h </w:instrText>
      </w:r>
      <w:r w:rsidR="00D31F60">
        <w:fldChar w:fldCharType="separate"/>
      </w:r>
      <w:r w:rsidR="00D31F60">
        <w:rPr>
          <w:noProof/>
        </w:rPr>
        <w:t>19</w:t>
      </w:r>
      <w:r w:rsidR="00D31F60">
        <w:fldChar w:fldCharType="end"/>
      </w:r>
      <w:r w:rsidR="00D31F60">
        <w:t xml:space="preserve">), </w:t>
      </w:r>
      <m:oMath>
        <m:r>
          <w:rPr>
            <w:rFonts w:ascii="Cambria Math" w:hAnsi="Cambria Math"/>
          </w:rPr>
          <m:t>δ</m:t>
        </m:r>
      </m:oMath>
      <w:r w:rsidR="00D31F60">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rsidR="00D31F60">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00D31F60">
        <w:t xml:space="preserve"> the left corners of term </w:t>
      </w:r>
      <m:oMath>
        <m:r>
          <w:rPr>
            <w:rFonts w:ascii="Cambria Math" w:hAnsi="Cambria Math"/>
          </w:rPr>
          <m:t>A</m:t>
        </m:r>
      </m:oMath>
      <w:r w:rsidR="00D31F60">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rsidR="00D31F60">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rsidR="00D31F60">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sidR="00D31F60">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D31F60">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concepts with the highest crisp reading, </w:t>
      </w:r>
      <m:oMath>
        <m:sSub>
          <m:sSubPr>
            <m:ctrlPr>
              <w:rPr>
                <w:rFonts w:ascii="Cambria Math" w:hAnsi="Cambria Math"/>
              </w:rPr>
            </m:ctrlPr>
          </m:sSubPr>
          <m:e>
            <m:r>
              <w:rPr>
                <w:rFonts w:ascii="Cambria Math" w:hAnsi="Cambria Math"/>
              </w:rPr>
              <m:t>T</m:t>
            </m:r>
          </m:e>
          <m:sub>
            <m:r>
              <w:rPr>
                <w:rFonts w:ascii="Cambria Math" w:hAnsi="Cambria Math"/>
              </w:rPr>
              <m:t>n</m:t>
            </m:r>
          </m:sub>
        </m:sSub>
      </m:oMath>
      <w:r w:rsidR="00D31F60">
        <w:t xml:space="preserve"> the term set of concept </w:t>
      </w:r>
      <m:oMath>
        <m:r>
          <w:rPr>
            <w:rFonts w:ascii="Cambria Math" w:hAnsi="Cambria Math"/>
          </w:rPr>
          <m:t>n</m:t>
        </m:r>
      </m:oMath>
      <w:r w:rsidR="00D31F60">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the term of highest membership,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rsidR="00D31F60">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rsidR="00D31F60">
        <w:t xml:space="preserve">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rsidR="00D31F60">
        <w:t xml:space="preserve"> centered on the crisp reading </w:t>
      </w:r>
      <m:oMath>
        <m:r>
          <w:rPr>
            <w:rFonts w:ascii="Cambria Math" w:hAnsi="Cambria Math"/>
          </w:rPr>
          <m:t>x</m:t>
        </m:r>
      </m:oMath>
      <w:r w:rsidR="00D31F60">
        <w:t>.</w:t>
      </w:r>
    </w:p>
    <w:p w14:paraId="2820C449" w14:textId="77777777" w:rsidR="00C63C9D" w:rsidRDefault="00D31F60">
      <w:pPr>
        <w:pStyle w:val="Heading2"/>
      </w:pPr>
      <w:bookmarkStart w:id="41" w:name="_RefSec_IV_D"/>
      <w:r>
        <w:t>D</w:t>
      </w:r>
      <w:bookmarkEnd w:id="41"/>
      <w:r>
        <w:t>. The Open Decision Layer</w:t>
      </w:r>
    </w:p>
    <w:p w14:paraId="0C16DC32" w14:textId="77777777" w:rsidR="00F30F81" w:rsidRDefault="00D31F60">
      <w:pPr>
        <w:pStyle w:val="Text"/>
        <w:rPr>
          <w:sz w:val="12"/>
          <w:szCs w:val="12"/>
        </w:rPr>
      </w:pPr>
      <w:r>
        <w:fldChar w:fldCharType="begin"/>
      </w:r>
      <w:r>
        <w:instrText xml:space="preserve"> REF _RefFig4 \h </w:instrText>
      </w:r>
      <w:r>
        <w:fldChar w:fldCharType="separate"/>
      </w:r>
      <w:r>
        <w:rPr>
          <w:noProof/>
        </w:rPr>
        <w:t>Fig. 4</w:t>
      </w:r>
      <w:r>
        <w:fldChar w:fldCharType="end"/>
      </w:r>
      <w:r>
        <w:t xml:space="preserve"> gives the open layer. It is entered when adaptation leaves a deficit, when a coverage gap opens while the fire is alive, or when spread renews under applied orders. The closed moves of (19) are tried first, a tuning and then a new rule, and a proposal is requested when they leave the deficit in place. The layer has three parts, a proposer, a pre-selection of its candidates on the shadow core, and a chain of gates.</w:t>
      </w:r>
    </w:p>
    <w:p w14:paraId="640A1C10" w14:textId="780454D9" w:rsidR="00DF7EE8" w:rsidRDefault="00795A4B">
      <w:pPr>
        <w:pStyle w:val="Text"/>
      </w:pPr>
      <w:r>
        <w:t>The proposer is a pretrained LLM, called through a command-line interface with default sampling settings and a 240 s timeout.</w:t>
      </w:r>
      <w:r w:rsidRPr="00795A4B">
        <w:t xml:space="preserve"> </w:t>
      </w:r>
      <w:r>
        <w:t>Any model that returns objects of the form (20) can take this place</w:t>
      </w:r>
      <w:r w:rsidRPr="00795A4B">
        <w:t xml:space="preserve">; </w:t>
      </w:r>
      <w:r>
        <w:t xml:space="preserve">the architecture does not depend on which one is used. It is used in context only and is not fine-tuned. The prompt has three parts, an incident brief written from the simulation state at each call, which lists the burning cells, the burned area and its trend, the front centroid and the mean wind, the fuel moisture at the front, the nearest asset with its distance and population, the distance to water, the gated activations, the firing rules and their consequents, the deficit of the quality test, and the resource state, then the reply schema of (20) with the admissible concepts, terms, families, </w:t>
      </w:r>
      <w:r>
        <w:lastRenderedPageBreak/>
        <w:t>effects, sectors, and bands, and then the request for six distinct candidates; a system line restricts the reply to one JSON object. The model returns six different candidate objects of</w:t>
      </w:r>
      <w:r w:rsidR="001426E9">
        <w:t xml:space="preserve"> (</w:t>
      </w:r>
      <w:r w:rsidR="001426E9">
        <w:fldChar w:fldCharType="begin"/>
      </w:r>
      <w:r w:rsidR="001426E9">
        <w:instrText xml:space="preserve"> REF _RefEqN_object \h </w:instrText>
      </w:r>
      <w:r w:rsidR="001426E9">
        <w:fldChar w:fldCharType="separate"/>
      </w:r>
      <w:r w:rsidR="00820501">
        <w:rPr>
          <w:noProof/>
        </w:rPr>
        <w:t>20</w:t>
      </w:r>
      <w:r w:rsidR="001426E9">
        <w:fldChar w:fldCharType="end"/>
      </w:r>
      <w:r w:rsidR="001426E9">
        <w:t xml:space="preserve">). </w:t>
      </w:r>
      <w:r>
        <w:t>The vocabulary offered to the proposer is the six families, the five decision concepts, and the seven effects, and the concept space is fixed in this campaign, so every admitted object is written over them. Each object is a rule in the form of</w:t>
      </w:r>
      <w:r w:rsidR="001426E9">
        <w:t xml:space="preserve"> (</w:t>
      </w:r>
      <w:r w:rsidR="001426E9">
        <w:fldChar w:fldCharType="begin"/>
      </w:r>
      <w:r w:rsidR="001426E9">
        <w:instrText xml:space="preserve"> REF _RefEqN_rule \h </w:instrText>
      </w:r>
      <w:r w:rsidR="001426E9">
        <w:fldChar w:fldCharType="separate"/>
      </w:r>
      <w:r w:rsidR="001426E9">
        <w:rPr>
          <w:noProof/>
        </w:rPr>
        <w:t>16</w:t>
      </w:r>
      <w:r w:rsidR="001426E9">
        <w:fldChar w:fldCharType="end"/>
      </w:r>
      <w:r w:rsidR="001426E9">
        <w:t xml:space="preserve">), a macro </w:t>
      </w:r>
      <m:oMath>
        <m:r>
          <m:rPr>
            <m:scr m:val="script"/>
            <m:sty m:val="p"/>
          </m:rPr>
          <w:rPr>
            <w:rFonts w:ascii="Cambria Math" w:hAnsi="Cambria Math"/>
          </w:rPr>
          <m:t>B</m:t>
        </m:r>
      </m:oMath>
      <w:r w:rsidR="001426E9">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1426E9">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its components entering the numerator and the denominator of (16) for their family with the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so that the floor of the denominator in (16) attenuates a command whose accumulated support is below one, or a composed intervention </w:t>
      </w:r>
      <m:oMath>
        <m:r>
          <m:rPr>
            <m:scr m:val="script"/>
          </m:rPr>
          <w:rPr>
            <w:rFonts w:ascii="Cambria Math" w:hAnsi="Cambria Math"/>
          </w:rPr>
          <m:t>A</m:t>
        </m:r>
      </m:oMath>
      <w:r w:rsidR="001426E9">
        <w:t xml:space="preserve"> of up to three clauses. A clause names an effect </w:t>
      </w:r>
      <m:oMath>
        <m:r>
          <w:rPr>
            <w:rFonts w:ascii="Cambria Math" w:hAnsi="Cambria Math"/>
          </w:rPr>
          <m:t>e</m:t>
        </m:r>
      </m:oMath>
      <w:r>
        <w:t xml:space="preserve">, one of wet, clear, ignite, coat, draft, evacuate, and prime, a sector </w:t>
      </w:r>
      <m:oMath>
        <m:r>
          <w:rPr>
            <w:rFonts w:ascii="Cambria Math" w:hAnsi="Cambria Math"/>
          </w:rPr>
          <m:t>s</m:t>
        </m:r>
      </m:oMath>
      <w:r>
        <w:t xml:space="preserve">, one of head, flank, rear, ring, at fire, assets, and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1426E9">
        <w:t xml:space="preserve"> in cells, and an amount </w:t>
      </w:r>
      <m:oMath>
        <m:r>
          <w:rPr>
            <w:rFonts w:ascii="Cambria Math" w:hAnsi="Cambria Math"/>
          </w:rPr>
          <m:t>α</m:t>
        </m:r>
      </m:oMath>
      <w:r w:rsidR="001426E9">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0A715B8C" w14:textId="77777777" w:rsidTr="0083545B">
        <w:trPr>
          <w:cantSplit/>
          <w:jc w:val="center"/>
        </w:trPr>
        <w:tc>
          <w:tcPr>
            <w:tcW w:w="4529" w:type="pct"/>
            <w:vAlign w:val="center"/>
          </w:tcPr>
          <w:p w14:paraId="72E390F7"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 xml:space="preserve"> in </m:t>
                </m:r>
                <m:d>
                  <m:dPr>
                    <m:ctrlPr>
                      <w:rPr>
                        <w:rFonts w:ascii="Cambria Math" w:hAnsi="Cambria Math"/>
                      </w:rPr>
                    </m:ctrlPr>
                  </m:dPr>
                  <m:e>
                    <m:r>
                      <m:rPr>
                        <m:sty m:val="p"/>
                      </m:rPr>
                      <w:rPr>
                        <w:rFonts w:ascii="Cambria Math" w:hAnsi="Cambria Math"/>
                      </w:rPr>
                      <m:t>16</m:t>
                    </m:r>
                  </m:e>
                </m:d>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F3D36F0" w14:textId="77777777" w:rsidR="00F30F81" w:rsidRDefault="00D31F60" w:rsidP="00D059CA">
            <w:pPr>
              <w:keepNext/>
              <w:jc w:val="right"/>
            </w:pPr>
            <w:r>
              <w:t>(</w:t>
            </w:r>
            <w:bookmarkStart w:id="42" w:name="_RefEqN_object"/>
            <w:r>
              <w:fldChar w:fldCharType="begin"/>
            </w:r>
            <w:r>
              <w:instrText xml:space="preserve"> SEQ ( \* ARABIC </w:instrText>
            </w:r>
            <w:r>
              <w:fldChar w:fldCharType="separate"/>
            </w:r>
            <w:r w:rsidR="00820501">
              <w:rPr>
                <w:noProof/>
              </w:rPr>
              <w:t>20</w:t>
            </w:r>
            <w:r>
              <w:fldChar w:fldCharType="end"/>
            </w:r>
            <w:bookmarkEnd w:id="42"/>
            <w:r>
              <w:t>)</w:t>
            </w:r>
          </w:p>
        </w:tc>
      </w:tr>
    </w:tbl>
    <w:p w14:paraId="39D1D2D7" w14:textId="77777777" w:rsidR="00F30F81" w:rsidRDefault="00F30F81">
      <w:pPr>
        <w:pStyle w:val="Text"/>
        <w:rPr>
          <w:sz w:val="12"/>
          <w:szCs w:val="12"/>
        </w:rPr>
      </w:pPr>
    </w:p>
    <w:p w14:paraId="419258CC" w14:textId="77777777" w:rsidR="00A9035B" w:rsidRDefault="00D31F60">
      <w:pPr>
        <w:pStyle w:val="Text"/>
      </w:pPr>
      <w:r>
        <w:t>A clause is resolved on the simulation fields by the band geometry and the operators of (</w:t>
      </w:r>
      <w:r>
        <w:fldChar w:fldCharType="begin"/>
      </w:r>
      <w:r>
        <w:instrText xml:space="preserve"> REF _RefEqN_resolve \h </w:instrText>
      </w:r>
      <w:r>
        <w:fldChar w:fldCharType="separate"/>
      </w:r>
      <w:r>
        <w:rPr>
          <w:noProof/>
        </w:rPr>
        <w:t>21</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0BCEEED0" w14:textId="77777777" w:rsidTr="00ED644E">
        <w:trPr>
          <w:cantSplit/>
          <w:jc w:val="center"/>
        </w:trPr>
        <w:tc>
          <w:tcPr>
            <w:tcW w:w="4500" w:type="pct"/>
            <w:vAlign w:val="center"/>
          </w:tcPr>
          <w:p w14:paraId="26656A05"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BA1087A" w14:textId="77777777" w:rsidR="00A9035B" w:rsidRDefault="00A9035B" w:rsidP="00ED644E">
            <w:pPr>
              <w:keepNext/>
              <w:jc w:val="right"/>
            </w:pPr>
            <w:r>
              <w:t>(</w:t>
            </w:r>
            <w:bookmarkStart w:id="43" w:name="_RefEqN_resolve"/>
            <w:r>
              <w:fldChar w:fldCharType="begin"/>
            </w:r>
            <w:r>
              <w:instrText xml:space="preserve"> SEQ ( \* ARABIC </w:instrText>
            </w:r>
            <w:r>
              <w:fldChar w:fldCharType="separate"/>
            </w:r>
            <w:r>
              <w:rPr>
                <w:noProof/>
              </w:rPr>
              <w:t>21</w:t>
            </w:r>
            <w:r>
              <w:fldChar w:fldCharType="end"/>
            </w:r>
            <w:bookmarkEnd w:id="43"/>
            <w:r>
              <w:t>)</w:t>
            </w:r>
          </w:p>
        </w:tc>
      </w:tr>
    </w:tbl>
    <w:p w14:paraId="1CAC67C6" w14:textId="77777777" w:rsidR="00A9035B" w:rsidRPr="007975EA" w:rsidRDefault="00A9035B" w:rsidP="00A9035B">
      <w:pPr>
        <w:pStyle w:val="Text"/>
        <w:rPr>
          <w:sz w:val="10"/>
          <w:szCs w:val="10"/>
        </w:rPr>
      </w:pPr>
    </w:p>
    <w:p w14:paraId="1D15D1FA" w14:textId="77777777" w:rsidR="00DF7EE8" w:rsidRDefault="00D31F60">
      <w:pPr>
        <w:pStyle w:val="Text"/>
      </w:pPr>
      <w:r>
        <w:t xml:space="preserve">The band </w:t>
      </w:r>
      <m:oMath>
        <m:r>
          <w:rPr>
            <w:rFonts w:ascii="Cambria Math" w:hAnsi="Cambria Math"/>
          </w:rPr>
          <m:t>Z</m:t>
        </m:r>
      </m:oMath>
      <w:r>
        <w:t xml:space="preserve"> is the set of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is the clause amount scaled by the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the mask </w:t>
      </w:r>
      <m:oMath>
        <m:r>
          <w:rPr>
            <w:rFonts w:ascii="Cambria Math" w:hAnsi="Cambria Math"/>
          </w:rPr>
          <m:t>Ω</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The other effects act on the same mask by a maximum over the existing field: wet raises the capacity to a of its cap and the availability to 0.3 + 0.7a, clear sets the cut field and raises the capacity to at least 0.8 of its cap, ignite raises the ignition command field to a, and the core lights a commanded cell above 0.5 that is not burning, has fuel, and lies below the extinction moisture, after which the real spread follows, evacuate raises the evacuation field to a, and prime the warning field to a. Hence, the space is open at interventions and closed at effects.</w:t>
      </w:r>
    </w:p>
    <w:p w14:paraId="69251C64" w14:textId="77777777" w:rsidR="002406C6" w:rsidRDefault="00517F54" w:rsidP="002406C6">
      <w:pPr>
        <w:pStyle w:val="Text"/>
      </w:pPr>
      <w:r>
        <w:t xml:space="preserve">Each proposal passes the gates in </w:t>
      </w:r>
      <w:r w:rsidR="00D31F60">
        <w:fldChar w:fldCharType="begin"/>
      </w:r>
      <w:r w:rsidR="00D31F60">
        <w:instrText xml:space="preserve"> REF _RefFig4 \h </w:instrText>
      </w:r>
      <w:r w:rsidR="00D31F60">
        <w:fldChar w:fldCharType="separate"/>
      </w:r>
      <w:r w:rsidR="00D31F60">
        <w:rPr>
          <w:noProof/>
        </w:rPr>
        <w:t>Fig. 4</w:t>
      </w:r>
      <w:r w:rsidR="00D31F60">
        <w:fldChar w:fldCharType="end"/>
      </w:r>
      <w:r>
        <w:t xml:space="preserve">. The first four gates are algebraic. G1 rejects an object that does not parse into the vocabulary, G2 an unknown effect or sector, or a duplicate of the base, G3 a rule that does not fire on the current reading, and G4 an order that exceeds the free pool; coating and ignition field no crew but are priced in capacity-steps against the same pool, so G4 refuses them once the funded pool is spent, and the coating has no reach constraint, being aerial, and no separate material stock. The last four run on the </w:t>
      </w:r>
      <w:r>
        <w:t>shadow core and read the physical cost, as the closed layer does (</w:t>
      </w:r>
      <w:r w:rsidR="00D31F60">
        <w:fldChar w:fldCharType="begin"/>
      </w:r>
      <w:r w:rsidR="00D31F60">
        <w:instrText xml:space="preserve"> REF _RefEqN_gates \h </w:instrText>
      </w:r>
      <w:r w:rsidR="00D31F60">
        <w:fldChar w:fldCharType="separate"/>
      </w:r>
      <w:r w:rsidR="00D31F60">
        <w:rPr>
          <w:noProof/>
        </w:rPr>
        <w:t>22</w:t>
      </w:r>
      <w:r w:rsidR="00D31F60">
        <w:fldChar w:fldCharType="end"/>
      </w:r>
      <w:r>
        <w:t>)</w:t>
      </w:r>
      <w:r w:rsidR="00A0701B" w:rsidRPr="00A0701B">
        <w:t>, over the guard horizon, which is longer than the planning horizon so that a line or a coating has taken effect by the time it is judged.</w:t>
      </w:r>
      <w:r>
        <w:t xml:space="preserve"> G5 and G6 demand a strict gain on two independent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a package must beat its own rule without the new object by the same margin. A rejection returns the gate name and both forecasts. An admitted object joins the base with its origin and gate values logged.</w:t>
      </w:r>
      <w:r w:rsidR="002406C6">
        <w:t xml:space="preserve"> In (</w:t>
      </w:r>
      <w:r w:rsidR="002406C6">
        <w:fldChar w:fldCharType="begin"/>
      </w:r>
      <w:r w:rsidR="002406C6">
        <w:instrText xml:space="preserve"> REF _RefEqN_gates \h </w:instrText>
      </w:r>
      <w:r w:rsidR="002406C6">
        <w:fldChar w:fldCharType="separate"/>
      </w:r>
      <w:r w:rsidR="002406C6">
        <w:rPr>
          <w:noProof/>
        </w:rPr>
        <w:t>22</w:t>
      </w:r>
      <w:r w:rsidR="002406C6">
        <w:fldChar w:fldCharType="end"/>
      </w:r>
      <w:r w:rsidR="002406C6">
        <w:t xml:space="preserve">), </w:t>
      </w:r>
      <m:oMath>
        <m:r>
          <w:rPr>
            <w:rFonts w:ascii="Cambria Math" w:hAnsi="Cambria Math"/>
          </w:rPr>
          <m:t>p</m:t>
        </m:r>
      </m:oMath>
      <w:r w:rsidR="002406C6">
        <w:t xml:space="preserve"> is the proposal, </w:t>
      </w:r>
      <m:oMath>
        <m:r>
          <w:rPr>
            <w:rFonts w:ascii="Cambria Math" w:hAnsi="Cambria Math"/>
          </w:rPr>
          <m:t>R</m:t>
        </m:r>
      </m:oMath>
      <w:r w:rsidR="002406C6">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rsidR="002406C6">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rsidR="002406C6">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002406C6">
        <w:t xml:space="preserve"> the rule carrying the new object </w:t>
      </w:r>
      <m:oMath>
        <m:r>
          <w:rPr>
            <w:rFonts w:ascii="Cambria Math" w:hAnsi="Cambria Math"/>
          </w:rPr>
          <m:t>A</m:t>
        </m:r>
      </m:oMath>
      <w:r w:rsidR="002406C6">
        <w:t xml:space="preserve">, and </w:t>
      </w:r>
      <m:oMath>
        <m:r>
          <w:rPr>
            <w:rFonts w:ascii="Cambria Math" w:hAnsi="Cambria Math"/>
          </w:rPr>
          <m:t>r</m:t>
        </m:r>
        <m:r>
          <m:rPr>
            <m:sty m:val="p"/>
          </m:rPr>
          <w:rPr>
            <w:rFonts w:ascii="Cambria Math" w:hAnsi="Cambria Math"/>
          </w:rPr>
          <m:t>\∖</m:t>
        </m:r>
        <m:r>
          <w:rPr>
            <w:rFonts w:ascii="Cambria Math" w:hAnsi="Cambria Math"/>
          </w:rPr>
          <m:t>A</m:t>
        </m:r>
      </m:oMath>
      <w:r w:rsidR="002406C6">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2035DE0" w14:textId="77777777">
        <w:trPr>
          <w:cantSplit/>
          <w:jc w:val="center"/>
        </w:trPr>
        <w:tc>
          <w:tcPr>
            <w:tcW w:w="4500" w:type="pct"/>
            <w:vAlign w:val="center"/>
          </w:tcPr>
          <w:p w14:paraId="4FBF077D"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6E8F141C" w14:textId="77777777" w:rsidR="00F30F81" w:rsidRDefault="00D31F60" w:rsidP="00D059CA">
            <w:pPr>
              <w:keepNext/>
              <w:jc w:val="right"/>
            </w:pPr>
            <w:r>
              <w:t>(</w:t>
            </w:r>
            <w:bookmarkStart w:id="44" w:name="_RefEqN_gates"/>
            <w:r>
              <w:fldChar w:fldCharType="begin"/>
            </w:r>
            <w:r>
              <w:instrText xml:space="preserve"> SEQ ( \* ARABIC </w:instrText>
            </w:r>
            <w:r>
              <w:fldChar w:fldCharType="separate"/>
            </w:r>
            <w:r>
              <w:rPr>
                <w:noProof/>
              </w:rPr>
              <w:t>22</w:t>
            </w:r>
            <w:r>
              <w:fldChar w:fldCharType="end"/>
            </w:r>
            <w:bookmarkEnd w:id="44"/>
            <w:r>
              <w:t>)</w:t>
            </w:r>
          </w:p>
        </w:tc>
      </w:tr>
    </w:tbl>
    <w:p w14:paraId="56351CD6" w14:textId="77777777" w:rsidR="00F30F81" w:rsidRPr="00A9035B" w:rsidRDefault="00F30F81">
      <w:pPr>
        <w:pStyle w:val="Text"/>
        <w:rPr>
          <w:sz w:val="10"/>
          <w:szCs w:val="10"/>
        </w:rPr>
      </w:pPr>
    </w:p>
    <w:p w14:paraId="4EA01C01" w14:textId="5937F554" w:rsidR="00720E67" w:rsidRDefault="00000000">
      <w:pPr>
        <w:pStyle w:val="Text"/>
      </w:pPr>
      <w:r>
        <w:t>The candidates of a call are pre-selected before any gate of (</w:t>
      </w:r>
      <w:r>
        <w:fldChar w:fldCharType="begin"/>
      </w:r>
      <w:r>
        <w:instrText xml:space="preserve"> REF _RefEqN_gates \h </w:instrText>
      </w:r>
      <w:r>
        <w:fldChar w:fldCharType="separate"/>
      </w:r>
      <w:r>
        <w:t>22</w:t>
      </w:r>
      <w:r>
        <w:fldChar w:fldCharType="end"/>
      </w:r>
      <w:r>
        <w:t>) is run. Each candidate that passes G1 to G4 is priced on one shadow forecast over the guard horizon. The rest of the forecast budget of the call, 36 forecasts in all, is spent on local variations of the best candidates, a changed clause, amount, or antecedent, written by the grammar of (</w:t>
      </w:r>
      <w:r>
        <w:fldChar w:fldCharType="begin"/>
      </w:r>
      <w:r>
        <w:instrText xml:space="preserve"> REF _RefEqN_object \h </w:instrText>
      </w:r>
      <w:r>
        <w:fldChar w:fldCharType="separate"/>
      </w:r>
      <w:r>
        <w:t>20</w:t>
      </w:r>
      <w:r>
        <w:fldChar w:fldCharType="end"/>
      </w:r>
      <w:r>
        <w:t xml:space="preserve">). The three best candidates are priced on a second future, and the </w:t>
      </w:r>
      <w:r w:rsidR="001C79F6">
        <w:t>one</w:t>
      </w:r>
      <w:r>
        <w:t xml:space="preserve"> with the larger gain on the worse of the two futures is handed to G5 to G8. When no candidate lowers the forecast on both futures, the call ends and nothing is handed to the gates. The origin of every admitted object, the model or a variation of a model candidate, is recorded. A variation changes one element of a candidate and keeps the rest: for a composed intervention with probability 0.5 one clause, its effect, sector, band, or amount, with 0.25 one consequent intensity by N(0, 0.15), and otherwise the antecedents, redrawn; for a rule or a macro one consequent intensity with 0.75 and the antecedents with 0.25. The random proposer of Section V-C draws complete objects from the same grammar, a rule, a macro, or a composed intervention with probability 0.41, 0.18, and 0.41, with one to three antecedents at the dominant term of the reading, each replaced, when the dominant term is above VL, with probability 0.4 by an upward set starting one or two terms below and clipped at VL, and intensities uniform on [0.5, 1], and draws fresh samples until the budget is spent, without variations. Hence, the gates judge one candidate per call, and the pre-selection absorbs most of the rejections.</w:t>
      </w:r>
    </w:p>
    <w:p w14:paraId="6F5F302C" w14:textId="6251C7B9" w:rsidR="00F30F81" w:rsidRDefault="00D31F60">
      <w:pPr>
        <w:pStyle w:val="Text"/>
      </w:pPr>
      <w:r>
        <w:t xml:space="preserve">Two properties follow from the acceptance rules alone and hold whatever the proposer produces. No order reaches the field whose forecast physical cost exceeds the no-action forecast over the 45 min guard horizon, the horizon of the no-harm guard and of G5 to G8, whereas the acceptance test (18) runs over the planning horizon. The fail-safe and the no-harm guard leave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unchanged, since neither acts on them, and a rule that does not name a family does not enter its average in (16); this is a property of the two guards, not of the adaptation of (19), which may step a consequent vector that names a life-safety family. The field restricted to them is not forecast again, since evacuation and warning touch </w:t>
      </w:r>
      <w:r>
        <w:lastRenderedPageBreak/>
        <w:t xml:space="preserve">neither fuel, moisture, nor capacity, so its burned-area and asset terms equal those of inaction and its population term is lower; no admitted object of the campaign names a life-safety family. Each admitted package lowers the forecast physical cost on the two sampled futures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and an extension round ends when no candidate clears the gates. These are properties of the forecast, not of the realized fire. The two futures of G5 and G6 are the futures the pre-selection ranked on, so the gates confirm the forecast gain of the selected package on the full base; in T3s of Section V-C the gates read two futures of their own, and the gain over the closed layer holds; whether the gain was realized is read in the outcome, in Section V-D, where the admitted objects are harmful in 9 of 150 worlds. Verified has three readings in this work, formal admissibility by G1 to G4, forecast gain on sampled futures by G5 to G8, and realized outcome in the log. The gate chain certifies the first two, so it is a check of admissibility and confirmation, and the third is reported with every result.</w:t>
      </w:r>
    </w:p>
    <w:p w14:paraId="31C7F1B6" w14:textId="77777777" w:rsidR="00C63C9D" w:rsidRDefault="0083545B">
      <w:pPr>
        <w:pStyle w:val="Heading2"/>
      </w:pPr>
      <w:bookmarkStart w:id="45" w:name="_RefSec_IV_E"/>
      <w:r>
        <w:t>E</w:t>
      </w:r>
      <w:bookmarkEnd w:id="45"/>
      <w:r>
        <w:t>. Local Agents and Global Coordination</w:t>
      </w:r>
    </w:p>
    <w:p w14:paraId="5E9091FB" w14:textId="77777777" w:rsidR="00D56099" w:rsidRDefault="00D31F60" w:rsidP="007B7A52">
      <w:pPr>
        <w:pStyle w:val="Text"/>
      </w:pPr>
      <w:r>
        <w:t>Algorithm 1 gives one decision cycle of the decision core.</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D56099" w14:paraId="25E3519A" w14:textId="77777777" w:rsidTr="00DF6970">
        <w:trPr>
          <w:cantSplit/>
        </w:trPr>
        <w:tc>
          <w:tcPr>
            <w:tcW w:w="4968" w:type="dxa"/>
          </w:tcPr>
          <w:p w14:paraId="6B3D333B" w14:textId="77777777" w:rsidR="00D56099" w:rsidRDefault="00D56099" w:rsidP="00DF697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D56099" w14:paraId="367F0DBD" w14:textId="77777777" w:rsidTr="00DF6970">
        <w:trPr>
          <w:cantSplit/>
        </w:trPr>
        <w:tc>
          <w:tcPr>
            <w:tcW w:w="4968" w:type="dxa"/>
          </w:tcPr>
          <w:p w14:paraId="1CBE3B77" w14:textId="77777777" w:rsidR="00D56099" w:rsidRDefault="00D56099" w:rsidP="00DF6970">
            <w:pPr>
              <w:tabs>
                <w:tab w:val="left" w:pos="260"/>
              </w:tabs>
              <w:ind w:left="260" w:hanging="260"/>
            </w:pPr>
            <w:r>
              <w:rPr>
                <w:sz w:val="16"/>
                <w:szCs w:val="16"/>
              </w:rPr>
              <w:t xml:space="preserve">1: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48FC18C0" w14:textId="77777777" w:rsidR="00D56099" w:rsidRDefault="00D56099" w:rsidP="00DF6970">
            <w:pPr>
              <w:tabs>
                <w:tab w:val="left" w:pos="260"/>
              </w:tabs>
              <w:ind w:left="260" w:hanging="260"/>
            </w:pPr>
            <w:r>
              <w:rPr>
                <w:sz w:val="16"/>
                <w:szCs w:val="16"/>
              </w:rPr>
              <w:t xml:space="preserve">2: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0A4E5366" w14:textId="77777777" w:rsidR="00D56099" w:rsidRDefault="00D56099" w:rsidP="00DF6970">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79E214C4" w14:textId="77777777" w:rsidR="00D56099" w:rsidRDefault="00D56099" w:rsidP="00DF6970">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7143A38D" w14:textId="77777777" w:rsidR="00D56099" w:rsidRDefault="00D56099" w:rsidP="00DF6970">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4AE65E45" w14:textId="77777777" w:rsidR="00D56099" w:rsidRDefault="00D56099" w:rsidP="00DF6970">
            <w:pPr>
              <w:tabs>
                <w:tab w:val="left" w:pos="380"/>
              </w:tabs>
              <w:ind w:left="380" w:hanging="380"/>
            </w:pPr>
            <w:r>
              <w:rPr>
                <w:sz w:val="16"/>
                <w:szCs w:val="16"/>
              </w:rPr>
              <w:t>6: end for</w:t>
            </w:r>
          </w:p>
          <w:p w14:paraId="02BB5543" w14:textId="77777777" w:rsidR="00D56099" w:rsidRDefault="00D56099" w:rsidP="00DF6970">
            <w:pPr>
              <w:tabs>
                <w:tab w:val="left" w:pos="380"/>
              </w:tabs>
              <w:ind w:left="380" w:hanging="380"/>
            </w:pPr>
            <w:r>
              <w:rPr>
                <w:sz w:val="16"/>
                <w:szCs w:val="16"/>
              </w:rPr>
              <w:t xml:space="preserve">7: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on the merged forecast, the regional fields merged by (24) and forecast from the snapshot, and trials remain </w:t>
            </w:r>
            <w:r>
              <w:rPr>
                <w:b/>
                <w:sz w:val="16"/>
                <w:szCs w:val="16"/>
              </w:rPr>
              <w:t>do</w:t>
            </w:r>
          </w:p>
          <w:p w14:paraId="67C296CC" w14:textId="77777777" w:rsidR="00D56099" w:rsidRDefault="00D56099" w:rsidP="00DF6970">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2F1FF770" w14:textId="77777777" w:rsidR="00D56099" w:rsidRDefault="00D56099" w:rsidP="00DF6970">
            <w:pPr>
              <w:tabs>
                <w:tab w:val="left" w:pos="500"/>
              </w:tabs>
              <w:ind w:left="500" w:hanging="500"/>
            </w:pPr>
            <w:r>
              <w:rPr>
                <w:sz w:val="16"/>
                <w:szCs w:val="16"/>
              </w:rPr>
              <w:t xml:space="preserve">9:   </w:t>
            </w:r>
            <w:r>
              <w:rPr>
                <w:b/>
                <w:sz w:val="16"/>
                <w:szCs w:val="16"/>
              </w:rPr>
              <w:t>if the closed moves leave the deficit in place then request a proposal</w:t>
            </w:r>
          </w:p>
          <w:p w14:paraId="786460AC" w14:textId="77777777" w:rsidR="00D56099" w:rsidRDefault="00D56099" w:rsidP="00DF6970">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pre-select the candidates, G1 to G4, one forecast each, variations within the budget, a second future for the best three; hand the best one to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sz w:val="16"/>
                <w:szCs w:val="16"/>
              </w:rPr>
              <w:t>22</w:t>
            </w:r>
            <w:r>
              <w:rPr>
                <w:sz w:val="16"/>
                <w:szCs w:val="16"/>
              </w:rPr>
              <w:fldChar w:fldCharType="end"/>
            </w:r>
            <w:r>
              <w:rPr>
                <w:sz w:val="16"/>
                <w:szCs w:val="16"/>
              </w:rPr>
              <w:t>)</w:t>
            </w:r>
          </w:p>
          <w:p w14:paraId="3DDD9049" w14:textId="77777777" w:rsidR="00D56099" w:rsidRDefault="00D56099" w:rsidP="00DF6970">
            <w:pPr>
              <w:tabs>
                <w:tab w:val="left" w:pos="620"/>
              </w:tabs>
              <w:ind w:left="620" w:hanging="620"/>
            </w:pPr>
            <w:r>
              <w:rPr>
                <w:sz w:val="16"/>
                <w:szCs w:val="16"/>
              </w:rPr>
              <w:t xml:space="preserve">11: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77F50646" w14:textId="77777777" w:rsidR="00D56099" w:rsidRDefault="00D56099" w:rsidP="00DF6970">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0DFEAFC2" w14:textId="77777777" w:rsidR="00D56099" w:rsidRDefault="00D56099" w:rsidP="00DF6970">
            <w:pPr>
              <w:tabs>
                <w:tab w:val="left" w:pos="500"/>
              </w:tabs>
              <w:ind w:left="500" w:hanging="500"/>
            </w:pPr>
            <w:r>
              <w:rPr>
                <w:sz w:val="16"/>
                <w:szCs w:val="16"/>
              </w:rPr>
              <w:t>13: end while</w:t>
            </w:r>
          </w:p>
          <w:p w14:paraId="7EA9508F" w14:textId="77777777" w:rsidR="00D56099" w:rsidRDefault="00D56099" w:rsidP="00DF6970">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408468CC" w14:textId="77777777" w:rsidR="00D56099" w:rsidRDefault="00D56099" w:rsidP="00DF6970">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32B534D9" w14:textId="77777777" w:rsidR="00D56099" w:rsidRDefault="00D56099" w:rsidP="00DF6970">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6CB94165" w14:textId="77777777" w:rsidR="00D56099" w:rsidRDefault="00D56099" w:rsidP="00DF6970">
            <w:pPr>
              <w:tabs>
                <w:tab w:val="left" w:pos="260"/>
              </w:tabs>
              <w:ind w:left="260" w:hanging="260"/>
            </w:pPr>
            <w:r>
              <w:rPr>
                <w:sz w:val="16"/>
                <w:szCs w:val="16"/>
              </w:rPr>
              <w:t xml:space="preserve">17: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1A0EB45B" w14:textId="77777777" w:rsidR="00D56099" w:rsidRDefault="00D56099" w:rsidP="00DF6970">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4129D9DB" w14:textId="77777777" w:rsidR="00D56099" w:rsidRDefault="00D56099" w:rsidP="00DF6970">
            <w:pPr>
              <w:tabs>
                <w:tab w:val="left" w:pos="260"/>
              </w:tabs>
              <w:ind w:left="260" w:hanging="260"/>
            </w:pPr>
            <w:r>
              <w:rPr>
                <w:sz w:val="16"/>
                <w:szCs w:val="16"/>
              </w:rPr>
              <w:t xml:space="preserve">19: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7D977561" w14:textId="77777777" w:rsidR="00D56099" w:rsidRDefault="00D56099" w:rsidP="00DF6970">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433EDD1B" w14:textId="77777777" w:rsidR="0043376C" w:rsidRPr="0043376C" w:rsidRDefault="00D31F60" w:rsidP="007B7A52">
      <w:pPr>
        <w:pStyle w:val="Text"/>
        <w:rPr>
          <w:sz w:val="12"/>
          <w:szCs w:val="12"/>
        </w:rPr>
      </w:pPr>
      <w:r>
        <w:t xml:space="preserve">The agents of one incident share one rule base, and each of the </w:t>
      </w:r>
      <m:oMath>
        <m:r>
          <w:rPr>
            <w:rFonts w:ascii="Cambria Math" w:hAnsi="Cambria Math"/>
          </w:rPr>
          <m:t>N</m:t>
        </m:r>
      </m:oMath>
      <w:r>
        <w:t xml:space="preserve"> local agents runs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runs once per cycle on the shared base, and the coordinator performs no inference; it allocates </w:t>
      </w:r>
      <w:r>
        <w:t xml:space="preserve">the shared pool and merges the regional fields. The agents fire the rules in turn within one process on the base of the cycle. An admission is written once, after the regional firing, and every agent refires on the updated base. Hence, every agent reads the same version of the base in each pass, and the order of the agents does not change what they read. The deficit is read on the merged forecast, and the proposer receives the situation of one region, the region with fire that the base covers least.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its resource request, and a confidence summary, and receives the allocation, the priority weights, and the acceptance thresholds in force. </w:t>
      </w:r>
    </w:p>
    <w:p w14:paraId="5DB53FA8" w14:textId="77777777" w:rsidR="0043376C" w:rsidRDefault="00D31F60" w:rsidP="007B7A52">
      <w:pPr>
        <w:pStyle w:val="Text"/>
      </w:pPr>
      <w:r>
        <w:t xml:space="preserve">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23</w:t>
      </w:r>
      <w:r>
        <w:fldChar w:fldCharType="end"/>
      </w:r>
      <w:r>
        <w:t>), which scales suppression effort and resource deployment, the two families that draw on the shared pool, and a monitored region faces a stricter quality threshold. The coordinator changes no order of an agent; it bounds what each region may draw from the pool; this pool is the funded capacity that G4 reads, and a composed intervention is charged to it once, when its clauses are resolved to cells by (21), through the capacity-steps of its effects. The merged field of (</w:t>
      </w:r>
      <w:r>
        <w:fldChar w:fldCharType="begin"/>
      </w:r>
      <w:r>
        <w:instrText xml:space="preserve"> REF _RefEqN_merge \h </w:instrText>
      </w:r>
      <w:r>
        <w:fldChar w:fldCharType="separate"/>
      </w:r>
      <w:r>
        <w:rPr>
          <w:noProof/>
        </w:rPr>
        <w:t>24</w:t>
      </w:r>
      <w:r>
        <w:fldChar w:fldCharType="end"/>
      </w:r>
      <w:r>
        <w:t xml:space="preserve">) passes the no-harm guard once more against inaction. When the plan is worse,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5EA5F2DE" w14:textId="77777777" w:rsidTr="00FE5410">
        <w:trPr>
          <w:cantSplit/>
          <w:jc w:val="center"/>
        </w:trPr>
        <w:tc>
          <w:tcPr>
            <w:tcW w:w="4500" w:type="pct"/>
            <w:vAlign w:val="center"/>
          </w:tcPr>
          <w:p w14:paraId="0D57EA9F"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00D0A065" w14:textId="77777777" w:rsidR="0043376C" w:rsidRDefault="0043376C" w:rsidP="00FE5410">
            <w:pPr>
              <w:keepNext/>
              <w:jc w:val="right"/>
            </w:pPr>
            <w:r>
              <w:t>(</w:t>
            </w:r>
            <w:bookmarkStart w:id="46" w:name="_RefEqN_share"/>
            <w:r>
              <w:fldChar w:fldCharType="begin"/>
            </w:r>
            <w:r>
              <w:instrText xml:space="preserve"> SEQ ( \* ARABIC </w:instrText>
            </w:r>
            <w:r>
              <w:fldChar w:fldCharType="separate"/>
            </w:r>
            <w:r>
              <w:rPr>
                <w:noProof/>
              </w:rPr>
              <w:t>23</w:t>
            </w:r>
            <w:r>
              <w:fldChar w:fldCharType="end"/>
            </w:r>
            <w:bookmarkEnd w:id="46"/>
            <w:r>
              <w:t>)</w:t>
            </w:r>
          </w:p>
        </w:tc>
      </w:tr>
      <w:tr w:rsidR="0043376C" w14:paraId="31C7A5BC" w14:textId="77777777" w:rsidTr="00FE5410">
        <w:trPr>
          <w:cantSplit/>
          <w:jc w:val="center"/>
        </w:trPr>
        <w:tc>
          <w:tcPr>
            <w:tcW w:w="4500" w:type="pct"/>
            <w:vAlign w:val="center"/>
          </w:tcPr>
          <w:p w14:paraId="1F6326FD" w14:textId="77777777" w:rsidR="0043376C" w:rsidRDefault="00000000"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39DB6BE9" w14:textId="77777777" w:rsidR="0043376C" w:rsidRDefault="0043376C" w:rsidP="00FE5410">
            <w:pPr>
              <w:keepNext/>
              <w:jc w:val="right"/>
            </w:pPr>
            <w:r>
              <w:t>(</w:t>
            </w:r>
            <w:bookmarkStart w:id="47" w:name="_RefEqN_merge"/>
            <w:r>
              <w:fldChar w:fldCharType="begin"/>
            </w:r>
            <w:r>
              <w:instrText xml:space="preserve"> SEQ ( \* ARABIC </w:instrText>
            </w:r>
            <w:r>
              <w:fldChar w:fldCharType="separate"/>
            </w:r>
            <w:r>
              <w:rPr>
                <w:noProof/>
              </w:rPr>
              <w:t>24</w:t>
            </w:r>
            <w:r>
              <w:fldChar w:fldCharType="end"/>
            </w:r>
            <w:bookmarkEnd w:id="47"/>
            <w:r>
              <w:t>)</w:t>
            </w:r>
          </w:p>
        </w:tc>
      </w:tr>
    </w:tbl>
    <w:p w14:paraId="532DD9D7" w14:textId="77777777" w:rsidR="0043376C" w:rsidRPr="0043376C" w:rsidRDefault="0043376C" w:rsidP="007B7A52">
      <w:pPr>
        <w:pStyle w:val="Text"/>
        <w:rPr>
          <w:sz w:val="12"/>
          <w:szCs w:val="12"/>
        </w:rPr>
      </w:pPr>
    </w:p>
    <w:p w14:paraId="210ADDF5" w14:textId="77777777" w:rsidR="00AA18C8" w:rsidRDefault="00D31F60" w:rsidP="00AA18C8">
      <w:pPr>
        <w:pStyle w:val="Text"/>
        <w:rPr>
          <w:sz w:val="12"/>
          <w:szCs w:val="12"/>
        </w:rPr>
      </w:pPr>
      <w:r>
        <w:t>In (</w:t>
      </w:r>
      <w:r>
        <w:fldChar w:fldCharType="begin"/>
      </w:r>
      <w:r>
        <w:instrText xml:space="preserve"> REF _RefEqN_share \h </w:instrText>
      </w:r>
      <w:r>
        <w:fldChar w:fldCharType="separate"/>
      </w:r>
      <w:r>
        <w:rPr>
          <w:noProof/>
        </w:rPr>
        <w:t>23</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fldChar w:fldCharType="begin"/>
      </w:r>
      <w:r>
        <w:instrText xml:space="preserve"> REF _RefEqN_merge \h </w:instrText>
      </w:r>
      <w:r>
        <w:fldChar w:fldCharType="separate"/>
      </w:r>
      <w:r>
        <w:rPr>
          <w:noProof/>
        </w:rPr>
        <w:t>24</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regional field with the share applied once, to the two pool-drawing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xml:space="preserve"> only; the other four families pass as the agent sent them.</w:t>
      </w:r>
      <w:bookmarkStart w:id="48" w:name="_RefSec_V"/>
    </w:p>
    <w:p w14:paraId="38F1B31B" w14:textId="77777777" w:rsidR="00926552" w:rsidRDefault="00926552" w:rsidP="00926552">
      <w:pPr>
        <w:pStyle w:val="Heading1"/>
      </w:pPr>
      <w:r>
        <w:t>V</w:t>
      </w:r>
      <w:bookmarkEnd w:id="48"/>
      <w:r>
        <w:t>. Results</w:t>
      </w:r>
    </w:p>
    <w:p w14:paraId="2B70E801" w14:textId="77777777" w:rsidR="00926552" w:rsidRDefault="00926552" w:rsidP="00926552">
      <w:pPr>
        <w:pStyle w:val="Heading2"/>
      </w:pPr>
      <w:bookmarkStart w:id="49" w:name="_RefSec_V_A"/>
      <w:r>
        <w:t>A</w:t>
      </w:r>
      <w:bookmarkEnd w:id="49"/>
      <w:r>
        <w:t>. Experimental Design</w:t>
      </w:r>
    </w:p>
    <w:p w14:paraId="258135FF" w14:textId="77777777" w:rsidR="0075105E" w:rsidRDefault="00D31F60" w:rsidP="00C83E79">
      <w:pPr>
        <w:pStyle w:val="Text"/>
        <w:rPr>
          <w:noProof/>
        </w:rPr>
      </w:pPr>
      <w:r>
        <w:rPr>
          <w:noProof/>
        </w:rPr>
        <w:t xml:space="preserve">Synthetic worlds use 72 by 50 cell grids of 30 m cells, the resolution of the terrain and fuel inputs, with terrain, land cover, settlements, roads, and capacity-limited bases. The domain is about 2.2 km by 1.5 km, the scale of an initial attack; a free burn consumes most of it within the episode, so the saving against no action is a conservative figure and the paired differences between configurations are the measures to read. Weather is critical fire weather, fine fuel moisture 0.08 and wind 8 m/s, far below the moisture of extinction of every fuel model and strong enough to make the spread wind-driven, so that no world is won by mild conditions; it is held fixed across worlds so that the comparison isolates the decision mechanism, and the results belong to this regime. The physical step is 2 min and the decision cycle 12 min; the planning horizon is 24 min, two cycles ahead, and the gates judge over a 45 min guard horizon so that a line or a coating has taken </w:t>
      </w:r>
      <w:r>
        <w:rPr>
          <w:noProof/>
        </w:rPr>
        <w:lastRenderedPageBreak/>
        <w:t xml:space="preserve">effect by the time it is judged; an episode runs to extinction or 12 h, the first operational period of an incident. </w:t>
      </w:r>
    </w:p>
    <w:p w14:paraId="690143FD" w14:textId="77777777" w:rsidR="00721DDC" w:rsidRDefault="00000000">
      <w:pPr>
        <w:pStyle w:val="Text"/>
      </w:pPr>
      <w:r>
        <w:rPr>
          <w:noProof/>
        </w:rPr>
        <w:t>The decision cost of (</w:t>
      </w:r>
      <w:r>
        <w:rPr>
          <w:noProof/>
        </w:rPr>
        <w:fldChar w:fldCharType="begin"/>
      </w:r>
      <w:r>
        <w:rPr>
          <w:noProof/>
        </w:rPr>
        <w:instrText xml:space="preserve"> REF _RefEqN_cost \h </w:instrText>
      </w:r>
      <w:r>
        <w:rPr>
          <w:noProof/>
        </w:rPr>
      </w:r>
      <w:r>
        <w:rPr>
          <w:noProof/>
        </w:rPr>
        <w:fldChar w:fldCharType="separate"/>
      </w:r>
      <w:r>
        <w:rPr>
          <w:noProof/>
        </w:rPr>
        <w:t>17</w:t>
      </w:r>
      <w:r>
        <w:rPr>
          <w:noProof/>
        </w:rPr>
        <w:fldChar w:fldCharType="end"/>
      </w:r>
      <w:r>
        <w:rPr>
          <w:noProof/>
        </w:rPr>
        <w:t xml:space="preserve">) weights burned area, lost asset value, and population exposure by 1 and committed response and dispatch delay by 0.2, so the physical losses dominate and the response terms break ties between plans with equal loss. Coating, ignition, and warning orders field no crew, so they are priced into the response term, 6, 6, and 0.1 capacity-steps per cell, </w:t>
      </w:r>
      <w:r w:rsidR="00EB1822" w:rsidRPr="00EB1822">
        <w:rPr>
          <w:noProof/>
        </w:rPr>
        <w:t>a unit of capacity held for one cycle per coated or ignited cell and a tenth per warned cell and step</w:t>
      </w:r>
      <w:r>
        <w:rPr>
          <w:noProof/>
        </w:rPr>
        <w:t xml:space="preserve">, so that a saving of the open layer cannot be bought with unpriced orders. A coated cell burns at a fifth of its rate and holds a fuel moisture of 0.45, above every extinction moisture, and the coating decays by 0.3% per minute. The open layer is called with a budget of six candidates and 36 shadow forecasts per call; one forecast prices each candidate, the rest are spent on variations of the best, and the ablation of Section </w:t>
      </w:r>
      <w:r>
        <w:rPr>
          <w:noProof/>
        </w:rPr>
        <w:fldChar w:fldCharType="begin"/>
      </w:r>
      <w:r>
        <w:rPr>
          <w:noProof/>
        </w:rPr>
        <w:instrText xml:space="preserve"> REF _RefSec_V \h </w:instrText>
      </w:r>
      <w:r>
        <w:rPr>
          <w:noProof/>
        </w:rPr>
      </w:r>
      <w:r>
        <w:rPr>
          <w:noProof/>
        </w:rPr>
        <w:fldChar w:fldCharType="separate"/>
      </w:r>
      <w:r>
        <w:rPr>
          <w:noProof/>
        </w:rPr>
        <w:t>V</w:t>
      </w:r>
      <w:r>
        <w:rPr>
          <w:noProof/>
        </w:rPr>
        <w:fldChar w:fldCharType="end"/>
      </w:r>
      <w:r>
        <w:rPr>
          <w:noProof/>
        </w:rPr>
        <w:t>-</w:t>
      </w:r>
      <w:r>
        <w:rPr>
          <w:noProof/>
        </w:rPr>
        <w:fldChar w:fldCharType="begin"/>
      </w:r>
      <w:r>
        <w:rPr>
          <w:noProof/>
        </w:rPr>
        <w:instrText xml:space="preserve"> REF _RefSec_V_C \h </w:instrText>
      </w:r>
      <w:r>
        <w:rPr>
          <w:noProof/>
        </w:rPr>
      </w:r>
      <w:r>
        <w:rPr>
          <w:noProof/>
        </w:rPr>
        <w:fldChar w:fldCharType="separate"/>
      </w:r>
      <w:r>
        <w:rPr>
          <w:noProof/>
        </w:rPr>
        <w:t>C</w:t>
      </w:r>
      <w:r>
        <w:rPr>
          <w:noProof/>
        </w:rPr>
        <w:fldChar w:fldCharType="end"/>
      </w:r>
      <w:r>
        <w:rPr>
          <w:noProof/>
        </w:rPr>
        <w:t xml:space="preserve"> varies this budget.</w:t>
      </w:r>
      <w:r w:rsidR="002877F3">
        <w:rPr>
          <w:noProof/>
        </w:rPr>
        <w:t xml:space="preserve"> </w:t>
      </w:r>
    </w:p>
    <w:p w14:paraId="709A1E45" w14:textId="56590B73" w:rsidR="00721DDC" w:rsidRDefault="002877F3">
      <w:pPr>
        <w:pStyle w:val="Text"/>
      </w:pPr>
      <w:r>
        <w:t>The quality threshold of (18) is 0.60, the margin of G7 is 10</w:t>
      </w:r>
      <w:r>
        <w:rPr>
          <w:noProof/>
          <w:vertAlign w:val="superscript"/>
        </w:rPr>
        <w:t>−4</w:t>
      </w:r>
      <w:r>
        <w:rPr>
          <w:noProof/>
        </w:rPr>
        <w:t xml:space="preserve"> on each of the two futures, which are fixed seeds of the shadow core; the median forecast gain of an admitted object is about 10−2 and a tenth of them gain less than 3·10−4, so the margin excludes ties and rounding rather than small gains. The five terms share the trapezoids VL (0, 0, 0.15, 0.30), L (0.15, 0.30, 0.35, 0.50), M (0.35, 0.50, 0.55, 0.70), H (0.55, 0.70, 0.75, 0.90), and VH (0.75, 0.90, 1, 1) on the unit interval; the coverage floor is 0.05, the persistence decay 0.9 per cycle, the adaptation step 0.05, the cost ceiling of (18) 0.35, the reference burned fraction half of the burnable area, the capacity reference 100 capacity-steps, the normalization reference of (17) 200 steps and its dispatch reference 60 min, the required gain of (18) 5% of the no-action forecast, the term-insertion threshold of (19) 0.62, and the attention threshold of (23) 0.35 with a floor share of 0.50 for a monitored region. The worlds use seeds 201 to 230 per family, development used seeds 101 to 120, and the two futures of the gates are seeds 101 and 202 of the separate random stream of the shadow core.</w:t>
      </w:r>
    </w:p>
    <w:p w14:paraId="63882357" w14:textId="77777777" w:rsidR="00AA18C8" w:rsidRDefault="00AA18C8" w:rsidP="00AA18C8">
      <w:pPr>
        <w:pStyle w:val="TableTitle"/>
        <w:spacing w:before="120"/>
      </w:pPr>
      <w:bookmarkStart w:id="50" w:name="_RefTab_scen"/>
      <w:r>
        <w:t xml:space="preserve">Table </w:t>
      </w:r>
      <w:r>
        <w:rPr>
          <w:noProof/>
        </w:rPr>
        <w:fldChar w:fldCharType="begin"/>
      </w:r>
      <w:r>
        <w:rPr>
          <w:noProof/>
        </w:rPr>
        <w:instrText xml:space="preserve"> SEQ Table \* ROMAN </w:instrText>
      </w:r>
      <w:r>
        <w:rPr>
          <w:noProof/>
        </w:rPr>
        <w:fldChar w:fldCharType="separate"/>
      </w:r>
      <w:r>
        <w:rPr>
          <w:noProof/>
        </w:rPr>
        <w:t>II</w:t>
      </w:r>
      <w:r>
        <w:rPr>
          <w:noProof/>
        </w:rPr>
        <w:fldChar w:fldCharType="end"/>
      </w:r>
      <w:bookmarkEnd w:id="50"/>
    </w:p>
    <w:p w14:paraId="78C0BE8F" w14:textId="77777777" w:rsidR="00AA18C8" w:rsidRDefault="00AA18C8" w:rsidP="00AA18C8">
      <w:pPr>
        <w:pStyle w:val="TableTitle"/>
        <w:spacing w:after="60"/>
      </w:pPr>
      <w:r>
        <w:t>Scenario families, 30 paired worlds each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561"/>
        <w:gridCol w:w="1703"/>
        <w:gridCol w:w="501"/>
        <w:gridCol w:w="1101"/>
        <w:gridCol w:w="1038"/>
      </w:tblGrid>
      <w:tr w:rsidR="00AA18C8" w14:paraId="22F75B9C" w14:textId="77777777" w:rsidTr="00DE6266">
        <w:trPr>
          <w:cantSplit/>
          <w:jc w:val="center"/>
        </w:trPr>
        <w:tc>
          <w:tcPr>
            <w:tcW w:w="572" w:type="pct"/>
          </w:tcPr>
          <w:p w14:paraId="155B5AC1" w14:textId="77777777" w:rsidR="00AA18C8" w:rsidRDefault="00AA18C8" w:rsidP="00DE6266">
            <w:r>
              <w:rPr>
                <w:b/>
                <w:sz w:val="15"/>
                <w:szCs w:val="15"/>
              </w:rPr>
              <w:t>Family</w:t>
            </w:r>
          </w:p>
        </w:tc>
        <w:tc>
          <w:tcPr>
            <w:tcW w:w="1736" w:type="pct"/>
          </w:tcPr>
          <w:p w14:paraId="6CB559AE" w14:textId="77777777" w:rsidR="00AA18C8" w:rsidRDefault="00AA18C8" w:rsidP="00DE6266">
            <w:pPr>
              <w:jc w:val="center"/>
            </w:pPr>
            <w:r>
              <w:rPr>
                <w:b/>
                <w:sz w:val="15"/>
                <w:szCs w:val="15"/>
              </w:rPr>
              <w:t>Landscape</w:t>
            </w:r>
          </w:p>
        </w:tc>
        <w:tc>
          <w:tcPr>
            <w:tcW w:w="511" w:type="pct"/>
          </w:tcPr>
          <w:p w14:paraId="043E5190" w14:textId="77777777" w:rsidR="00AA18C8" w:rsidRDefault="00AA18C8" w:rsidP="00DE6266">
            <w:pPr>
              <w:jc w:val="center"/>
            </w:pPr>
            <w:r>
              <w:rPr>
                <w:b/>
                <w:sz w:val="15"/>
                <w:szCs w:val="15"/>
              </w:rPr>
              <w:t>Pool</w:t>
            </w:r>
          </w:p>
        </w:tc>
        <w:tc>
          <w:tcPr>
            <w:tcW w:w="1123" w:type="pct"/>
          </w:tcPr>
          <w:p w14:paraId="65CBC3C6" w14:textId="77777777" w:rsidR="00AA18C8" w:rsidRDefault="00AA18C8" w:rsidP="00DE6266">
            <w:pPr>
              <w:jc w:val="center"/>
            </w:pPr>
            <w:r>
              <w:rPr>
                <w:b/>
                <w:sz w:val="15"/>
                <w:szCs w:val="15"/>
              </w:rPr>
              <w:t>Ignitions</w:t>
            </w:r>
          </w:p>
        </w:tc>
        <w:tc>
          <w:tcPr>
            <w:tcW w:w="1058" w:type="pct"/>
          </w:tcPr>
          <w:p w14:paraId="55226130" w14:textId="77777777" w:rsidR="00AA18C8" w:rsidRDefault="00AA18C8" w:rsidP="00DE6266">
            <w:pPr>
              <w:jc w:val="center"/>
            </w:pPr>
            <w:r>
              <w:rPr>
                <w:b/>
                <w:sz w:val="15"/>
                <w:szCs w:val="15"/>
              </w:rPr>
              <w:t>Observation</w:t>
            </w:r>
          </w:p>
        </w:tc>
      </w:tr>
      <w:tr w:rsidR="00AA18C8" w14:paraId="2C824EE7" w14:textId="77777777" w:rsidTr="00DE6266">
        <w:trPr>
          <w:cantSplit/>
          <w:jc w:val="center"/>
        </w:trPr>
        <w:tc>
          <w:tcPr>
            <w:tcW w:w="572" w:type="pct"/>
          </w:tcPr>
          <w:p w14:paraId="06823C1A" w14:textId="77777777" w:rsidR="00AA18C8" w:rsidRDefault="00AA18C8" w:rsidP="00DE6266">
            <w:r>
              <w:rPr>
                <w:sz w:val="15"/>
                <w:szCs w:val="15"/>
              </w:rPr>
              <w:t>S1</w:t>
            </w:r>
          </w:p>
        </w:tc>
        <w:tc>
          <w:tcPr>
            <w:tcW w:w="1736" w:type="pct"/>
          </w:tcPr>
          <w:p w14:paraId="4D486F69" w14:textId="77777777" w:rsidR="00AA18C8" w:rsidRDefault="00AA18C8" w:rsidP="00DE6266">
            <w:pPr>
              <w:jc w:val="both"/>
            </w:pPr>
            <w:r>
              <w:rPr>
                <w:sz w:val="15"/>
                <w:szCs w:val="15"/>
              </w:rPr>
              <w:t>mountain forest, 2 settlements</w:t>
            </w:r>
          </w:p>
        </w:tc>
        <w:tc>
          <w:tcPr>
            <w:tcW w:w="511" w:type="pct"/>
          </w:tcPr>
          <w:p w14:paraId="6EE6F14C" w14:textId="77777777" w:rsidR="00AA18C8" w:rsidRDefault="00AA18C8" w:rsidP="00DE6266">
            <w:pPr>
              <w:jc w:val="center"/>
            </w:pPr>
            <w:r>
              <w:rPr>
                <w:sz w:val="15"/>
                <w:szCs w:val="15"/>
              </w:rPr>
              <w:t>full</w:t>
            </w:r>
          </w:p>
        </w:tc>
        <w:tc>
          <w:tcPr>
            <w:tcW w:w="1123" w:type="pct"/>
          </w:tcPr>
          <w:p w14:paraId="2CC3EEDD" w14:textId="77777777" w:rsidR="00AA18C8" w:rsidRDefault="00AA18C8" w:rsidP="00DE6266">
            <w:pPr>
              <w:jc w:val="center"/>
            </w:pPr>
            <w:r>
              <w:rPr>
                <w:sz w:val="15"/>
                <w:szCs w:val="15"/>
              </w:rPr>
              <w:t>1, remote</w:t>
            </w:r>
          </w:p>
        </w:tc>
        <w:tc>
          <w:tcPr>
            <w:tcW w:w="1058" w:type="pct"/>
          </w:tcPr>
          <w:p w14:paraId="73AF70AB" w14:textId="77777777" w:rsidR="00AA18C8" w:rsidRDefault="00AA18C8" w:rsidP="00DE6266">
            <w:pPr>
              <w:jc w:val="center"/>
            </w:pPr>
            <w:r>
              <w:rPr>
                <w:sz w:val="15"/>
                <w:szCs w:val="15"/>
              </w:rPr>
              <w:t>full</w:t>
            </w:r>
          </w:p>
        </w:tc>
      </w:tr>
      <w:tr w:rsidR="00AA18C8" w14:paraId="22650D6B" w14:textId="77777777" w:rsidTr="00DE6266">
        <w:trPr>
          <w:cantSplit/>
          <w:jc w:val="center"/>
        </w:trPr>
        <w:tc>
          <w:tcPr>
            <w:tcW w:w="572" w:type="pct"/>
          </w:tcPr>
          <w:p w14:paraId="1E19B449" w14:textId="77777777" w:rsidR="00AA18C8" w:rsidRDefault="00AA18C8" w:rsidP="00DE6266">
            <w:r>
              <w:rPr>
                <w:sz w:val="15"/>
                <w:szCs w:val="15"/>
              </w:rPr>
              <w:t xml:space="preserve"> S2</w:t>
            </w:r>
          </w:p>
        </w:tc>
        <w:tc>
          <w:tcPr>
            <w:tcW w:w="1736" w:type="pct"/>
          </w:tcPr>
          <w:p w14:paraId="5B26091E" w14:textId="77777777" w:rsidR="00AA18C8" w:rsidRDefault="00AA18C8" w:rsidP="00DE6266">
            <w:pPr>
              <w:jc w:val="both"/>
            </w:pPr>
            <w:r>
              <w:rPr>
                <w:sz w:val="15"/>
                <w:szCs w:val="15"/>
              </w:rPr>
              <w:t>mountain forest, 2 settlements</w:t>
            </w:r>
          </w:p>
        </w:tc>
        <w:tc>
          <w:tcPr>
            <w:tcW w:w="511" w:type="pct"/>
          </w:tcPr>
          <w:p w14:paraId="5D38B15E" w14:textId="77777777" w:rsidR="00AA18C8" w:rsidRDefault="00AA18C8" w:rsidP="00DE6266">
            <w:pPr>
              <w:jc w:val="center"/>
            </w:pPr>
            <w:r>
              <w:rPr>
                <w:sz w:val="15"/>
                <w:szCs w:val="15"/>
              </w:rPr>
              <w:t>0.6</w:t>
            </w:r>
          </w:p>
        </w:tc>
        <w:tc>
          <w:tcPr>
            <w:tcW w:w="1123" w:type="pct"/>
          </w:tcPr>
          <w:p w14:paraId="62F94B72" w14:textId="77777777" w:rsidR="00AA18C8" w:rsidRDefault="00AA18C8" w:rsidP="00DE6266">
            <w:pPr>
              <w:jc w:val="center"/>
            </w:pPr>
            <w:r>
              <w:rPr>
                <w:sz w:val="15"/>
                <w:szCs w:val="15"/>
              </w:rPr>
              <w:t>2, remote</w:t>
            </w:r>
          </w:p>
        </w:tc>
        <w:tc>
          <w:tcPr>
            <w:tcW w:w="1058" w:type="pct"/>
          </w:tcPr>
          <w:p w14:paraId="10D04EA0" w14:textId="77777777" w:rsidR="00AA18C8" w:rsidRDefault="00AA18C8" w:rsidP="00DE6266">
            <w:pPr>
              <w:jc w:val="center"/>
            </w:pPr>
            <w:r>
              <w:rPr>
                <w:sz w:val="15"/>
                <w:szCs w:val="15"/>
              </w:rPr>
              <w:t>full</w:t>
            </w:r>
          </w:p>
        </w:tc>
      </w:tr>
      <w:tr w:rsidR="00AA18C8" w14:paraId="2D3DD698" w14:textId="77777777" w:rsidTr="00DE6266">
        <w:trPr>
          <w:cantSplit/>
          <w:jc w:val="center"/>
        </w:trPr>
        <w:tc>
          <w:tcPr>
            <w:tcW w:w="572" w:type="pct"/>
          </w:tcPr>
          <w:p w14:paraId="19C08BAE" w14:textId="77777777" w:rsidR="00AA18C8" w:rsidRDefault="00AA18C8" w:rsidP="00DE6266">
            <w:r>
              <w:rPr>
                <w:sz w:val="15"/>
                <w:szCs w:val="15"/>
              </w:rPr>
              <w:t>S3</w:t>
            </w:r>
          </w:p>
        </w:tc>
        <w:tc>
          <w:tcPr>
            <w:tcW w:w="1736" w:type="pct"/>
          </w:tcPr>
          <w:p w14:paraId="0ABB4278" w14:textId="77777777" w:rsidR="00AA18C8" w:rsidRDefault="00AA18C8" w:rsidP="00DE6266">
            <w:pPr>
              <w:jc w:val="both"/>
            </w:pPr>
            <w:r>
              <w:rPr>
                <w:sz w:val="15"/>
                <w:szCs w:val="15"/>
              </w:rPr>
              <w:t>rolling interface, 12 settlements</w:t>
            </w:r>
          </w:p>
        </w:tc>
        <w:tc>
          <w:tcPr>
            <w:tcW w:w="511" w:type="pct"/>
          </w:tcPr>
          <w:p w14:paraId="4CF1A82B" w14:textId="77777777" w:rsidR="00AA18C8" w:rsidRDefault="00AA18C8" w:rsidP="00DE6266">
            <w:pPr>
              <w:jc w:val="center"/>
            </w:pPr>
            <w:r>
              <w:rPr>
                <w:sz w:val="15"/>
                <w:szCs w:val="15"/>
              </w:rPr>
              <w:t>full</w:t>
            </w:r>
          </w:p>
        </w:tc>
        <w:tc>
          <w:tcPr>
            <w:tcW w:w="1123" w:type="pct"/>
          </w:tcPr>
          <w:p w14:paraId="6DCD6AC3" w14:textId="77777777" w:rsidR="00AA18C8" w:rsidRDefault="00AA18C8" w:rsidP="00DE6266">
            <w:pPr>
              <w:jc w:val="center"/>
            </w:pPr>
            <w:r>
              <w:rPr>
                <w:sz w:val="15"/>
                <w:szCs w:val="15"/>
              </w:rPr>
              <w:t>1, near interface</w:t>
            </w:r>
          </w:p>
        </w:tc>
        <w:tc>
          <w:tcPr>
            <w:tcW w:w="1058" w:type="pct"/>
          </w:tcPr>
          <w:p w14:paraId="7C859F51" w14:textId="77777777" w:rsidR="00AA18C8" w:rsidRDefault="00AA18C8" w:rsidP="00DE6266">
            <w:pPr>
              <w:jc w:val="center"/>
            </w:pPr>
            <w:r>
              <w:rPr>
                <w:sz w:val="15"/>
                <w:szCs w:val="15"/>
              </w:rPr>
              <w:t>full</w:t>
            </w:r>
          </w:p>
        </w:tc>
      </w:tr>
      <w:tr w:rsidR="00AA18C8" w14:paraId="64F3FFD2" w14:textId="77777777" w:rsidTr="00DE6266">
        <w:trPr>
          <w:cantSplit/>
          <w:jc w:val="center"/>
        </w:trPr>
        <w:tc>
          <w:tcPr>
            <w:tcW w:w="572" w:type="pct"/>
          </w:tcPr>
          <w:p w14:paraId="385E5BE9" w14:textId="77777777" w:rsidR="00AA18C8" w:rsidRDefault="00AA18C8" w:rsidP="00DE6266">
            <w:r>
              <w:rPr>
                <w:sz w:val="15"/>
                <w:szCs w:val="15"/>
              </w:rPr>
              <w:t>S4</w:t>
            </w:r>
          </w:p>
        </w:tc>
        <w:tc>
          <w:tcPr>
            <w:tcW w:w="1736" w:type="pct"/>
          </w:tcPr>
          <w:p w14:paraId="16F8D98E" w14:textId="77777777" w:rsidR="00AA18C8" w:rsidRDefault="00AA18C8" w:rsidP="00DE6266">
            <w:pPr>
              <w:jc w:val="both"/>
            </w:pPr>
            <w:r>
              <w:rPr>
                <w:sz w:val="15"/>
                <w:szCs w:val="15"/>
              </w:rPr>
              <w:t>rolling interface, 12 settlements</w:t>
            </w:r>
          </w:p>
        </w:tc>
        <w:tc>
          <w:tcPr>
            <w:tcW w:w="511" w:type="pct"/>
          </w:tcPr>
          <w:p w14:paraId="63BEE33E" w14:textId="77777777" w:rsidR="00AA18C8" w:rsidRDefault="00AA18C8" w:rsidP="00DE6266">
            <w:pPr>
              <w:jc w:val="center"/>
            </w:pPr>
            <w:r>
              <w:rPr>
                <w:sz w:val="15"/>
                <w:szCs w:val="15"/>
              </w:rPr>
              <w:t>0.6</w:t>
            </w:r>
          </w:p>
        </w:tc>
        <w:tc>
          <w:tcPr>
            <w:tcW w:w="1123" w:type="pct"/>
          </w:tcPr>
          <w:p w14:paraId="2D20A661" w14:textId="77777777" w:rsidR="00AA18C8" w:rsidRDefault="00AA18C8" w:rsidP="00DE6266">
            <w:pPr>
              <w:jc w:val="center"/>
            </w:pPr>
            <w:r>
              <w:rPr>
                <w:sz w:val="15"/>
                <w:szCs w:val="15"/>
              </w:rPr>
              <w:t>2, near interface</w:t>
            </w:r>
          </w:p>
        </w:tc>
        <w:tc>
          <w:tcPr>
            <w:tcW w:w="1058" w:type="pct"/>
          </w:tcPr>
          <w:p w14:paraId="589B9D72" w14:textId="77777777" w:rsidR="00AA18C8" w:rsidRDefault="00AA18C8" w:rsidP="00DE6266">
            <w:pPr>
              <w:jc w:val="center"/>
            </w:pPr>
            <w:r>
              <w:rPr>
                <w:sz w:val="15"/>
                <w:szCs w:val="15"/>
              </w:rPr>
              <w:t>full</w:t>
            </w:r>
          </w:p>
        </w:tc>
      </w:tr>
      <w:tr w:rsidR="00AA18C8" w14:paraId="1CE8869A" w14:textId="77777777" w:rsidTr="00DE6266">
        <w:trPr>
          <w:cantSplit/>
          <w:jc w:val="center"/>
        </w:trPr>
        <w:tc>
          <w:tcPr>
            <w:tcW w:w="572" w:type="pct"/>
          </w:tcPr>
          <w:p w14:paraId="7FA9FA38" w14:textId="77777777" w:rsidR="00AA18C8" w:rsidRDefault="00AA18C8" w:rsidP="00DE6266">
            <w:r>
              <w:rPr>
                <w:sz w:val="15"/>
                <w:szCs w:val="15"/>
              </w:rPr>
              <w:t>S5</w:t>
            </w:r>
          </w:p>
        </w:tc>
        <w:tc>
          <w:tcPr>
            <w:tcW w:w="1736" w:type="pct"/>
          </w:tcPr>
          <w:p w14:paraId="36F13BDE" w14:textId="77777777" w:rsidR="00AA18C8" w:rsidRDefault="00AA18C8" w:rsidP="00DE6266">
            <w:pPr>
              <w:jc w:val="both"/>
            </w:pPr>
            <w:r>
              <w:rPr>
                <w:sz w:val="15"/>
                <w:szCs w:val="15"/>
              </w:rPr>
              <w:t>as S4</w:t>
            </w:r>
          </w:p>
        </w:tc>
        <w:tc>
          <w:tcPr>
            <w:tcW w:w="511" w:type="pct"/>
          </w:tcPr>
          <w:p w14:paraId="5F92817F" w14:textId="77777777" w:rsidR="00AA18C8" w:rsidRDefault="00AA18C8" w:rsidP="00DE6266">
            <w:pPr>
              <w:jc w:val="center"/>
            </w:pPr>
            <w:r>
              <w:rPr>
                <w:sz w:val="15"/>
                <w:szCs w:val="15"/>
              </w:rPr>
              <w:t>0.6</w:t>
            </w:r>
          </w:p>
        </w:tc>
        <w:tc>
          <w:tcPr>
            <w:tcW w:w="1123" w:type="pct"/>
          </w:tcPr>
          <w:p w14:paraId="127EDAC7" w14:textId="77777777" w:rsidR="00AA18C8" w:rsidRDefault="00AA18C8" w:rsidP="00DE6266">
            <w:pPr>
              <w:jc w:val="center"/>
            </w:pPr>
            <w:r>
              <w:rPr>
                <w:sz w:val="15"/>
                <w:szCs w:val="15"/>
              </w:rPr>
              <w:t>2, near interface</w:t>
            </w:r>
          </w:p>
        </w:tc>
        <w:tc>
          <w:tcPr>
            <w:tcW w:w="1058" w:type="pct"/>
          </w:tcPr>
          <w:p w14:paraId="279BBE84" w14:textId="77777777" w:rsidR="00AA18C8" w:rsidRDefault="00AA18C8" w:rsidP="00DE6266">
            <w:pPr>
              <w:jc w:val="center"/>
            </w:pPr>
            <w:r>
              <w:rPr>
                <w:sz w:val="15"/>
                <w:szCs w:val="15"/>
              </w:rPr>
              <w:t>degraded</w:t>
            </w:r>
          </w:p>
        </w:tc>
      </w:tr>
    </w:tbl>
    <w:p w14:paraId="1F8081B6" w14:textId="77777777" w:rsidR="00AA18C8" w:rsidRDefault="00AA18C8" w:rsidP="00AA18C8">
      <w:pPr>
        <w:pStyle w:val="Text"/>
        <w:rPr>
          <w:sz w:val="12"/>
          <w:szCs w:val="12"/>
        </w:rPr>
      </w:pPr>
    </w:p>
    <w:p w14:paraId="1FFCECB3" w14:textId="7667E83C" w:rsidR="003E3FD9" w:rsidRDefault="00D31F60" w:rsidP="00C83E79">
      <w:pPr>
        <w:pStyle w:val="Text"/>
        <w:rPr>
          <w:noProof/>
        </w:rPr>
      </w:pPr>
      <w:r>
        <w:rPr>
          <w:noProof/>
        </w:rPr>
        <w:t xml:space="preserve">Five scenario families, listed in </w:t>
      </w:r>
      <w:r>
        <w:rPr>
          <w:noProof/>
        </w:rPr>
        <w:fldChar w:fldCharType="begin"/>
      </w:r>
      <w:r>
        <w:rPr>
          <w:noProof/>
        </w:rPr>
        <w:instrText xml:space="preserve"> REF _RefTab_scen \h </w:instrText>
      </w:r>
      <w:r>
        <w:rPr>
          <w:noProof/>
        </w:rPr>
      </w:r>
      <w:r>
        <w:rPr>
          <w:noProof/>
        </w:rPr>
        <w:fldChar w:fldCharType="separate"/>
      </w:r>
      <w:r>
        <w:rPr>
          <w:noProof/>
        </w:rPr>
        <w:t xml:space="preserve">Table II</w:t>
      </w:r>
      <w:r>
        <w:rPr>
          <w:noProof/>
        </w:rPr>
        <w:fldChar w:fldCharType="end"/>
      </w:r>
      <w:r>
        <w:rPr>
          <w:noProof/>
        </w:rPr>
        <w:t xml:space="preserve">, span remote forest and the wildland-urban interface under full and reduced pools, and the fifth repeats the hardest interface family under degraded observation, one reading in four carrying Gaussian </w:t>
      </w:r>
      <w:r>
        <w:rPr>
          <w:noProof/>
        </w:rPr>
        <w:t xml:space="preserve">noise of 10% on every feature and a confidence reduced by a fifth. Each family is generated 30 times, and every world is replayed identically by every configuration with shared terrain, ignitions, weather, and random stream, so differences arise from the issued orders alone. The no-decision-support configuration issues no orders. The closed layer runs the five seed rules of </w:t>
      </w:r>
      <w:r>
        <w:rPr>
          <w:noProof/>
        </w:rPr>
        <w:fldChar w:fldCharType="begin"/>
      </w:r>
      <w:r>
        <w:rPr>
          <w:noProof/>
        </w:rPr>
        <w:instrText xml:space="preserve"> REF _RefTab_seed \h </w:instrText>
      </w:r>
      <w:r>
        <w:rPr>
          <w:noProof/>
        </w:rPr>
      </w:r>
      <w:r>
        <w:rPr>
          <w:noProof/>
        </w:rPr>
        <w:fldChar w:fldCharType="separate"/>
      </w:r>
      <w:r>
        <w:rPr>
          <w:noProof/>
        </w:rPr>
        <w:t xml:space="preserve">Table I</w:t>
      </w:r>
      <w:r>
        <w:rPr>
          <w:noProof/>
        </w:rPr>
        <w:fldChar w:fldCharType="end"/>
      </w:r>
      <w:r>
        <w:rPr>
          <w:noProof/>
        </w:rPr>
        <w:t xml:space="preserve"> with self-tuning and is the reference of every comparison. VODA adds the open layer with the proposer, Claude Sonnet 5, called in 2026 through the Claude Code command-line interface with default sampling settings, the pre-selection with variations, and the gate chain. Outcome is read at the end of the episode on burned area, affected population, the population of the cells that burn, the share of incidents extinguished, and cost. Differences are taken world by world; a change is the mean difference relative to the mean of the reference, with a 95% half-width of 1.96 standard errors of the mean difference, and</w:t>
      </w:r>
      <w:r w:rsidR="00EB1822" w:rsidRPr="00EB1822">
        <w:rPr>
          <w:noProof/>
        </w:rPr>
        <w:t xml:space="preserve"> the number of worlds in which the first configuration is better, </w:t>
      </w:r>
      <w:r>
        <w:rPr>
          <w:noProof/>
        </w:rPr>
        <w:t xml:space="preserve">so that a gain is read with its uncertainty and its consistency; the intervals are descriptive and not adjusted for the number of comparisons. For the main comparison, VODA against the closed layer on burned area, </w:t>
      </w:r>
      <w:del w:id="900001" w:author="Claude" w:date="2026-10-26T17:30:00Z">
        <w:r>
          <w:rPr>
            <w:noProof/>
          </w:rPr>
          <w:delText xml:space="preserve">a Bonferroni correction over the 26 paired comparisons on burned area of Tables VI and VII and the main comparison widens the half-width from 14 to 21 points,</w:delText>
        </w:r>
      </w:del>
      <w:ins w:id="900002" w:author="Claude" w:date="2026-10-26T17:30:00Z">
        <w:r>
          <w:rPr>
            <w:noProof/>
          </w:rPr>
          <w:t xml:space="preserve">a Bonferroni correction over the 29 paired comparisons on burned area of Tables VI and VII and the main comparison widens the half-width from 14 to 22 points,</w:t>
        </w:r>
      </w:ins>
      <w:r>
        <w:rPr>
          <w:noProof/>
        </w:rPr>
        <w:t xml:space="preserve"> and a sign-flip permutation test on the paired differences gives p below 0.0001.</w:t>
      </w:r>
      <w:bookmarkStart w:id="51" w:name="_RefTab_param"/>
      <w:bookmarkEnd w:id="51"/>
    </w:p>
    <w:p w14:paraId="451150BD" w14:textId="77777777" w:rsidR="00170201" w:rsidRDefault="0037295F">
      <w:pPr>
        <w:pStyle w:val="Text"/>
      </w:pPr>
      <w:r>
        <w:t xml:space="preserve">The campaign is listed in </w:t>
      </w:r>
      <w:r>
        <w:fldChar w:fldCharType="begin"/>
      </w:r>
      <w:r>
        <w:instrText xml:space="preserve"> REF _RefTab_camp \h </w:instrText>
      </w:r>
      <w:r>
        <w:fldChar w:fldCharType="separate"/>
      </w:r>
      <w:r>
        <w:t xml:space="preserve">Table III</w:t>
      </w:r>
      <w:r>
        <w:fldChar w:fldCharType="end"/>
      </w:r>
      <w:r>
        <w:t xml:space="preserve">. Every test from Test 2 on replays the same 150 worlds, T3i evaluating on 75 of them, and every configuration is compared with the closed layer on the same worlds. Section </w:t>
      </w:r>
      <w:r>
        <w:fldChar w:fldCharType="begin"/>
      </w:r>
      <w:r>
        <w:instrText xml:space="preserve"> REF _RefSec_V \h </w:instrText>
      </w:r>
      <w:r>
        <w:fldChar w:fldCharType="separate"/>
      </w:r>
      <w:r>
        <w:t>V</w:t>
      </w:r>
      <w:r>
        <w:fldChar w:fldCharType="end"/>
      </w:r>
      <w:r>
        <w:t>-</w:t>
      </w:r>
      <w:r>
        <w:fldChar w:fldCharType="begin"/>
      </w:r>
      <w:r>
        <w:instrText xml:space="preserve"> REF _RefSec_V_B \h </w:instrText>
      </w:r>
      <w:r>
        <w:fldChar w:fldCharType="separate"/>
      </w:r>
      <w:r>
        <w:t>B</w:t>
      </w:r>
      <w:r>
        <w:fldChar w:fldCharType="end"/>
      </w:r>
      <w:r>
        <w:t xml:space="preserve"> validates the simulation core first, Section </w:t>
      </w:r>
      <w:r>
        <w:fldChar w:fldCharType="begin"/>
      </w:r>
      <w:r>
        <w:instrText xml:space="preserve"> REF _RefSec_V \h </w:instrText>
      </w:r>
      <w:r>
        <w:fldChar w:fldCharType="separate"/>
      </w:r>
      <w:r>
        <w:t>V</w:t>
      </w:r>
      <w:r>
        <w:fldChar w:fldCharType="end"/>
      </w:r>
      <w:r>
        <w:t>-</w:t>
      </w:r>
      <w:r>
        <w:fldChar w:fldCharType="begin"/>
      </w:r>
      <w:r>
        <w:instrText xml:space="preserve"> REF _RefSec_V_C \h </w:instrText>
      </w:r>
      <w:r>
        <w:fldChar w:fldCharType="separate"/>
      </w:r>
      <w:r>
        <w:t>C</w:t>
      </w:r>
      <w:r>
        <w:fldChar w:fldCharType="end"/>
      </w:r>
      <w:r>
        <w:t xml:space="preserve"> reports the paired outcome of no decision support, the closed layer, and VODA together with the ablation of the proposer and the pre-selection, Section </w:t>
      </w:r>
      <w:r>
        <w:fldChar w:fldCharType="begin"/>
      </w:r>
      <w:r>
        <w:instrText xml:space="preserve"> REF _RefSec_V \h </w:instrText>
      </w:r>
      <w:r>
        <w:fldChar w:fldCharType="separate"/>
      </w:r>
      <w:r>
        <w:t>V</w:t>
      </w:r>
      <w:r>
        <w:fldChar w:fldCharType="end"/>
      </w:r>
      <w:r>
        <w:t>-</w:t>
      </w:r>
      <w:r>
        <w:fldChar w:fldCharType="begin"/>
      </w:r>
      <w:r>
        <w:instrText xml:space="preserve"> REF _RefSec_V_D \h </w:instrText>
      </w:r>
      <w:r>
        <w:fldChar w:fldCharType="separate"/>
      </w:r>
      <w:r>
        <w:t>D</w:t>
      </w:r>
      <w:r>
        <w:fldChar w:fldCharType="end"/>
      </w:r>
      <w:r>
        <w:t xml:space="preserve"> what the open layer produced and where the gain came from, including the withheld families, and Section </w:t>
      </w:r>
      <w:r>
        <w:fldChar w:fldCharType="begin"/>
      </w:r>
      <w:r>
        <w:instrText xml:space="preserve"> REF _RefSec_V \h </w:instrText>
      </w:r>
      <w:r>
        <w:fldChar w:fldCharType="separate"/>
      </w:r>
      <w:r>
        <w:t>V</w:t>
      </w:r>
      <w:r>
        <w:fldChar w:fldCharType="end"/>
      </w:r>
      <w:r>
        <w:t>-</w:t>
      </w:r>
      <w:r>
        <w:fldChar w:fldCharType="begin"/>
      </w:r>
      <w:r>
        <w:instrText xml:space="preserve"> REF _RefSec_V_E \h </w:instrText>
      </w:r>
      <w:r>
        <w:fldChar w:fldCharType="separate"/>
      </w:r>
      <w:r>
        <w:t>E</w:t>
      </w:r>
      <w:r>
        <w:fldChar w:fldCharType="end"/>
      </w:r>
      <w:r>
        <w:t xml:space="preserve"> timeliness and scalability.</w:t>
      </w:r>
    </w:p>
    <w:p w14:paraId="445347F7" w14:textId="77777777" w:rsidR="003E3FD9" w:rsidRDefault="00D31F60" w:rsidP="00C83E79">
      <w:pPr>
        <w:pStyle w:val="TableTitle"/>
        <w:spacing w:before="120"/>
      </w:pPr>
      <w:bookmarkStart w:id="52" w:name="_RefTab_camp"/>
      <w:r>
        <w:t xml:space="preserve">Table </w:t>
      </w:r>
      <w:r>
        <w:rPr>
          <w:noProof/>
        </w:rPr>
        <w:fldChar w:fldCharType="begin"/>
      </w:r>
      <w:r>
        <w:rPr>
          <w:noProof/>
        </w:rPr>
        <w:instrText xml:space="preserve"> SEQ Table \* ROMAN </w:instrText>
      </w:r>
      <w:r>
        <w:rPr>
          <w:noProof/>
        </w:rPr>
        <w:fldChar w:fldCharType="separate"/>
      </w:r>
      <w:r>
        <w:rPr>
          <w:noProof/>
        </w:rPr>
        <w:t>III</w:t>
      </w:r>
      <w:r>
        <w:rPr>
          <w:noProof/>
        </w:rPr>
        <w:fldChar w:fldCharType="end"/>
      </w:r>
      <w:bookmarkEnd w:id="52"/>
    </w:p>
    <w:p w14:paraId="49FC9862" w14:textId="77777777" w:rsidR="003E3FD9" w:rsidRDefault="00D31F60" w:rsidP="00C83E79">
      <w:pPr>
        <w:pStyle w:val="TableTitle"/>
        <w:spacing w:after="60"/>
      </w:pPr>
      <w:r>
        <w:t>Test campaign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308"/>
        <w:gridCol w:w="2009"/>
        <w:gridCol w:w="1539"/>
        <w:gridCol w:w="998"/>
      </w:tblGrid>
      <w:tr w:rsidR="003E3FD9" w14:paraId="65493244" w14:textId="77777777" w:rsidTr="00582FBC">
        <w:trPr>
          <w:cantSplit/>
          <w:jc w:val="center"/>
        </w:trPr>
        <w:tc>
          <w:tcPr>
            <w:tcW w:w="317" w:type="pct"/>
          </w:tcPr>
          <w:p w14:paraId="7A6ED6A4" w14:textId="77777777" w:rsidR="003E3FD9" w:rsidRDefault="00D31F60" w:rsidP="00C83E79">
            <w:r>
              <w:rPr>
                <w:b/>
                <w:sz w:val="15"/>
                <w:szCs w:val="15"/>
              </w:rPr>
              <w:t>Test</w:t>
            </w:r>
          </w:p>
        </w:tc>
        <w:tc>
          <w:tcPr>
            <w:tcW w:w="2069" w:type="pct"/>
          </w:tcPr>
          <w:p w14:paraId="092D5921" w14:textId="77777777" w:rsidR="003E3FD9" w:rsidRDefault="00D31F60" w:rsidP="00C83E79">
            <w:pPr>
              <w:jc w:val="center"/>
            </w:pPr>
            <w:r>
              <w:rPr>
                <w:b/>
                <w:sz w:val="15"/>
                <w:szCs w:val="15"/>
              </w:rPr>
              <w:t>Varied</w:t>
            </w:r>
          </w:p>
        </w:tc>
        <w:tc>
          <w:tcPr>
            <w:tcW w:w="1585" w:type="pct"/>
          </w:tcPr>
          <w:p w14:paraId="2BC0EABB" w14:textId="77777777" w:rsidR="003E3FD9" w:rsidRDefault="00D31F60" w:rsidP="00C83E79">
            <w:pPr>
              <w:jc w:val="center"/>
            </w:pPr>
            <w:r>
              <w:rPr>
                <w:b/>
                <w:sz w:val="15"/>
                <w:szCs w:val="15"/>
              </w:rPr>
              <w:t>Question</w:t>
            </w:r>
          </w:p>
        </w:tc>
        <w:tc>
          <w:tcPr>
            <w:tcW w:w="1028" w:type="pct"/>
          </w:tcPr>
          <w:p w14:paraId="22F9D410" w14:textId="77777777" w:rsidR="003E3FD9" w:rsidRDefault="00D31F60" w:rsidP="00C83E79">
            <w:pPr>
              <w:jc w:val="center"/>
            </w:pPr>
            <w:r>
              <w:rPr>
                <w:b/>
                <w:sz w:val="15"/>
                <w:szCs w:val="15"/>
              </w:rPr>
              <w:t>Reported in</w:t>
            </w:r>
          </w:p>
        </w:tc>
      </w:tr>
      <w:tr w:rsidR="003E3FD9" w:rsidRPr="001B2423" w14:paraId="35B39851" w14:textId="77777777" w:rsidTr="00582FBC">
        <w:trPr>
          <w:cantSplit/>
          <w:jc w:val="center"/>
        </w:trPr>
        <w:tc>
          <w:tcPr>
            <w:tcW w:w="317" w:type="pct"/>
          </w:tcPr>
          <w:p w14:paraId="441A4D58" w14:textId="77777777" w:rsidR="003E3FD9" w:rsidRPr="001B2423" w:rsidRDefault="00D31F60" w:rsidP="00C83E79">
            <w:pPr>
              <w:rPr>
                <w:bCs/>
              </w:rPr>
            </w:pPr>
            <w:r w:rsidRPr="001B2423">
              <w:rPr>
                <w:bCs/>
                <w:sz w:val="15"/>
                <w:szCs w:val="15"/>
              </w:rPr>
              <w:t>Test 1</w:t>
            </w:r>
          </w:p>
        </w:tc>
        <w:tc>
          <w:tcPr>
            <w:tcW w:w="2069" w:type="pct"/>
          </w:tcPr>
          <w:p w14:paraId="4015FF5D" w14:textId="77777777" w:rsidR="003E3FD9" w:rsidRPr="001B2423" w:rsidRDefault="00D31F60" w:rsidP="00C83E79">
            <w:pPr>
              <w:jc w:val="center"/>
              <w:rPr>
                <w:bCs/>
              </w:rPr>
            </w:pPr>
            <w:r w:rsidRPr="001B2423">
              <w:rPr>
                <w:bCs/>
                <w:sz w:val="15"/>
                <w:szCs w:val="15"/>
              </w:rPr>
              <w:t>blind hindcast of four documented fires, 50 replicates</w:t>
            </w:r>
          </w:p>
        </w:tc>
        <w:tc>
          <w:tcPr>
            <w:tcW w:w="1585" w:type="pct"/>
          </w:tcPr>
          <w:p w14:paraId="26F256D2" w14:textId="77777777" w:rsidR="003E3FD9" w:rsidRPr="001B2423" w:rsidRDefault="00D31F60" w:rsidP="00C83E79">
            <w:pPr>
              <w:jc w:val="center"/>
              <w:rPr>
                <w:bCs/>
              </w:rPr>
            </w:pPr>
            <w:r w:rsidRPr="001B2423">
              <w:rPr>
                <w:bCs/>
                <w:sz w:val="15"/>
                <w:szCs w:val="15"/>
              </w:rPr>
              <w:t>does the core reproduce where real fires spread</w:t>
            </w:r>
          </w:p>
        </w:tc>
        <w:tc>
          <w:tcPr>
            <w:tcW w:w="1028" w:type="pct"/>
          </w:tcPr>
          <w:p w14:paraId="39F98D6E"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_RefSec_V_B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B</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_RefTab_agree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 xml:space="preserve">Table IV</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_RefFig5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5</w:t>
            </w:r>
            <w:r w:rsidRPr="001B2423">
              <w:rPr>
                <w:bCs/>
                <w:sz w:val="15"/>
                <w:szCs w:val="15"/>
              </w:rPr>
              <w:fldChar w:fldCharType="end"/>
            </w:r>
          </w:p>
        </w:tc>
      </w:tr>
      <w:tr w:rsidR="003E3FD9" w:rsidRPr="001B2423" w14:paraId="7886E5E8" w14:textId="77777777" w:rsidTr="00582FBC">
        <w:trPr>
          <w:cantSplit/>
          <w:jc w:val="center"/>
        </w:trPr>
        <w:tc>
          <w:tcPr>
            <w:tcW w:w="317" w:type="pct"/>
          </w:tcPr>
          <w:p w14:paraId="45E72FB8" w14:textId="77777777" w:rsidR="003E3FD9" w:rsidRPr="001B2423" w:rsidRDefault="00D31F60" w:rsidP="00C83E79">
            <w:pPr>
              <w:rPr>
                <w:bCs/>
              </w:rPr>
            </w:pPr>
            <w:r w:rsidRPr="001B2423">
              <w:rPr>
                <w:bCs/>
                <w:sz w:val="15"/>
                <w:szCs w:val="15"/>
              </w:rPr>
              <w:t>Test 2</w:t>
            </w:r>
          </w:p>
        </w:tc>
        <w:tc>
          <w:tcPr>
            <w:tcW w:w="2069" w:type="pct"/>
          </w:tcPr>
          <w:p w14:paraId="511E8CF2" w14:textId="77777777" w:rsidR="003E3FD9" w:rsidRPr="001B2423" w:rsidRDefault="00D31F60" w:rsidP="00C83E79">
            <w:pPr>
              <w:jc w:val="center"/>
              <w:rPr>
                <w:bCs/>
              </w:rPr>
            </w:pPr>
            <w:r w:rsidRPr="001B2423">
              <w:rPr>
                <w:bCs/>
                <w:sz w:val="15"/>
                <w:szCs w:val="15"/>
              </w:rPr>
              <w:t>no decision support, closed layer, VODA</w:t>
            </w:r>
          </w:p>
        </w:tc>
        <w:tc>
          <w:tcPr>
            <w:tcW w:w="1585" w:type="pct"/>
          </w:tcPr>
          <w:p w14:paraId="1C11F75C" w14:textId="77777777" w:rsidR="003E3FD9" w:rsidRPr="001B2423" w:rsidRDefault="00D31F60" w:rsidP="00C83E79">
            <w:pPr>
              <w:jc w:val="center"/>
              <w:rPr>
                <w:bCs/>
              </w:rPr>
            </w:pPr>
            <w:r w:rsidRPr="001B2423">
              <w:rPr>
                <w:bCs/>
                <w:sz w:val="15"/>
                <w:szCs w:val="15"/>
              </w:rPr>
              <w:t>what the open layer buys</w:t>
            </w:r>
          </w:p>
        </w:tc>
        <w:tc>
          <w:tcPr>
            <w:tcW w:w="1028" w:type="pct"/>
          </w:tcPr>
          <w:p w14:paraId="784B36EC"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_RefSec_V_C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C</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_RefTab_fam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 xml:space="preserve">Table V</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_RefFig6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6</w:t>
            </w:r>
            <w:r w:rsidRPr="001B2423">
              <w:rPr>
                <w:bCs/>
                <w:sz w:val="15"/>
                <w:szCs w:val="15"/>
              </w:rPr>
              <w:fldChar w:fldCharType="end"/>
            </w:r>
          </w:p>
        </w:tc>
      </w:tr>
      <w:tr w:rsidR="003E3FD9" w:rsidRPr="001B2423" w14:paraId="24F3C346" w14:textId="77777777" w:rsidTr="00582FBC">
        <w:trPr>
          <w:cantSplit/>
          <w:jc w:val="center"/>
        </w:trPr>
        <w:tc>
          <w:tcPr>
            <w:tcW w:w="317" w:type="pct"/>
          </w:tcPr>
          <w:p w14:paraId="6A2EDDF4" w14:textId="77777777" w:rsidR="003E3FD9" w:rsidRPr="001B2423" w:rsidRDefault="00D31F60" w:rsidP="00C83E79">
            <w:pPr>
              <w:rPr>
                <w:bCs/>
              </w:rPr>
            </w:pPr>
            <w:r w:rsidRPr="001B2423">
              <w:rPr>
                <w:bCs/>
                <w:sz w:val="15"/>
                <w:szCs w:val="15"/>
              </w:rPr>
              <w:t>Test 3</w:t>
            </w:r>
          </w:p>
        </w:tc>
        <w:tc>
          <w:tcPr>
            <w:tcW w:w="2069" w:type="pct"/>
          </w:tcPr>
          <w:p w14:paraId="2305D067" w14:textId="78AD0193" w:rsidR="003E3FD9" w:rsidRPr="001B2423" w:rsidRDefault="00D31F60" w:rsidP="00C83E79">
            <w:pPr>
              <w:jc w:val="center"/>
              <w:rPr>
                <w:bCs/>
              </w:rPr>
            </w:pPr>
            <w:del w:id="900003" w:author="Claude" w:date="2026-10-26T17:30:00Z">
              <w:r>
                <w:rPr>
                  <w:bCs/>
                  <w:sz w:val="15"/>
                  <w:szCs w:val="15"/>
                </w:rPr>
                <w:delText>candidate source, forecast budget, repeat run, closed references, suppression- and coating-model error, coating limits, independent gate futures</w:delText>
              </w:r>
            </w:del>
            <w:ins w:id="900004" w:author="Claude" w:date="2026-10-26T17:30:00Z">
              <w:r>
                <w:rPr>
                  <w:bCs/>
                  <w:sz w:val="15"/>
                  <w:szCs w:val="15"/>
                </w:rPr>
                <w:t xml:space="preserve">candidate source, forecast budget, repeat run, closed references, suppression-, coating-, and spread-model error, coating limits, independent gate futures</w:t>
              </w:r>
            </w:ins>
          </w:p>
        </w:tc>
        <w:tc>
          <w:tcPr>
            <w:tcW w:w="1585" w:type="pct"/>
          </w:tcPr>
          <w:p w14:paraId="3118D570" w14:textId="77777777" w:rsidR="003E3FD9" w:rsidRPr="001B2423" w:rsidRDefault="00D31F60" w:rsidP="00C83E79">
            <w:pPr>
              <w:jc w:val="center"/>
              <w:rPr>
                <w:bCs/>
              </w:rPr>
            </w:pPr>
            <w:r w:rsidRPr="001B2423">
              <w:rPr>
                <w:bCs/>
                <w:sz w:val="15"/>
                <w:szCs w:val="15"/>
              </w:rPr>
              <w:t>where the gain comes from and what it depends on</w:t>
            </w:r>
          </w:p>
        </w:tc>
        <w:tc>
          <w:tcPr>
            <w:tcW w:w="1028" w:type="pct"/>
          </w:tcPr>
          <w:p w14:paraId="20C0F13F"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_RefSec_V_C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C</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_RefTab_abl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 xml:space="preserve">Table VI</w:t>
            </w:r>
            <w:r w:rsidRPr="001B2423">
              <w:rPr>
                <w:bCs/>
                <w:sz w:val="15"/>
                <w:szCs w:val="15"/>
              </w:rPr>
              <w:fldChar w:fldCharType="end"/>
            </w:r>
          </w:p>
        </w:tc>
      </w:tr>
      <w:tr w:rsidR="003E3FD9" w:rsidRPr="001B2423" w14:paraId="4AE5EABE" w14:textId="77777777" w:rsidTr="00582FBC">
        <w:trPr>
          <w:cantSplit/>
          <w:jc w:val="center"/>
        </w:trPr>
        <w:tc>
          <w:tcPr>
            <w:tcW w:w="317" w:type="pct"/>
          </w:tcPr>
          <w:p w14:paraId="36970F8D" w14:textId="77777777" w:rsidR="003E3FD9" w:rsidRPr="001B2423" w:rsidRDefault="00D31F60" w:rsidP="00C83E79">
            <w:pPr>
              <w:rPr>
                <w:bCs/>
              </w:rPr>
            </w:pPr>
            <w:r w:rsidRPr="001B2423">
              <w:rPr>
                <w:bCs/>
                <w:sz w:val="15"/>
                <w:szCs w:val="15"/>
              </w:rPr>
              <w:t>Test 4</w:t>
            </w:r>
          </w:p>
        </w:tc>
        <w:tc>
          <w:tcPr>
            <w:tcW w:w="2069" w:type="pct"/>
          </w:tcPr>
          <w:p w14:paraId="5C3C53C3" w14:textId="77777777" w:rsidR="003E3FD9" w:rsidRPr="001B2423" w:rsidRDefault="00D31F60" w:rsidP="00C83E79">
            <w:pPr>
              <w:jc w:val="center"/>
              <w:rPr>
                <w:bCs/>
              </w:rPr>
            </w:pPr>
            <w:r w:rsidRPr="001B2423">
              <w:rPr>
                <w:bCs/>
                <w:sz w:val="15"/>
                <w:szCs w:val="15"/>
              </w:rPr>
              <w:t>one family withheld; admitted objects removed in a replay</w:t>
            </w:r>
          </w:p>
        </w:tc>
        <w:tc>
          <w:tcPr>
            <w:tcW w:w="1585" w:type="pct"/>
          </w:tcPr>
          <w:p w14:paraId="11663AE2" w14:textId="77777777" w:rsidR="003E3FD9" w:rsidRPr="001B2423" w:rsidRDefault="00D31F60" w:rsidP="00C83E79">
            <w:pPr>
              <w:jc w:val="center"/>
              <w:rPr>
                <w:bCs/>
              </w:rPr>
            </w:pPr>
            <w:r w:rsidRPr="001B2423">
              <w:rPr>
                <w:bCs/>
                <w:sz w:val="15"/>
                <w:szCs w:val="15"/>
              </w:rPr>
              <w:t>whether the doctrine is repaired and the gain attributable</w:t>
            </w:r>
          </w:p>
        </w:tc>
        <w:tc>
          <w:tcPr>
            <w:tcW w:w="1028" w:type="pct"/>
          </w:tcPr>
          <w:p w14:paraId="19ED97D1"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_RefSec_V_D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D</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_RefTab_with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 xml:space="preserve">Table VII</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_RefFig8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8</w:t>
            </w:r>
            <w:r w:rsidRPr="001B2423">
              <w:rPr>
                <w:bCs/>
                <w:sz w:val="15"/>
                <w:szCs w:val="15"/>
              </w:rPr>
              <w:fldChar w:fldCharType="end"/>
            </w:r>
          </w:p>
        </w:tc>
      </w:tr>
      <w:tr w:rsidR="003E3FD9" w:rsidRPr="001B2423" w14:paraId="2760D37E" w14:textId="77777777" w:rsidTr="00582FBC">
        <w:trPr>
          <w:cantSplit/>
          <w:jc w:val="center"/>
        </w:trPr>
        <w:tc>
          <w:tcPr>
            <w:tcW w:w="317" w:type="pct"/>
          </w:tcPr>
          <w:p w14:paraId="716B4F3D" w14:textId="77777777" w:rsidR="003E3FD9" w:rsidRPr="001B2423" w:rsidRDefault="00D31F60" w:rsidP="00C83E79">
            <w:pPr>
              <w:rPr>
                <w:bCs/>
              </w:rPr>
            </w:pPr>
            <w:r w:rsidRPr="001B2423">
              <w:rPr>
                <w:bCs/>
                <w:sz w:val="15"/>
                <w:szCs w:val="15"/>
              </w:rPr>
              <w:t>Test 5</w:t>
            </w:r>
          </w:p>
        </w:tc>
        <w:tc>
          <w:tcPr>
            <w:tcW w:w="2069" w:type="pct"/>
          </w:tcPr>
          <w:p w14:paraId="3CCBDDA8" w14:textId="77777777" w:rsidR="003E3FD9" w:rsidRPr="001B2423" w:rsidRDefault="00D31F60" w:rsidP="00C83E79">
            <w:pPr>
              <w:jc w:val="center"/>
              <w:rPr>
                <w:bCs/>
              </w:rPr>
            </w:pPr>
            <w:r w:rsidRPr="001B2423">
              <w:rPr>
                <w:bCs/>
                <w:sz w:val="15"/>
                <w:szCs w:val="15"/>
              </w:rPr>
              <w:t>1 to 16 agents, three grid sizes</w:t>
            </w:r>
          </w:p>
        </w:tc>
        <w:tc>
          <w:tcPr>
            <w:tcW w:w="1585" w:type="pct"/>
          </w:tcPr>
          <w:p w14:paraId="740351AA" w14:textId="77777777" w:rsidR="003E3FD9" w:rsidRPr="001B2423" w:rsidRDefault="00D31F60" w:rsidP="00C83E79">
            <w:pPr>
              <w:jc w:val="center"/>
              <w:rPr>
                <w:bCs/>
              </w:rPr>
            </w:pPr>
            <w:r w:rsidRPr="001B2423">
              <w:rPr>
                <w:bCs/>
                <w:sz w:val="15"/>
                <w:szCs w:val="15"/>
              </w:rPr>
              <w:t>decision time and the cost of partitioning</w:t>
            </w:r>
          </w:p>
        </w:tc>
        <w:tc>
          <w:tcPr>
            <w:tcW w:w="1028" w:type="pct"/>
          </w:tcPr>
          <w:p w14:paraId="3E60EC95" w14:textId="77777777" w:rsidR="003E3FD9" w:rsidRPr="001B2423" w:rsidRDefault="00D31F60" w:rsidP="00C83E79">
            <w:pPr>
              <w:jc w:val="center"/>
              <w:rPr>
                <w:bCs/>
              </w:rPr>
            </w:pPr>
            <w:r w:rsidRPr="001B2423">
              <w:rPr>
                <w:bCs/>
                <w:sz w:val="15"/>
                <w:szCs w:val="15"/>
              </w:rPr>
              <w:t xml:space="preserve">Section </w:t>
            </w:r>
            <w:r w:rsidRPr="001B2423">
              <w:rPr>
                <w:bCs/>
                <w:sz w:val="15"/>
                <w:szCs w:val="15"/>
              </w:rPr>
              <w:fldChar w:fldCharType="begin"/>
            </w:r>
            <w:r w:rsidRPr="001B2423">
              <w:rPr>
                <w:bCs/>
                <w:sz w:val="15"/>
                <w:szCs w:val="15"/>
              </w:rPr>
              <w:instrText xml:space="preserve"> REF _RefSec_V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V</w:t>
            </w:r>
            <w:r w:rsidRPr="001B2423">
              <w:rPr>
                <w:bCs/>
                <w:sz w:val="15"/>
                <w:szCs w:val="15"/>
              </w:rPr>
              <w:fldChar w:fldCharType="end"/>
            </w:r>
            <w:r w:rsidRPr="001B2423">
              <w:rPr>
                <w:bCs/>
                <w:sz w:val="15"/>
                <w:szCs w:val="15"/>
              </w:rPr>
              <w:t>-</w:t>
            </w:r>
            <w:r w:rsidRPr="001B2423">
              <w:rPr>
                <w:bCs/>
                <w:sz w:val="15"/>
                <w:szCs w:val="15"/>
              </w:rPr>
              <w:fldChar w:fldCharType="begin"/>
            </w:r>
            <w:r w:rsidRPr="001B2423">
              <w:rPr>
                <w:bCs/>
                <w:sz w:val="15"/>
                <w:szCs w:val="15"/>
              </w:rPr>
              <w:instrText xml:space="preserve"> REF _RefSec_V_E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E</w:t>
            </w:r>
            <w:r w:rsidRPr="001B2423">
              <w:rPr>
                <w:bCs/>
                <w:sz w:val="15"/>
                <w:szCs w:val="15"/>
              </w:rPr>
              <w:fldChar w:fldCharType="end"/>
            </w:r>
            <w:r w:rsidRPr="001B2423">
              <w:rPr>
                <w:bCs/>
                <w:sz w:val="15"/>
                <w:szCs w:val="15"/>
              </w:rPr>
              <w:t xml:space="preserve">, </w:t>
            </w:r>
            <w:r w:rsidRPr="001B2423">
              <w:rPr>
                <w:bCs/>
                <w:sz w:val="15"/>
                <w:szCs w:val="15"/>
              </w:rPr>
              <w:fldChar w:fldCharType="begin"/>
            </w:r>
            <w:r w:rsidRPr="001B2423">
              <w:rPr>
                <w:bCs/>
                <w:sz w:val="15"/>
                <w:szCs w:val="15"/>
              </w:rPr>
              <w:instrText xml:space="preserve"> REF _RefFig9 \h </w:instrText>
            </w:r>
            <w:r w:rsidR="001B2423">
              <w:rPr>
                <w:bCs/>
                <w:sz w:val="15"/>
                <w:szCs w:val="15"/>
              </w:rPr>
              <w:instrText xml:space="preserve"> \* MERGEFORMAT </w:instrText>
            </w:r>
            <w:r w:rsidRPr="001B2423">
              <w:rPr>
                <w:bCs/>
                <w:sz w:val="15"/>
                <w:szCs w:val="15"/>
              </w:rPr>
            </w:r>
            <w:r w:rsidRPr="001B2423">
              <w:rPr>
                <w:bCs/>
                <w:sz w:val="15"/>
                <w:szCs w:val="15"/>
              </w:rPr>
              <w:fldChar w:fldCharType="separate"/>
            </w:r>
            <w:r w:rsidRPr="001B2423">
              <w:rPr>
                <w:bCs/>
                <w:sz w:val="15"/>
                <w:szCs w:val="15"/>
              </w:rPr>
              <w:t>Fig. 9</w:t>
            </w:r>
            <w:r w:rsidRPr="001B2423">
              <w:rPr>
                <w:bCs/>
                <w:sz w:val="15"/>
                <w:szCs w:val="15"/>
              </w:rPr>
              <w:fldChar w:fldCharType="end"/>
            </w:r>
          </w:p>
        </w:tc>
      </w:tr>
    </w:tbl>
    <w:p w14:paraId="489E4790" w14:textId="77777777" w:rsidR="00926552" w:rsidRDefault="00926552" w:rsidP="00926552">
      <w:pPr>
        <w:pStyle w:val="Heading2"/>
      </w:pPr>
      <w:bookmarkStart w:id="53" w:name="_RefSec_V_B"/>
      <w:r>
        <w:t>B</w:t>
      </w:r>
      <w:bookmarkEnd w:id="53"/>
      <w:r>
        <w:t>. Validation of the Simulation Core</w:t>
      </w:r>
    </w:p>
    <w:p w14:paraId="7B2C4164" w14:textId="77777777" w:rsidR="00BD78CE" w:rsidRDefault="004F0B37" w:rsidP="004F0B37">
      <w:pPr>
        <w:pStyle w:val="Text"/>
      </w:pPr>
      <w:r>
        <w:rPr>
          <w:noProof/>
        </w:rPr>
        <w:lastRenderedPageBreak/>
        <mc:AlternateContent>
          <mc:Choice Requires="wpg">
            <w:drawing>
              <wp:anchor distT="0" distB="0" distL="114300" distR="114300" simplePos="0" relativeHeight="251658752" behindDoc="0" locked="0" layoutInCell="1" allowOverlap="0" wp14:anchorId="6EB93D07" wp14:editId="224F8359">
                <wp:simplePos x="0" y="0"/>
                <wp:positionH relativeFrom="margin">
                  <wp:posOffset>3478876</wp:posOffset>
                </wp:positionH>
                <wp:positionV relativeFrom="margin">
                  <wp:posOffset>1039</wp:posOffset>
                </wp:positionV>
                <wp:extent cx="3108960" cy="1934845"/>
                <wp:effectExtent l="0" t="0" r="0" b="8255"/>
                <wp:wrapSquare wrapText="bothSides"/>
                <wp:docPr id="1061008210" name="Group 11"/>
                <wp:cNvGraphicFramePr/>
                <a:graphic xmlns:a="http://schemas.openxmlformats.org/drawingml/2006/main">
                  <a:graphicData uri="http://schemas.microsoft.com/office/word/2010/wordprocessingGroup">
                    <wpg:wgp>
                      <wpg:cNvGrpSpPr/>
                      <wpg:grpSpPr>
                        <a:xfrm>
                          <a:off x="0" y="0"/>
                          <a:ext cx="3108960" cy="1934861"/>
                          <a:chOff x="4064000" y="637318"/>
                          <a:chExt cx="3108960" cy="1935272"/>
                        </a:xfrm>
                      </wpg:grpSpPr>
                      <wps:wsp>
                        <wps:cNvPr id="170277436" name="Text Box Fig5"/>
                        <wps:cNvSpPr txBox="1"/>
                        <wps:spPr>
                          <a:xfrm>
                            <a:off x="4064000" y="2379329"/>
                            <a:ext cx="3108960" cy="193261"/>
                          </a:xfrm>
                          <a:prstGeom prst="rect">
                            <a:avLst/>
                          </a:prstGeom>
                          <a:solidFill>
                            <a:prstClr val="white"/>
                          </a:solidFill>
                          <a:ln>
                            <a:noFill/>
                          </a:ln>
                        </wps:spPr>
                        <wps:txbx>
                          <w:txbxContent>
                            <w:p w14:paraId="05AE9137" w14:textId="77777777" w:rsidR="004F0B37" w:rsidRDefault="004F0B37" w:rsidP="004F0B37">
                              <w:pPr>
                                <w:pStyle w:val="Caption"/>
                                <w:rPr>
                                  <w:noProof/>
                                </w:rPr>
                              </w:pPr>
                              <w:bookmarkStart w:id="54" w:name="_RefFig5"/>
                              <w:r>
                                <w:t xml:space="preserve">Fig. </w:t>
                              </w:r>
                              <w:r>
                                <w:rPr>
                                  <w:noProof/>
                                </w:rPr>
                                <w:fldChar w:fldCharType="begin"/>
                              </w:r>
                              <w:r>
                                <w:rPr>
                                  <w:noProof/>
                                </w:rPr>
                                <w:instrText xml:space="preserve"> SEQ Fig. \* ARABIC </w:instrText>
                              </w:r>
                              <w:r>
                                <w:rPr>
                                  <w:noProof/>
                                </w:rPr>
                                <w:fldChar w:fldCharType="separate"/>
                              </w:r>
                              <w:r>
                                <w:rPr>
                                  <w:noProof/>
                                </w:rPr>
                                <w:t>5</w:t>
                              </w:r>
                              <w:r>
                                <w:rPr>
                                  <w:noProof/>
                                </w:rPr>
                                <w:fldChar w:fldCharType="end"/>
                              </w:r>
                              <w:bookmarkEnd w:id="54"/>
                              <w: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3039494" name="Picture 10"/>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bwMode="auto">
                          <a:xfrm>
                            <a:off x="4343400" y="637318"/>
                            <a:ext cx="2365829" cy="1770318"/>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EB93D07" id="Group 11" o:spid="_x0000_s1038" style="position:absolute;left:0;text-align:left;margin-left:273.95pt;margin-top:.1pt;width:244.8pt;height:152.35pt;z-index:251658752;mso-position-horizontal-relative:margin;mso-position-vertical-relative:margin;mso-width-relative:margin;mso-height-relative:margin" coordorigin="40640,6373" coordsize="31089,193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" o:allowoverlap="f">
                <v:shape id="Text Box Fig5" o:spid="_x0000_s1039" type="#_x0000_t202" style="position:absolute;left:40640;top:23793;width:31089;height:1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" stroked="f">
                  <v:textbox inset="0,0,0,0">
                    <w:txbxContent>
                      <w:p w14:paraId="0E94D9AF" w14:textId="77777777" w:rsidR="004F0B37" w:rsidRDefault="004F0B37" w:rsidP="004F0B37">
                        <w:pPr>
                          <w:pStyle w:val="Caption"/>
                          <w:rPr>
                            <w:noProof/>
                          </w:rPr>
                        </w:pPr>
                        <w:bookmarkStart w:id="55" w:name="_RefFig5"/>
                        <w:r>
                          <w:t xml:space="preserve">Fig. </w:t>
                        </w:r>
                        <w:r>
                          <w:rPr>
                            <w:noProof/>
                          </w:rPr>
                          <w:fldChar w:fldCharType="begin"/>
                        </w:r>
                        <w:r>
                          <w:rPr>
                            <w:noProof/>
                          </w:rPr>
                          <w:instrText xml:space="preserve"> SEQ Fig. \* ARABIC </w:instrText>
                        </w:r>
                        <w:r>
                          <w:rPr>
                            <w:noProof/>
                          </w:rPr>
                          <w:fldChar w:fldCharType="separate"/>
                        </w:r>
                        <w:r>
                          <w:rPr>
                            <w:noProof/>
                          </w:rPr>
                          <w:t>5</w:t>
                        </w:r>
                        <w:r>
                          <w:rPr>
                            <w:noProof/>
                          </w:rPr>
                          <w:fldChar w:fldCharType="end"/>
                        </w:r>
                        <w:bookmarkEnd w:id="55"/>
                        <w:r>
                          <w:t>. Hindcast agreement maps, first 12 h footprint.</w:t>
                        </w:r>
                      </w:p>
                    </w:txbxContent>
                  </v:textbox>
                </v:shape>
                <v:shape id="Picture 10" o:spid="_x0000_s1040" type="#_x0000_t75" style="position:absolute;left:43434;top:6373;width:23658;height:17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">
                  <v:imagedata r:id="rId19" o:title=""/>
                </v:shape>
                <w10:wrap type="square" anchorx="margin" anchory="margin"/>
              </v:group>
            </w:pict>
          </mc:Fallback>
        </mc:AlternateContent>
      </w:r>
      <w:r>
        <w:t xml:space="preserve">Every comparison runs on the simulation core, so the core is validated first by blind hindcast of four documented fires in </w:t>
      </w:r>
      <w:r w:rsidR="00642387">
        <w:t xml:space="preserve">Türkiye, Sc1 Çanakkale 2023, Sc2 Manavgat 2021, Sc3 Marmaris 2021, and Sc4 Milas 2021, from public inputs only, terrain from Copernicus GLO-30, fuel from ESA WorldCover 2021, weather from ERA5, and ignitions and reference burn from VIIRS detections, </w:t>
      </w:r>
      <w:r>
        <w:t>with no tuning on the fire, Test 1.</w:t>
      </w:r>
      <w:r w:rsidR="00642387">
        <w:t xml:space="preserve"> </w:t>
      </w:r>
      <w:r w:rsidR="00CE1A9C">
        <w:t>The core models free spread with no suppression, whereas the recorded fires were fought, so the free burn outruns the record. The observed footprint is therefore the detections of the first 12 h of each fire</w:t>
      </w:r>
      <w:r>
        <w:t xml:space="preserve"> rasterized to the 90 m grid of the hindcast and closed by one VIIRS pixel</w:t>
      </w:r>
      <w:r w:rsidR="00CE1A9C">
        <w:t xml:space="preserve">, the first operational period, </w:t>
      </w:r>
      <w:r>
        <w:t>and a run stops at the first step at which its burned area reaches that footprint, so the fronts are compared at near-equal extent; a step can overshoot, and the ratio of simulated to observed area at the stop is reported with the scores.</w:t>
      </w:r>
      <w:r w:rsidR="00CE1A9C">
        <w:t xml:space="preserve"> Three criteria are reported over 50 replicates in </w:t>
      </w:r>
      <w:r w:rsidR="00642387">
        <w:fldChar w:fldCharType="begin"/>
      </w:r>
      <w:r w:rsidR="00642387">
        <w:instrText xml:space="preserve"> REF _RefTab_agree \h </w:instrText>
      </w:r>
      <w:r w:rsidR="00642387">
        <w:fldChar w:fldCharType="separate"/>
      </w:r>
      <w:r w:rsidR="00642387">
        <w:t xml:space="preserve">Table IV</w:t>
      </w:r>
      <w:r w:rsidR="00642387">
        <w:fldChar w:fldCharType="end"/>
      </w:r>
      <w:r w:rsidR="00642387">
        <w:t>. The probability of detection is the share of the observed burn</w:t>
      </w:r>
      <w:r>
        <w:t xml:space="preserve"> that the model reaches </w:t>
      </w:r>
      <w:sdt>
        <w:sdtPr>
          <w:id w:val="-290527004"/>
          <w:citation/>
        </w:sdtPr>
        <w:sdtContent>
          <w:r w:rsidR="00642387">
            <w:fldChar w:fldCharType="begin" w:fldLock="1"/>
          </w:r>
          <w:r w:rsidR="00C51EDD">
            <w:instrText xml:space="preserve">CITATION Pais212 \l 1033 </w:instrText>
          </w:r>
          <w:r w:rsidR="00642387">
            <w:fldChar w:fldCharType="separate"/>
          </w:r>
          <w:r w:rsidR="00642387">
            <w:rPr>
              <w:noProof/>
            </w:rPr>
            <w:t>[23]</w:t>
          </w:r>
          <w:r w:rsidR="00642387">
            <w:fldChar w:fldCharType="end"/>
          </w:r>
        </w:sdtContent>
      </w:sdt>
      <w:r w:rsidR="00642387">
        <w:t xml:space="preserve">. The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rsidR="00642387">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00642387">
        <w:t xml:space="preserve"> is the mean distance between the simulated and the observed fronts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rsidR="00642387">
        <w:t xml:space="preserve"> the radius of a disk with the observed burned area</w:t>
      </w:r>
      <w:r w:rsidR="002D5008">
        <w:t xml:space="preserve">. </w:t>
      </w:r>
      <w:r w:rsidR="00CE1A9C">
        <w:t xml:space="preserve">The detection probability is 0.82 to 0.98 and the front agreement 0.83 to 0.89, </w:t>
      </w:r>
      <w:r>
        <w:t>so the core reproduces the shape of the first-12-h footprint at the first step past the observed area, with a front distance of one to five hindcast cells; the test measures spatial agreement under the reported overshoot, which in Sc1 and Sc3 can raise the detection probability, and the timing of spread and the effect operators are outside its scope</w:t>
      </w:r>
      <w:r w:rsidR="00CE1A9C">
        <w:t xml:space="preserve">. </w:t>
      </w:r>
      <w:r w:rsidR="00CE1A9C">
        <w:fldChar w:fldCharType="begin"/>
      </w:r>
      <w:r w:rsidR="00CE1A9C">
        <w:instrText xml:space="preserve"> REF _RefFig5 \h </w:instrText>
      </w:r>
      <w:r w:rsidR="00CE1A9C">
        <w:fldChar w:fldCharType="separate"/>
      </w:r>
      <w:r w:rsidR="00CE1A9C">
        <w:t>Fig. 5</w:t>
      </w:r>
      <w:r w:rsidR="00CE1A9C">
        <w:fldChar w:fldCharType="end"/>
      </w:r>
      <w:r w:rsidR="00CE1A9C">
        <w:t xml:space="preserve"> shows the agreement maps. </w:t>
      </w:r>
      <w:r w:rsidR="00E20832" w:rsidRPr="00E20832">
        <w:t>The comparisons that follow are paired on identical worlds and read as differences, not as absolute scores</w:t>
      </w:r>
      <w:r w:rsidR="00CE1A9C">
        <w:t>.</w:t>
      </w:r>
    </w:p>
    <w:p w14:paraId="6BD5909D" w14:textId="77777777" w:rsidR="003E3FD9" w:rsidRDefault="00D31F60">
      <w:pPr>
        <w:pStyle w:val="TableTitle"/>
        <w:keepNext/>
        <w:spacing w:before="120"/>
      </w:pPr>
      <w:bookmarkStart w:id="56" w:name="_RefTab_agree"/>
      <w:r>
        <w:t xml:space="preserve">Table </w:t>
      </w:r>
      <w:r>
        <w:rPr>
          <w:noProof/>
        </w:rPr>
        <w:fldChar w:fldCharType="begin"/>
      </w:r>
      <w:r>
        <w:rPr>
          <w:noProof/>
        </w:rPr>
        <w:instrText xml:space="preserve"> SEQ Table \* ROMAN </w:instrText>
      </w:r>
      <w:r>
        <w:rPr>
          <w:noProof/>
        </w:rPr>
        <w:fldChar w:fldCharType="separate"/>
      </w:r>
      <w:r>
        <w:rPr>
          <w:noProof/>
        </w:rPr>
        <w:t>IV</w:t>
      </w:r>
      <w:r>
        <w:rPr>
          <w:noProof/>
        </w:rPr>
        <w:fldChar w:fldCharType="end"/>
      </w:r>
      <w:bookmarkEnd w:id="56"/>
    </w:p>
    <w:p w14:paraId="7B19B777" w14:textId="77777777" w:rsidR="003E3FD9" w:rsidRDefault="00D31F60">
      <w:pPr>
        <w:pStyle w:val="TableTitle"/>
        <w:keepNext/>
        <w:spacing w:after="60"/>
      </w:pPr>
      <w:r>
        <w:t>Hindcast agreement, first 12 h footprint, 50 replicates</w:t>
      </w:r>
    </w:p>
    <w:tbl>
      <w:tblPr>
        <w:tblW w:w="46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0" w:type="dxa"/>
          <w:right w:w="40" w:type="dxa"/>
        </w:tblCellMar>
        <w:tblLook w:val="04A0" w:firstRow="1" w:lastRow="0" w:firstColumn="1" w:lastColumn="0" w:noHBand="0" w:noVBand="1"/>
      </w:tblPr>
      <w:tblGrid>
        <w:gridCol w:w="2098"/>
        <w:gridCol w:w="616"/>
        <w:gridCol w:w="616"/>
        <w:gridCol w:w="616"/>
        <w:gridCol w:w="617"/>
      </w:tblGrid>
      <w:tr w:rsidR="003E3FD9" w:rsidRPr="00E107C1" w14:paraId="139475FE" w14:textId="77777777" w:rsidTr="00E107C1">
        <w:trPr>
          <w:cantSplit/>
          <w:jc w:val="center"/>
        </w:trPr>
        <w:tc>
          <w:tcPr>
            <w:tcW w:w="2299" w:type="pct"/>
          </w:tcPr>
          <w:p w14:paraId="24A047BE" w14:textId="77777777" w:rsidR="003E3FD9" w:rsidRPr="00E107C1" w:rsidRDefault="00D31F60">
            <w:pPr>
              <w:keepNext/>
              <w:rPr>
                <w:sz w:val="16"/>
                <w:szCs w:val="16"/>
              </w:rPr>
            </w:pPr>
            <w:r w:rsidRPr="00E107C1">
              <w:rPr>
                <w:b/>
                <w:sz w:val="16"/>
                <w:szCs w:val="16"/>
              </w:rPr>
              <w:t>Score</w:t>
            </w:r>
          </w:p>
        </w:tc>
        <w:tc>
          <w:tcPr>
            <w:tcW w:w="675" w:type="pct"/>
          </w:tcPr>
          <w:p w14:paraId="33ED1313" w14:textId="77777777" w:rsidR="003E3FD9" w:rsidRPr="00E107C1" w:rsidRDefault="00D31F60">
            <w:pPr>
              <w:keepNext/>
              <w:jc w:val="center"/>
              <w:rPr>
                <w:sz w:val="16"/>
                <w:szCs w:val="16"/>
              </w:rPr>
            </w:pPr>
            <w:r w:rsidRPr="00E107C1">
              <w:rPr>
                <w:b/>
                <w:sz w:val="16"/>
                <w:szCs w:val="16"/>
              </w:rPr>
              <w:t>Sc1</w:t>
            </w:r>
          </w:p>
        </w:tc>
        <w:tc>
          <w:tcPr>
            <w:tcW w:w="675" w:type="pct"/>
          </w:tcPr>
          <w:p w14:paraId="29018B95" w14:textId="77777777" w:rsidR="003E3FD9" w:rsidRPr="00E107C1" w:rsidRDefault="00D31F60">
            <w:pPr>
              <w:keepNext/>
              <w:jc w:val="center"/>
              <w:rPr>
                <w:sz w:val="16"/>
                <w:szCs w:val="16"/>
              </w:rPr>
            </w:pPr>
            <w:r w:rsidRPr="00E107C1">
              <w:rPr>
                <w:b/>
                <w:sz w:val="16"/>
                <w:szCs w:val="16"/>
              </w:rPr>
              <w:t>Sc2</w:t>
            </w:r>
          </w:p>
        </w:tc>
        <w:tc>
          <w:tcPr>
            <w:tcW w:w="675" w:type="pct"/>
          </w:tcPr>
          <w:p w14:paraId="3B549823" w14:textId="77777777" w:rsidR="003E3FD9" w:rsidRPr="00E107C1" w:rsidRDefault="00D31F60">
            <w:pPr>
              <w:keepNext/>
              <w:jc w:val="center"/>
              <w:rPr>
                <w:sz w:val="16"/>
                <w:szCs w:val="16"/>
              </w:rPr>
            </w:pPr>
            <w:r w:rsidRPr="00E107C1">
              <w:rPr>
                <w:b/>
                <w:sz w:val="16"/>
                <w:szCs w:val="16"/>
              </w:rPr>
              <w:t>Sc3</w:t>
            </w:r>
          </w:p>
        </w:tc>
        <w:tc>
          <w:tcPr>
            <w:tcW w:w="676" w:type="pct"/>
          </w:tcPr>
          <w:p w14:paraId="375D5BB8" w14:textId="77777777" w:rsidR="003E3FD9" w:rsidRPr="00E107C1" w:rsidRDefault="00D31F60">
            <w:pPr>
              <w:keepNext/>
              <w:jc w:val="center"/>
              <w:rPr>
                <w:sz w:val="16"/>
                <w:szCs w:val="16"/>
              </w:rPr>
            </w:pPr>
            <w:r w:rsidRPr="00E107C1">
              <w:rPr>
                <w:b/>
                <w:sz w:val="16"/>
                <w:szCs w:val="16"/>
              </w:rPr>
              <w:t>Sc4</w:t>
            </w:r>
          </w:p>
        </w:tc>
      </w:tr>
      <w:tr w:rsidR="003E3FD9" w:rsidRPr="00E107C1" w14:paraId="65934098" w14:textId="77777777" w:rsidTr="00E107C1">
        <w:trPr>
          <w:cantSplit/>
          <w:jc w:val="center"/>
        </w:trPr>
        <w:tc>
          <w:tcPr>
            <w:tcW w:w="2299" w:type="pct"/>
          </w:tcPr>
          <w:p w14:paraId="417F4413"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4A636C96" w14:textId="77777777" w:rsidR="003E3FD9" w:rsidRPr="00E107C1" w:rsidRDefault="00D31F60">
            <w:pPr>
              <w:keepNext/>
              <w:jc w:val="center"/>
              <w:rPr>
                <w:sz w:val="16"/>
                <w:szCs w:val="16"/>
              </w:rPr>
            </w:pPr>
            <w:r w:rsidRPr="00E107C1">
              <w:rPr>
                <w:sz w:val="16"/>
                <w:szCs w:val="16"/>
              </w:rPr>
              <w:t>83%</w:t>
            </w:r>
          </w:p>
        </w:tc>
        <w:tc>
          <w:tcPr>
            <w:tcW w:w="675" w:type="pct"/>
          </w:tcPr>
          <w:p w14:paraId="63498E9B" w14:textId="77777777" w:rsidR="003E3FD9" w:rsidRPr="00E107C1" w:rsidRDefault="00D31F60">
            <w:pPr>
              <w:keepNext/>
              <w:jc w:val="center"/>
              <w:rPr>
                <w:sz w:val="16"/>
                <w:szCs w:val="16"/>
              </w:rPr>
            </w:pPr>
            <w:r w:rsidRPr="00E107C1">
              <w:rPr>
                <w:sz w:val="16"/>
                <w:szCs w:val="16"/>
              </w:rPr>
              <w:t>89%</w:t>
            </w:r>
          </w:p>
        </w:tc>
        <w:tc>
          <w:tcPr>
            <w:tcW w:w="675" w:type="pct"/>
          </w:tcPr>
          <w:p w14:paraId="17F0C187" w14:textId="77777777" w:rsidR="003E3FD9" w:rsidRPr="00E107C1" w:rsidRDefault="00D31F60">
            <w:pPr>
              <w:keepNext/>
              <w:jc w:val="center"/>
              <w:rPr>
                <w:sz w:val="16"/>
                <w:szCs w:val="16"/>
              </w:rPr>
            </w:pPr>
            <w:r w:rsidRPr="00E107C1">
              <w:rPr>
                <w:sz w:val="16"/>
                <w:szCs w:val="16"/>
              </w:rPr>
              <w:t>89%</w:t>
            </w:r>
          </w:p>
        </w:tc>
        <w:tc>
          <w:tcPr>
            <w:tcW w:w="676" w:type="pct"/>
          </w:tcPr>
          <w:p w14:paraId="0A3D1D21" w14:textId="77777777" w:rsidR="003E3FD9" w:rsidRPr="00E107C1" w:rsidRDefault="00D31F60">
            <w:pPr>
              <w:keepNext/>
              <w:jc w:val="center"/>
              <w:rPr>
                <w:sz w:val="16"/>
                <w:szCs w:val="16"/>
              </w:rPr>
            </w:pPr>
            <w:r w:rsidRPr="00E107C1">
              <w:rPr>
                <w:sz w:val="16"/>
                <w:szCs w:val="16"/>
              </w:rPr>
              <w:t>86%</w:t>
            </w:r>
          </w:p>
        </w:tc>
      </w:tr>
      <w:tr w:rsidR="003E3FD9" w:rsidRPr="00E107C1" w14:paraId="5AF0BB06" w14:textId="77777777" w:rsidTr="00E107C1">
        <w:trPr>
          <w:cantSplit/>
          <w:jc w:val="center"/>
        </w:trPr>
        <w:tc>
          <w:tcPr>
            <w:tcW w:w="2299" w:type="pct"/>
          </w:tcPr>
          <w:p w14:paraId="5D21FD9B" w14:textId="77777777" w:rsidR="003E3FD9" w:rsidRPr="00E107C1" w:rsidRDefault="00D31F60">
            <w:pPr>
              <w:keepNext/>
              <w:rPr>
                <w:sz w:val="16"/>
                <w:szCs w:val="16"/>
              </w:rPr>
            </w:pPr>
            <w:r w:rsidRPr="00E107C1">
              <w:rPr>
                <w:sz w:val="16"/>
                <w:szCs w:val="16"/>
              </w:rPr>
              <w:t>Probability of detection</w:t>
            </w:r>
          </w:p>
        </w:tc>
        <w:tc>
          <w:tcPr>
            <w:tcW w:w="675" w:type="pct"/>
          </w:tcPr>
          <w:p w14:paraId="7C0AFCD8" w14:textId="77777777" w:rsidR="003E3FD9" w:rsidRPr="00E107C1" w:rsidRDefault="00D31F60">
            <w:pPr>
              <w:keepNext/>
              <w:jc w:val="center"/>
              <w:rPr>
                <w:sz w:val="16"/>
                <w:szCs w:val="16"/>
              </w:rPr>
            </w:pPr>
            <w:r w:rsidRPr="00E107C1">
              <w:rPr>
                <w:sz w:val="16"/>
                <w:szCs w:val="16"/>
              </w:rPr>
              <w:t>92%</w:t>
            </w:r>
          </w:p>
        </w:tc>
        <w:tc>
          <w:tcPr>
            <w:tcW w:w="675" w:type="pct"/>
          </w:tcPr>
          <w:p w14:paraId="4C92ECFE" w14:textId="77777777" w:rsidR="003E3FD9" w:rsidRPr="00E107C1" w:rsidRDefault="00D31F60">
            <w:pPr>
              <w:keepNext/>
              <w:jc w:val="center"/>
              <w:rPr>
                <w:sz w:val="16"/>
                <w:szCs w:val="16"/>
              </w:rPr>
            </w:pPr>
            <w:r w:rsidRPr="00E107C1">
              <w:rPr>
                <w:sz w:val="16"/>
                <w:szCs w:val="16"/>
              </w:rPr>
              <w:t>87%</w:t>
            </w:r>
          </w:p>
        </w:tc>
        <w:tc>
          <w:tcPr>
            <w:tcW w:w="675" w:type="pct"/>
          </w:tcPr>
          <w:p w14:paraId="3B9AB64C" w14:textId="77777777" w:rsidR="003E3FD9" w:rsidRPr="00E107C1" w:rsidRDefault="00D31F60">
            <w:pPr>
              <w:keepNext/>
              <w:jc w:val="center"/>
              <w:rPr>
                <w:sz w:val="16"/>
                <w:szCs w:val="16"/>
              </w:rPr>
            </w:pPr>
            <w:r w:rsidRPr="00E107C1">
              <w:rPr>
                <w:sz w:val="16"/>
                <w:szCs w:val="16"/>
              </w:rPr>
              <w:t>98%</w:t>
            </w:r>
          </w:p>
        </w:tc>
        <w:tc>
          <w:tcPr>
            <w:tcW w:w="676" w:type="pct"/>
          </w:tcPr>
          <w:p w14:paraId="39505C46" w14:textId="77777777" w:rsidR="003E3FD9" w:rsidRPr="00E107C1" w:rsidRDefault="00D31F60">
            <w:pPr>
              <w:keepNext/>
              <w:jc w:val="center"/>
              <w:rPr>
                <w:sz w:val="16"/>
                <w:szCs w:val="16"/>
              </w:rPr>
            </w:pPr>
            <w:r w:rsidRPr="00E107C1">
              <w:rPr>
                <w:sz w:val="16"/>
                <w:szCs w:val="16"/>
              </w:rPr>
              <w:t>82%</w:t>
            </w:r>
          </w:p>
        </w:tc>
      </w:tr>
      <w:tr w:rsidR="003E3FD9" w:rsidRPr="00E107C1" w14:paraId="37EF78DD" w14:textId="77777777" w:rsidTr="00E107C1">
        <w:trPr>
          <w:cantSplit/>
          <w:jc w:val="center"/>
        </w:trPr>
        <w:tc>
          <w:tcPr>
            <w:tcW w:w="2299" w:type="pct"/>
          </w:tcPr>
          <w:p w14:paraId="6043CDF6" w14:textId="77777777" w:rsidR="003E3FD9" w:rsidRPr="00E107C1" w:rsidRDefault="00D31F60">
            <w:pPr>
              <w:rPr>
                <w:sz w:val="16"/>
                <w:szCs w:val="16"/>
              </w:rPr>
            </w:pPr>
            <w:r w:rsidRPr="00E107C1">
              <w:rPr>
                <w:sz w:val="16"/>
                <w:szCs w:val="16"/>
              </w:rPr>
              <w:t>Front distance (m), mean</w:t>
            </w:r>
          </w:p>
        </w:tc>
        <w:tc>
          <w:tcPr>
            <w:tcW w:w="675" w:type="pct"/>
          </w:tcPr>
          <w:p w14:paraId="24414F14" w14:textId="77777777" w:rsidR="003E3FD9" w:rsidRPr="00E107C1" w:rsidRDefault="00D31F60">
            <w:pPr>
              <w:jc w:val="center"/>
              <w:rPr>
                <w:sz w:val="16"/>
                <w:szCs w:val="16"/>
              </w:rPr>
            </w:pPr>
            <w:r w:rsidRPr="00E107C1">
              <w:rPr>
                <w:sz w:val="16"/>
                <w:szCs w:val="16"/>
              </w:rPr>
              <w:t>315</w:t>
            </w:r>
          </w:p>
        </w:tc>
        <w:tc>
          <w:tcPr>
            <w:tcW w:w="675" w:type="pct"/>
          </w:tcPr>
          <w:p w14:paraId="78837DA4" w14:textId="77777777" w:rsidR="003E3FD9" w:rsidRPr="00E107C1" w:rsidRDefault="00D31F60">
            <w:pPr>
              <w:jc w:val="center"/>
              <w:rPr>
                <w:sz w:val="16"/>
                <w:szCs w:val="16"/>
              </w:rPr>
            </w:pPr>
            <w:r w:rsidRPr="00E107C1">
              <w:rPr>
                <w:sz w:val="16"/>
                <w:szCs w:val="16"/>
              </w:rPr>
              <w:t>345</w:t>
            </w:r>
          </w:p>
        </w:tc>
        <w:tc>
          <w:tcPr>
            <w:tcW w:w="675" w:type="pct"/>
          </w:tcPr>
          <w:p w14:paraId="6777F270" w14:textId="77777777" w:rsidR="003E3FD9" w:rsidRPr="00E107C1" w:rsidRDefault="00D31F60">
            <w:pPr>
              <w:jc w:val="center"/>
              <w:rPr>
                <w:sz w:val="16"/>
                <w:szCs w:val="16"/>
              </w:rPr>
            </w:pPr>
            <w:r w:rsidRPr="00E107C1">
              <w:rPr>
                <w:sz w:val="16"/>
                <w:szCs w:val="16"/>
              </w:rPr>
              <w:t>109</w:t>
            </w:r>
          </w:p>
        </w:tc>
        <w:tc>
          <w:tcPr>
            <w:tcW w:w="676" w:type="pct"/>
          </w:tcPr>
          <w:p w14:paraId="7F9CA83F" w14:textId="77777777" w:rsidR="003E3FD9" w:rsidRPr="00E107C1" w:rsidRDefault="00D31F60">
            <w:pPr>
              <w:jc w:val="center"/>
              <w:rPr>
                <w:sz w:val="16"/>
                <w:szCs w:val="16"/>
              </w:rPr>
            </w:pPr>
            <w:r w:rsidRPr="00E107C1">
              <w:rPr>
                <w:sz w:val="16"/>
                <w:szCs w:val="16"/>
              </w:rPr>
              <w:t>477</w:t>
            </w:r>
          </w:p>
        </w:tc>
      </w:tr>
      <w:tr w:rsidR="003E3FD9" w:rsidRPr="00E107C1" w14:paraId="06E5EB70" w14:textId="77777777" w:rsidTr="00E107C1">
        <w:trPr>
          <w:cantSplit/>
          <w:jc w:val="center"/>
        </w:trPr>
        <w:tc>
          <w:tcPr>
            <w:tcW w:w="2299" w:type="pct"/>
          </w:tcPr>
          <w:p w14:paraId="78FC996A" w14:textId="77777777" w:rsidR="003E3FD9" w:rsidRPr="00E107C1" w:rsidRDefault="00D31F60">
            <w:pPr>
              <w:rPr>
                <w:sz w:val="16"/>
                <w:szCs w:val="16"/>
              </w:rPr>
            </w:pPr>
            <w:r>
              <w:rPr>
                <w:sz w:val="16"/>
                <w:szCs w:val="16"/>
              </w:rPr>
              <w:t>Area ratio at stop, simulated / observed</w:t>
            </w:r>
          </w:p>
        </w:tc>
        <w:tc>
          <w:tcPr>
            <w:tcW w:w="675" w:type="pct"/>
          </w:tcPr>
          <w:p w14:paraId="0D965D44" w14:textId="77777777" w:rsidR="003E3FD9" w:rsidRPr="00E107C1" w:rsidRDefault="00D31F60">
            <w:pPr>
              <w:jc w:val="center"/>
              <w:rPr>
                <w:sz w:val="16"/>
                <w:szCs w:val="16"/>
              </w:rPr>
            </w:pPr>
            <w:r>
              <w:rPr>
                <w:sz w:val="16"/>
                <w:szCs w:val="16"/>
              </w:rPr>
              <w:t>1.37</w:t>
            </w:r>
          </w:p>
        </w:tc>
        <w:tc>
          <w:tcPr>
            <w:tcW w:w="675" w:type="pct"/>
          </w:tcPr>
          <w:p w14:paraId="5C84A097" w14:textId="77777777" w:rsidR="003E3FD9" w:rsidRPr="00E107C1" w:rsidRDefault="00D31F60">
            <w:pPr>
              <w:jc w:val="center"/>
              <w:rPr>
                <w:sz w:val="16"/>
                <w:szCs w:val="16"/>
              </w:rPr>
            </w:pPr>
            <w:r>
              <w:rPr>
                <w:sz w:val="16"/>
                <w:szCs w:val="16"/>
              </w:rPr>
              <w:t>1.00</w:t>
            </w:r>
          </w:p>
        </w:tc>
        <w:tc>
          <w:tcPr>
            <w:tcW w:w="675" w:type="pct"/>
          </w:tcPr>
          <w:p w14:paraId="6711A51C" w14:textId="77777777" w:rsidR="003E3FD9" w:rsidRPr="00E107C1" w:rsidRDefault="00D31F60">
            <w:pPr>
              <w:jc w:val="center"/>
              <w:rPr>
                <w:sz w:val="16"/>
                <w:szCs w:val="16"/>
              </w:rPr>
            </w:pPr>
            <w:r>
              <w:rPr>
                <w:sz w:val="16"/>
                <w:szCs w:val="16"/>
              </w:rPr>
              <w:t>1.24</w:t>
            </w:r>
          </w:p>
        </w:tc>
        <w:tc>
          <w:tcPr>
            <w:tcW w:w="676" w:type="pct"/>
          </w:tcPr>
          <w:p w14:paraId="2AF7FE5C" w14:textId="77777777" w:rsidR="003E3FD9" w:rsidRPr="00E107C1" w:rsidRDefault="00D31F60">
            <w:pPr>
              <w:jc w:val="center"/>
              <w:rPr>
                <w:sz w:val="16"/>
                <w:szCs w:val="16"/>
              </w:rPr>
            </w:pPr>
            <w:r>
              <w:rPr>
                <w:sz w:val="16"/>
                <w:szCs w:val="16"/>
              </w:rPr>
              <w:t>1.03</w:t>
            </w:r>
          </w:p>
        </w:tc>
      </w:tr>
    </w:tbl>
    <w:p w14:paraId="3D85DD43" w14:textId="77777777" w:rsidR="00926552" w:rsidRDefault="00926552" w:rsidP="00811EB2">
      <w:pPr>
        <w:pStyle w:val="Heading2"/>
      </w:pPr>
      <w:bookmarkStart w:id="57" w:name="_RefSec_V_C"/>
      <w:r>
        <w:t>C</w:t>
      </w:r>
      <w:bookmarkEnd w:id="57"/>
      <w:r>
        <w:t>. Paired Outcome and Ablation</w:t>
      </w:r>
    </w:p>
    <w:p w14:paraId="5386284F" w14:textId="77777777" w:rsidR="003E3FD9" w:rsidRDefault="00D31F60">
      <w:pPr>
        <w:pStyle w:val="Text"/>
      </w:pPr>
      <w:r>
        <w:rPr>
          <w:noProof/>
        </w:rPr>
        <w:fldChar w:fldCharType="begin"/>
      </w:r>
      <w:r>
        <w:rPr>
          <w:noProof/>
        </w:rPr>
        <w:instrText xml:space="preserve"> REF _RefTab_fam \h </w:instrText>
      </w:r>
      <w:r>
        <w:rPr>
          <w:noProof/>
        </w:rPr>
      </w:r>
      <w:r>
        <w:rPr>
          <w:noProof/>
        </w:rPr>
        <w:fldChar w:fldCharType="separate"/>
      </w:r>
      <w:r>
        <w:rPr>
          <w:noProof/>
        </w:rPr>
        <w:t xml:space="preserve">Table V</w:t>
      </w:r>
      <w:r>
        <w:rPr>
          <w:noProof/>
        </w:rPr>
        <w:fldChar w:fldCharType="end"/>
      </w:r>
      <w:r>
        <w:rPr>
          <w:noProof/>
        </w:rPr>
        <w:t xml:space="preserve"> reports the outcome per family and </w:t>
      </w:r>
      <w:r>
        <w:rPr>
          <w:noProof/>
        </w:rPr>
        <w:fldChar w:fldCharType="begin"/>
      </w:r>
      <w:r>
        <w:rPr>
          <w:noProof/>
        </w:rPr>
        <w:instrText xml:space="preserve"> REF _RefFig6 \h </w:instrText>
      </w:r>
      <w:r>
        <w:rPr>
          <w:noProof/>
        </w:rPr>
      </w:r>
      <w:r>
        <w:rPr>
          <w:noProof/>
        </w:rPr>
        <w:fldChar w:fldCharType="separate"/>
      </w:r>
      <w:r>
        <w:rPr>
          <w:noProof/>
        </w:rPr>
        <w:t>Fig. 6</w:t>
      </w:r>
      <w:r>
        <w:rPr>
          <w:noProof/>
        </w:rPr>
        <w:fldChar w:fldCharType="end"/>
      </w:r>
      <w:r>
        <w:rPr>
          <w:noProof/>
        </w:rPr>
        <w:t xml:space="preserve"> the mean over the 150 worlds, Test 2.</w:t>
      </w:r>
      <w:r w:rsidR="006D243F" w:rsidRPr="006D243F">
        <w:rPr>
          <w:noProof/>
        </w:rPr>
        <w:t xml:space="preserve"> Two results stand out. First, decision support matters; without it the fire consumes most of the domain in every family, </w:t>
      </w:r>
      <w:r>
        <w:rPr>
          <w:noProof/>
        </w:rPr>
        <w:t>whereas the closed layer is better in all 150 worlds and contains half of the incidents.</w:t>
      </w:r>
      <w:r w:rsidR="006D243F" w:rsidRPr="006D243F">
        <w:rPr>
          <w:noProof/>
        </w:rPr>
        <w:t xml:space="preserve"> Second, the open layer reaches the fires the doctrine does not; against the closed layer on the same worlds VODA lowers the burned area by a further 61%, </w:t>
      </w:r>
      <w:r>
        <w:rPr>
          <w:noProof/>
        </w:rPr>
        <w:t>is better in 131 of 150 worlds, and contains nine incidents in ten.</w:t>
      </w:r>
      <w:r w:rsidR="006D243F" w:rsidRPr="006D243F">
        <w:rPr>
          <w:noProof/>
        </w:rPr>
        <w:t xml:space="preserve"> The 10 ties are small fires the doctrine already contained, and in 9 worlds VODA burns more, </w:t>
      </w:r>
      <w:r>
        <w:rPr>
          <w:noProof/>
        </w:rPr>
        <w:t>in two of them by 12 and 17 ha, both two-ignition worlds with a reduced pool, and in the other seven by 3 ha or less,</w:t>
      </w:r>
      <w:r w:rsidR="006D243F" w:rsidRPr="006D243F">
        <w:rPr>
          <w:noProof/>
        </w:rPr>
        <w:t xml:space="preserve"> since an object that wins its forecast can still lose in the realized fire.</w:t>
      </w:r>
    </w:p>
    <w:p w14:paraId="5CC537CA" w14:textId="77777777" w:rsidR="003E3FD9" w:rsidRDefault="00D31F60" w:rsidP="00C83E79">
      <w:pPr>
        <w:pStyle w:val="TableTitle"/>
        <w:spacing w:before="120"/>
      </w:pPr>
      <w:bookmarkStart w:id="58" w:name="_RefTab_fam"/>
      <w:r>
        <w:t xml:space="preserve">Table </w:t>
      </w:r>
      <w:r>
        <w:rPr>
          <w:noProof/>
        </w:rPr>
        <w:fldChar w:fldCharType="begin"/>
      </w:r>
      <w:r>
        <w:rPr>
          <w:noProof/>
        </w:rPr>
        <w:instrText xml:space="preserve"> SEQ Table \* ROMAN </w:instrText>
      </w:r>
      <w:r>
        <w:rPr>
          <w:noProof/>
        </w:rPr>
        <w:fldChar w:fldCharType="separate"/>
      </w:r>
      <w:r>
        <w:rPr>
          <w:noProof/>
        </w:rPr>
        <w:t>V</w:t>
      </w:r>
      <w:r>
        <w:rPr>
          <w:noProof/>
        </w:rPr>
        <w:fldChar w:fldCharType="end"/>
      </w:r>
      <w:bookmarkEnd w:id="58"/>
    </w:p>
    <w:p w14:paraId="14FA191A" w14:textId="77777777" w:rsidR="003E3FD9" w:rsidRDefault="00D31F60" w:rsidP="00C83E79">
      <w:pPr>
        <w:pStyle w:val="TableTitle"/>
        <w:spacing w:after="60"/>
      </w:pPr>
      <w:r>
        <w:t>Outcome per family, no decision support, closed layer, and VODA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525"/>
        <w:gridCol w:w="352"/>
        <w:gridCol w:w="451"/>
        <w:gridCol w:w="506"/>
        <w:gridCol w:w="686"/>
        <w:gridCol w:w="523"/>
        <w:gridCol w:w="506"/>
        <w:gridCol w:w="350"/>
        <w:gridCol w:w="451"/>
        <w:gridCol w:w="504"/>
      </w:tblGrid>
      <w:tr w:rsidR="003E3FD9" w14:paraId="01E82C2F" w14:textId="77777777" w:rsidTr="00270516">
        <w:trPr>
          <w:cantSplit/>
          <w:jc w:val="center"/>
        </w:trPr>
        <w:tc>
          <w:tcPr>
            <w:tcW w:w="540" w:type="pct"/>
          </w:tcPr>
          <w:p w14:paraId="59A1B051" w14:textId="77777777" w:rsidR="003E3FD9" w:rsidRDefault="00D31F60" w:rsidP="00C83E79">
            <w:r>
              <w:rPr>
                <w:b/>
                <w:sz w:val="15"/>
                <w:szCs w:val="15"/>
              </w:rPr>
              <w:t>Family</w:t>
            </w:r>
          </w:p>
        </w:tc>
        <w:tc>
          <w:tcPr>
            <w:tcW w:w="1347" w:type="pct"/>
            <w:gridSpan w:val="3"/>
          </w:tcPr>
          <w:p w14:paraId="2AF60445" w14:textId="77777777" w:rsidR="003E3FD9" w:rsidRDefault="00D31F60" w:rsidP="00C83E79">
            <w:pPr>
              <w:jc w:val="center"/>
            </w:pPr>
            <w:r>
              <w:rPr>
                <w:b/>
                <w:sz w:val="15"/>
                <w:szCs w:val="15"/>
              </w:rPr>
              <w:t>Burned area (ha)</w:t>
            </w:r>
          </w:p>
        </w:tc>
        <w:tc>
          <w:tcPr>
            <w:tcW w:w="1767" w:type="pct"/>
            <w:gridSpan w:val="3"/>
          </w:tcPr>
          <w:p w14:paraId="3B0E93AC" w14:textId="77777777" w:rsidR="003E3FD9" w:rsidRDefault="0037295F" w:rsidP="00C83E79">
            <w:pPr>
              <w:jc w:val="center"/>
            </w:pPr>
            <w:r>
              <w:rPr>
                <w:b/>
                <w:sz w:val="15"/>
                <w:szCs w:val="15"/>
              </w:rPr>
              <w:t>Affected pop</w:t>
            </w:r>
            <w:r w:rsidR="001B2423">
              <w:rPr>
                <w:b/>
                <w:sz w:val="15"/>
                <w:szCs w:val="15"/>
              </w:rPr>
              <w:t>.</w:t>
            </w:r>
            <w:r>
              <w:rPr>
                <w:b/>
                <w:sz w:val="15"/>
                <w:szCs w:val="15"/>
              </w:rPr>
              <w:t xml:space="preserve"> (persons)</w:t>
            </w:r>
          </w:p>
        </w:tc>
        <w:tc>
          <w:tcPr>
            <w:tcW w:w="1346" w:type="pct"/>
            <w:gridSpan w:val="3"/>
          </w:tcPr>
          <w:p w14:paraId="394407B3" w14:textId="77777777" w:rsidR="003E3FD9" w:rsidRDefault="00D31F60" w:rsidP="00C83E79">
            <w:pPr>
              <w:jc w:val="center"/>
            </w:pPr>
            <w:r>
              <w:rPr>
                <w:b/>
                <w:sz w:val="15"/>
                <w:szCs w:val="15"/>
              </w:rPr>
              <w:t>Extinguished (%)</w:t>
            </w:r>
          </w:p>
        </w:tc>
      </w:tr>
      <w:tr w:rsidR="003E3FD9" w14:paraId="6EBDD727" w14:textId="77777777" w:rsidTr="00270516">
        <w:trPr>
          <w:cantSplit/>
          <w:jc w:val="center"/>
        </w:trPr>
        <w:tc>
          <w:tcPr>
            <w:tcW w:w="540" w:type="pct"/>
          </w:tcPr>
          <w:p w14:paraId="42F3A57F" w14:textId="77777777" w:rsidR="003E3FD9" w:rsidRDefault="003E3FD9" w:rsidP="00C83E79"/>
        </w:tc>
        <w:tc>
          <w:tcPr>
            <w:tcW w:w="362" w:type="pct"/>
          </w:tcPr>
          <w:p w14:paraId="1820C93D" w14:textId="77777777" w:rsidR="003E3FD9" w:rsidRDefault="00D31F60" w:rsidP="00C83E79">
            <w:pPr>
              <w:jc w:val="center"/>
            </w:pPr>
            <w:r>
              <w:rPr>
                <w:sz w:val="15"/>
                <w:szCs w:val="15"/>
              </w:rPr>
              <w:t>none</w:t>
            </w:r>
          </w:p>
        </w:tc>
        <w:tc>
          <w:tcPr>
            <w:tcW w:w="465" w:type="pct"/>
          </w:tcPr>
          <w:p w14:paraId="3CD4FA4F" w14:textId="77777777" w:rsidR="003E3FD9" w:rsidRDefault="00D31F60" w:rsidP="00C83E79">
            <w:pPr>
              <w:jc w:val="center"/>
            </w:pPr>
            <w:r>
              <w:rPr>
                <w:sz w:val="15"/>
                <w:szCs w:val="15"/>
              </w:rPr>
              <w:t>closed</w:t>
            </w:r>
          </w:p>
        </w:tc>
        <w:tc>
          <w:tcPr>
            <w:tcW w:w="521" w:type="pct"/>
          </w:tcPr>
          <w:p w14:paraId="519377AC" w14:textId="77777777" w:rsidR="003E3FD9" w:rsidRDefault="00D31F60" w:rsidP="00C83E79">
            <w:pPr>
              <w:jc w:val="center"/>
            </w:pPr>
            <w:r>
              <w:rPr>
                <w:sz w:val="15"/>
                <w:szCs w:val="15"/>
              </w:rPr>
              <w:t>VODA</w:t>
            </w:r>
          </w:p>
        </w:tc>
        <w:tc>
          <w:tcPr>
            <w:tcW w:w="707" w:type="pct"/>
          </w:tcPr>
          <w:p w14:paraId="2162EC8F" w14:textId="77777777" w:rsidR="003E3FD9" w:rsidRDefault="00D31F60" w:rsidP="00C83E79">
            <w:pPr>
              <w:jc w:val="center"/>
            </w:pPr>
            <w:r>
              <w:rPr>
                <w:sz w:val="15"/>
                <w:szCs w:val="15"/>
              </w:rPr>
              <w:t>none</w:t>
            </w:r>
          </w:p>
        </w:tc>
        <w:tc>
          <w:tcPr>
            <w:tcW w:w="539" w:type="pct"/>
          </w:tcPr>
          <w:p w14:paraId="6B19F314" w14:textId="77777777" w:rsidR="003E3FD9" w:rsidRDefault="00D31F60" w:rsidP="00C83E79">
            <w:pPr>
              <w:jc w:val="center"/>
            </w:pPr>
            <w:r>
              <w:rPr>
                <w:sz w:val="15"/>
                <w:szCs w:val="15"/>
              </w:rPr>
              <w:t>closed</w:t>
            </w:r>
          </w:p>
        </w:tc>
        <w:tc>
          <w:tcPr>
            <w:tcW w:w="521" w:type="pct"/>
          </w:tcPr>
          <w:p w14:paraId="5D8F2AE5" w14:textId="77777777" w:rsidR="003E3FD9" w:rsidRDefault="00D31F60" w:rsidP="00C83E79">
            <w:pPr>
              <w:jc w:val="center"/>
            </w:pPr>
            <w:r>
              <w:rPr>
                <w:sz w:val="15"/>
                <w:szCs w:val="15"/>
              </w:rPr>
              <w:t>VODA</w:t>
            </w:r>
          </w:p>
        </w:tc>
        <w:tc>
          <w:tcPr>
            <w:tcW w:w="361" w:type="pct"/>
          </w:tcPr>
          <w:p w14:paraId="586D6AEE" w14:textId="77777777" w:rsidR="003E3FD9" w:rsidRDefault="00D31F60" w:rsidP="00C83E79">
            <w:pPr>
              <w:jc w:val="center"/>
            </w:pPr>
            <w:r>
              <w:rPr>
                <w:sz w:val="15"/>
                <w:szCs w:val="15"/>
              </w:rPr>
              <w:t>none</w:t>
            </w:r>
          </w:p>
        </w:tc>
        <w:tc>
          <w:tcPr>
            <w:tcW w:w="465" w:type="pct"/>
          </w:tcPr>
          <w:p w14:paraId="78AC2132" w14:textId="77777777" w:rsidR="003E3FD9" w:rsidRDefault="00D31F60" w:rsidP="00C83E79">
            <w:pPr>
              <w:jc w:val="center"/>
            </w:pPr>
            <w:r>
              <w:rPr>
                <w:sz w:val="15"/>
                <w:szCs w:val="15"/>
              </w:rPr>
              <w:t>closed</w:t>
            </w:r>
          </w:p>
        </w:tc>
        <w:tc>
          <w:tcPr>
            <w:tcW w:w="521" w:type="pct"/>
          </w:tcPr>
          <w:p w14:paraId="7E827B37" w14:textId="77777777" w:rsidR="003E3FD9" w:rsidRDefault="00D31F60" w:rsidP="00C83E79">
            <w:pPr>
              <w:jc w:val="center"/>
            </w:pPr>
            <w:r>
              <w:rPr>
                <w:sz w:val="15"/>
                <w:szCs w:val="15"/>
              </w:rPr>
              <w:t>VODA</w:t>
            </w:r>
          </w:p>
        </w:tc>
      </w:tr>
      <w:tr w:rsidR="003E3FD9" w14:paraId="1B631092" w14:textId="77777777" w:rsidTr="00270516">
        <w:trPr>
          <w:cantSplit/>
          <w:jc w:val="center"/>
        </w:trPr>
        <w:tc>
          <w:tcPr>
            <w:tcW w:w="540" w:type="pct"/>
          </w:tcPr>
          <w:p w14:paraId="03F3DBD9" w14:textId="77777777" w:rsidR="003E3FD9" w:rsidRDefault="00D31F60" w:rsidP="00C83E79">
            <w:r>
              <w:rPr>
                <w:sz w:val="15"/>
                <w:szCs w:val="15"/>
              </w:rPr>
              <w:t>S1</w:t>
            </w:r>
          </w:p>
        </w:tc>
        <w:tc>
          <w:tcPr>
            <w:tcW w:w="362" w:type="pct"/>
          </w:tcPr>
          <w:p w14:paraId="3D45BDDE" w14:textId="77777777" w:rsidR="003E3FD9" w:rsidRDefault="00D31F60" w:rsidP="00C83E79">
            <w:pPr>
              <w:jc w:val="center"/>
            </w:pPr>
            <w:r>
              <w:rPr>
                <w:sz w:val="15"/>
                <w:szCs w:val="15"/>
              </w:rPr>
              <w:t>269</w:t>
            </w:r>
          </w:p>
        </w:tc>
        <w:tc>
          <w:tcPr>
            <w:tcW w:w="465" w:type="pct"/>
          </w:tcPr>
          <w:p w14:paraId="3791C3AB" w14:textId="77777777" w:rsidR="003E3FD9" w:rsidRDefault="00D31F60" w:rsidP="00C83E79">
            <w:pPr>
              <w:jc w:val="center"/>
            </w:pPr>
            <w:r>
              <w:rPr>
                <w:sz w:val="15"/>
                <w:szCs w:val="15"/>
              </w:rPr>
              <w:t>68</w:t>
            </w:r>
          </w:p>
        </w:tc>
        <w:tc>
          <w:tcPr>
            <w:tcW w:w="521" w:type="pct"/>
          </w:tcPr>
          <w:p w14:paraId="6E0C3EAD" w14:textId="77777777" w:rsidR="003E3FD9" w:rsidRDefault="00D31F60" w:rsidP="00C83E79">
            <w:pPr>
              <w:jc w:val="center"/>
            </w:pPr>
            <w:r>
              <w:rPr>
                <w:sz w:val="15"/>
                <w:szCs w:val="15"/>
              </w:rPr>
              <w:t>15</w:t>
            </w:r>
          </w:p>
        </w:tc>
        <w:tc>
          <w:tcPr>
            <w:tcW w:w="707" w:type="pct"/>
          </w:tcPr>
          <w:p w14:paraId="66CD5E98" w14:textId="77777777" w:rsidR="003E3FD9" w:rsidRDefault="00D31F60" w:rsidP="00C83E79">
            <w:pPr>
              <w:jc w:val="center"/>
            </w:pPr>
            <w:r>
              <w:rPr>
                <w:sz w:val="15"/>
                <w:szCs w:val="15"/>
              </w:rPr>
              <w:t>3903</w:t>
            </w:r>
          </w:p>
        </w:tc>
        <w:tc>
          <w:tcPr>
            <w:tcW w:w="539" w:type="pct"/>
          </w:tcPr>
          <w:p w14:paraId="6FB2CED9" w14:textId="77777777" w:rsidR="003E3FD9" w:rsidRDefault="00D31F60" w:rsidP="00C83E79">
            <w:pPr>
              <w:jc w:val="center"/>
            </w:pPr>
            <w:r>
              <w:rPr>
                <w:sz w:val="15"/>
                <w:szCs w:val="15"/>
              </w:rPr>
              <w:t>241</w:t>
            </w:r>
          </w:p>
        </w:tc>
        <w:tc>
          <w:tcPr>
            <w:tcW w:w="521" w:type="pct"/>
          </w:tcPr>
          <w:p w14:paraId="39B64EAC" w14:textId="77777777" w:rsidR="003E3FD9" w:rsidRDefault="00D31F60" w:rsidP="00C83E79">
            <w:pPr>
              <w:jc w:val="center"/>
            </w:pPr>
            <w:r>
              <w:rPr>
                <w:sz w:val="15"/>
                <w:szCs w:val="15"/>
              </w:rPr>
              <w:t>0</w:t>
            </w:r>
          </w:p>
        </w:tc>
        <w:tc>
          <w:tcPr>
            <w:tcW w:w="361" w:type="pct"/>
          </w:tcPr>
          <w:p w14:paraId="21F4EF6F" w14:textId="77777777" w:rsidR="003E3FD9" w:rsidRDefault="00D31F60" w:rsidP="00C83E79">
            <w:pPr>
              <w:jc w:val="center"/>
            </w:pPr>
            <w:r>
              <w:rPr>
                <w:sz w:val="15"/>
                <w:szCs w:val="15"/>
              </w:rPr>
              <w:t>0</w:t>
            </w:r>
          </w:p>
        </w:tc>
        <w:tc>
          <w:tcPr>
            <w:tcW w:w="465" w:type="pct"/>
          </w:tcPr>
          <w:p w14:paraId="4C922BB9" w14:textId="77777777" w:rsidR="003E3FD9" w:rsidRDefault="00D31F60" w:rsidP="00C83E79">
            <w:pPr>
              <w:jc w:val="center"/>
            </w:pPr>
            <w:r>
              <w:rPr>
                <w:sz w:val="15"/>
                <w:szCs w:val="15"/>
              </w:rPr>
              <w:t>40</w:t>
            </w:r>
          </w:p>
        </w:tc>
        <w:tc>
          <w:tcPr>
            <w:tcW w:w="521" w:type="pct"/>
          </w:tcPr>
          <w:p w14:paraId="1EA42D1A" w14:textId="77777777" w:rsidR="003E3FD9" w:rsidRDefault="00D31F60" w:rsidP="00C83E79">
            <w:pPr>
              <w:jc w:val="center"/>
            </w:pPr>
            <w:r>
              <w:rPr>
                <w:sz w:val="15"/>
                <w:szCs w:val="15"/>
              </w:rPr>
              <w:t>93</w:t>
            </w:r>
          </w:p>
        </w:tc>
      </w:tr>
      <w:tr w:rsidR="003E3FD9" w14:paraId="39B2B960" w14:textId="77777777" w:rsidTr="00270516">
        <w:trPr>
          <w:cantSplit/>
          <w:jc w:val="center"/>
        </w:trPr>
        <w:tc>
          <w:tcPr>
            <w:tcW w:w="540" w:type="pct"/>
          </w:tcPr>
          <w:p w14:paraId="427F6783" w14:textId="77777777" w:rsidR="003E3FD9" w:rsidRDefault="00D31F60" w:rsidP="00C83E79">
            <w:r>
              <w:rPr>
                <w:sz w:val="15"/>
                <w:szCs w:val="15"/>
              </w:rPr>
              <w:t>S2</w:t>
            </w:r>
          </w:p>
        </w:tc>
        <w:tc>
          <w:tcPr>
            <w:tcW w:w="362" w:type="pct"/>
          </w:tcPr>
          <w:p w14:paraId="2CB2E874" w14:textId="77777777" w:rsidR="003E3FD9" w:rsidRDefault="00D31F60" w:rsidP="00C83E79">
            <w:pPr>
              <w:jc w:val="center"/>
            </w:pPr>
            <w:r>
              <w:rPr>
                <w:sz w:val="15"/>
                <w:szCs w:val="15"/>
              </w:rPr>
              <w:t>270</w:t>
            </w:r>
          </w:p>
        </w:tc>
        <w:tc>
          <w:tcPr>
            <w:tcW w:w="465" w:type="pct"/>
          </w:tcPr>
          <w:p w14:paraId="668C7824" w14:textId="77777777" w:rsidR="003E3FD9" w:rsidRDefault="00D31F60" w:rsidP="00C83E79">
            <w:pPr>
              <w:jc w:val="center"/>
            </w:pPr>
            <w:r>
              <w:rPr>
                <w:sz w:val="15"/>
                <w:szCs w:val="15"/>
              </w:rPr>
              <w:t>184</w:t>
            </w:r>
          </w:p>
        </w:tc>
        <w:tc>
          <w:tcPr>
            <w:tcW w:w="521" w:type="pct"/>
          </w:tcPr>
          <w:p w14:paraId="35E9DA4A" w14:textId="77777777" w:rsidR="003E3FD9" w:rsidRDefault="00D31F60" w:rsidP="00C83E79">
            <w:pPr>
              <w:jc w:val="center"/>
            </w:pPr>
            <w:r>
              <w:rPr>
                <w:sz w:val="15"/>
                <w:szCs w:val="15"/>
              </w:rPr>
              <w:t>71</w:t>
            </w:r>
          </w:p>
        </w:tc>
        <w:tc>
          <w:tcPr>
            <w:tcW w:w="707" w:type="pct"/>
          </w:tcPr>
          <w:p w14:paraId="67682139" w14:textId="77777777" w:rsidR="003E3FD9" w:rsidRDefault="00D31F60" w:rsidP="00C83E79">
            <w:pPr>
              <w:jc w:val="center"/>
            </w:pPr>
            <w:r>
              <w:rPr>
                <w:sz w:val="15"/>
                <w:szCs w:val="15"/>
              </w:rPr>
              <w:t>3900</w:t>
            </w:r>
          </w:p>
        </w:tc>
        <w:tc>
          <w:tcPr>
            <w:tcW w:w="539" w:type="pct"/>
          </w:tcPr>
          <w:p w14:paraId="20CF6778" w14:textId="77777777" w:rsidR="003E3FD9" w:rsidRDefault="00D31F60" w:rsidP="00C83E79">
            <w:pPr>
              <w:jc w:val="center"/>
            </w:pPr>
            <w:r>
              <w:rPr>
                <w:sz w:val="15"/>
                <w:szCs w:val="15"/>
              </w:rPr>
              <w:t>854</w:t>
            </w:r>
          </w:p>
        </w:tc>
        <w:tc>
          <w:tcPr>
            <w:tcW w:w="521" w:type="pct"/>
          </w:tcPr>
          <w:p w14:paraId="4FC11F50" w14:textId="77777777" w:rsidR="003E3FD9" w:rsidRDefault="00D31F60" w:rsidP="00C83E79">
            <w:pPr>
              <w:jc w:val="center"/>
            </w:pPr>
            <w:r>
              <w:rPr>
                <w:sz w:val="15"/>
                <w:szCs w:val="15"/>
              </w:rPr>
              <w:t>268</w:t>
            </w:r>
          </w:p>
        </w:tc>
        <w:tc>
          <w:tcPr>
            <w:tcW w:w="361" w:type="pct"/>
          </w:tcPr>
          <w:p w14:paraId="3EDB2D29" w14:textId="77777777" w:rsidR="003E3FD9" w:rsidRDefault="00D31F60" w:rsidP="00C83E79">
            <w:pPr>
              <w:jc w:val="center"/>
            </w:pPr>
            <w:r>
              <w:rPr>
                <w:sz w:val="15"/>
                <w:szCs w:val="15"/>
              </w:rPr>
              <w:t>0</w:t>
            </w:r>
          </w:p>
        </w:tc>
        <w:tc>
          <w:tcPr>
            <w:tcW w:w="465" w:type="pct"/>
          </w:tcPr>
          <w:p w14:paraId="7960435A" w14:textId="77777777" w:rsidR="003E3FD9" w:rsidRDefault="00D31F60" w:rsidP="00C83E79">
            <w:pPr>
              <w:jc w:val="center"/>
            </w:pPr>
            <w:r>
              <w:rPr>
                <w:sz w:val="15"/>
                <w:szCs w:val="15"/>
              </w:rPr>
              <w:t>7</w:t>
            </w:r>
          </w:p>
        </w:tc>
        <w:tc>
          <w:tcPr>
            <w:tcW w:w="521" w:type="pct"/>
          </w:tcPr>
          <w:p w14:paraId="7D04BC24" w14:textId="77777777" w:rsidR="003E3FD9" w:rsidRDefault="00D31F60" w:rsidP="00C83E79">
            <w:pPr>
              <w:jc w:val="center"/>
            </w:pPr>
            <w:r>
              <w:rPr>
                <w:sz w:val="15"/>
                <w:szCs w:val="15"/>
              </w:rPr>
              <w:t>63</w:t>
            </w:r>
          </w:p>
        </w:tc>
      </w:tr>
      <w:tr w:rsidR="003E3FD9" w14:paraId="7F8534EE" w14:textId="77777777" w:rsidTr="00270516">
        <w:trPr>
          <w:cantSplit/>
          <w:jc w:val="center"/>
        </w:trPr>
        <w:tc>
          <w:tcPr>
            <w:tcW w:w="540" w:type="pct"/>
          </w:tcPr>
          <w:p w14:paraId="187E5AF0" w14:textId="77777777" w:rsidR="003E3FD9" w:rsidRDefault="00D31F60" w:rsidP="00C83E79">
            <w:r>
              <w:rPr>
                <w:sz w:val="15"/>
                <w:szCs w:val="15"/>
              </w:rPr>
              <w:t>S3</w:t>
            </w:r>
          </w:p>
        </w:tc>
        <w:tc>
          <w:tcPr>
            <w:tcW w:w="362" w:type="pct"/>
          </w:tcPr>
          <w:p w14:paraId="42737278" w14:textId="77777777" w:rsidR="003E3FD9" w:rsidRDefault="00D31F60" w:rsidP="00C83E79">
            <w:pPr>
              <w:jc w:val="center"/>
            </w:pPr>
            <w:r>
              <w:rPr>
                <w:sz w:val="15"/>
                <w:szCs w:val="15"/>
              </w:rPr>
              <w:t>234</w:t>
            </w:r>
          </w:p>
        </w:tc>
        <w:tc>
          <w:tcPr>
            <w:tcW w:w="465" w:type="pct"/>
          </w:tcPr>
          <w:p w14:paraId="61FB31CB" w14:textId="77777777" w:rsidR="003E3FD9" w:rsidRDefault="00D31F60" w:rsidP="00C83E79">
            <w:pPr>
              <w:jc w:val="center"/>
            </w:pPr>
            <w:r>
              <w:rPr>
                <w:sz w:val="15"/>
                <w:szCs w:val="15"/>
              </w:rPr>
              <w:t>24</w:t>
            </w:r>
          </w:p>
        </w:tc>
        <w:tc>
          <w:tcPr>
            <w:tcW w:w="521" w:type="pct"/>
          </w:tcPr>
          <w:p w14:paraId="7CB22E88" w14:textId="77777777" w:rsidR="003E3FD9" w:rsidRDefault="00D31F60" w:rsidP="00C83E79">
            <w:pPr>
              <w:jc w:val="center"/>
            </w:pPr>
            <w:r>
              <w:rPr>
                <w:sz w:val="15"/>
                <w:szCs w:val="15"/>
              </w:rPr>
              <w:t>10</w:t>
            </w:r>
          </w:p>
        </w:tc>
        <w:tc>
          <w:tcPr>
            <w:tcW w:w="707" w:type="pct"/>
          </w:tcPr>
          <w:p w14:paraId="5AB005ED" w14:textId="77777777" w:rsidR="003E3FD9" w:rsidRDefault="00D31F60" w:rsidP="00C83E79">
            <w:pPr>
              <w:jc w:val="center"/>
            </w:pPr>
            <w:r>
              <w:rPr>
                <w:sz w:val="15"/>
                <w:szCs w:val="15"/>
              </w:rPr>
              <w:t>6839</w:t>
            </w:r>
          </w:p>
        </w:tc>
        <w:tc>
          <w:tcPr>
            <w:tcW w:w="539" w:type="pct"/>
          </w:tcPr>
          <w:p w14:paraId="2DE02BF1" w14:textId="77777777" w:rsidR="003E3FD9" w:rsidRDefault="00D31F60" w:rsidP="00C83E79">
            <w:pPr>
              <w:jc w:val="center"/>
            </w:pPr>
            <w:r>
              <w:rPr>
                <w:sz w:val="15"/>
                <w:szCs w:val="15"/>
              </w:rPr>
              <w:t>151</w:t>
            </w:r>
          </w:p>
        </w:tc>
        <w:tc>
          <w:tcPr>
            <w:tcW w:w="521" w:type="pct"/>
          </w:tcPr>
          <w:p w14:paraId="0C028409" w14:textId="77777777" w:rsidR="003E3FD9" w:rsidRDefault="00D31F60" w:rsidP="00C83E79">
            <w:pPr>
              <w:jc w:val="center"/>
            </w:pPr>
            <w:r>
              <w:rPr>
                <w:sz w:val="15"/>
                <w:szCs w:val="15"/>
              </w:rPr>
              <w:t>2</w:t>
            </w:r>
          </w:p>
        </w:tc>
        <w:tc>
          <w:tcPr>
            <w:tcW w:w="361" w:type="pct"/>
          </w:tcPr>
          <w:p w14:paraId="57900BAF" w14:textId="77777777" w:rsidR="003E3FD9" w:rsidRDefault="00D31F60" w:rsidP="00C83E79">
            <w:pPr>
              <w:jc w:val="center"/>
            </w:pPr>
            <w:r>
              <w:rPr>
                <w:sz w:val="15"/>
                <w:szCs w:val="15"/>
              </w:rPr>
              <w:t>0</w:t>
            </w:r>
          </w:p>
        </w:tc>
        <w:tc>
          <w:tcPr>
            <w:tcW w:w="465" w:type="pct"/>
          </w:tcPr>
          <w:p w14:paraId="4C1D1E2D" w14:textId="77777777" w:rsidR="003E3FD9" w:rsidRDefault="00D31F60" w:rsidP="00C83E79">
            <w:pPr>
              <w:jc w:val="center"/>
            </w:pPr>
            <w:r>
              <w:rPr>
                <w:sz w:val="15"/>
                <w:szCs w:val="15"/>
              </w:rPr>
              <w:t>77</w:t>
            </w:r>
          </w:p>
        </w:tc>
        <w:tc>
          <w:tcPr>
            <w:tcW w:w="521" w:type="pct"/>
          </w:tcPr>
          <w:p w14:paraId="141B89E1" w14:textId="77777777" w:rsidR="003E3FD9" w:rsidRDefault="00D31F60" w:rsidP="00C83E79">
            <w:pPr>
              <w:jc w:val="center"/>
            </w:pPr>
            <w:r>
              <w:rPr>
                <w:sz w:val="15"/>
                <w:szCs w:val="15"/>
              </w:rPr>
              <w:t>100</w:t>
            </w:r>
          </w:p>
        </w:tc>
      </w:tr>
      <w:tr w:rsidR="003E3FD9" w14:paraId="3E8E3C0A" w14:textId="77777777" w:rsidTr="00270516">
        <w:trPr>
          <w:cantSplit/>
          <w:jc w:val="center"/>
        </w:trPr>
        <w:tc>
          <w:tcPr>
            <w:tcW w:w="540" w:type="pct"/>
          </w:tcPr>
          <w:p w14:paraId="344C9781" w14:textId="77777777" w:rsidR="003E3FD9" w:rsidRDefault="00D31F60" w:rsidP="00C83E79">
            <w:r>
              <w:rPr>
                <w:sz w:val="15"/>
                <w:szCs w:val="15"/>
              </w:rPr>
              <w:t>S4</w:t>
            </w:r>
          </w:p>
        </w:tc>
        <w:tc>
          <w:tcPr>
            <w:tcW w:w="362" w:type="pct"/>
          </w:tcPr>
          <w:p w14:paraId="795D123E" w14:textId="77777777" w:rsidR="003E3FD9" w:rsidRDefault="00D31F60" w:rsidP="00C83E79">
            <w:pPr>
              <w:jc w:val="center"/>
            </w:pPr>
            <w:r>
              <w:rPr>
                <w:sz w:val="15"/>
                <w:szCs w:val="15"/>
              </w:rPr>
              <w:t>240</w:t>
            </w:r>
          </w:p>
        </w:tc>
        <w:tc>
          <w:tcPr>
            <w:tcW w:w="465" w:type="pct"/>
          </w:tcPr>
          <w:p w14:paraId="0291C153" w14:textId="77777777" w:rsidR="003E3FD9" w:rsidRDefault="00D31F60" w:rsidP="00C83E79">
            <w:pPr>
              <w:jc w:val="center"/>
            </w:pPr>
            <w:r>
              <w:rPr>
                <w:sz w:val="15"/>
                <w:szCs w:val="15"/>
              </w:rPr>
              <w:t>51</w:t>
            </w:r>
          </w:p>
        </w:tc>
        <w:tc>
          <w:tcPr>
            <w:tcW w:w="521" w:type="pct"/>
          </w:tcPr>
          <w:p w14:paraId="2CB236BD" w14:textId="77777777" w:rsidR="003E3FD9" w:rsidRDefault="00D31F60" w:rsidP="00C83E79">
            <w:pPr>
              <w:jc w:val="center"/>
            </w:pPr>
            <w:r>
              <w:rPr>
                <w:sz w:val="15"/>
                <w:szCs w:val="15"/>
              </w:rPr>
              <w:t>22</w:t>
            </w:r>
          </w:p>
        </w:tc>
        <w:tc>
          <w:tcPr>
            <w:tcW w:w="707" w:type="pct"/>
          </w:tcPr>
          <w:p w14:paraId="4BEAC33C" w14:textId="77777777" w:rsidR="003E3FD9" w:rsidRDefault="00D31F60" w:rsidP="00C83E79">
            <w:pPr>
              <w:jc w:val="center"/>
            </w:pPr>
            <w:r>
              <w:rPr>
                <w:sz w:val="15"/>
                <w:szCs w:val="15"/>
              </w:rPr>
              <w:t>7163</w:t>
            </w:r>
          </w:p>
        </w:tc>
        <w:tc>
          <w:tcPr>
            <w:tcW w:w="539" w:type="pct"/>
          </w:tcPr>
          <w:p w14:paraId="0850A5B9" w14:textId="77777777" w:rsidR="003E3FD9" w:rsidRDefault="00D31F60" w:rsidP="00C83E79">
            <w:pPr>
              <w:jc w:val="center"/>
            </w:pPr>
            <w:r>
              <w:rPr>
                <w:sz w:val="15"/>
                <w:szCs w:val="15"/>
              </w:rPr>
              <w:t>363</w:t>
            </w:r>
          </w:p>
        </w:tc>
        <w:tc>
          <w:tcPr>
            <w:tcW w:w="521" w:type="pct"/>
          </w:tcPr>
          <w:p w14:paraId="18F26447" w14:textId="77777777" w:rsidR="003E3FD9" w:rsidRDefault="00D31F60" w:rsidP="00C83E79">
            <w:pPr>
              <w:jc w:val="center"/>
            </w:pPr>
            <w:r>
              <w:rPr>
                <w:sz w:val="15"/>
                <w:szCs w:val="15"/>
              </w:rPr>
              <w:t>36</w:t>
            </w:r>
          </w:p>
        </w:tc>
        <w:tc>
          <w:tcPr>
            <w:tcW w:w="361" w:type="pct"/>
          </w:tcPr>
          <w:p w14:paraId="25FDC8DE" w14:textId="77777777" w:rsidR="003E3FD9" w:rsidRDefault="00D31F60" w:rsidP="00C83E79">
            <w:pPr>
              <w:jc w:val="center"/>
            </w:pPr>
            <w:r>
              <w:rPr>
                <w:sz w:val="15"/>
                <w:szCs w:val="15"/>
              </w:rPr>
              <w:t>0</w:t>
            </w:r>
          </w:p>
        </w:tc>
        <w:tc>
          <w:tcPr>
            <w:tcW w:w="465" w:type="pct"/>
          </w:tcPr>
          <w:p w14:paraId="140FB4A8" w14:textId="77777777" w:rsidR="003E3FD9" w:rsidRDefault="00D31F60" w:rsidP="00C83E79">
            <w:pPr>
              <w:jc w:val="center"/>
            </w:pPr>
            <w:r>
              <w:rPr>
                <w:sz w:val="15"/>
                <w:szCs w:val="15"/>
              </w:rPr>
              <w:t>63</w:t>
            </w:r>
          </w:p>
        </w:tc>
        <w:tc>
          <w:tcPr>
            <w:tcW w:w="521" w:type="pct"/>
          </w:tcPr>
          <w:p w14:paraId="399259DD" w14:textId="77777777" w:rsidR="003E3FD9" w:rsidRDefault="00D31F60" w:rsidP="00C83E79">
            <w:pPr>
              <w:jc w:val="center"/>
            </w:pPr>
            <w:r>
              <w:rPr>
                <w:sz w:val="15"/>
                <w:szCs w:val="15"/>
              </w:rPr>
              <w:t>100</w:t>
            </w:r>
          </w:p>
        </w:tc>
      </w:tr>
      <w:tr w:rsidR="003E3FD9" w14:paraId="434A7F5C" w14:textId="77777777" w:rsidTr="00270516">
        <w:trPr>
          <w:cantSplit/>
          <w:jc w:val="center"/>
        </w:trPr>
        <w:tc>
          <w:tcPr>
            <w:tcW w:w="540" w:type="pct"/>
          </w:tcPr>
          <w:p w14:paraId="71A233C8" w14:textId="77777777" w:rsidR="003E3FD9" w:rsidRDefault="00D31F60" w:rsidP="00C83E79">
            <w:r>
              <w:rPr>
                <w:sz w:val="15"/>
                <w:szCs w:val="15"/>
              </w:rPr>
              <w:t>S5</w:t>
            </w:r>
          </w:p>
        </w:tc>
        <w:tc>
          <w:tcPr>
            <w:tcW w:w="362" w:type="pct"/>
          </w:tcPr>
          <w:p w14:paraId="76A96BED" w14:textId="77777777" w:rsidR="003E3FD9" w:rsidRDefault="00D31F60" w:rsidP="00C83E79">
            <w:pPr>
              <w:jc w:val="center"/>
            </w:pPr>
            <w:r>
              <w:rPr>
                <w:sz w:val="15"/>
                <w:szCs w:val="15"/>
              </w:rPr>
              <w:t>240</w:t>
            </w:r>
          </w:p>
        </w:tc>
        <w:tc>
          <w:tcPr>
            <w:tcW w:w="465" w:type="pct"/>
          </w:tcPr>
          <w:p w14:paraId="5C9E4F11" w14:textId="77777777" w:rsidR="003E3FD9" w:rsidRDefault="00D31F60" w:rsidP="00C83E79">
            <w:pPr>
              <w:jc w:val="center"/>
            </w:pPr>
            <w:r>
              <w:rPr>
                <w:sz w:val="15"/>
                <w:szCs w:val="15"/>
              </w:rPr>
              <w:t>50</w:t>
            </w:r>
          </w:p>
        </w:tc>
        <w:tc>
          <w:tcPr>
            <w:tcW w:w="521" w:type="pct"/>
          </w:tcPr>
          <w:p w14:paraId="404C35A3" w14:textId="77777777" w:rsidR="003E3FD9" w:rsidRDefault="00D31F60" w:rsidP="00C83E79">
            <w:pPr>
              <w:jc w:val="center"/>
            </w:pPr>
            <w:r>
              <w:rPr>
                <w:sz w:val="15"/>
                <w:szCs w:val="15"/>
              </w:rPr>
              <w:t>27</w:t>
            </w:r>
          </w:p>
        </w:tc>
        <w:tc>
          <w:tcPr>
            <w:tcW w:w="707" w:type="pct"/>
          </w:tcPr>
          <w:p w14:paraId="46B28EB9" w14:textId="77777777" w:rsidR="003E3FD9" w:rsidRDefault="00D31F60" w:rsidP="00C83E79">
            <w:pPr>
              <w:jc w:val="center"/>
            </w:pPr>
            <w:r>
              <w:rPr>
                <w:sz w:val="15"/>
                <w:szCs w:val="15"/>
              </w:rPr>
              <w:t>7163</w:t>
            </w:r>
          </w:p>
        </w:tc>
        <w:tc>
          <w:tcPr>
            <w:tcW w:w="539" w:type="pct"/>
          </w:tcPr>
          <w:p w14:paraId="4B1A273F" w14:textId="77777777" w:rsidR="003E3FD9" w:rsidRDefault="00D31F60" w:rsidP="00C83E79">
            <w:pPr>
              <w:jc w:val="center"/>
            </w:pPr>
            <w:r>
              <w:rPr>
                <w:sz w:val="15"/>
                <w:szCs w:val="15"/>
              </w:rPr>
              <w:t>347</w:t>
            </w:r>
          </w:p>
        </w:tc>
        <w:tc>
          <w:tcPr>
            <w:tcW w:w="521" w:type="pct"/>
          </w:tcPr>
          <w:p w14:paraId="45608623" w14:textId="77777777" w:rsidR="003E3FD9" w:rsidRDefault="00D31F60" w:rsidP="00C83E79">
            <w:pPr>
              <w:jc w:val="center"/>
            </w:pPr>
            <w:r>
              <w:rPr>
                <w:sz w:val="15"/>
                <w:szCs w:val="15"/>
              </w:rPr>
              <w:t>89</w:t>
            </w:r>
          </w:p>
        </w:tc>
        <w:tc>
          <w:tcPr>
            <w:tcW w:w="361" w:type="pct"/>
          </w:tcPr>
          <w:p w14:paraId="2306B5EC" w14:textId="77777777" w:rsidR="003E3FD9" w:rsidRDefault="00D31F60" w:rsidP="00C83E79">
            <w:pPr>
              <w:jc w:val="center"/>
            </w:pPr>
            <w:r>
              <w:rPr>
                <w:sz w:val="15"/>
                <w:szCs w:val="15"/>
              </w:rPr>
              <w:t>0</w:t>
            </w:r>
          </w:p>
        </w:tc>
        <w:tc>
          <w:tcPr>
            <w:tcW w:w="465" w:type="pct"/>
          </w:tcPr>
          <w:p w14:paraId="537DE3F8" w14:textId="77777777" w:rsidR="003E3FD9" w:rsidRDefault="00D31F60" w:rsidP="00C83E79">
            <w:pPr>
              <w:jc w:val="center"/>
            </w:pPr>
            <w:r>
              <w:rPr>
                <w:sz w:val="15"/>
                <w:szCs w:val="15"/>
              </w:rPr>
              <w:t>73</w:t>
            </w:r>
          </w:p>
        </w:tc>
        <w:tc>
          <w:tcPr>
            <w:tcW w:w="521" w:type="pct"/>
          </w:tcPr>
          <w:p w14:paraId="1F9F74A4" w14:textId="77777777" w:rsidR="003E3FD9" w:rsidRDefault="00D31F60" w:rsidP="00C83E79">
            <w:pPr>
              <w:jc w:val="center"/>
            </w:pPr>
            <w:r>
              <w:rPr>
                <w:sz w:val="15"/>
                <w:szCs w:val="15"/>
              </w:rPr>
              <w:t>100</w:t>
            </w:r>
          </w:p>
        </w:tc>
      </w:tr>
      <w:tr w:rsidR="003E3FD9" w14:paraId="35D5F85A" w14:textId="77777777" w:rsidTr="00270516">
        <w:trPr>
          <w:cantSplit/>
          <w:jc w:val="center"/>
        </w:trPr>
        <w:tc>
          <w:tcPr>
            <w:tcW w:w="540" w:type="pct"/>
          </w:tcPr>
          <w:p w14:paraId="1C04C6B7" w14:textId="77777777" w:rsidR="003E3FD9" w:rsidRDefault="00D31F60" w:rsidP="00C83E79">
            <w:r>
              <w:rPr>
                <w:sz w:val="15"/>
                <w:szCs w:val="15"/>
              </w:rPr>
              <w:t>Mean</w:t>
            </w:r>
          </w:p>
        </w:tc>
        <w:tc>
          <w:tcPr>
            <w:tcW w:w="362" w:type="pct"/>
          </w:tcPr>
          <w:p w14:paraId="7E48093B" w14:textId="77777777" w:rsidR="003E3FD9" w:rsidRDefault="00623659" w:rsidP="00C83E79">
            <w:pPr>
              <w:jc w:val="center"/>
            </w:pPr>
            <w:r>
              <w:rPr>
                <w:sz w:val="15"/>
                <w:szCs w:val="15"/>
              </w:rPr>
              <w:t>251</w:t>
            </w:r>
          </w:p>
        </w:tc>
        <w:tc>
          <w:tcPr>
            <w:tcW w:w="465" w:type="pct"/>
          </w:tcPr>
          <w:p w14:paraId="2C9729D3" w14:textId="77777777" w:rsidR="003E3FD9" w:rsidRDefault="00623659" w:rsidP="00C83E79">
            <w:pPr>
              <w:jc w:val="center"/>
            </w:pPr>
            <w:r>
              <w:rPr>
                <w:sz w:val="15"/>
                <w:szCs w:val="15"/>
              </w:rPr>
              <w:t>75</w:t>
            </w:r>
          </w:p>
        </w:tc>
        <w:tc>
          <w:tcPr>
            <w:tcW w:w="521" w:type="pct"/>
          </w:tcPr>
          <w:p w14:paraId="3E2C5433" w14:textId="77777777" w:rsidR="003E3FD9" w:rsidRDefault="00623659" w:rsidP="00C83E79">
            <w:pPr>
              <w:jc w:val="center"/>
            </w:pPr>
            <w:r>
              <w:rPr>
                <w:sz w:val="15"/>
                <w:szCs w:val="15"/>
              </w:rPr>
              <w:t>29</w:t>
            </w:r>
          </w:p>
        </w:tc>
        <w:tc>
          <w:tcPr>
            <w:tcW w:w="707" w:type="pct"/>
          </w:tcPr>
          <w:p w14:paraId="45A70C7B" w14:textId="77777777" w:rsidR="003E3FD9" w:rsidRDefault="00623659" w:rsidP="00C83E79">
            <w:pPr>
              <w:jc w:val="center"/>
            </w:pPr>
            <w:r>
              <w:rPr>
                <w:sz w:val="15"/>
                <w:szCs w:val="15"/>
              </w:rPr>
              <w:t>5793</w:t>
            </w:r>
          </w:p>
        </w:tc>
        <w:tc>
          <w:tcPr>
            <w:tcW w:w="539" w:type="pct"/>
          </w:tcPr>
          <w:p w14:paraId="3496B05D" w14:textId="77777777" w:rsidR="003E3FD9" w:rsidRDefault="00623659" w:rsidP="00C83E79">
            <w:pPr>
              <w:jc w:val="center"/>
            </w:pPr>
            <w:r>
              <w:rPr>
                <w:sz w:val="15"/>
                <w:szCs w:val="15"/>
              </w:rPr>
              <w:t>391</w:t>
            </w:r>
          </w:p>
        </w:tc>
        <w:tc>
          <w:tcPr>
            <w:tcW w:w="521" w:type="pct"/>
          </w:tcPr>
          <w:p w14:paraId="13F8A5EC" w14:textId="77777777" w:rsidR="003E3FD9" w:rsidRDefault="00623659" w:rsidP="00C83E79">
            <w:pPr>
              <w:jc w:val="center"/>
            </w:pPr>
            <w:r>
              <w:rPr>
                <w:sz w:val="15"/>
                <w:szCs w:val="15"/>
              </w:rPr>
              <w:t>79</w:t>
            </w:r>
          </w:p>
        </w:tc>
        <w:tc>
          <w:tcPr>
            <w:tcW w:w="361" w:type="pct"/>
          </w:tcPr>
          <w:p w14:paraId="450202CF" w14:textId="77777777" w:rsidR="003E3FD9" w:rsidRDefault="00623659" w:rsidP="00C83E79">
            <w:pPr>
              <w:jc w:val="center"/>
            </w:pPr>
            <w:r>
              <w:rPr>
                <w:sz w:val="15"/>
                <w:szCs w:val="15"/>
              </w:rPr>
              <w:t>0</w:t>
            </w:r>
          </w:p>
        </w:tc>
        <w:tc>
          <w:tcPr>
            <w:tcW w:w="465" w:type="pct"/>
          </w:tcPr>
          <w:p w14:paraId="7932A240" w14:textId="77777777" w:rsidR="003E3FD9" w:rsidRDefault="00623659" w:rsidP="00C83E79">
            <w:pPr>
              <w:jc w:val="center"/>
            </w:pPr>
            <w:r>
              <w:rPr>
                <w:sz w:val="15"/>
                <w:szCs w:val="15"/>
              </w:rPr>
              <w:t>52</w:t>
            </w:r>
          </w:p>
        </w:tc>
        <w:tc>
          <w:tcPr>
            <w:tcW w:w="521" w:type="pct"/>
          </w:tcPr>
          <w:p w14:paraId="26877666" w14:textId="77777777" w:rsidR="003E3FD9" w:rsidRDefault="00623659" w:rsidP="00C83E79">
            <w:pPr>
              <w:jc w:val="center"/>
            </w:pPr>
            <w:r>
              <w:rPr>
                <w:sz w:val="15"/>
                <w:szCs w:val="15"/>
              </w:rPr>
              <w:t>91</w:t>
            </w:r>
          </w:p>
        </w:tc>
      </w:tr>
    </w:tbl>
    <w:p w14:paraId="6CA5719B" w14:textId="77777777" w:rsidR="001D2476" w:rsidRDefault="00000000">
      <w:pPr>
        <w:pStyle w:val="Text"/>
        <w:spacing w:before="40"/>
        <w:rPr>
          <w:sz w:val="16"/>
        </w:rPr>
      </w:pPr>
      <w:r>
        <w:rPr>
          <w:sz w:val="16"/>
          <w:szCs w:val="16"/>
        </w:rPr>
        <w:t>In S1 the affected population of VODA is 0 in all 30 worlds.</w:t>
      </w:r>
    </w:p>
    <w:p w14:paraId="22042A24" w14:textId="77777777" w:rsidR="001B2423" w:rsidRPr="001B2423" w:rsidRDefault="001B2423">
      <w:pPr>
        <w:pStyle w:val="Text"/>
        <w:rPr>
          <w:sz w:val="12"/>
          <w:szCs w:val="12"/>
        </w:rPr>
      </w:pPr>
    </w:p>
    <w:p w14:paraId="14D17109" w14:textId="28EE31F2" w:rsidR="004B12A7" w:rsidRDefault="00EC10A8">
      <w:pPr>
        <w:pStyle w:val="Text"/>
      </w:pPr>
      <w:r>
        <w:t>The five families show where each layer reaches its limit. In the mountain forest with one ignition (S1) the closed layer contains fewer than half of the incidents with a full pool, and VODA nearly all with a quarter of the response. With two ignitions and a pool at 60% (S2), the hardest family, the closed layer fields the whole pool and still loses almost every incident, since two fast fronts outrun a divided pool; VODA contains most of them with half of the response, so the limit is not the size of the pool but where it is sent, and the admitted objects coat and cut the path of the fire instead of attacking it. In the interface families (S3, S4) VODA contains every incident. Under degraded observation (S5) VODA still contains every incident but burns more area than in S4, so noisy readings cost the open layer area rather than incidents, whereas the closed layer ends within one hectare of S4. In S5 the degradation acts on the activations and on the cells an order may target; the shadow forecasts and the incident brief of the proposer start from the snapshot of the core, as in every test, so the open layer reads the degraded observation through the activations and not through its brief.</w:t>
      </w:r>
    </w:p>
    <w:p w14:paraId="41EA2476" w14:textId="77777777" w:rsidR="003E3FD9" w:rsidRDefault="00D31F60">
      <w:pPr>
        <w:pStyle w:val="Text"/>
      </w:pPr>
      <w:r>
        <w:t xml:space="preserve">The gain does not come from a larger committed response. VODA lowers the physical cost by 60% and the total cost by 48% against the closed layer, with a response term 46% lower, so the open layer commits fewer resources and places them better. </w:t>
      </w:r>
      <w:r w:rsidR="00FC465A">
        <w:t>Only the delay term rises, by 36%</w:t>
      </w:r>
      <w:r>
        <w:t xml:space="preserve">, since objects admitted during the incident are fielded later than the seed orders. </w:t>
      </w:r>
      <w:r w:rsidR="00FC465A">
        <w:t>The physical cost is the mean of the first three terms</w:t>
      </w:r>
      <w:r>
        <w:t xml:space="preserve"> and the total cost the weighted mean of all five</w:t>
      </w:r>
      <w:r w:rsidR="00FC465A">
        <w:t>; without decision support the response and delay terms are zero</w:t>
      </w:r>
      <w:r>
        <w:t>, so its total falls below its physical cost</w:t>
      </w:r>
      <w:r w:rsidR="00FC465A">
        <w:t>, and both are read as paired changes, not absolute levels.</w:t>
      </w:r>
      <w:r>
        <w:t xml:space="preserve"> </w:t>
      </w:r>
      <w:r w:rsidR="00FC465A">
        <w:t>VODA ends with 10.2 active rules against 10.3 for the closed layer</w:t>
      </w:r>
      <w:r>
        <w:t xml:space="preserve">, so the margin comes from what the rules say, not from how many there are. The cost of the open layer is computation, about six model calls per episode, reported in Section </w:t>
      </w:r>
      <w:r>
        <w:fldChar w:fldCharType="begin"/>
      </w:r>
      <w:r>
        <w:instrText xml:space="preserve"> REF _RefSec_V \h </w:instrText>
      </w:r>
      <w:r>
        <w:fldChar w:fldCharType="separate"/>
      </w:r>
      <w:r>
        <w:t>V</w:t>
      </w:r>
      <w:r>
        <w:fldChar w:fldCharType="end"/>
      </w:r>
      <w:r>
        <w:t>-</w:t>
      </w:r>
      <w:r>
        <w:fldChar w:fldCharType="begin"/>
      </w:r>
      <w:r>
        <w:instrText xml:space="preserve"> REF _RefSec_V_E \h </w:instrText>
      </w:r>
      <w:r>
        <w:fldChar w:fldCharType="separate"/>
      </w:r>
      <w:r>
        <w:t>E</w:t>
      </w:r>
      <w:r>
        <w:fldChar w:fldCharType="end"/>
      </w:r>
      <w:r>
        <w:t>.</w:t>
      </w:r>
    </w:p>
    <w:p w14:paraId="4E859390" w14:textId="77777777" w:rsidR="00AA18C8" w:rsidRDefault="00AA18C8" w:rsidP="00AA18C8">
      <w:pPr>
        <w:pStyle w:val="TableTitle"/>
        <w:spacing w:before="120"/>
      </w:pPr>
      <w:bookmarkStart w:id="59" w:name="_RefTab_abl"/>
      <w:r>
        <w:lastRenderedPageBreak/>
        <w:t xml:space="preserve">Table </w:t>
      </w:r>
      <w:r>
        <w:rPr>
          <w:noProof/>
        </w:rPr>
        <w:fldChar w:fldCharType="begin"/>
      </w:r>
      <w:r>
        <w:rPr>
          <w:noProof/>
        </w:rPr>
        <w:instrText xml:space="preserve"> SEQ Table \* ROMAN </w:instrText>
      </w:r>
      <w:r>
        <w:rPr>
          <w:noProof/>
        </w:rPr>
        <w:fldChar w:fldCharType="separate"/>
      </w:r>
      <w:r>
        <w:rPr>
          <w:noProof/>
        </w:rPr>
        <w:t>VI</w:t>
      </w:r>
      <w:r>
        <w:rPr>
          <w:noProof/>
        </w:rPr>
        <w:fldChar w:fldCharType="end"/>
      </w:r>
      <w:bookmarkEnd w:id="59"/>
    </w:p>
    <w:p w14:paraId="757AED33" w14:textId="77777777" w:rsidR="00AA18C8" w:rsidRDefault="00AA18C8" w:rsidP="00AA18C8">
      <w:pPr>
        <w:pStyle w:val="TableTitle"/>
        <w:spacing w:after="60"/>
      </w:pPr>
      <w:r>
        <w:t>Test 3, source of the gain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328"/>
        <w:gridCol w:w="855"/>
        <w:gridCol w:w="1323"/>
        <w:gridCol w:w="679"/>
        <w:gridCol w:w="797"/>
        <w:gridCol w:w="872"/>
      </w:tblGrid>
      <w:tr w:rsidR="00AA18C8" w:rsidRPr="00FF32AF" w14:paraId="1E58C9D4" w14:textId="77777777" w:rsidTr="00DE6266">
        <w:trPr>
          <w:cantSplit/>
          <w:jc w:val="center"/>
        </w:trPr>
        <w:tc>
          <w:tcPr>
            <w:tcW w:w="338" w:type="pct"/>
          </w:tcPr>
          <w:p w14:paraId="07EAC154" w14:textId="77777777" w:rsidR="00AA18C8" w:rsidRPr="00FF32AF" w:rsidRDefault="00AA18C8" w:rsidP="00DE6266">
            <w:pPr>
              <w:rPr>
                <w:sz w:val="15"/>
                <w:szCs w:val="15"/>
              </w:rPr>
            </w:pPr>
            <w:r w:rsidRPr="00FF32AF">
              <w:rPr>
                <w:b/>
                <w:sz w:val="15"/>
                <w:szCs w:val="15"/>
              </w:rPr>
              <w:t>Test</w:t>
            </w:r>
          </w:p>
        </w:tc>
        <w:tc>
          <w:tcPr>
            <w:tcW w:w="881" w:type="pct"/>
          </w:tcPr>
          <w:p w14:paraId="54077A79" w14:textId="77777777" w:rsidR="00AA18C8" w:rsidRPr="00FF32AF" w:rsidRDefault="00AA18C8" w:rsidP="00DE6266">
            <w:pPr>
              <w:jc w:val="center"/>
              <w:rPr>
                <w:sz w:val="15"/>
                <w:szCs w:val="15"/>
              </w:rPr>
            </w:pPr>
            <w:r w:rsidRPr="00FF32AF">
              <w:rPr>
                <w:b/>
                <w:sz w:val="15"/>
                <w:szCs w:val="15"/>
              </w:rPr>
              <w:t>Candidate source</w:t>
            </w:r>
          </w:p>
        </w:tc>
        <w:tc>
          <w:tcPr>
            <w:tcW w:w="1363" w:type="pct"/>
          </w:tcPr>
          <w:p w14:paraId="3DF24E52" w14:textId="77777777" w:rsidR="00AA18C8" w:rsidRPr="00FF32AF" w:rsidRDefault="00AA18C8" w:rsidP="00DE6266">
            <w:pPr>
              <w:jc w:val="center"/>
              <w:rPr>
                <w:sz w:val="15"/>
                <w:szCs w:val="15"/>
              </w:rPr>
            </w:pPr>
            <w:r w:rsidRPr="00FF32AF">
              <w:rPr>
                <w:b/>
                <w:sz w:val="15"/>
                <w:szCs w:val="15"/>
              </w:rPr>
              <w:t>Shadow forecasts per call</w:t>
            </w:r>
          </w:p>
        </w:tc>
        <w:tc>
          <w:tcPr>
            <w:tcW w:w="699" w:type="pct"/>
          </w:tcPr>
          <w:p w14:paraId="13B37BE1" w14:textId="77777777" w:rsidR="00AA18C8" w:rsidRPr="00FF32AF" w:rsidRDefault="00AA18C8" w:rsidP="00DE6266">
            <w:pPr>
              <w:jc w:val="center"/>
              <w:rPr>
                <w:sz w:val="15"/>
                <w:szCs w:val="15"/>
              </w:rPr>
            </w:pPr>
            <w:r w:rsidRPr="00FF32AF">
              <w:rPr>
                <w:b/>
                <w:sz w:val="15"/>
                <w:szCs w:val="15"/>
              </w:rPr>
              <w:t>Burned area</w:t>
            </w:r>
          </w:p>
        </w:tc>
        <w:tc>
          <w:tcPr>
            <w:tcW w:w="821" w:type="pct"/>
          </w:tcPr>
          <w:p w14:paraId="67A42347" w14:textId="77777777" w:rsidR="00AA18C8" w:rsidRPr="00FF32AF" w:rsidRDefault="00AA18C8" w:rsidP="00DE6266">
            <w:pPr>
              <w:jc w:val="center"/>
              <w:rPr>
                <w:sz w:val="15"/>
                <w:szCs w:val="15"/>
              </w:rPr>
            </w:pPr>
            <w:r w:rsidRPr="00FF32AF">
              <w:rPr>
                <w:b/>
                <w:sz w:val="15"/>
                <w:szCs w:val="15"/>
              </w:rPr>
              <w:t>Better / tie / worse</w:t>
            </w:r>
          </w:p>
        </w:tc>
        <w:tc>
          <w:tcPr>
            <w:tcW w:w="898" w:type="pct"/>
          </w:tcPr>
          <w:p w14:paraId="1EEA5202" w14:textId="77777777" w:rsidR="00AA18C8" w:rsidRPr="00FF32AF" w:rsidRDefault="00AA18C8" w:rsidP="00DE6266">
            <w:pPr>
              <w:jc w:val="center"/>
              <w:rPr>
                <w:sz w:val="15"/>
                <w:szCs w:val="15"/>
              </w:rPr>
            </w:pPr>
            <w:r w:rsidRPr="00FF32AF">
              <w:rPr>
                <w:b/>
                <w:sz w:val="15"/>
                <w:szCs w:val="15"/>
              </w:rPr>
              <w:t>Extinguished</w:t>
            </w:r>
          </w:p>
        </w:tc>
      </w:tr>
      <w:tr w:rsidR="00AA18C8" w:rsidRPr="00FF32AF" w14:paraId="379CBF42" w14:textId="77777777" w:rsidTr="00DE6266">
        <w:trPr>
          <w:cantSplit/>
          <w:jc w:val="center"/>
        </w:trPr>
        <w:tc>
          <w:tcPr>
            <w:tcW w:w="338" w:type="pct"/>
          </w:tcPr>
          <w:p w14:paraId="4F439F35" w14:textId="77777777" w:rsidR="00AA18C8" w:rsidRPr="00FF32AF" w:rsidRDefault="00AA18C8" w:rsidP="00DE6266">
            <w:pPr>
              <w:rPr>
                <w:sz w:val="15"/>
                <w:szCs w:val="15"/>
              </w:rPr>
            </w:pPr>
            <w:r w:rsidRPr="00FF32AF">
              <w:rPr>
                <w:sz w:val="15"/>
                <w:szCs w:val="15"/>
              </w:rPr>
              <w:t>T3a</w:t>
            </w:r>
          </w:p>
        </w:tc>
        <w:tc>
          <w:tcPr>
            <w:tcW w:w="881" w:type="pct"/>
          </w:tcPr>
          <w:p w14:paraId="703FA23F" w14:textId="77777777" w:rsidR="00AA18C8" w:rsidRPr="00FF32AF" w:rsidRDefault="00AA18C8" w:rsidP="00DE6266">
            <w:pPr>
              <w:jc w:val="center"/>
              <w:rPr>
                <w:sz w:val="15"/>
                <w:szCs w:val="15"/>
              </w:rPr>
            </w:pPr>
            <w:r w:rsidRPr="00FF32AF">
              <w:rPr>
                <w:sz w:val="15"/>
                <w:szCs w:val="15"/>
              </w:rPr>
              <w:t>random draw from the grammar</w:t>
            </w:r>
          </w:p>
        </w:tc>
        <w:tc>
          <w:tcPr>
            <w:tcW w:w="1363" w:type="pct"/>
          </w:tcPr>
          <w:p w14:paraId="54403D9A" w14:textId="77777777" w:rsidR="00AA18C8" w:rsidRPr="00FF32AF" w:rsidRDefault="00AA18C8" w:rsidP="00DE6266">
            <w:pPr>
              <w:jc w:val="center"/>
              <w:rPr>
                <w:sz w:val="15"/>
                <w:szCs w:val="15"/>
              </w:rPr>
            </w:pPr>
            <w:r>
              <w:rPr>
                <w:sz w:val="15"/>
                <w:szCs w:val="15"/>
              </w:rPr>
              <w:t>none, one candidate straight to the gates</w:t>
            </w:r>
          </w:p>
        </w:tc>
        <w:tc>
          <w:tcPr>
            <w:tcW w:w="699" w:type="pct"/>
          </w:tcPr>
          <w:p w14:paraId="3F881A62" w14:textId="77777777" w:rsidR="00AA18C8" w:rsidRPr="00FF32AF" w:rsidRDefault="00AA18C8" w:rsidP="00DE6266">
            <w:pPr>
              <w:jc w:val="center"/>
              <w:rPr>
                <w:sz w:val="15"/>
                <w:szCs w:val="15"/>
              </w:rPr>
            </w:pPr>
            <w:r w:rsidRPr="00FF32AF">
              <w:rPr>
                <w:sz w:val="15"/>
                <w:szCs w:val="15"/>
              </w:rPr>
              <w:t>−9 ± 8%</w:t>
            </w:r>
          </w:p>
        </w:tc>
        <w:tc>
          <w:tcPr>
            <w:tcW w:w="821" w:type="pct"/>
          </w:tcPr>
          <w:p w14:paraId="6368E87B" w14:textId="77777777" w:rsidR="00AA18C8" w:rsidRPr="00FF32AF" w:rsidRDefault="00AA18C8" w:rsidP="00DE6266">
            <w:pPr>
              <w:jc w:val="center"/>
              <w:rPr>
                <w:sz w:val="15"/>
                <w:szCs w:val="15"/>
              </w:rPr>
            </w:pPr>
            <w:r w:rsidRPr="00FF32AF">
              <w:rPr>
                <w:sz w:val="15"/>
                <w:szCs w:val="15"/>
              </w:rPr>
              <w:t>93 / 17 / 40</w:t>
            </w:r>
          </w:p>
        </w:tc>
        <w:tc>
          <w:tcPr>
            <w:tcW w:w="898" w:type="pct"/>
          </w:tcPr>
          <w:p w14:paraId="4AABB071" w14:textId="77777777" w:rsidR="00AA18C8" w:rsidRPr="00FF32AF" w:rsidRDefault="00AA18C8" w:rsidP="00DE6266">
            <w:pPr>
              <w:jc w:val="center"/>
              <w:rPr>
                <w:sz w:val="15"/>
                <w:szCs w:val="15"/>
              </w:rPr>
            </w:pPr>
            <w:r w:rsidRPr="00FF32AF">
              <w:rPr>
                <w:sz w:val="15"/>
                <w:szCs w:val="15"/>
              </w:rPr>
              <w:t>58%</w:t>
            </w:r>
          </w:p>
        </w:tc>
      </w:tr>
      <w:tr w:rsidR="00AA18C8" w:rsidRPr="00FF32AF" w14:paraId="290E1E93" w14:textId="77777777" w:rsidTr="00DE6266">
        <w:trPr>
          <w:cantSplit/>
          <w:jc w:val="center"/>
        </w:trPr>
        <w:tc>
          <w:tcPr>
            <w:tcW w:w="338" w:type="pct"/>
          </w:tcPr>
          <w:p w14:paraId="13622983" w14:textId="77777777" w:rsidR="00AA18C8" w:rsidRPr="00FF32AF" w:rsidRDefault="00AA18C8" w:rsidP="00DE6266">
            <w:pPr>
              <w:rPr>
                <w:sz w:val="15"/>
                <w:szCs w:val="15"/>
              </w:rPr>
            </w:pPr>
            <w:r w:rsidRPr="00FF32AF">
              <w:rPr>
                <w:sz w:val="15"/>
                <w:szCs w:val="15"/>
              </w:rPr>
              <w:t>T3b</w:t>
            </w:r>
          </w:p>
        </w:tc>
        <w:tc>
          <w:tcPr>
            <w:tcW w:w="881" w:type="pct"/>
          </w:tcPr>
          <w:p w14:paraId="37DF3499" w14:textId="77777777" w:rsidR="00AA18C8" w:rsidRPr="00FF32AF" w:rsidRDefault="00AA18C8" w:rsidP="00DE6266">
            <w:pPr>
              <w:jc w:val="center"/>
              <w:rPr>
                <w:sz w:val="15"/>
                <w:szCs w:val="15"/>
              </w:rPr>
            </w:pPr>
            <w:r w:rsidRPr="00FF32AF">
              <w:rPr>
                <w:sz w:val="15"/>
                <w:szCs w:val="15"/>
              </w:rPr>
              <w:t>random draw</w:t>
            </w:r>
          </w:p>
        </w:tc>
        <w:tc>
          <w:tcPr>
            <w:tcW w:w="1363" w:type="pct"/>
          </w:tcPr>
          <w:p w14:paraId="08F1994B" w14:textId="77777777" w:rsidR="00AA18C8" w:rsidRPr="00FF32AF" w:rsidRDefault="00AA18C8" w:rsidP="00DE6266">
            <w:pPr>
              <w:jc w:val="center"/>
              <w:rPr>
                <w:sz w:val="15"/>
                <w:szCs w:val="15"/>
              </w:rPr>
            </w:pPr>
            <w:r w:rsidRPr="00FF32AF">
              <w:rPr>
                <w:sz w:val="15"/>
                <w:szCs w:val="15"/>
              </w:rPr>
              <w:t>9</w:t>
            </w:r>
          </w:p>
        </w:tc>
        <w:tc>
          <w:tcPr>
            <w:tcW w:w="699" w:type="pct"/>
          </w:tcPr>
          <w:p w14:paraId="37927F34" w14:textId="77777777" w:rsidR="00AA18C8" w:rsidRPr="00FF32AF" w:rsidRDefault="00AA18C8" w:rsidP="00DE6266">
            <w:pPr>
              <w:jc w:val="center"/>
              <w:rPr>
                <w:sz w:val="15"/>
                <w:szCs w:val="15"/>
              </w:rPr>
            </w:pPr>
            <w:r w:rsidRPr="00FF32AF">
              <w:rPr>
                <w:sz w:val="15"/>
                <w:szCs w:val="15"/>
              </w:rPr>
              <w:t>−32 ± 11%</w:t>
            </w:r>
          </w:p>
        </w:tc>
        <w:tc>
          <w:tcPr>
            <w:tcW w:w="821" w:type="pct"/>
          </w:tcPr>
          <w:p w14:paraId="0A26C722" w14:textId="77777777" w:rsidR="00AA18C8" w:rsidRPr="00FF32AF" w:rsidRDefault="00AA18C8" w:rsidP="00DE6266">
            <w:pPr>
              <w:jc w:val="center"/>
              <w:rPr>
                <w:sz w:val="15"/>
                <w:szCs w:val="15"/>
              </w:rPr>
            </w:pPr>
            <w:r w:rsidRPr="00FF32AF">
              <w:rPr>
                <w:sz w:val="15"/>
                <w:szCs w:val="15"/>
              </w:rPr>
              <w:t>114 / 14 / 22</w:t>
            </w:r>
          </w:p>
        </w:tc>
        <w:tc>
          <w:tcPr>
            <w:tcW w:w="898" w:type="pct"/>
          </w:tcPr>
          <w:p w14:paraId="0CB223A5" w14:textId="77777777" w:rsidR="00AA18C8" w:rsidRPr="00FF32AF" w:rsidRDefault="00AA18C8" w:rsidP="00DE6266">
            <w:pPr>
              <w:jc w:val="center"/>
              <w:rPr>
                <w:sz w:val="15"/>
                <w:szCs w:val="15"/>
              </w:rPr>
            </w:pPr>
            <w:r w:rsidRPr="00FF32AF">
              <w:rPr>
                <w:sz w:val="15"/>
                <w:szCs w:val="15"/>
              </w:rPr>
              <w:t>75%</w:t>
            </w:r>
          </w:p>
        </w:tc>
      </w:tr>
      <w:tr w:rsidR="00AA18C8" w:rsidRPr="00FF32AF" w14:paraId="0F0F7F2F" w14:textId="77777777" w:rsidTr="00DE6266">
        <w:trPr>
          <w:cantSplit/>
          <w:jc w:val="center"/>
        </w:trPr>
        <w:tc>
          <w:tcPr>
            <w:tcW w:w="338" w:type="pct"/>
          </w:tcPr>
          <w:p w14:paraId="1DB7B8A2" w14:textId="77777777" w:rsidR="00AA18C8" w:rsidRPr="00FF32AF" w:rsidRDefault="00AA18C8" w:rsidP="00DE6266">
            <w:pPr>
              <w:rPr>
                <w:sz w:val="15"/>
                <w:szCs w:val="15"/>
              </w:rPr>
            </w:pPr>
            <w:r w:rsidRPr="00FF32AF">
              <w:rPr>
                <w:sz w:val="15"/>
                <w:szCs w:val="15"/>
              </w:rPr>
              <w:t>T3c</w:t>
            </w:r>
          </w:p>
        </w:tc>
        <w:tc>
          <w:tcPr>
            <w:tcW w:w="881" w:type="pct"/>
          </w:tcPr>
          <w:p w14:paraId="2C32E06A" w14:textId="77777777" w:rsidR="00AA18C8" w:rsidRPr="00FF32AF" w:rsidRDefault="00AA18C8" w:rsidP="00DE6266">
            <w:pPr>
              <w:jc w:val="center"/>
              <w:rPr>
                <w:sz w:val="15"/>
                <w:szCs w:val="15"/>
              </w:rPr>
            </w:pPr>
            <w:r w:rsidRPr="00FF32AF">
              <w:rPr>
                <w:sz w:val="15"/>
                <w:szCs w:val="15"/>
              </w:rPr>
              <w:t>random draw</w:t>
            </w:r>
          </w:p>
        </w:tc>
        <w:tc>
          <w:tcPr>
            <w:tcW w:w="1363" w:type="pct"/>
          </w:tcPr>
          <w:p w14:paraId="36D819E0" w14:textId="77777777" w:rsidR="00AA18C8" w:rsidRPr="00FF32AF" w:rsidRDefault="00AA18C8" w:rsidP="00DE6266">
            <w:pPr>
              <w:jc w:val="center"/>
              <w:rPr>
                <w:sz w:val="15"/>
                <w:szCs w:val="15"/>
              </w:rPr>
            </w:pPr>
            <w:r w:rsidRPr="00FF32AF">
              <w:rPr>
                <w:sz w:val="15"/>
                <w:szCs w:val="15"/>
              </w:rPr>
              <w:t>36</w:t>
            </w:r>
          </w:p>
        </w:tc>
        <w:tc>
          <w:tcPr>
            <w:tcW w:w="699" w:type="pct"/>
          </w:tcPr>
          <w:p w14:paraId="1B657846" w14:textId="77777777" w:rsidR="00AA18C8" w:rsidRPr="00FF32AF" w:rsidRDefault="00AA18C8" w:rsidP="00DE6266">
            <w:pPr>
              <w:jc w:val="center"/>
              <w:rPr>
                <w:sz w:val="15"/>
                <w:szCs w:val="15"/>
              </w:rPr>
            </w:pPr>
            <w:r w:rsidRPr="00FF32AF">
              <w:rPr>
                <w:sz w:val="15"/>
                <w:szCs w:val="15"/>
              </w:rPr>
              <w:t>−46 ± 11%</w:t>
            </w:r>
          </w:p>
        </w:tc>
        <w:tc>
          <w:tcPr>
            <w:tcW w:w="821" w:type="pct"/>
          </w:tcPr>
          <w:p w14:paraId="1EC3DD5D" w14:textId="77777777" w:rsidR="00AA18C8" w:rsidRPr="00FF32AF" w:rsidRDefault="00AA18C8" w:rsidP="00DE6266">
            <w:pPr>
              <w:jc w:val="center"/>
              <w:rPr>
                <w:sz w:val="15"/>
                <w:szCs w:val="15"/>
              </w:rPr>
            </w:pPr>
            <w:r w:rsidRPr="00FF32AF">
              <w:rPr>
                <w:sz w:val="15"/>
                <w:szCs w:val="15"/>
              </w:rPr>
              <w:t>128 / 13 / 9</w:t>
            </w:r>
          </w:p>
        </w:tc>
        <w:tc>
          <w:tcPr>
            <w:tcW w:w="898" w:type="pct"/>
          </w:tcPr>
          <w:p w14:paraId="5B0FFAA5" w14:textId="77777777" w:rsidR="00AA18C8" w:rsidRPr="00FF32AF" w:rsidRDefault="00AA18C8" w:rsidP="00DE6266">
            <w:pPr>
              <w:jc w:val="center"/>
              <w:rPr>
                <w:sz w:val="15"/>
                <w:szCs w:val="15"/>
              </w:rPr>
            </w:pPr>
            <w:r w:rsidRPr="00FF32AF">
              <w:rPr>
                <w:sz w:val="15"/>
                <w:szCs w:val="15"/>
              </w:rPr>
              <w:t>85%</w:t>
            </w:r>
          </w:p>
        </w:tc>
      </w:tr>
      <w:tr w:rsidR="00AA18C8" w:rsidRPr="00FF32AF" w14:paraId="285E3BBF" w14:textId="77777777" w:rsidTr="00DE6266">
        <w:trPr>
          <w:cantSplit/>
          <w:jc w:val="center"/>
        </w:trPr>
        <w:tc>
          <w:tcPr>
            <w:tcW w:w="338" w:type="pct"/>
          </w:tcPr>
          <w:p w14:paraId="608EEF7C" w14:textId="77777777" w:rsidR="00AA18C8" w:rsidRPr="00FF32AF" w:rsidRDefault="00AA18C8" w:rsidP="00DE6266">
            <w:pPr>
              <w:rPr>
                <w:sz w:val="15"/>
                <w:szCs w:val="15"/>
              </w:rPr>
            </w:pPr>
            <w:r w:rsidRPr="00FF32AF">
              <w:rPr>
                <w:sz w:val="15"/>
                <w:szCs w:val="15"/>
              </w:rPr>
              <w:t>T3d</w:t>
            </w:r>
          </w:p>
        </w:tc>
        <w:tc>
          <w:tcPr>
            <w:tcW w:w="881" w:type="pct"/>
          </w:tcPr>
          <w:p w14:paraId="668657D6" w14:textId="77777777" w:rsidR="00AA18C8" w:rsidRPr="00FF32AF" w:rsidRDefault="00AA18C8" w:rsidP="00DE6266">
            <w:pPr>
              <w:jc w:val="center"/>
              <w:rPr>
                <w:sz w:val="15"/>
                <w:szCs w:val="15"/>
              </w:rPr>
            </w:pPr>
            <w:r w:rsidRPr="00FF32AF">
              <w:rPr>
                <w:sz w:val="15"/>
                <w:szCs w:val="15"/>
              </w:rPr>
              <w:t>LLM</w:t>
            </w:r>
          </w:p>
        </w:tc>
        <w:tc>
          <w:tcPr>
            <w:tcW w:w="1363" w:type="pct"/>
          </w:tcPr>
          <w:p w14:paraId="4AE4AD3E" w14:textId="77777777" w:rsidR="00AA18C8" w:rsidRPr="00FF32AF" w:rsidRDefault="00AA18C8" w:rsidP="00DE6266">
            <w:pPr>
              <w:jc w:val="center"/>
              <w:rPr>
                <w:sz w:val="15"/>
                <w:szCs w:val="15"/>
              </w:rPr>
            </w:pPr>
            <w:r>
              <w:rPr>
                <w:sz w:val="15"/>
                <w:szCs w:val="15"/>
              </w:rPr>
              <w:t>none, one candidate straight to the gates</w:t>
            </w:r>
          </w:p>
        </w:tc>
        <w:tc>
          <w:tcPr>
            <w:tcW w:w="699" w:type="pct"/>
          </w:tcPr>
          <w:p w14:paraId="41D71112" w14:textId="77777777" w:rsidR="00AA18C8" w:rsidRPr="00FF32AF" w:rsidRDefault="00AA18C8" w:rsidP="00DE6266">
            <w:pPr>
              <w:jc w:val="center"/>
              <w:rPr>
                <w:sz w:val="15"/>
                <w:szCs w:val="15"/>
              </w:rPr>
            </w:pPr>
            <w:r w:rsidRPr="00FF32AF">
              <w:rPr>
                <w:sz w:val="15"/>
                <w:szCs w:val="15"/>
              </w:rPr>
              <w:t>−28 ± 9%</w:t>
            </w:r>
          </w:p>
        </w:tc>
        <w:tc>
          <w:tcPr>
            <w:tcW w:w="821" w:type="pct"/>
          </w:tcPr>
          <w:p w14:paraId="72B6A871" w14:textId="77777777" w:rsidR="00AA18C8" w:rsidRPr="00FF32AF" w:rsidRDefault="00AA18C8" w:rsidP="00DE6266">
            <w:pPr>
              <w:jc w:val="center"/>
              <w:rPr>
                <w:sz w:val="15"/>
                <w:szCs w:val="15"/>
              </w:rPr>
            </w:pPr>
            <w:r w:rsidRPr="00FF32AF">
              <w:rPr>
                <w:sz w:val="15"/>
                <w:szCs w:val="15"/>
              </w:rPr>
              <w:t>119 / 15 / 16</w:t>
            </w:r>
          </w:p>
        </w:tc>
        <w:tc>
          <w:tcPr>
            <w:tcW w:w="898" w:type="pct"/>
          </w:tcPr>
          <w:p w14:paraId="6468ED23" w14:textId="77777777" w:rsidR="00AA18C8" w:rsidRPr="00FF32AF" w:rsidRDefault="00AA18C8" w:rsidP="00DE6266">
            <w:pPr>
              <w:jc w:val="center"/>
              <w:rPr>
                <w:sz w:val="15"/>
                <w:szCs w:val="15"/>
              </w:rPr>
            </w:pPr>
            <w:r w:rsidRPr="00FF32AF">
              <w:rPr>
                <w:sz w:val="15"/>
                <w:szCs w:val="15"/>
              </w:rPr>
              <w:t>69%</w:t>
            </w:r>
          </w:p>
        </w:tc>
      </w:tr>
      <w:tr w:rsidR="00AA18C8" w:rsidRPr="00FF32AF" w14:paraId="0E8F577E" w14:textId="77777777" w:rsidTr="00DE6266">
        <w:trPr>
          <w:cantSplit/>
          <w:jc w:val="center"/>
        </w:trPr>
        <w:tc>
          <w:tcPr>
            <w:tcW w:w="338" w:type="pct"/>
          </w:tcPr>
          <w:p w14:paraId="4226D4AB" w14:textId="77777777" w:rsidR="00AA18C8" w:rsidRPr="00FF32AF" w:rsidRDefault="00AA18C8" w:rsidP="00DE6266">
            <w:pPr>
              <w:rPr>
                <w:sz w:val="15"/>
                <w:szCs w:val="15"/>
              </w:rPr>
            </w:pPr>
            <w:r w:rsidRPr="00FF32AF">
              <w:rPr>
                <w:sz w:val="15"/>
                <w:szCs w:val="15"/>
              </w:rPr>
              <w:t>T3e</w:t>
            </w:r>
          </w:p>
        </w:tc>
        <w:tc>
          <w:tcPr>
            <w:tcW w:w="881" w:type="pct"/>
          </w:tcPr>
          <w:p w14:paraId="66B98C7F" w14:textId="77777777" w:rsidR="00AA18C8" w:rsidRPr="00FF32AF" w:rsidRDefault="00AA18C8" w:rsidP="00DE6266">
            <w:pPr>
              <w:jc w:val="center"/>
              <w:rPr>
                <w:sz w:val="15"/>
                <w:szCs w:val="15"/>
              </w:rPr>
            </w:pPr>
            <w:r w:rsidRPr="00FF32AF">
              <w:rPr>
                <w:sz w:val="15"/>
                <w:szCs w:val="15"/>
              </w:rPr>
              <w:t>LLM</w:t>
            </w:r>
          </w:p>
        </w:tc>
        <w:tc>
          <w:tcPr>
            <w:tcW w:w="1363" w:type="pct"/>
          </w:tcPr>
          <w:p w14:paraId="774FBEF2" w14:textId="77777777" w:rsidR="00AA18C8" w:rsidRPr="00FF32AF" w:rsidRDefault="00AA18C8" w:rsidP="00DE6266">
            <w:pPr>
              <w:jc w:val="center"/>
              <w:rPr>
                <w:sz w:val="15"/>
                <w:szCs w:val="15"/>
              </w:rPr>
            </w:pPr>
            <w:r w:rsidRPr="00FF32AF">
              <w:rPr>
                <w:sz w:val="15"/>
                <w:szCs w:val="15"/>
              </w:rPr>
              <w:t>9, model candidates only</w:t>
            </w:r>
          </w:p>
        </w:tc>
        <w:tc>
          <w:tcPr>
            <w:tcW w:w="699" w:type="pct"/>
          </w:tcPr>
          <w:p w14:paraId="495D4FD0" w14:textId="77777777" w:rsidR="00AA18C8" w:rsidRPr="00FF32AF" w:rsidRDefault="00AA18C8" w:rsidP="00DE6266">
            <w:pPr>
              <w:jc w:val="center"/>
              <w:rPr>
                <w:sz w:val="15"/>
                <w:szCs w:val="15"/>
              </w:rPr>
            </w:pPr>
            <w:r w:rsidRPr="00FF32AF">
              <w:rPr>
                <w:sz w:val="15"/>
                <w:szCs w:val="15"/>
              </w:rPr>
              <w:t>−45 ± 11%</w:t>
            </w:r>
          </w:p>
        </w:tc>
        <w:tc>
          <w:tcPr>
            <w:tcW w:w="821" w:type="pct"/>
          </w:tcPr>
          <w:p w14:paraId="1BCBA8D2" w14:textId="77777777" w:rsidR="00AA18C8" w:rsidRPr="00FF32AF" w:rsidRDefault="00AA18C8" w:rsidP="00DE6266">
            <w:pPr>
              <w:jc w:val="center"/>
              <w:rPr>
                <w:sz w:val="15"/>
                <w:szCs w:val="15"/>
              </w:rPr>
            </w:pPr>
            <w:r w:rsidRPr="00FF32AF">
              <w:rPr>
                <w:sz w:val="15"/>
                <w:szCs w:val="15"/>
              </w:rPr>
              <w:t>124 / 10 / 16</w:t>
            </w:r>
          </w:p>
        </w:tc>
        <w:tc>
          <w:tcPr>
            <w:tcW w:w="898" w:type="pct"/>
          </w:tcPr>
          <w:p w14:paraId="6F1833FD" w14:textId="77777777" w:rsidR="00AA18C8" w:rsidRPr="00FF32AF" w:rsidRDefault="00AA18C8" w:rsidP="00DE6266">
            <w:pPr>
              <w:jc w:val="center"/>
              <w:rPr>
                <w:sz w:val="15"/>
                <w:szCs w:val="15"/>
              </w:rPr>
            </w:pPr>
            <w:r w:rsidRPr="00FF32AF">
              <w:rPr>
                <w:sz w:val="15"/>
                <w:szCs w:val="15"/>
              </w:rPr>
              <w:t>83%</w:t>
            </w:r>
          </w:p>
        </w:tc>
      </w:tr>
      <w:tr w:rsidR="00AA18C8" w:rsidRPr="00FF32AF" w14:paraId="3740243D" w14:textId="77777777" w:rsidTr="00DE6266">
        <w:trPr>
          <w:cantSplit/>
          <w:jc w:val="center"/>
        </w:trPr>
        <w:tc>
          <w:tcPr>
            <w:tcW w:w="338" w:type="pct"/>
          </w:tcPr>
          <w:p w14:paraId="2C1C2383" w14:textId="77777777" w:rsidR="00AA18C8" w:rsidRPr="00FF32AF" w:rsidRDefault="00AA18C8" w:rsidP="00DE6266">
            <w:pPr>
              <w:rPr>
                <w:sz w:val="15"/>
                <w:szCs w:val="15"/>
              </w:rPr>
            </w:pPr>
            <w:r w:rsidRPr="00FF32AF">
              <w:rPr>
                <w:sz w:val="15"/>
                <w:szCs w:val="15"/>
              </w:rPr>
              <w:t>T3f</w:t>
            </w:r>
          </w:p>
        </w:tc>
        <w:tc>
          <w:tcPr>
            <w:tcW w:w="881" w:type="pct"/>
          </w:tcPr>
          <w:p w14:paraId="4E8B2EE8" w14:textId="77777777" w:rsidR="00AA18C8" w:rsidRPr="00FF32AF" w:rsidRDefault="00AA18C8" w:rsidP="00DE6266">
            <w:pPr>
              <w:jc w:val="center"/>
              <w:rPr>
                <w:sz w:val="15"/>
                <w:szCs w:val="15"/>
              </w:rPr>
            </w:pPr>
            <w:r w:rsidRPr="00FF32AF">
              <w:rPr>
                <w:sz w:val="15"/>
                <w:szCs w:val="15"/>
              </w:rPr>
              <w:t>LLM (VODA)</w:t>
            </w:r>
          </w:p>
        </w:tc>
        <w:tc>
          <w:tcPr>
            <w:tcW w:w="1363" w:type="pct"/>
          </w:tcPr>
          <w:p w14:paraId="4C935DB6" w14:textId="77777777" w:rsidR="00AA18C8" w:rsidRPr="00FF32AF" w:rsidRDefault="00AA18C8" w:rsidP="00DE6266">
            <w:pPr>
              <w:jc w:val="center"/>
              <w:rPr>
                <w:sz w:val="15"/>
                <w:szCs w:val="15"/>
              </w:rPr>
            </w:pPr>
            <w:r w:rsidRPr="00FF32AF">
              <w:rPr>
                <w:sz w:val="15"/>
                <w:szCs w:val="15"/>
              </w:rPr>
              <w:t>36, with variations</w:t>
            </w:r>
          </w:p>
        </w:tc>
        <w:tc>
          <w:tcPr>
            <w:tcW w:w="699" w:type="pct"/>
          </w:tcPr>
          <w:p w14:paraId="4C7EEA61" w14:textId="77777777" w:rsidR="00AA18C8" w:rsidRPr="00FF32AF" w:rsidRDefault="00AA18C8" w:rsidP="00DE6266">
            <w:pPr>
              <w:jc w:val="center"/>
              <w:rPr>
                <w:sz w:val="15"/>
                <w:szCs w:val="15"/>
              </w:rPr>
            </w:pPr>
            <w:r w:rsidRPr="00FF32AF">
              <w:rPr>
                <w:sz w:val="15"/>
                <w:szCs w:val="15"/>
              </w:rPr>
              <w:t>−61 ± 14%</w:t>
            </w:r>
          </w:p>
        </w:tc>
        <w:tc>
          <w:tcPr>
            <w:tcW w:w="821" w:type="pct"/>
          </w:tcPr>
          <w:p w14:paraId="3BF26E38" w14:textId="77777777" w:rsidR="00AA18C8" w:rsidRPr="00FF32AF" w:rsidRDefault="00AA18C8" w:rsidP="00DE6266">
            <w:pPr>
              <w:jc w:val="center"/>
              <w:rPr>
                <w:sz w:val="15"/>
                <w:szCs w:val="15"/>
              </w:rPr>
            </w:pPr>
            <w:r w:rsidRPr="00FF32AF">
              <w:rPr>
                <w:sz w:val="15"/>
                <w:szCs w:val="15"/>
              </w:rPr>
              <w:t>131 / 10 / 9</w:t>
            </w:r>
          </w:p>
        </w:tc>
        <w:tc>
          <w:tcPr>
            <w:tcW w:w="898" w:type="pct"/>
          </w:tcPr>
          <w:p w14:paraId="5E7B3228" w14:textId="77777777" w:rsidR="00AA18C8" w:rsidRPr="00FF32AF" w:rsidRDefault="00AA18C8" w:rsidP="00DE6266">
            <w:pPr>
              <w:jc w:val="center"/>
              <w:rPr>
                <w:sz w:val="15"/>
                <w:szCs w:val="15"/>
              </w:rPr>
            </w:pPr>
            <w:r w:rsidRPr="00FF32AF">
              <w:rPr>
                <w:sz w:val="15"/>
                <w:szCs w:val="15"/>
              </w:rPr>
              <w:t>91%</w:t>
            </w:r>
          </w:p>
        </w:tc>
      </w:tr>
      <w:tr w:rsidR="00AA18C8" w:rsidRPr="00FF32AF" w14:paraId="11190172" w14:textId="77777777" w:rsidTr="00DE6266">
        <w:trPr>
          <w:cantSplit/>
          <w:jc w:val="center"/>
        </w:trPr>
        <w:tc>
          <w:tcPr>
            <w:tcW w:w="338" w:type="pct"/>
          </w:tcPr>
          <w:p w14:paraId="32BB0DBB" w14:textId="77777777" w:rsidR="00AA18C8" w:rsidRPr="00FF32AF" w:rsidRDefault="00AA18C8" w:rsidP="00DE6266">
            <w:pPr>
              <w:rPr>
                <w:sz w:val="15"/>
                <w:szCs w:val="15"/>
              </w:rPr>
            </w:pPr>
            <w:r w:rsidRPr="00FF32AF">
              <w:rPr>
                <w:sz w:val="15"/>
                <w:szCs w:val="15"/>
              </w:rPr>
              <w:t>T3g</w:t>
            </w:r>
          </w:p>
        </w:tc>
        <w:tc>
          <w:tcPr>
            <w:tcW w:w="881" w:type="pct"/>
          </w:tcPr>
          <w:p w14:paraId="4D0A830B" w14:textId="77777777" w:rsidR="00AA18C8" w:rsidRPr="00FF32AF" w:rsidRDefault="00AA18C8" w:rsidP="00DE6266">
            <w:pPr>
              <w:jc w:val="center"/>
              <w:rPr>
                <w:sz w:val="15"/>
                <w:szCs w:val="15"/>
              </w:rPr>
            </w:pPr>
            <w:r w:rsidRPr="00FF32AF">
              <w:rPr>
                <w:sz w:val="15"/>
                <w:szCs w:val="15"/>
              </w:rPr>
              <w:t>LLM (VODA), second run</w:t>
            </w:r>
          </w:p>
        </w:tc>
        <w:tc>
          <w:tcPr>
            <w:tcW w:w="1363" w:type="pct"/>
          </w:tcPr>
          <w:p w14:paraId="27521B1C" w14:textId="77777777" w:rsidR="00AA18C8" w:rsidRPr="00FF32AF" w:rsidRDefault="00AA18C8" w:rsidP="00DE6266">
            <w:pPr>
              <w:jc w:val="center"/>
              <w:rPr>
                <w:sz w:val="15"/>
                <w:szCs w:val="15"/>
              </w:rPr>
            </w:pPr>
            <w:r w:rsidRPr="00FF32AF">
              <w:rPr>
                <w:sz w:val="15"/>
                <w:szCs w:val="15"/>
              </w:rPr>
              <w:t>36, with variations</w:t>
            </w:r>
          </w:p>
        </w:tc>
        <w:tc>
          <w:tcPr>
            <w:tcW w:w="699" w:type="pct"/>
          </w:tcPr>
          <w:p w14:paraId="13E6BA0C" w14:textId="77777777" w:rsidR="00AA18C8" w:rsidRPr="00FF32AF" w:rsidRDefault="00AA18C8" w:rsidP="00DE6266">
            <w:pPr>
              <w:jc w:val="center"/>
              <w:rPr>
                <w:sz w:val="15"/>
                <w:szCs w:val="15"/>
              </w:rPr>
            </w:pPr>
            <w:r w:rsidRPr="00FF32AF">
              <w:rPr>
                <w:sz w:val="15"/>
                <w:szCs w:val="15"/>
              </w:rPr>
              <w:t>−57 ± 13%</w:t>
            </w:r>
          </w:p>
        </w:tc>
        <w:tc>
          <w:tcPr>
            <w:tcW w:w="821" w:type="pct"/>
          </w:tcPr>
          <w:p w14:paraId="157C0CAB" w14:textId="77777777" w:rsidR="00AA18C8" w:rsidRPr="00FF32AF" w:rsidRDefault="00AA18C8" w:rsidP="00DE6266">
            <w:pPr>
              <w:jc w:val="center"/>
              <w:rPr>
                <w:sz w:val="15"/>
                <w:szCs w:val="15"/>
              </w:rPr>
            </w:pPr>
            <w:r w:rsidRPr="00FF32AF">
              <w:rPr>
                <w:sz w:val="15"/>
                <w:szCs w:val="15"/>
              </w:rPr>
              <w:t>130 / 9 / 11</w:t>
            </w:r>
          </w:p>
        </w:tc>
        <w:tc>
          <w:tcPr>
            <w:tcW w:w="898" w:type="pct"/>
          </w:tcPr>
          <w:p w14:paraId="52FEB956" w14:textId="77777777" w:rsidR="00AA18C8" w:rsidRPr="00FF32AF" w:rsidRDefault="00AA18C8" w:rsidP="00DE6266">
            <w:pPr>
              <w:jc w:val="center"/>
              <w:rPr>
                <w:sz w:val="15"/>
                <w:szCs w:val="15"/>
              </w:rPr>
            </w:pPr>
            <w:r w:rsidRPr="00FF32AF">
              <w:rPr>
                <w:sz w:val="15"/>
                <w:szCs w:val="15"/>
              </w:rPr>
              <w:t>89%</w:t>
            </w:r>
          </w:p>
        </w:tc>
      </w:tr>
      <w:tr w:rsidR="00AA18C8" w:rsidRPr="00FF32AF" w14:paraId="352EF9CD" w14:textId="77777777" w:rsidTr="00DE6266">
        <w:trPr>
          <w:cantSplit/>
          <w:jc w:val="center"/>
        </w:trPr>
        <w:tc>
          <w:tcPr>
            <w:tcW w:w="338" w:type="pct"/>
          </w:tcPr>
          <w:p w14:paraId="075926CB" w14:textId="77777777" w:rsidR="00AA18C8" w:rsidRPr="00FF32AF" w:rsidRDefault="00AA18C8" w:rsidP="00DE6266">
            <w:pPr>
              <w:rPr>
                <w:sz w:val="15"/>
                <w:szCs w:val="15"/>
              </w:rPr>
            </w:pPr>
            <w:r w:rsidRPr="00FF32AF">
              <w:rPr>
                <w:sz w:val="15"/>
                <w:szCs w:val="15"/>
              </w:rPr>
              <w:t>T3h</w:t>
            </w:r>
          </w:p>
        </w:tc>
        <w:tc>
          <w:tcPr>
            <w:tcW w:w="881" w:type="pct"/>
          </w:tcPr>
          <w:p w14:paraId="0231EBF4" w14:textId="77777777" w:rsidR="00AA18C8" w:rsidRPr="00FF32AF" w:rsidRDefault="00AA18C8" w:rsidP="00DE6266">
            <w:pPr>
              <w:jc w:val="center"/>
              <w:rPr>
                <w:sz w:val="15"/>
                <w:szCs w:val="15"/>
              </w:rPr>
            </w:pPr>
            <w:r w:rsidRPr="00FF32AF">
              <w:rPr>
                <w:sz w:val="15"/>
                <w:szCs w:val="15"/>
              </w:rPr>
              <w:t>none, closed layer</w:t>
            </w:r>
          </w:p>
        </w:tc>
        <w:tc>
          <w:tcPr>
            <w:tcW w:w="1363" w:type="pct"/>
          </w:tcPr>
          <w:p w14:paraId="50359794" w14:textId="77777777" w:rsidR="00AA18C8" w:rsidRPr="00FF32AF" w:rsidRDefault="00AA18C8" w:rsidP="00DE6266">
            <w:pPr>
              <w:jc w:val="center"/>
              <w:rPr>
                <w:sz w:val="15"/>
                <w:szCs w:val="15"/>
              </w:rPr>
            </w:pPr>
            <w:r>
              <w:rPr>
                <w:sz w:val="15"/>
                <w:szCs w:val="15"/>
              </w:rPr>
              <w:t>rule base: a larger hand-written base, about 40 rules, six with a bounded operator on the aggregate</w:t>
            </w:r>
          </w:p>
        </w:tc>
        <w:tc>
          <w:tcPr>
            <w:tcW w:w="699" w:type="pct"/>
          </w:tcPr>
          <w:p w14:paraId="3304DB7D" w14:textId="77777777" w:rsidR="00AA18C8" w:rsidRPr="00FF32AF" w:rsidRDefault="00AA18C8" w:rsidP="00DE6266">
            <w:pPr>
              <w:jc w:val="center"/>
              <w:rPr>
                <w:sz w:val="15"/>
                <w:szCs w:val="15"/>
              </w:rPr>
            </w:pPr>
            <w:r w:rsidRPr="00FF32AF">
              <w:rPr>
                <w:sz w:val="15"/>
                <w:szCs w:val="15"/>
              </w:rPr>
              <w:t>−11 ± 8%</w:t>
            </w:r>
          </w:p>
        </w:tc>
        <w:tc>
          <w:tcPr>
            <w:tcW w:w="821" w:type="pct"/>
          </w:tcPr>
          <w:p w14:paraId="5C652945" w14:textId="77777777" w:rsidR="00AA18C8" w:rsidRPr="00FF32AF" w:rsidRDefault="00AA18C8" w:rsidP="00DE6266">
            <w:pPr>
              <w:jc w:val="center"/>
              <w:rPr>
                <w:sz w:val="15"/>
                <w:szCs w:val="15"/>
              </w:rPr>
            </w:pPr>
            <w:r w:rsidRPr="00FF32AF">
              <w:rPr>
                <w:sz w:val="15"/>
                <w:szCs w:val="15"/>
              </w:rPr>
              <w:t>92 / 15 / 43</w:t>
            </w:r>
          </w:p>
        </w:tc>
        <w:tc>
          <w:tcPr>
            <w:tcW w:w="898" w:type="pct"/>
          </w:tcPr>
          <w:p w14:paraId="2FED1442" w14:textId="77777777" w:rsidR="00AA18C8" w:rsidRPr="00FF32AF" w:rsidRDefault="00AA18C8" w:rsidP="00DE6266">
            <w:pPr>
              <w:jc w:val="center"/>
              <w:rPr>
                <w:sz w:val="15"/>
                <w:szCs w:val="15"/>
              </w:rPr>
            </w:pPr>
            <w:r w:rsidRPr="00FF32AF">
              <w:rPr>
                <w:sz w:val="15"/>
                <w:szCs w:val="15"/>
              </w:rPr>
              <w:t>55%</w:t>
            </w:r>
          </w:p>
        </w:tc>
      </w:tr>
      <w:tr w:rsidR="00AA18C8" w:rsidRPr="00FF32AF" w14:paraId="3A506BA6" w14:textId="77777777" w:rsidTr="00DE6266">
        <w:trPr>
          <w:cantSplit/>
          <w:jc w:val="center"/>
        </w:trPr>
        <w:tc>
          <w:tcPr>
            <w:tcW w:w="338" w:type="pct"/>
          </w:tcPr>
          <w:p w14:paraId="6631EE6F" w14:textId="77777777" w:rsidR="00AA18C8" w:rsidRPr="00FF32AF" w:rsidRDefault="00AA18C8" w:rsidP="00DE6266">
            <w:pPr>
              <w:rPr>
                <w:sz w:val="15"/>
                <w:szCs w:val="15"/>
              </w:rPr>
            </w:pPr>
            <w:r w:rsidRPr="00FF32AF">
              <w:rPr>
                <w:sz w:val="15"/>
                <w:szCs w:val="15"/>
              </w:rPr>
              <w:t>T3i</w:t>
            </w:r>
          </w:p>
        </w:tc>
        <w:tc>
          <w:tcPr>
            <w:tcW w:w="881" w:type="pct"/>
          </w:tcPr>
          <w:p w14:paraId="249504AC" w14:textId="77777777" w:rsidR="00AA18C8" w:rsidRPr="00FF32AF" w:rsidRDefault="00AA18C8" w:rsidP="00DE6266">
            <w:pPr>
              <w:jc w:val="center"/>
              <w:rPr>
                <w:sz w:val="15"/>
                <w:szCs w:val="15"/>
              </w:rPr>
            </w:pPr>
            <w:r w:rsidRPr="00FF32AF">
              <w:rPr>
                <w:sz w:val="15"/>
                <w:szCs w:val="15"/>
              </w:rPr>
              <w:t>none, closed layer</w:t>
            </w:r>
          </w:p>
        </w:tc>
        <w:tc>
          <w:tcPr>
            <w:tcW w:w="1363" w:type="pct"/>
          </w:tcPr>
          <w:p w14:paraId="03E106FD" w14:textId="77777777" w:rsidR="00AA18C8" w:rsidRPr="00FF32AF" w:rsidRDefault="00AA18C8" w:rsidP="00DE6266">
            <w:pPr>
              <w:jc w:val="center"/>
              <w:rPr>
                <w:sz w:val="15"/>
                <w:szCs w:val="15"/>
              </w:rPr>
            </w:pPr>
            <w:r>
              <w:rPr>
                <w:sz w:val="15"/>
                <w:szCs w:val="15"/>
              </w:rPr>
              <w:t>rule base: seeds and four tactics derived on 75 other worlds, 75 unseen worlds</w:t>
            </w:r>
          </w:p>
        </w:tc>
        <w:tc>
          <w:tcPr>
            <w:tcW w:w="699" w:type="pct"/>
          </w:tcPr>
          <w:p w14:paraId="6AD5DCD8" w14:textId="77777777" w:rsidR="00AA18C8" w:rsidRPr="00FF32AF" w:rsidRDefault="00AA18C8" w:rsidP="00DE6266">
            <w:pPr>
              <w:jc w:val="center"/>
              <w:rPr>
                <w:sz w:val="15"/>
                <w:szCs w:val="15"/>
              </w:rPr>
            </w:pPr>
            <w:r w:rsidRPr="00FF32AF">
              <w:rPr>
                <w:sz w:val="15"/>
                <w:szCs w:val="15"/>
              </w:rPr>
              <w:t>−50 ± 15%</w:t>
            </w:r>
          </w:p>
        </w:tc>
        <w:tc>
          <w:tcPr>
            <w:tcW w:w="821" w:type="pct"/>
          </w:tcPr>
          <w:p w14:paraId="29862881" w14:textId="77777777" w:rsidR="00AA18C8" w:rsidRPr="00FF32AF" w:rsidRDefault="00AA18C8" w:rsidP="00DE6266">
            <w:pPr>
              <w:jc w:val="center"/>
              <w:rPr>
                <w:sz w:val="15"/>
                <w:szCs w:val="15"/>
              </w:rPr>
            </w:pPr>
            <w:r w:rsidRPr="00FF32AF">
              <w:rPr>
                <w:sz w:val="15"/>
                <w:szCs w:val="15"/>
              </w:rPr>
              <w:t>68 / 6 / 1</w:t>
            </w:r>
          </w:p>
        </w:tc>
        <w:tc>
          <w:tcPr>
            <w:tcW w:w="898" w:type="pct"/>
          </w:tcPr>
          <w:p w14:paraId="1ACCB535" w14:textId="77777777" w:rsidR="00AA18C8" w:rsidRPr="00FF32AF" w:rsidRDefault="00AA18C8" w:rsidP="00DE6266">
            <w:pPr>
              <w:jc w:val="center"/>
              <w:rPr>
                <w:sz w:val="15"/>
                <w:szCs w:val="15"/>
              </w:rPr>
            </w:pPr>
            <w:r w:rsidRPr="00FF32AF">
              <w:rPr>
                <w:sz w:val="15"/>
                <w:szCs w:val="15"/>
              </w:rPr>
              <w:t>83%</w:t>
            </w:r>
          </w:p>
        </w:tc>
      </w:tr>
      <w:tr w:rsidR="00AA18C8" w:rsidRPr="00FF32AF" w14:paraId="48D06B74" w14:textId="77777777" w:rsidTr="00DE6266">
        <w:trPr>
          <w:cantSplit/>
          <w:jc w:val="center"/>
        </w:trPr>
        <w:tc>
          <w:tcPr>
            <w:tcW w:w="338" w:type="pct"/>
          </w:tcPr>
          <w:p w14:paraId="3A3E9E64" w14:textId="77777777" w:rsidR="00AA18C8" w:rsidRPr="00FF32AF" w:rsidRDefault="00AA18C8" w:rsidP="00DE6266">
            <w:pPr>
              <w:rPr>
                <w:sz w:val="15"/>
                <w:szCs w:val="15"/>
              </w:rPr>
            </w:pPr>
            <w:r w:rsidRPr="00FF32AF">
              <w:rPr>
                <w:sz w:val="15"/>
                <w:szCs w:val="15"/>
              </w:rPr>
              <w:t>T3j</w:t>
            </w:r>
          </w:p>
        </w:tc>
        <w:tc>
          <w:tcPr>
            <w:tcW w:w="881" w:type="pct"/>
          </w:tcPr>
          <w:p w14:paraId="0F4F2910" w14:textId="77777777" w:rsidR="00AA18C8" w:rsidRPr="00FF32AF" w:rsidRDefault="00AA18C8" w:rsidP="00DE6266">
            <w:pPr>
              <w:jc w:val="center"/>
              <w:rPr>
                <w:sz w:val="15"/>
                <w:szCs w:val="15"/>
              </w:rPr>
            </w:pPr>
            <w:r w:rsidRPr="00FF32AF">
              <w:rPr>
                <w:sz w:val="15"/>
                <w:szCs w:val="15"/>
              </w:rPr>
              <w:t>none, closed layer</w:t>
            </w:r>
          </w:p>
        </w:tc>
        <w:tc>
          <w:tcPr>
            <w:tcW w:w="1363" w:type="pct"/>
          </w:tcPr>
          <w:p w14:paraId="6AE71045" w14:textId="77777777" w:rsidR="00AA18C8" w:rsidRPr="00FF32AF" w:rsidRDefault="00AA18C8" w:rsidP="00DE6266">
            <w:pPr>
              <w:jc w:val="center"/>
              <w:rPr>
                <w:sz w:val="15"/>
                <w:szCs w:val="15"/>
              </w:rPr>
            </w:pPr>
            <w:r>
              <w:rPr>
                <w:sz w:val="15"/>
                <w:szCs w:val="15"/>
              </w:rPr>
              <w:t>rule base: seeds and the objects T3f admitted in that world, foresight bound</w:t>
            </w:r>
          </w:p>
        </w:tc>
        <w:tc>
          <w:tcPr>
            <w:tcW w:w="699" w:type="pct"/>
          </w:tcPr>
          <w:p w14:paraId="3D680F84" w14:textId="77777777" w:rsidR="00AA18C8" w:rsidRPr="00FF32AF" w:rsidRDefault="00AA18C8" w:rsidP="00DE6266">
            <w:pPr>
              <w:jc w:val="center"/>
              <w:rPr>
                <w:sz w:val="15"/>
                <w:szCs w:val="15"/>
              </w:rPr>
            </w:pPr>
            <w:r w:rsidRPr="00FF32AF">
              <w:rPr>
                <w:sz w:val="15"/>
                <w:szCs w:val="15"/>
              </w:rPr>
              <w:t>−66 ± 14%</w:t>
            </w:r>
          </w:p>
        </w:tc>
        <w:tc>
          <w:tcPr>
            <w:tcW w:w="821" w:type="pct"/>
          </w:tcPr>
          <w:p w14:paraId="5C281CE2" w14:textId="77777777" w:rsidR="00AA18C8" w:rsidRPr="00FF32AF" w:rsidRDefault="00AA18C8" w:rsidP="00DE6266">
            <w:pPr>
              <w:jc w:val="center"/>
              <w:rPr>
                <w:sz w:val="15"/>
                <w:szCs w:val="15"/>
              </w:rPr>
            </w:pPr>
            <w:r w:rsidRPr="00FF32AF">
              <w:rPr>
                <w:sz w:val="15"/>
                <w:szCs w:val="15"/>
              </w:rPr>
              <w:t>133 / 15 / 2</w:t>
            </w:r>
          </w:p>
        </w:tc>
        <w:tc>
          <w:tcPr>
            <w:tcW w:w="898" w:type="pct"/>
          </w:tcPr>
          <w:p w14:paraId="09E8F374" w14:textId="77777777" w:rsidR="00AA18C8" w:rsidRPr="00FF32AF" w:rsidRDefault="00AA18C8" w:rsidP="00DE6266">
            <w:pPr>
              <w:jc w:val="center"/>
              <w:rPr>
                <w:sz w:val="15"/>
                <w:szCs w:val="15"/>
              </w:rPr>
            </w:pPr>
            <w:r w:rsidRPr="00FF32AF">
              <w:rPr>
                <w:sz w:val="15"/>
                <w:szCs w:val="15"/>
              </w:rPr>
              <w:t>87%</w:t>
            </w:r>
          </w:p>
        </w:tc>
      </w:tr>
      <w:tr w:rsidR="00AA18C8" w:rsidRPr="00FF32AF" w14:paraId="515D1E82" w14:textId="77777777" w:rsidTr="00DE6266">
        <w:trPr>
          <w:cantSplit/>
          <w:jc w:val="center"/>
        </w:trPr>
        <w:tc>
          <w:tcPr>
            <w:tcW w:w="338" w:type="pct"/>
          </w:tcPr>
          <w:p w14:paraId="7EB71176" w14:textId="77777777" w:rsidR="00AA18C8" w:rsidRPr="00FF32AF" w:rsidRDefault="00AA18C8" w:rsidP="00DE6266">
            <w:pPr>
              <w:rPr>
                <w:sz w:val="15"/>
                <w:szCs w:val="15"/>
              </w:rPr>
            </w:pPr>
            <w:r w:rsidRPr="00FF32AF">
              <w:rPr>
                <w:sz w:val="15"/>
                <w:szCs w:val="15"/>
              </w:rPr>
              <w:t>T3k</w:t>
            </w:r>
          </w:p>
        </w:tc>
        <w:tc>
          <w:tcPr>
            <w:tcW w:w="881" w:type="pct"/>
          </w:tcPr>
          <w:p w14:paraId="5025D147" w14:textId="77777777" w:rsidR="00AA18C8" w:rsidRPr="00FF32AF" w:rsidRDefault="00AA18C8" w:rsidP="00DE6266">
            <w:pPr>
              <w:jc w:val="center"/>
              <w:rPr>
                <w:sz w:val="15"/>
                <w:szCs w:val="15"/>
              </w:rPr>
            </w:pPr>
            <w:r w:rsidRPr="00FF32AF">
              <w:rPr>
                <w:sz w:val="15"/>
                <w:szCs w:val="15"/>
              </w:rPr>
              <w:t>LLM (VODA), replay of T3f</w:t>
            </w:r>
          </w:p>
        </w:tc>
        <w:tc>
          <w:tcPr>
            <w:tcW w:w="1363" w:type="pct"/>
          </w:tcPr>
          <w:p w14:paraId="55DA82E8" w14:textId="77777777" w:rsidR="00AA18C8" w:rsidRPr="00FF32AF" w:rsidRDefault="00AA18C8" w:rsidP="00DE6266">
            <w:pPr>
              <w:jc w:val="center"/>
              <w:rPr>
                <w:sz w:val="15"/>
                <w:szCs w:val="15"/>
              </w:rPr>
            </w:pPr>
            <w:r w:rsidRPr="00FF32AF">
              <w:rPr>
                <w:sz w:val="15"/>
                <w:szCs w:val="15"/>
              </w:rPr>
              <w:t>world: crews 50% less effective</w:t>
            </w:r>
          </w:p>
        </w:tc>
        <w:tc>
          <w:tcPr>
            <w:tcW w:w="699" w:type="pct"/>
          </w:tcPr>
          <w:p w14:paraId="3ADCF09F" w14:textId="77777777" w:rsidR="00AA18C8" w:rsidRPr="00FF32AF" w:rsidRDefault="00AA18C8" w:rsidP="00DE6266">
            <w:pPr>
              <w:jc w:val="center"/>
              <w:rPr>
                <w:sz w:val="15"/>
                <w:szCs w:val="15"/>
              </w:rPr>
            </w:pPr>
            <w:r w:rsidRPr="00FF32AF">
              <w:rPr>
                <w:sz w:val="15"/>
                <w:szCs w:val="15"/>
              </w:rPr>
              <w:t>−56 ± 13%</w:t>
            </w:r>
          </w:p>
        </w:tc>
        <w:tc>
          <w:tcPr>
            <w:tcW w:w="821" w:type="pct"/>
          </w:tcPr>
          <w:p w14:paraId="4907E4A5" w14:textId="77777777" w:rsidR="00AA18C8" w:rsidRPr="00FF32AF" w:rsidRDefault="00AA18C8" w:rsidP="00DE6266">
            <w:pPr>
              <w:jc w:val="center"/>
              <w:rPr>
                <w:sz w:val="15"/>
                <w:szCs w:val="15"/>
              </w:rPr>
            </w:pPr>
            <w:r w:rsidRPr="00FF32AF">
              <w:rPr>
                <w:sz w:val="15"/>
                <w:szCs w:val="15"/>
              </w:rPr>
              <w:t>127 / 15 / 8</w:t>
            </w:r>
          </w:p>
        </w:tc>
        <w:tc>
          <w:tcPr>
            <w:tcW w:w="898" w:type="pct"/>
          </w:tcPr>
          <w:p w14:paraId="4EDB6276" w14:textId="77777777" w:rsidR="00AA18C8" w:rsidRPr="00FF32AF" w:rsidRDefault="00AA18C8" w:rsidP="00DE6266">
            <w:pPr>
              <w:jc w:val="center"/>
              <w:rPr>
                <w:sz w:val="15"/>
                <w:szCs w:val="15"/>
              </w:rPr>
            </w:pPr>
            <w:r w:rsidRPr="00FF32AF">
              <w:rPr>
                <w:sz w:val="15"/>
                <w:szCs w:val="15"/>
              </w:rPr>
              <w:t>87%</w:t>
            </w:r>
          </w:p>
        </w:tc>
      </w:tr>
      <w:tr w:rsidR="00AA18C8" w:rsidRPr="00FF32AF" w14:paraId="36FCE4EE" w14:textId="77777777" w:rsidTr="00DE6266">
        <w:trPr>
          <w:cantSplit/>
          <w:jc w:val="center"/>
        </w:trPr>
        <w:tc>
          <w:tcPr>
            <w:tcW w:w="338" w:type="pct"/>
          </w:tcPr>
          <w:p w14:paraId="7C6852AA" w14:textId="77777777" w:rsidR="00AA18C8" w:rsidRPr="00FF32AF" w:rsidRDefault="00AA18C8" w:rsidP="00DE6266">
            <w:pPr>
              <w:rPr>
                <w:sz w:val="15"/>
                <w:szCs w:val="15"/>
              </w:rPr>
            </w:pPr>
            <w:r w:rsidRPr="00FF32AF">
              <w:rPr>
                <w:sz w:val="15"/>
                <w:szCs w:val="15"/>
              </w:rPr>
              <w:t>T3l</w:t>
            </w:r>
          </w:p>
        </w:tc>
        <w:tc>
          <w:tcPr>
            <w:tcW w:w="881" w:type="pct"/>
          </w:tcPr>
          <w:p w14:paraId="4938441C" w14:textId="77777777" w:rsidR="00AA18C8" w:rsidRPr="00FF32AF" w:rsidRDefault="00AA18C8" w:rsidP="00DE6266">
            <w:pPr>
              <w:jc w:val="center"/>
              <w:rPr>
                <w:sz w:val="15"/>
                <w:szCs w:val="15"/>
              </w:rPr>
            </w:pPr>
            <w:r w:rsidRPr="00FF32AF">
              <w:rPr>
                <w:sz w:val="15"/>
                <w:szCs w:val="15"/>
              </w:rPr>
              <w:t>LLM (VODA), replay of T3f</w:t>
            </w:r>
          </w:p>
        </w:tc>
        <w:tc>
          <w:tcPr>
            <w:tcW w:w="1363" w:type="pct"/>
          </w:tcPr>
          <w:p w14:paraId="0E99C5DC" w14:textId="77777777" w:rsidR="00AA18C8" w:rsidRPr="00FF32AF" w:rsidRDefault="00AA18C8" w:rsidP="00DE6266">
            <w:pPr>
              <w:jc w:val="center"/>
              <w:rPr>
                <w:sz w:val="15"/>
                <w:szCs w:val="15"/>
              </w:rPr>
            </w:pPr>
            <w:r w:rsidRPr="00FF32AF">
              <w:rPr>
                <w:sz w:val="15"/>
                <w:szCs w:val="15"/>
              </w:rPr>
              <w:t>world: effect decays 50% faster with travel</w:t>
            </w:r>
          </w:p>
        </w:tc>
        <w:tc>
          <w:tcPr>
            <w:tcW w:w="699" w:type="pct"/>
          </w:tcPr>
          <w:p w14:paraId="3C483AAD" w14:textId="77777777" w:rsidR="00AA18C8" w:rsidRPr="00FF32AF" w:rsidRDefault="00AA18C8" w:rsidP="00DE6266">
            <w:pPr>
              <w:jc w:val="center"/>
              <w:rPr>
                <w:sz w:val="15"/>
                <w:szCs w:val="15"/>
              </w:rPr>
            </w:pPr>
            <w:r w:rsidRPr="00FF32AF">
              <w:rPr>
                <w:sz w:val="15"/>
                <w:szCs w:val="15"/>
              </w:rPr>
              <w:t>−54 ± 12%</w:t>
            </w:r>
          </w:p>
        </w:tc>
        <w:tc>
          <w:tcPr>
            <w:tcW w:w="821" w:type="pct"/>
          </w:tcPr>
          <w:p w14:paraId="39FFC9B4" w14:textId="77777777" w:rsidR="00AA18C8" w:rsidRPr="00FF32AF" w:rsidRDefault="00AA18C8" w:rsidP="00DE6266">
            <w:pPr>
              <w:jc w:val="center"/>
              <w:rPr>
                <w:sz w:val="15"/>
                <w:szCs w:val="15"/>
              </w:rPr>
            </w:pPr>
            <w:r w:rsidRPr="00FF32AF">
              <w:rPr>
                <w:sz w:val="15"/>
                <w:szCs w:val="15"/>
              </w:rPr>
              <w:t>127 / 15 / 8</w:t>
            </w:r>
          </w:p>
        </w:tc>
        <w:tc>
          <w:tcPr>
            <w:tcW w:w="898" w:type="pct"/>
          </w:tcPr>
          <w:p w14:paraId="24E9C37A" w14:textId="77777777" w:rsidR="00AA18C8" w:rsidRPr="00FF32AF" w:rsidRDefault="00AA18C8" w:rsidP="00DE6266">
            <w:pPr>
              <w:jc w:val="center"/>
              <w:rPr>
                <w:sz w:val="15"/>
                <w:szCs w:val="15"/>
              </w:rPr>
            </w:pPr>
            <w:r w:rsidRPr="00FF32AF">
              <w:rPr>
                <w:sz w:val="15"/>
                <w:szCs w:val="15"/>
              </w:rPr>
              <w:t>81%</w:t>
            </w:r>
          </w:p>
        </w:tc>
      </w:tr>
      <w:tr w:rsidR="00AA18C8" w:rsidRPr="00FF32AF" w14:paraId="688BE39B" w14:textId="77777777" w:rsidTr="00DE6266">
        <w:trPr>
          <w:cantSplit/>
          <w:jc w:val="center"/>
        </w:trPr>
        <w:tc>
          <w:tcPr>
            <w:tcW w:w="338" w:type="pct"/>
          </w:tcPr>
          <w:p w14:paraId="1EE74E7D" w14:textId="77777777" w:rsidR="00AA18C8" w:rsidRPr="00FF32AF" w:rsidRDefault="00AA18C8" w:rsidP="00DE6266">
            <w:pPr>
              <w:rPr>
                <w:sz w:val="15"/>
                <w:szCs w:val="15"/>
              </w:rPr>
            </w:pPr>
            <w:r w:rsidRPr="00FF32AF">
              <w:rPr>
                <w:sz w:val="15"/>
                <w:szCs w:val="15"/>
              </w:rPr>
              <w:t>T3m</w:t>
            </w:r>
          </w:p>
        </w:tc>
        <w:tc>
          <w:tcPr>
            <w:tcW w:w="881" w:type="pct"/>
          </w:tcPr>
          <w:p w14:paraId="2ABAC496" w14:textId="77777777" w:rsidR="00AA18C8" w:rsidRPr="00FF32AF" w:rsidRDefault="00AA18C8" w:rsidP="00DE6266">
            <w:pPr>
              <w:jc w:val="center"/>
              <w:rPr>
                <w:sz w:val="15"/>
                <w:szCs w:val="15"/>
              </w:rPr>
            </w:pPr>
            <w:r w:rsidRPr="00FF32AF">
              <w:rPr>
                <w:sz w:val="15"/>
                <w:szCs w:val="15"/>
              </w:rPr>
              <w:t>LLM (VODA), replay of T3f</w:t>
            </w:r>
          </w:p>
        </w:tc>
        <w:tc>
          <w:tcPr>
            <w:tcW w:w="1363" w:type="pct"/>
          </w:tcPr>
          <w:p w14:paraId="5A148AA7" w14:textId="77777777" w:rsidR="00AA18C8" w:rsidRPr="00FF32AF" w:rsidRDefault="00AA18C8" w:rsidP="00DE6266">
            <w:pPr>
              <w:jc w:val="center"/>
              <w:rPr>
                <w:sz w:val="15"/>
                <w:szCs w:val="15"/>
              </w:rPr>
            </w:pPr>
            <w:r w:rsidRPr="00FF32AF">
              <w:rPr>
                <w:sz w:val="15"/>
                <w:szCs w:val="15"/>
              </w:rPr>
              <w:t>world: knockdown threshold 50% higher</w:t>
            </w:r>
          </w:p>
        </w:tc>
        <w:tc>
          <w:tcPr>
            <w:tcW w:w="699" w:type="pct"/>
          </w:tcPr>
          <w:p w14:paraId="6118128A" w14:textId="77777777" w:rsidR="00AA18C8" w:rsidRPr="00FF32AF" w:rsidRDefault="00AA18C8" w:rsidP="00DE6266">
            <w:pPr>
              <w:jc w:val="center"/>
              <w:rPr>
                <w:sz w:val="15"/>
                <w:szCs w:val="15"/>
              </w:rPr>
            </w:pPr>
            <w:r w:rsidRPr="00FF32AF">
              <w:rPr>
                <w:sz w:val="15"/>
                <w:szCs w:val="15"/>
              </w:rPr>
              <w:t>−57 ± 12%</w:t>
            </w:r>
          </w:p>
        </w:tc>
        <w:tc>
          <w:tcPr>
            <w:tcW w:w="821" w:type="pct"/>
          </w:tcPr>
          <w:p w14:paraId="738C2B38" w14:textId="77777777" w:rsidR="00AA18C8" w:rsidRPr="00FF32AF" w:rsidRDefault="00AA18C8" w:rsidP="00DE6266">
            <w:pPr>
              <w:jc w:val="center"/>
              <w:rPr>
                <w:sz w:val="15"/>
                <w:szCs w:val="15"/>
              </w:rPr>
            </w:pPr>
            <w:r w:rsidRPr="00FF32AF">
              <w:rPr>
                <w:sz w:val="15"/>
                <w:szCs w:val="15"/>
              </w:rPr>
              <w:t>133 / 13 / 4</w:t>
            </w:r>
          </w:p>
        </w:tc>
        <w:tc>
          <w:tcPr>
            <w:tcW w:w="898" w:type="pct"/>
          </w:tcPr>
          <w:p w14:paraId="6363038B" w14:textId="77777777" w:rsidR="00AA18C8" w:rsidRPr="00FF32AF" w:rsidRDefault="00AA18C8" w:rsidP="00DE6266">
            <w:pPr>
              <w:jc w:val="center"/>
              <w:rPr>
                <w:sz w:val="15"/>
                <w:szCs w:val="15"/>
              </w:rPr>
            </w:pPr>
            <w:r w:rsidRPr="00FF32AF">
              <w:rPr>
                <w:sz w:val="15"/>
                <w:szCs w:val="15"/>
              </w:rPr>
              <w:t>86%</w:t>
            </w:r>
          </w:p>
        </w:tc>
      </w:tr>
      <w:tr w:rsidR="00AA18C8" w:rsidRPr="00FF32AF" w14:paraId="63503648" w14:textId="77777777" w:rsidTr="00DE6266">
        <w:trPr>
          <w:cantSplit/>
          <w:jc w:val="center"/>
        </w:trPr>
        <w:tc>
          <w:tcPr>
            <w:tcW w:w="338" w:type="pct"/>
          </w:tcPr>
          <w:p w14:paraId="59A791AA" w14:textId="77777777" w:rsidR="00AA18C8" w:rsidRPr="00FF32AF" w:rsidRDefault="00AA18C8" w:rsidP="00DE6266">
            <w:pPr>
              <w:rPr>
                <w:sz w:val="15"/>
                <w:szCs w:val="15"/>
              </w:rPr>
            </w:pPr>
            <w:r>
              <w:rPr>
                <w:sz w:val="15"/>
                <w:szCs w:val="15"/>
              </w:rPr>
              <w:t>T3n</w:t>
            </w:r>
          </w:p>
        </w:tc>
        <w:tc>
          <w:tcPr>
            <w:tcW w:w="881" w:type="pct"/>
          </w:tcPr>
          <w:p w14:paraId="0C8C173B" w14:textId="77777777" w:rsidR="00AA18C8" w:rsidRPr="00FF32AF" w:rsidRDefault="00AA18C8" w:rsidP="00DE6266">
            <w:pPr>
              <w:jc w:val="center"/>
              <w:rPr>
                <w:sz w:val="15"/>
                <w:szCs w:val="15"/>
              </w:rPr>
            </w:pPr>
            <w:r>
              <w:rPr>
                <w:sz w:val="15"/>
                <w:szCs w:val="15"/>
              </w:rPr>
              <w:t>LLM (VODA), run anew</w:t>
            </w:r>
          </w:p>
        </w:tc>
        <w:tc>
          <w:tcPr>
            <w:tcW w:w="1363" w:type="pct"/>
          </w:tcPr>
          <w:p w14:paraId="7563D832" w14:textId="77777777" w:rsidR="00AA18C8" w:rsidRPr="00FF32AF" w:rsidRDefault="00AA18C8" w:rsidP="00DE6266">
            <w:pPr>
              <w:jc w:val="center"/>
              <w:rPr>
                <w:sz w:val="15"/>
                <w:szCs w:val="15"/>
              </w:rPr>
            </w:pPr>
            <w:r>
              <w:rPr>
                <w:sz w:val="15"/>
                <w:szCs w:val="15"/>
              </w:rPr>
              <w:t>world: weaker and faster-decaying coating, half rate, floor 0.30, 1%/min decay</w:t>
            </w:r>
          </w:p>
        </w:tc>
        <w:tc>
          <w:tcPr>
            <w:tcW w:w="699" w:type="pct"/>
          </w:tcPr>
          <w:p w14:paraId="1269E4FC" w14:textId="77777777" w:rsidR="00AA18C8" w:rsidRPr="00FF32AF" w:rsidRDefault="00AA18C8" w:rsidP="00DE6266">
            <w:pPr>
              <w:jc w:val="center"/>
              <w:rPr>
                <w:sz w:val="15"/>
                <w:szCs w:val="15"/>
              </w:rPr>
            </w:pPr>
            <w:r>
              <w:rPr>
                <w:sz w:val="15"/>
                <w:szCs w:val="15"/>
              </w:rPr>
              <w:t>−46 ± 12%</w:t>
            </w:r>
          </w:p>
        </w:tc>
        <w:tc>
          <w:tcPr>
            <w:tcW w:w="821" w:type="pct"/>
          </w:tcPr>
          <w:p w14:paraId="038263E7" w14:textId="77777777" w:rsidR="00AA18C8" w:rsidRPr="00FF32AF" w:rsidRDefault="00AA18C8" w:rsidP="00DE6266">
            <w:pPr>
              <w:jc w:val="center"/>
              <w:rPr>
                <w:sz w:val="15"/>
                <w:szCs w:val="15"/>
              </w:rPr>
            </w:pPr>
            <w:r>
              <w:rPr>
                <w:sz w:val="15"/>
                <w:szCs w:val="15"/>
              </w:rPr>
              <w:t>123 / 10 / 17</w:t>
            </w:r>
          </w:p>
        </w:tc>
        <w:tc>
          <w:tcPr>
            <w:tcW w:w="898" w:type="pct"/>
          </w:tcPr>
          <w:p w14:paraId="3C3F4BEA" w14:textId="77777777" w:rsidR="00AA18C8" w:rsidRPr="00FF32AF" w:rsidRDefault="00AA18C8" w:rsidP="00DE6266">
            <w:pPr>
              <w:jc w:val="center"/>
              <w:rPr>
                <w:sz w:val="15"/>
                <w:szCs w:val="15"/>
              </w:rPr>
            </w:pPr>
            <w:r>
              <w:rPr>
                <w:sz w:val="15"/>
                <w:szCs w:val="15"/>
              </w:rPr>
              <w:t>82%</w:t>
            </w:r>
          </w:p>
        </w:tc>
      </w:tr>
      <w:tr w:rsidR="00AA18C8" w:rsidRPr="00FF32AF" w14:paraId="1CB054DA" w14:textId="77777777" w:rsidTr="00DE6266">
        <w:trPr>
          <w:cantSplit/>
          <w:jc w:val="center"/>
        </w:trPr>
        <w:tc>
          <w:tcPr>
            <w:tcW w:w="338" w:type="pct"/>
          </w:tcPr>
          <w:p w14:paraId="173F660A" w14:textId="77777777" w:rsidR="00AA18C8" w:rsidRPr="00FF32AF" w:rsidRDefault="00AA18C8" w:rsidP="00DE6266">
            <w:pPr>
              <w:rPr>
                <w:sz w:val="15"/>
                <w:szCs w:val="15"/>
              </w:rPr>
            </w:pPr>
            <w:r>
              <w:rPr>
                <w:sz w:val="15"/>
                <w:szCs w:val="15"/>
              </w:rPr>
              <w:t>T3o</w:t>
            </w:r>
          </w:p>
        </w:tc>
        <w:tc>
          <w:tcPr>
            <w:tcW w:w="881" w:type="pct"/>
          </w:tcPr>
          <w:p w14:paraId="763A471A" w14:textId="77777777" w:rsidR="00AA18C8" w:rsidRPr="00FF32AF" w:rsidRDefault="00AA18C8" w:rsidP="00DE6266">
            <w:pPr>
              <w:jc w:val="center"/>
              <w:rPr>
                <w:sz w:val="15"/>
                <w:szCs w:val="15"/>
              </w:rPr>
            </w:pPr>
            <w:r>
              <w:rPr>
                <w:sz w:val="15"/>
                <w:szCs w:val="15"/>
              </w:rPr>
              <w:t>LLM (VODA), run anew</w:t>
            </w:r>
          </w:p>
        </w:tc>
        <w:tc>
          <w:tcPr>
            <w:tcW w:w="1363" w:type="pct"/>
          </w:tcPr>
          <w:p w14:paraId="34C69680" w14:textId="77777777" w:rsidR="00AA18C8" w:rsidRPr="00FF32AF" w:rsidRDefault="00AA18C8" w:rsidP="00DE6266">
            <w:pPr>
              <w:jc w:val="center"/>
              <w:rPr>
                <w:sz w:val="15"/>
                <w:szCs w:val="15"/>
              </w:rPr>
            </w:pPr>
            <w:r>
              <w:rPr>
                <w:sz w:val="15"/>
                <w:szCs w:val="15"/>
              </w:rPr>
              <w:t>world: coating without effect</w:t>
            </w:r>
          </w:p>
        </w:tc>
        <w:tc>
          <w:tcPr>
            <w:tcW w:w="699" w:type="pct"/>
          </w:tcPr>
          <w:p w14:paraId="41886F43" w14:textId="77777777" w:rsidR="00AA18C8" w:rsidRPr="00FF32AF" w:rsidRDefault="00AA18C8" w:rsidP="00DE6266">
            <w:pPr>
              <w:jc w:val="center"/>
              <w:rPr>
                <w:sz w:val="15"/>
                <w:szCs w:val="15"/>
              </w:rPr>
            </w:pPr>
            <w:r>
              <w:rPr>
                <w:sz w:val="15"/>
                <w:szCs w:val="15"/>
              </w:rPr>
              <w:t>−37 ± 11%</w:t>
            </w:r>
          </w:p>
        </w:tc>
        <w:tc>
          <w:tcPr>
            <w:tcW w:w="821" w:type="pct"/>
          </w:tcPr>
          <w:p w14:paraId="2A21311D" w14:textId="77777777" w:rsidR="00AA18C8" w:rsidRPr="00FF32AF" w:rsidRDefault="00AA18C8" w:rsidP="00DE6266">
            <w:pPr>
              <w:jc w:val="center"/>
              <w:rPr>
                <w:sz w:val="15"/>
                <w:szCs w:val="15"/>
              </w:rPr>
            </w:pPr>
            <w:r>
              <w:rPr>
                <w:sz w:val="15"/>
                <w:szCs w:val="15"/>
              </w:rPr>
              <w:t>125 / 13 / 12</w:t>
            </w:r>
          </w:p>
        </w:tc>
        <w:tc>
          <w:tcPr>
            <w:tcW w:w="898" w:type="pct"/>
          </w:tcPr>
          <w:p w14:paraId="5665DBDB" w14:textId="77777777" w:rsidR="00AA18C8" w:rsidRPr="00FF32AF" w:rsidRDefault="00AA18C8" w:rsidP="00DE6266">
            <w:pPr>
              <w:jc w:val="center"/>
              <w:rPr>
                <w:sz w:val="15"/>
                <w:szCs w:val="15"/>
              </w:rPr>
            </w:pPr>
            <w:r>
              <w:rPr>
                <w:sz w:val="15"/>
                <w:szCs w:val="15"/>
              </w:rPr>
              <w:t>81%</w:t>
            </w:r>
          </w:p>
        </w:tc>
      </w:tr>
      <w:tr w:rsidR="00AA18C8" w:rsidRPr="00FF32AF" w14:paraId="2007E3A1" w14:textId="77777777" w:rsidTr="00DE6266">
        <w:trPr>
          <w:cantSplit/>
          <w:jc w:val="center"/>
        </w:trPr>
        <w:tc>
          <w:tcPr>
            <w:tcW w:w="338" w:type="pct"/>
          </w:tcPr>
          <w:p w14:paraId="33B3DF13" w14:textId="77777777" w:rsidR="00AA18C8" w:rsidRPr="00FF32AF" w:rsidRDefault="00AA18C8" w:rsidP="00DE6266">
            <w:pPr>
              <w:rPr>
                <w:sz w:val="15"/>
                <w:szCs w:val="15"/>
              </w:rPr>
            </w:pPr>
            <w:r>
              <w:rPr>
                <w:sz w:val="15"/>
                <w:szCs w:val="15"/>
              </w:rPr>
              <w:t>T3p</w:t>
            </w:r>
          </w:p>
        </w:tc>
        <w:tc>
          <w:tcPr>
            <w:tcW w:w="881" w:type="pct"/>
          </w:tcPr>
          <w:p w14:paraId="1681B85E" w14:textId="77777777" w:rsidR="00AA18C8" w:rsidRPr="00FF32AF" w:rsidRDefault="00AA18C8" w:rsidP="00DE6266">
            <w:pPr>
              <w:jc w:val="center"/>
              <w:rPr>
                <w:sz w:val="15"/>
                <w:szCs w:val="15"/>
              </w:rPr>
            </w:pPr>
            <w:r>
              <w:rPr>
                <w:sz w:val="15"/>
                <w:szCs w:val="15"/>
              </w:rPr>
              <w:t>LLM (VODA), run anew</w:t>
            </w:r>
          </w:p>
        </w:tc>
        <w:tc>
          <w:tcPr>
            <w:tcW w:w="1363" w:type="pct"/>
          </w:tcPr>
          <w:p w14:paraId="098AA72C" w14:textId="77777777" w:rsidR="00AA18C8" w:rsidRPr="00FF32AF" w:rsidRDefault="00AA18C8" w:rsidP="00DE6266">
            <w:pPr>
              <w:jc w:val="center"/>
              <w:rPr>
                <w:sz w:val="15"/>
                <w:szCs w:val="15"/>
              </w:rPr>
            </w:pPr>
            <w:r>
              <w:rPr>
                <w:sz w:val="15"/>
                <w:szCs w:val="15"/>
              </w:rPr>
              <w:t>coating priced twice, planner and world</w:t>
            </w:r>
          </w:p>
        </w:tc>
        <w:tc>
          <w:tcPr>
            <w:tcW w:w="699" w:type="pct"/>
          </w:tcPr>
          <w:p w14:paraId="273BFF3B" w14:textId="77777777" w:rsidR="00AA18C8" w:rsidRPr="00FF32AF" w:rsidRDefault="00AA18C8" w:rsidP="00DE6266">
            <w:pPr>
              <w:jc w:val="center"/>
              <w:rPr>
                <w:sz w:val="15"/>
                <w:szCs w:val="15"/>
              </w:rPr>
            </w:pPr>
            <w:r>
              <w:rPr>
                <w:sz w:val="15"/>
                <w:szCs w:val="15"/>
              </w:rPr>
              <w:t>−54 ± 13%</w:t>
            </w:r>
          </w:p>
        </w:tc>
        <w:tc>
          <w:tcPr>
            <w:tcW w:w="821" w:type="pct"/>
          </w:tcPr>
          <w:p w14:paraId="43BB2F68" w14:textId="77777777" w:rsidR="00AA18C8" w:rsidRPr="00FF32AF" w:rsidRDefault="00AA18C8" w:rsidP="00DE6266">
            <w:pPr>
              <w:jc w:val="center"/>
              <w:rPr>
                <w:sz w:val="15"/>
                <w:szCs w:val="15"/>
              </w:rPr>
            </w:pPr>
            <w:r>
              <w:rPr>
                <w:sz w:val="15"/>
                <w:szCs w:val="15"/>
              </w:rPr>
              <w:t>131 / 11 / 8</w:t>
            </w:r>
          </w:p>
        </w:tc>
        <w:tc>
          <w:tcPr>
            <w:tcW w:w="898" w:type="pct"/>
          </w:tcPr>
          <w:p w14:paraId="7F1692BA" w14:textId="77777777" w:rsidR="00AA18C8" w:rsidRPr="00FF32AF" w:rsidRDefault="00AA18C8" w:rsidP="00DE6266">
            <w:pPr>
              <w:jc w:val="center"/>
              <w:rPr>
                <w:sz w:val="15"/>
                <w:szCs w:val="15"/>
              </w:rPr>
            </w:pPr>
            <w:r>
              <w:rPr>
                <w:sz w:val="15"/>
                <w:szCs w:val="15"/>
              </w:rPr>
              <w:t>85%</w:t>
            </w:r>
          </w:p>
        </w:tc>
      </w:tr>
      <w:tr w:rsidR="00AA18C8" w:rsidRPr="00FF32AF" w14:paraId="5156A4E3" w14:textId="77777777" w:rsidTr="00DE6266">
        <w:trPr>
          <w:cantSplit/>
          <w:jc w:val="center"/>
        </w:trPr>
        <w:tc>
          <w:tcPr>
            <w:tcW w:w="338" w:type="pct"/>
          </w:tcPr>
          <w:p w14:paraId="69B46D47" w14:textId="77777777" w:rsidR="00AA18C8" w:rsidRPr="00FF32AF" w:rsidRDefault="00AA18C8" w:rsidP="00DE6266">
            <w:pPr>
              <w:rPr>
                <w:sz w:val="15"/>
                <w:szCs w:val="15"/>
              </w:rPr>
            </w:pPr>
            <w:r>
              <w:rPr>
                <w:sz w:val="15"/>
                <w:szCs w:val="15"/>
              </w:rPr>
              <w:t>T3q</w:t>
            </w:r>
          </w:p>
        </w:tc>
        <w:tc>
          <w:tcPr>
            <w:tcW w:w="881" w:type="pct"/>
          </w:tcPr>
          <w:p w14:paraId="49D13C2C" w14:textId="77777777" w:rsidR="00AA18C8" w:rsidRPr="00FF32AF" w:rsidRDefault="00AA18C8" w:rsidP="00DE6266">
            <w:pPr>
              <w:jc w:val="center"/>
              <w:rPr>
                <w:sz w:val="15"/>
                <w:szCs w:val="15"/>
              </w:rPr>
            </w:pPr>
            <w:r>
              <w:rPr>
                <w:sz w:val="15"/>
                <w:szCs w:val="15"/>
              </w:rPr>
              <w:t>LLM (VODA), run anew</w:t>
            </w:r>
          </w:p>
        </w:tc>
        <w:tc>
          <w:tcPr>
            <w:tcW w:w="1363" w:type="pct"/>
          </w:tcPr>
          <w:p w14:paraId="7AFE35BA" w14:textId="77777777" w:rsidR="00AA18C8" w:rsidRPr="00FF32AF" w:rsidRDefault="00AA18C8" w:rsidP="00DE6266">
            <w:pPr>
              <w:jc w:val="center"/>
              <w:rPr>
                <w:sz w:val="15"/>
                <w:szCs w:val="15"/>
              </w:rPr>
            </w:pPr>
            <w:r>
              <w:rPr>
                <w:sz w:val="15"/>
                <w:szCs w:val="15"/>
              </w:rPr>
              <w:t>coating stock 20 ha per world, planner and world</w:t>
            </w:r>
          </w:p>
        </w:tc>
        <w:tc>
          <w:tcPr>
            <w:tcW w:w="699" w:type="pct"/>
          </w:tcPr>
          <w:p w14:paraId="0560274C" w14:textId="77777777" w:rsidR="00AA18C8" w:rsidRPr="00FF32AF" w:rsidRDefault="00AA18C8" w:rsidP="00DE6266">
            <w:pPr>
              <w:jc w:val="center"/>
              <w:rPr>
                <w:sz w:val="15"/>
                <w:szCs w:val="15"/>
              </w:rPr>
            </w:pPr>
            <w:r>
              <w:rPr>
                <w:sz w:val="15"/>
                <w:szCs w:val="15"/>
              </w:rPr>
              <w:t>−46 ± 11%</w:t>
            </w:r>
          </w:p>
        </w:tc>
        <w:tc>
          <w:tcPr>
            <w:tcW w:w="821" w:type="pct"/>
          </w:tcPr>
          <w:p w14:paraId="54D03280" w14:textId="77777777" w:rsidR="00AA18C8" w:rsidRPr="00FF32AF" w:rsidRDefault="00AA18C8" w:rsidP="00DE6266">
            <w:pPr>
              <w:jc w:val="center"/>
              <w:rPr>
                <w:sz w:val="15"/>
                <w:szCs w:val="15"/>
              </w:rPr>
            </w:pPr>
            <w:r>
              <w:rPr>
                <w:sz w:val="15"/>
                <w:szCs w:val="15"/>
              </w:rPr>
              <w:t>131 / 9 / 10</w:t>
            </w:r>
          </w:p>
        </w:tc>
        <w:tc>
          <w:tcPr>
            <w:tcW w:w="898" w:type="pct"/>
          </w:tcPr>
          <w:p w14:paraId="522E3290" w14:textId="77777777" w:rsidR="00AA18C8" w:rsidRPr="00FF32AF" w:rsidRDefault="00AA18C8" w:rsidP="00DE6266">
            <w:pPr>
              <w:jc w:val="center"/>
              <w:rPr>
                <w:sz w:val="15"/>
                <w:szCs w:val="15"/>
              </w:rPr>
            </w:pPr>
            <w:r>
              <w:rPr>
                <w:sz w:val="15"/>
                <w:szCs w:val="15"/>
              </w:rPr>
              <w:t>85%</w:t>
            </w:r>
          </w:p>
        </w:tc>
      </w:tr>
      <w:tr w:rsidR="00AA18C8" w:rsidRPr="00FF32AF" w14:paraId="6BA094AC" w14:textId="77777777" w:rsidTr="00DE6266">
        <w:trPr>
          <w:cantSplit/>
          <w:jc w:val="center"/>
        </w:trPr>
        <w:tc>
          <w:tcPr>
            <w:tcW w:w="338" w:type="pct"/>
          </w:tcPr>
          <w:p w14:paraId="04008BDC" w14:textId="77777777" w:rsidR="00AA18C8" w:rsidRPr="00FF32AF" w:rsidRDefault="00AA18C8" w:rsidP="00DE6266">
            <w:pPr>
              <w:rPr>
                <w:sz w:val="15"/>
                <w:szCs w:val="15"/>
              </w:rPr>
            </w:pPr>
            <w:r>
              <w:rPr>
                <w:sz w:val="15"/>
                <w:szCs w:val="15"/>
              </w:rPr>
              <w:t>T3r</w:t>
            </w:r>
          </w:p>
        </w:tc>
        <w:tc>
          <w:tcPr>
            <w:tcW w:w="881" w:type="pct"/>
          </w:tcPr>
          <w:p w14:paraId="24021FE9" w14:textId="77777777" w:rsidR="00AA18C8" w:rsidRPr="00FF32AF" w:rsidRDefault="00AA18C8" w:rsidP="00DE6266">
            <w:pPr>
              <w:jc w:val="center"/>
              <w:rPr>
                <w:sz w:val="15"/>
                <w:szCs w:val="15"/>
              </w:rPr>
            </w:pPr>
            <w:r>
              <w:rPr>
                <w:sz w:val="15"/>
                <w:szCs w:val="15"/>
              </w:rPr>
              <w:t>LLM (VODA), run anew</w:t>
            </w:r>
          </w:p>
        </w:tc>
        <w:tc>
          <w:tcPr>
            <w:tcW w:w="1363" w:type="pct"/>
          </w:tcPr>
          <w:p w14:paraId="008EEED6" w14:textId="77777777" w:rsidR="00AA18C8" w:rsidRPr="00FF32AF" w:rsidRDefault="00AA18C8" w:rsidP="00DE6266">
            <w:pPr>
              <w:jc w:val="center"/>
              <w:rPr>
                <w:sz w:val="15"/>
                <w:szCs w:val="15"/>
              </w:rPr>
            </w:pPr>
            <w:r>
              <w:rPr>
                <w:sz w:val="15"/>
                <w:szCs w:val="15"/>
              </w:rPr>
              <w:t>coating applied 12 min after the order, planner and world</w:t>
            </w:r>
          </w:p>
        </w:tc>
        <w:tc>
          <w:tcPr>
            <w:tcW w:w="699" w:type="pct"/>
          </w:tcPr>
          <w:p w14:paraId="066D3C45" w14:textId="77777777" w:rsidR="00AA18C8" w:rsidRPr="00FF32AF" w:rsidRDefault="00AA18C8" w:rsidP="00DE6266">
            <w:pPr>
              <w:jc w:val="center"/>
              <w:rPr>
                <w:sz w:val="15"/>
                <w:szCs w:val="15"/>
              </w:rPr>
            </w:pPr>
            <w:r>
              <w:rPr>
                <w:sz w:val="15"/>
                <w:szCs w:val="15"/>
              </w:rPr>
              <w:t>−50 ± 12%</w:t>
            </w:r>
          </w:p>
        </w:tc>
        <w:tc>
          <w:tcPr>
            <w:tcW w:w="821" w:type="pct"/>
          </w:tcPr>
          <w:p w14:paraId="27ADE335" w14:textId="77777777" w:rsidR="00AA18C8" w:rsidRPr="00FF32AF" w:rsidRDefault="00AA18C8" w:rsidP="00DE6266">
            <w:pPr>
              <w:jc w:val="center"/>
              <w:rPr>
                <w:sz w:val="15"/>
                <w:szCs w:val="15"/>
              </w:rPr>
            </w:pPr>
            <w:r>
              <w:rPr>
                <w:sz w:val="15"/>
                <w:szCs w:val="15"/>
              </w:rPr>
              <w:t>131 / 10 / 9</w:t>
            </w:r>
          </w:p>
        </w:tc>
        <w:tc>
          <w:tcPr>
            <w:tcW w:w="898" w:type="pct"/>
          </w:tcPr>
          <w:p w14:paraId="54F239CF" w14:textId="77777777" w:rsidR="00AA18C8" w:rsidRPr="00FF32AF" w:rsidRDefault="00AA18C8" w:rsidP="00DE6266">
            <w:pPr>
              <w:jc w:val="center"/>
              <w:rPr>
                <w:sz w:val="15"/>
                <w:szCs w:val="15"/>
              </w:rPr>
            </w:pPr>
            <w:r>
              <w:rPr>
                <w:sz w:val="15"/>
                <w:szCs w:val="15"/>
              </w:rPr>
              <w:t>85%</w:t>
            </w:r>
          </w:p>
        </w:tc>
      </w:tr>
      <w:tr w:rsidR="00AA18C8" w:rsidRPr="00FF32AF" w14:paraId="56980D4E" w14:textId="77777777" w:rsidTr="00DE6266">
        <w:trPr>
          <w:cantSplit/>
          <w:jc w:val="center"/>
        </w:trPr>
        <w:tc>
          <w:tcPr>
            <w:tcW w:w="338" w:type="pct"/>
          </w:tcPr>
          <w:p w14:paraId="6A531A48" w14:textId="77777777" w:rsidR="00AA18C8" w:rsidRPr="00FF32AF" w:rsidRDefault="00AA18C8" w:rsidP="00DE6266">
            <w:pPr>
              <w:rPr>
                <w:sz w:val="15"/>
                <w:szCs w:val="15"/>
              </w:rPr>
            </w:pPr>
            <w:r>
              <w:rPr>
                <w:sz w:val="15"/>
                <w:szCs w:val="15"/>
              </w:rPr>
              <w:t>T3s</w:t>
            </w:r>
          </w:p>
        </w:tc>
        <w:tc>
          <w:tcPr>
            <w:tcW w:w="881" w:type="pct"/>
          </w:tcPr>
          <w:p w14:paraId="08C6D4D8" w14:textId="77777777" w:rsidR="00AA18C8" w:rsidRPr="00FF32AF" w:rsidRDefault="00AA18C8" w:rsidP="00DE6266">
            <w:pPr>
              <w:jc w:val="center"/>
              <w:rPr>
                <w:sz w:val="15"/>
                <w:szCs w:val="15"/>
              </w:rPr>
            </w:pPr>
            <w:r>
              <w:rPr>
                <w:sz w:val="15"/>
                <w:szCs w:val="15"/>
              </w:rPr>
              <w:t>LLM (VODA), run anew</w:t>
            </w:r>
          </w:p>
        </w:tc>
        <w:tc>
          <w:tcPr>
            <w:tcW w:w="1363" w:type="pct"/>
          </w:tcPr>
          <w:p w14:paraId="2125354B" w14:textId="77777777" w:rsidR="00AA18C8" w:rsidRPr="00FF32AF" w:rsidRDefault="00AA18C8" w:rsidP="00DE6266">
            <w:pPr>
              <w:jc w:val="center"/>
              <w:rPr>
                <w:sz w:val="15"/>
                <w:szCs w:val="15"/>
              </w:rPr>
            </w:pPr>
            <w:r>
              <w:rPr>
                <w:sz w:val="15"/>
                <w:szCs w:val="15"/>
              </w:rPr>
              <w:t>gates G5 to G8 on futures of their own, seeds 303 and 404</w:t>
            </w:r>
          </w:p>
        </w:tc>
        <w:tc>
          <w:tcPr>
            <w:tcW w:w="699" w:type="pct"/>
          </w:tcPr>
          <w:p w14:paraId="35E060BD" w14:textId="77777777" w:rsidR="00AA18C8" w:rsidRPr="00FF32AF" w:rsidRDefault="00AA18C8" w:rsidP="00DE6266">
            <w:pPr>
              <w:jc w:val="center"/>
              <w:rPr>
                <w:sz w:val="15"/>
                <w:szCs w:val="15"/>
              </w:rPr>
            </w:pPr>
            <w:r>
              <w:rPr>
                <w:sz w:val="15"/>
                <w:szCs w:val="15"/>
              </w:rPr>
              <w:t>−55 ± 13%</w:t>
            </w:r>
          </w:p>
        </w:tc>
        <w:tc>
          <w:tcPr>
            <w:tcW w:w="821" w:type="pct"/>
          </w:tcPr>
          <w:p w14:paraId="75FC3811" w14:textId="77777777" w:rsidR="00AA18C8" w:rsidRPr="00FF32AF" w:rsidRDefault="00AA18C8" w:rsidP="00DE6266">
            <w:pPr>
              <w:jc w:val="center"/>
              <w:rPr>
                <w:sz w:val="15"/>
                <w:szCs w:val="15"/>
              </w:rPr>
            </w:pPr>
            <w:r>
              <w:rPr>
                <w:sz w:val="15"/>
                <w:szCs w:val="15"/>
              </w:rPr>
              <w:t>127 / 10 / 13</w:t>
            </w:r>
          </w:p>
        </w:tc>
        <w:tc>
          <w:tcPr>
            <w:tcW w:w="898" w:type="pct"/>
          </w:tcPr>
          <w:p w14:paraId="3DC32C20" w14:textId="77777777" w:rsidR="00AA18C8" w:rsidRPr="00FF32AF" w:rsidRDefault="00AA18C8" w:rsidP="00DE6266">
            <w:pPr>
              <w:jc w:val="center"/>
              <w:rPr>
                <w:sz w:val="15"/>
                <w:szCs w:val="15"/>
              </w:rPr>
            </w:pPr>
            <w:r>
              <w:rPr>
                <w:sz w:val="15"/>
                <w:szCs w:val="15"/>
              </w:rPr>
              <w:t>90%</w:t>
            </w:r>
          </w:p>
        </w:tc>
      </w:tr>
      <w:tr w:rsidR="00AA18C8" w:rsidRPr="00FF32AF" w14:paraId="6C2CD0E3" w14:textId="77777777" w:rsidTr="00DE6266">
        <w:trPr>
          <w:cantSplit/>
          <w:jc w:val="center"/>
          <w:ins w:id="900005" w:author="Claude" w:date="2026-10-26T17:30:00Z"/>
        </w:trPr>
        <w:tc>
          <w:tcPr>
            <w:tcW w:w="338" w:type="pct"/>
          </w:tcPr>
          <w:p w14:paraId="1020428E" w14:textId="77777777" w:rsidR="00AA18C8" w:rsidRPr="00FF32AF" w:rsidRDefault="00AA18C8" w:rsidP="00DE6266">
            <w:pPr>
              <w:rPr>
                <w:sz w:val="15"/>
                <w:szCs w:val="15"/>
                <w:ins w:id="900006" w:author="Claude" w:date="2026-10-26T17:30:00Z"/>
              </w:rPr>
            </w:pPr>
            <w:ins w:id="900007" w:author="Claude" w:date="2026-10-26T17:30:00Z">
              <w:r>
                <w:rPr>
                  <w:sz w:val="15"/>
                  <w:szCs w:val="15"/>
                </w:rPr>
                <w:t xml:space="preserve">T3t</w:t>
              </w:r>
            </w:ins>
          </w:p>
        </w:tc>
        <w:tc>
          <w:tcPr>
            <w:tcW w:w="881" w:type="pct"/>
          </w:tcPr>
          <w:p w14:paraId="662C70C5" w14:textId="77777777" w:rsidR="00AA18C8" w:rsidRPr="00FF32AF" w:rsidRDefault="00AA18C8" w:rsidP="00DE6266">
            <w:pPr>
              <w:jc w:val="center"/>
              <w:rPr>
                <w:sz w:val="15"/>
                <w:szCs w:val="15"/>
                <w:ins w:id="900008" w:author="Claude" w:date="2026-10-26T17:30:00Z"/>
              </w:rPr>
            </w:pPr>
            <w:ins w:id="900009" w:author="Claude" w:date="2026-10-26T17:30:00Z">
              <w:r>
                <w:rPr>
                  <w:sz w:val="15"/>
                  <w:szCs w:val="15"/>
                </w:rPr>
                <w:t xml:space="preserve">LLM (VODA), run anew</w:t>
              </w:r>
            </w:ins>
          </w:p>
        </w:tc>
        <w:tc>
          <w:tcPr>
            <w:tcW w:w="1363" w:type="pct"/>
          </w:tcPr>
          <w:p w14:paraId="7D109280" w14:textId="77777777" w:rsidR="00AA18C8" w:rsidRPr="00FF32AF" w:rsidRDefault="00AA18C8" w:rsidP="00DE6266">
            <w:pPr>
              <w:jc w:val="center"/>
              <w:rPr>
                <w:sz w:val="15"/>
                <w:szCs w:val="15"/>
                <w:ins w:id="900010" w:author="Claude" w:date="2026-10-26T17:30:00Z"/>
              </w:rPr>
            </w:pPr>
            <w:ins w:id="900011" w:author="Claude" w:date="2026-10-26T17:30:00Z">
              <w:r>
                <w:rPr>
                  <w:sz w:val="15"/>
                  <w:szCs w:val="15"/>
                </w:rPr>
                <w:t xml:space="preserve">world: wind 50% faster than the planner assumes</w:t>
              </w:r>
            </w:ins>
          </w:p>
        </w:tc>
        <w:tc>
          <w:tcPr>
            <w:tcW w:w="699" w:type="pct"/>
          </w:tcPr>
          <w:p w14:paraId="69D0FA15" w14:textId="77777777" w:rsidR="00AA18C8" w:rsidRPr="00FF32AF" w:rsidRDefault="00AA18C8" w:rsidP="00DE6266">
            <w:pPr>
              <w:jc w:val="center"/>
              <w:rPr>
                <w:sz w:val="15"/>
                <w:szCs w:val="15"/>
                <w:ins w:id="900012" w:author="Claude" w:date="2026-10-26T17:30:00Z"/>
              </w:rPr>
            </w:pPr>
            <w:ins w:id="900013" w:author="Claude" w:date="2026-10-26T17:30:00Z">
              <w:r>
                <w:rPr>
                  <w:sz w:val="15"/>
                  <w:szCs w:val="15"/>
                </w:rPr>
                <w:t xml:space="preserve">−34 ± 9%</w:t>
              </w:r>
            </w:ins>
          </w:p>
        </w:tc>
        <w:tc>
          <w:tcPr>
            <w:tcW w:w="821" w:type="pct"/>
          </w:tcPr>
          <w:p w14:paraId="7BD630D4" w14:textId="77777777" w:rsidR="00AA18C8" w:rsidRPr="00FF32AF" w:rsidRDefault="00AA18C8" w:rsidP="00DE6266">
            <w:pPr>
              <w:jc w:val="center"/>
              <w:rPr>
                <w:sz w:val="15"/>
                <w:szCs w:val="15"/>
                <w:ins w:id="900014" w:author="Claude" w:date="2026-10-26T17:30:00Z"/>
              </w:rPr>
            </w:pPr>
            <w:ins w:id="900015" w:author="Claude" w:date="2026-10-26T17:30:00Z">
              <w:r>
                <w:rPr>
                  <w:sz w:val="15"/>
                  <w:szCs w:val="15"/>
                </w:rPr>
                <w:t xml:space="preserve">119 / 11 / 20</w:t>
              </w:r>
            </w:ins>
          </w:p>
        </w:tc>
        <w:tc>
          <w:tcPr>
            <w:tcW w:w="898" w:type="pct"/>
          </w:tcPr>
          <w:p w14:paraId="6125C027" w14:textId="77777777" w:rsidR="00AA18C8" w:rsidRPr="00FF32AF" w:rsidRDefault="00AA18C8" w:rsidP="00DE6266">
            <w:pPr>
              <w:jc w:val="center"/>
              <w:rPr>
                <w:sz w:val="15"/>
                <w:szCs w:val="15"/>
                <w:ins w:id="900016" w:author="Claude" w:date="2026-10-26T17:30:00Z"/>
              </w:rPr>
            </w:pPr>
            <w:ins w:id="900017" w:author="Claude" w:date="2026-10-26T17:30:00Z">
              <w:r>
                <w:rPr>
                  <w:sz w:val="15"/>
                  <w:szCs w:val="15"/>
                </w:rPr>
                <w:t xml:space="preserve">70%</w:t>
              </w:r>
            </w:ins>
          </w:p>
        </w:tc>
      </w:tr>
      <w:tr w:rsidR="00AA18C8" w:rsidRPr="00FF32AF" w14:paraId="0C181AC1" w14:textId="77777777" w:rsidTr="00DE6266">
        <w:trPr>
          <w:cantSplit/>
          <w:jc w:val="center"/>
          <w:ins w:id="900018" w:author="Claude" w:date="2026-10-26T17:30:00Z"/>
        </w:trPr>
        <w:tc>
          <w:tcPr>
            <w:tcW w:w="338" w:type="pct"/>
          </w:tcPr>
          <w:p w14:paraId="4371DBC3" w14:textId="77777777" w:rsidR="00AA18C8" w:rsidRPr="00FF32AF" w:rsidRDefault="00AA18C8" w:rsidP="00DE6266">
            <w:pPr>
              <w:rPr>
                <w:sz w:val="15"/>
                <w:szCs w:val="15"/>
                <w:ins w:id="900019" w:author="Claude" w:date="2026-10-26T17:30:00Z"/>
                <w:ins w:id="900020" w:author="Claude" w:date="2026-10-26T17:30:00Z"/>
              </w:rPr>
            </w:pPr>
            <w:ins w:id="900021" w:author="Claude" w:date="2026-10-26T17:30:00Z">
              <w:r>
                <w:rPr>
                  <w:sz w:val="15"/>
                  <w:szCs w:val="15"/>
                </w:rPr>
                <w:t xml:space="preserve">T3u</w:t>
              </w:r>
            </w:ins>
          </w:p>
        </w:tc>
        <w:tc>
          <w:tcPr>
            <w:tcW w:w="881" w:type="pct"/>
          </w:tcPr>
          <w:p w14:paraId="16CA83C1" w14:textId="77777777" w:rsidR="00AA18C8" w:rsidRPr="00FF32AF" w:rsidRDefault="00AA18C8" w:rsidP="00DE6266">
            <w:pPr>
              <w:jc w:val="center"/>
              <w:rPr>
                <w:sz w:val="15"/>
                <w:szCs w:val="15"/>
                <w:ins w:id="900022" w:author="Claude" w:date="2026-10-26T17:30:00Z"/>
                <w:ins w:id="900023" w:author="Claude" w:date="2026-10-26T17:30:00Z"/>
              </w:rPr>
            </w:pPr>
            <w:ins w:id="900024" w:author="Claude" w:date="2026-10-26T17:30:00Z">
              <w:r>
                <w:rPr>
                  <w:sz w:val="15"/>
                  <w:szCs w:val="15"/>
                </w:rPr>
                <w:t xml:space="preserve">LLM (VODA), run anew</w:t>
              </w:r>
            </w:ins>
          </w:p>
        </w:tc>
        <w:tc>
          <w:tcPr>
            <w:tcW w:w="1363" w:type="pct"/>
          </w:tcPr>
          <w:p w14:paraId="6F9F8D48" w14:textId="77777777" w:rsidR="00AA18C8" w:rsidRPr="00FF32AF" w:rsidRDefault="00AA18C8" w:rsidP="00DE6266">
            <w:pPr>
              <w:jc w:val="center"/>
              <w:rPr>
                <w:sz w:val="15"/>
                <w:szCs w:val="15"/>
                <w:ins w:id="900025" w:author="Claude" w:date="2026-10-26T17:30:00Z"/>
                <w:ins w:id="900026" w:author="Claude" w:date="2026-10-26T17:30:00Z"/>
              </w:rPr>
            </w:pPr>
            <w:ins w:id="900027" w:author="Claude" w:date="2026-10-26T17:30:00Z">
              <w:r>
                <w:rPr>
                  <w:sz w:val="15"/>
                  <w:szCs w:val="15"/>
                </w:rPr>
                <w:t xml:space="preserve">world: wind direction turned by +30°</w:t>
              </w:r>
            </w:ins>
          </w:p>
        </w:tc>
        <w:tc>
          <w:tcPr>
            <w:tcW w:w="699" w:type="pct"/>
          </w:tcPr>
          <w:p w14:paraId="7DF6DE4A" w14:textId="77777777" w:rsidR="00AA18C8" w:rsidRPr="00FF32AF" w:rsidRDefault="00AA18C8" w:rsidP="00DE6266">
            <w:pPr>
              <w:jc w:val="center"/>
              <w:rPr>
                <w:sz w:val="15"/>
                <w:szCs w:val="15"/>
                <w:ins w:id="900028" w:author="Claude" w:date="2026-10-26T17:30:00Z"/>
                <w:ins w:id="900029" w:author="Claude" w:date="2026-10-26T17:30:00Z"/>
              </w:rPr>
            </w:pPr>
            <w:ins w:id="900030" w:author="Claude" w:date="2026-10-26T17:30:00Z">
              <w:r>
                <w:rPr>
                  <w:sz w:val="15"/>
                  <w:szCs w:val="15"/>
                </w:rPr>
                <w:t xml:space="preserve">−56 ± 12%</w:t>
              </w:r>
            </w:ins>
          </w:p>
        </w:tc>
        <w:tc>
          <w:tcPr>
            <w:tcW w:w="821" w:type="pct"/>
          </w:tcPr>
          <w:p w14:paraId="32FED2C0" w14:textId="77777777" w:rsidR="00AA18C8" w:rsidRPr="00FF32AF" w:rsidRDefault="00AA18C8" w:rsidP="00DE6266">
            <w:pPr>
              <w:jc w:val="center"/>
              <w:rPr>
                <w:sz w:val="15"/>
                <w:szCs w:val="15"/>
                <w:ins w:id="900031" w:author="Claude" w:date="2026-10-26T17:30:00Z"/>
                <w:ins w:id="900032" w:author="Claude" w:date="2026-10-26T17:30:00Z"/>
              </w:rPr>
            </w:pPr>
            <w:ins w:id="900033" w:author="Claude" w:date="2026-10-26T17:30:00Z">
              <w:r>
                <w:rPr>
                  <w:sz w:val="15"/>
                  <w:szCs w:val="15"/>
                </w:rPr>
                <w:t xml:space="preserve">131 / 10 / 9</w:t>
              </w:r>
            </w:ins>
          </w:p>
        </w:tc>
        <w:tc>
          <w:tcPr>
            <w:tcW w:w="898" w:type="pct"/>
          </w:tcPr>
          <w:p w14:paraId="438CE265" w14:textId="77777777" w:rsidR="00AA18C8" w:rsidRPr="00FF32AF" w:rsidRDefault="00AA18C8" w:rsidP="00DE6266">
            <w:pPr>
              <w:jc w:val="center"/>
              <w:rPr>
                <w:sz w:val="15"/>
                <w:szCs w:val="15"/>
                <w:ins w:id="900034" w:author="Claude" w:date="2026-10-26T17:30:00Z"/>
                <w:ins w:id="900035" w:author="Claude" w:date="2026-10-26T17:30:00Z"/>
              </w:rPr>
            </w:pPr>
            <w:ins w:id="900036" w:author="Claude" w:date="2026-10-26T17:30:00Z">
              <w:r>
                <w:rPr>
                  <w:sz w:val="15"/>
                  <w:szCs w:val="15"/>
                </w:rPr>
                <w:t xml:space="preserve">90%</w:t>
              </w:r>
            </w:ins>
          </w:p>
        </w:tc>
      </w:tr>
      <w:tr w:rsidR="00AA18C8" w:rsidRPr="00FF32AF" w14:paraId="5BBF9B68" w14:textId="77777777" w:rsidTr="00DE6266">
        <w:trPr>
          <w:cantSplit/>
          <w:jc w:val="center"/>
          <w:ins w:id="900037" w:author="Claude" w:date="2026-10-26T17:30:00Z"/>
        </w:trPr>
        <w:tc>
          <w:tcPr>
            <w:tcW w:w="338" w:type="pct"/>
          </w:tcPr>
          <w:p w14:paraId="0DF6039C" w14:textId="77777777" w:rsidR="00AA18C8" w:rsidRPr="00FF32AF" w:rsidRDefault="00AA18C8" w:rsidP="00DE6266">
            <w:pPr>
              <w:rPr>
                <w:sz w:val="15"/>
                <w:szCs w:val="15"/>
                <w:ins w:id="900038" w:author="Claude" w:date="2026-10-26T17:30:00Z"/>
                <w:ins w:id="900039" w:author="Claude" w:date="2026-10-26T17:30:00Z"/>
                <w:ins w:id="900040" w:author="Claude" w:date="2026-10-26T17:30:00Z"/>
              </w:rPr>
            </w:pPr>
            <w:ins w:id="900041" w:author="Claude" w:date="2026-10-26T17:30:00Z">
              <w:r>
                <w:rPr>
                  <w:sz w:val="15"/>
                  <w:szCs w:val="15"/>
                </w:rPr>
                <w:t xml:space="preserve">T3v</w:t>
              </w:r>
            </w:ins>
          </w:p>
        </w:tc>
        <w:tc>
          <w:tcPr>
            <w:tcW w:w="881" w:type="pct"/>
          </w:tcPr>
          <w:p w14:paraId="77A16369" w14:textId="77777777" w:rsidR="00AA18C8" w:rsidRPr="00FF32AF" w:rsidRDefault="00AA18C8" w:rsidP="00DE6266">
            <w:pPr>
              <w:jc w:val="center"/>
              <w:rPr>
                <w:sz w:val="15"/>
                <w:szCs w:val="15"/>
                <w:ins w:id="900042" w:author="Claude" w:date="2026-10-26T17:30:00Z"/>
                <w:ins w:id="900043" w:author="Claude" w:date="2026-10-26T17:30:00Z"/>
                <w:ins w:id="900044" w:author="Claude" w:date="2026-10-26T17:30:00Z"/>
              </w:rPr>
            </w:pPr>
            <w:ins w:id="900045" w:author="Claude" w:date="2026-10-26T17:30:00Z">
              <w:r>
                <w:rPr>
                  <w:sz w:val="15"/>
                  <w:szCs w:val="15"/>
                </w:rPr>
                <w:t xml:space="preserve">LLM (VODA), run anew</w:t>
              </w:r>
            </w:ins>
          </w:p>
        </w:tc>
        <w:tc>
          <w:tcPr>
            <w:tcW w:w="1363" w:type="pct"/>
          </w:tcPr>
          <w:p w14:paraId="6B0D810D" w14:textId="77777777" w:rsidR="00AA18C8" w:rsidRPr="00FF32AF" w:rsidRDefault="00AA18C8" w:rsidP="00DE6266">
            <w:pPr>
              <w:jc w:val="center"/>
              <w:rPr>
                <w:sz w:val="15"/>
                <w:szCs w:val="15"/>
                <w:ins w:id="900046" w:author="Claude" w:date="2026-10-26T17:30:00Z"/>
                <w:ins w:id="900047" w:author="Claude" w:date="2026-10-26T17:30:00Z"/>
                <w:ins w:id="900048" w:author="Claude" w:date="2026-10-26T17:30:00Z"/>
              </w:rPr>
            </w:pPr>
            <w:ins w:id="900049" w:author="Claude" w:date="2026-10-26T17:30:00Z">
              <w:r>
                <w:rPr>
                  <w:sz w:val="15"/>
                  <w:szCs w:val="15"/>
                </w:rPr>
                <w:t xml:space="preserve">world: wind direction turned by −30°</w:t>
              </w:r>
            </w:ins>
          </w:p>
        </w:tc>
        <w:tc>
          <w:tcPr>
            <w:tcW w:w="699" w:type="pct"/>
          </w:tcPr>
          <w:p w14:paraId="2B7D6970" w14:textId="77777777" w:rsidR="00AA18C8" w:rsidRPr="00FF32AF" w:rsidRDefault="00AA18C8" w:rsidP="00DE6266">
            <w:pPr>
              <w:jc w:val="center"/>
              <w:rPr>
                <w:sz w:val="15"/>
                <w:szCs w:val="15"/>
                <w:ins w:id="900050" w:author="Claude" w:date="2026-10-26T17:30:00Z"/>
                <w:ins w:id="900051" w:author="Claude" w:date="2026-10-26T17:30:00Z"/>
                <w:ins w:id="900052" w:author="Claude" w:date="2026-10-26T17:30:00Z"/>
              </w:rPr>
            </w:pPr>
            <w:ins w:id="900053" w:author="Claude" w:date="2026-10-26T17:30:00Z">
              <w:r>
                <w:rPr>
                  <w:sz w:val="15"/>
                  <w:szCs w:val="15"/>
                </w:rPr>
                <w:t xml:space="preserve">−61 ± 14%</w:t>
              </w:r>
            </w:ins>
          </w:p>
        </w:tc>
        <w:tc>
          <w:tcPr>
            <w:tcW w:w="821" w:type="pct"/>
          </w:tcPr>
          <w:p w14:paraId="67150D59" w14:textId="77777777" w:rsidR="00AA18C8" w:rsidRPr="00FF32AF" w:rsidRDefault="00AA18C8" w:rsidP="00DE6266">
            <w:pPr>
              <w:jc w:val="center"/>
              <w:rPr>
                <w:sz w:val="15"/>
                <w:szCs w:val="15"/>
                <w:ins w:id="900054" w:author="Claude" w:date="2026-10-26T17:30:00Z"/>
                <w:ins w:id="900055" w:author="Claude" w:date="2026-10-26T17:30:00Z"/>
                <w:ins w:id="900056" w:author="Claude" w:date="2026-10-26T17:30:00Z"/>
              </w:rPr>
            </w:pPr>
            <w:ins w:id="900057" w:author="Claude" w:date="2026-10-26T17:30:00Z">
              <w:r>
                <w:rPr>
                  <w:sz w:val="15"/>
                  <w:szCs w:val="15"/>
                </w:rPr>
                <w:t xml:space="preserve">128 / 10 / 12</w:t>
              </w:r>
            </w:ins>
          </w:p>
        </w:tc>
        <w:tc>
          <w:tcPr>
            <w:tcW w:w="898" w:type="pct"/>
          </w:tcPr>
          <w:p w14:paraId="1FD8F387" w14:textId="77777777" w:rsidR="00AA18C8" w:rsidRPr="00FF32AF" w:rsidRDefault="00AA18C8" w:rsidP="00DE6266">
            <w:pPr>
              <w:jc w:val="center"/>
              <w:rPr>
                <w:sz w:val="15"/>
                <w:szCs w:val="15"/>
                <w:ins w:id="900058" w:author="Claude" w:date="2026-10-26T17:30:00Z"/>
                <w:ins w:id="900059" w:author="Claude" w:date="2026-10-26T17:30:00Z"/>
                <w:ins w:id="900060" w:author="Claude" w:date="2026-10-26T17:30:00Z"/>
              </w:rPr>
            </w:pPr>
            <w:ins w:id="900061" w:author="Claude" w:date="2026-10-26T17:30:00Z">
              <w:r>
                <w:rPr>
                  <w:sz w:val="15"/>
                  <w:szCs w:val="15"/>
                </w:rPr>
                <w:t xml:space="preserve">85%</w:t>
              </w:r>
            </w:ins>
          </w:p>
        </w:tc>
      </w:tr>
    </w:tbl>
    <w:p w14:paraId="0A74842C" w14:textId="77777777" w:rsidR="001D2476" w:rsidRDefault="00000000">
      <w:pPr>
        <w:pStyle w:val="Text"/>
        <w:spacing w:before="40"/>
        <w:rPr>
          <w:sz w:val="16"/>
        </w:rPr>
      </w:pPr>
      <w:r>
        <w:rPr>
          <w:sz w:val="16"/>
          <w:szCs w:val="16"/>
        </w:rPr>
        <w:t>Better / tie / worse counts worlds out of 150, except T3i, which is evaluated on 75 unseen worlds.</w:t>
      </w:r>
    </w:p>
    <w:bookmarkStart w:id="60" w:name="_RefTab_cost"/>
    <w:bookmarkEnd w:id="60"/>
    <w:p w14:paraId="32FF3EDD" w14:textId="77777777" w:rsidR="00720E67" w:rsidRDefault="001961F5">
      <w:pPr>
        <w:pStyle w:val="Text"/>
      </w:pPr>
      <w:r>
        <w:fldChar w:fldCharType="begin"/>
      </w:r>
      <w:r>
        <w:instrText xml:space="preserve"> REF _RefTab_abl \h </w:instrText>
      </w:r>
      <w:r>
        <w:fldChar w:fldCharType="separate"/>
      </w:r>
      <w:r>
        <w:t xml:space="preserve">Table VI</w:t>
      </w:r>
      <w:r>
        <w:fldChar w:fldCharType="end"/>
      </w:r>
      <w:r>
        <w:t xml:space="preserve"> is Test 3; it separates the role of the proposer from that of the pre-selection on the same 150 worlds, with the closed layer as reference, and its rows are read in pairs. The gates alone keep a random proposal from doing harm in the forecast, T3a, but the margin is small and inconsistent, since a gate judges one forecast and a candidate that wins its forecast can still lose in the realized fire. The model writes better candidates than the grammar draws, T3d against T3a, and the pre-selection adds more than the model does, T3c against T3a and T3f against T3d. The model candidates alone fill about nine forecasts per call, since a call writes six of them, so the fair pairs are at equal budget, T3b against T3e and T3c against T3f, where the model adds 14 ± 11 points, better in 80 of 150 worlds, in the pair without variations, T3b against T3e, and 15 ± 11 points, better in 76, in the pair with them, T3c against T3f; in the second pair the random proposer draws fresh samples while the model candidates are varied locally, so that pair compares two search designs and the first isolates the source of the candidates, and the variations and the budget they spend add 16 ± 9 points together, T3e against T3f. The second run, T3g, ends within the run-to-run variance of the first. In sum, the pre-selection and the gates carry most of the gain and the model adds a smaller gain of its own. The gain rests on candidates the hazard model has verified, whatever their source.</w:t>
      </w:r>
    </w:p>
    <w:p w14:paraId="051B6494" w14:textId="52BDEB4B" w:rsidR="005D311A" w:rsidRDefault="00EC10A8">
      <w:pPr>
        <w:pStyle w:val="Text"/>
      </w:pPr>
      <w:r>
        <w:rPr>
          <w:noProof/>
        </w:rPr>
        <mc:AlternateContent>
          <mc:Choice Requires="wpg">
            <w:drawing>
              <wp:anchor distT="91440" distB="91440" distL="114300" distR="114300" simplePos="0" relativeHeight="251652608" behindDoc="0" locked="0" layoutInCell="1" allowOverlap="0" wp14:anchorId="71EF3ED3" wp14:editId="2CB14B9C">
                <wp:simplePos x="0" y="0"/>
                <wp:positionH relativeFrom="margin">
                  <wp:posOffset>3478876</wp:posOffset>
                </wp:positionH>
                <wp:positionV relativeFrom="margin">
                  <wp:posOffset>1039</wp:posOffset>
                </wp:positionV>
                <wp:extent cx="3108960" cy="1216660"/>
                <wp:effectExtent l="0" t="0" r="0" b="2540"/>
                <wp:wrapSquare wrapText="bothSides"/>
                <wp:docPr id="600006" name="Group Fig6"/>
                <wp:cNvGraphicFramePr/>
                <a:graphic xmlns:a="http://schemas.openxmlformats.org/drawingml/2006/main">
                  <a:graphicData uri="http://schemas.microsoft.com/office/word/2010/wordprocessingGroup">
                    <wpg:wgp>
                      <wpg:cNvGrpSpPr/>
                      <wpg:grpSpPr>
                        <a:xfrm>
                          <a:off x="0" y="0"/>
                          <a:ext cx="3108960" cy="1216660"/>
                          <a:chOff x="0" y="276104"/>
                          <a:chExt cx="3109000" cy="1217841"/>
                        </a:xfrm>
                      </wpg:grpSpPr>
                      <pic:pic xmlns:pic="http://schemas.openxmlformats.org/drawingml/2006/picture">
                        <pic:nvPicPr>
                          <pic:cNvPr id="610006" name="Picture Fig6"/>
                          <pic:cNvPicPr>
                            <a:picLocks noChangeAspect="1"/>
                          </pic:cNvPicPr>
                        </pic:nvPicPr>
                        <pic:blipFill rotWithShape="1">
                          <a:blip r:embed="rId20" cstate="print">
                            <a:extLst>
                              <a:ext uri="{28A0092B-C50C-407E-A947-70E740481C1C}">
                                <a14:useLocalDpi xmlns:a14="http://schemas.microsoft.com/office/drawing/2010/main" val="0"/>
                              </a:ext>
                            </a:extLst>
                          </a:blip>
                          <a:srcRect t="3603" b="14"/>
                          <a:stretch>
                            <a:fillRect/>
                          </a:stretch>
                        </pic:blipFill>
                        <pic:spPr bwMode="auto">
                          <a:xfrm>
                            <a:off x="0" y="276104"/>
                            <a:ext cx="3109000" cy="941263"/>
                          </a:xfrm>
                          <a:prstGeom prst="rect">
                            <a:avLst/>
                          </a:prstGeom>
                          <a:noFill/>
                        </pic:spPr>
                      </pic:pic>
                      <wps:wsp>
                        <wps:cNvPr id="620006" name="Text Box Fig6"/>
                        <wps:cNvSpPr txBox="1"/>
                        <wps:spPr>
                          <a:xfrm>
                            <a:off x="0" y="1213945"/>
                            <a:ext cx="3109000" cy="280000"/>
                          </a:xfrm>
                          <a:prstGeom prst="rect">
                            <a:avLst/>
                          </a:prstGeom>
                          <a:solidFill>
                            <a:prstClr val="white"/>
                          </a:solidFill>
                          <a:ln>
                            <a:noFill/>
                          </a:ln>
                        </wps:spPr>
                        <wps:txbx>
                          <w:txbxContent>
                            <w:p w14:paraId="11DC545B" w14:textId="77777777" w:rsidR="00467EFC" w:rsidRDefault="00DE0BE3">
                              <w:pPr>
                                <w:pStyle w:val="Caption"/>
                                <w:spacing w:after="0"/>
                                <w:rPr>
                                  <w:noProof/>
                                </w:rPr>
                              </w:pPr>
                              <w:bookmarkStart w:id="61" w:name="_RefFig6"/>
                              <w:r>
                                <w:t xml:space="preserve">Fig. </w:t>
                              </w:r>
                              <w:r>
                                <w:rPr>
                                  <w:noProof/>
                                </w:rPr>
                                <w:fldChar w:fldCharType="begin"/>
                              </w:r>
                              <w:r>
                                <w:rPr>
                                  <w:noProof/>
                                </w:rPr>
                                <w:instrText xml:space="preserve"> SEQ Fig. \* ARABIC </w:instrText>
                              </w:r>
                              <w:r>
                                <w:rPr>
                                  <w:noProof/>
                                </w:rPr>
                                <w:fldChar w:fldCharType="separate"/>
                              </w:r>
                              <w:r>
                                <w:rPr>
                                  <w:noProof/>
                                </w:rPr>
                                <w:t>6</w:t>
                              </w:r>
                              <w:r>
                                <w:rPr>
                                  <w:noProof/>
                                </w:rPr>
                                <w:fldChar w:fldCharType="end"/>
                              </w:r>
                              <w:bookmarkEnd w:id="61"/>
                              <w:r>
                                <w:t xml:space="preserve">. Mean outcome over 150 worlds: (a) burned area, (b) </w:t>
                              </w:r>
                              <w:r w:rsidR="0037295F">
                                <w:t>affected population (persons)</w:t>
                              </w:r>
                              <w:r>
                                <w:t>, (c)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EF3ED3" id="Group Fig6" o:spid="_x0000_s1041" style="position:absolute;left:0;text-align:left;margin-left:273.95pt;margin-top:.1pt;width:244.8pt;height:95.8pt;z-index:251652608;mso-wrap-distance-top:7.2pt;mso-wrap-distance-bottom:7.2pt;mso-position-horizontal-relative:margin;mso-position-vertical-relative:margin;mso-width-relative:margin;mso-height-relative:margin" coordorigin=",2761" coordsize="31090,1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" o:allowoverlap="f">
                <v:shape id="Picture Fig6" o:spid="_x0000_s1042" type="#_x0000_t75" style="position:absolute;top:2761;width:31090;height:9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">
                  <v:imagedata r:id="rId21" o:title="" croptop="2361f" cropbottom="9f"/>
                </v:shape>
                <v:shape id="Text Box Fig6" o:spid="_x0000_s1043" type="#_x0000_t202" style="position:absolute;top:12139;width:310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" stroked="f">
                  <v:textbox inset="0,0,0,0">
                    <w:txbxContent>
                      <w:p w14:paraId="1C0B2CBA" w14:textId="77777777" w:rsidR="00467EFC" w:rsidRDefault="00DE0BE3">
                        <w:pPr>
                          <w:pStyle w:val="Caption"/>
                          <w:spacing w:after="0"/>
                          <w:rPr>
                            <w:noProof/>
                          </w:rPr>
                        </w:pPr>
                        <w:bookmarkStart w:id="62" w:name="_RefFig6"/>
                        <w:r>
                          <w:t xml:space="preserve">Fig. </w:t>
                        </w:r>
                        <w:r>
                          <w:rPr>
                            <w:noProof/>
                          </w:rPr>
                          <w:fldChar w:fldCharType="begin"/>
                        </w:r>
                        <w:r>
                          <w:rPr>
                            <w:noProof/>
                          </w:rPr>
                          <w:instrText xml:space="preserve"> SEQ Fig. \* ARABIC </w:instrText>
                        </w:r>
                        <w:r>
                          <w:rPr>
                            <w:noProof/>
                          </w:rPr>
                          <w:fldChar w:fldCharType="separate"/>
                        </w:r>
                        <w:r>
                          <w:rPr>
                            <w:noProof/>
                          </w:rPr>
                          <w:t>6</w:t>
                        </w:r>
                        <w:r>
                          <w:rPr>
                            <w:noProof/>
                          </w:rPr>
                          <w:fldChar w:fldCharType="end"/>
                        </w:r>
                        <w:bookmarkEnd w:id="62"/>
                        <w:r>
                          <w:t xml:space="preserve">. Mean outcome over 150 worlds: (a) burned area, (b) </w:t>
                        </w:r>
                        <w:r w:rsidR="0037295F">
                          <w:t>affected population (persons)</w:t>
                        </w:r>
                        <w:r>
                          <w:t>, (c) extinguished.</w:t>
                        </w:r>
                      </w:p>
                    </w:txbxContent>
                  </v:textbox>
                </v:shape>
                <w10:wrap type="square" anchorx="margin" anchory="margin"/>
              </v:group>
            </w:pict>
          </mc:Fallback>
        </mc:AlternateContent>
      </w:r>
      <w:r>
        <w:t xml:space="preserve">Three closed references bound the result, T3h to T3j in </w:t>
      </w:r>
      <w:r>
        <w:fldChar w:fldCharType="begin"/>
      </w:r>
      <w:r>
        <w:instrText xml:space="preserve"> REF _RefTab_abl \h </w:instrText>
      </w:r>
      <w:r>
        <w:fldChar w:fldCharType="separate"/>
      </w:r>
      <w:r>
        <w:t xml:space="preserve">Table VI</w:t>
      </w:r>
      <w:r>
        <w:fldChar w:fldCharType="end"/>
      </w:r>
      <w:r>
        <w:t xml:space="preserve">. The larger hand-written base, T3h, holds the five seeds and 35 further rules of one to three antecedents over the same concepts and families, six of which also carry a bounded operator on the aggregate, a cap, a raise, a scaling, or a withdrawal of the offensive families, applied after the average in the order of the rules and blended by the firing strength w of the rule, a cap c as u ← min(u, cw + u(1 − w)), a raise d as u ← min(1, u + dw), </w:t>
      </w:r>
      <w:r>
        <w:t>a scaling s as u ← min(1, u(1 + (s − 1)w)) on every nonzero family,</w:t>
      </w:r>
      <w:r>
        <w:t xml:space="preserve"> and a withdrawal of suppression effort and containment line by 1 − w, the result clipped to [0, 1]. The six are a withdrawal under very high evacuation pressure, alone and with very low suppression feasibility, a cap of suppression effort at 0.2 and 0.4 under very low and low suppression feasibility, the first with a raise of evacuation by 0.25, a raise of suppression effort by 0.25 under very high feasibility, and a scaling by 1.2 under high intervention urgency. The base closes a fifth of the gap, so more rules over the same vocabulary do not close it; VODA stays 56 ± 14% below it, better in 130 of 150 worlds. The four tactics of Section </w:t>
      </w:r>
      <w:r>
        <w:fldChar w:fldCharType="begin"/>
      </w:r>
      <w:r>
        <w:instrText xml:space="preserve"> REF _RefSec_V \h </w:instrText>
      </w:r>
      <w:r>
        <w:fldChar w:fldCharType="separate"/>
      </w:r>
      <w:r>
        <w:t>V</w:t>
      </w:r>
      <w:r>
        <w:fldChar w:fldCharType="end"/>
      </w:r>
      <w:r>
        <w:t>-</w:t>
      </w:r>
      <w:r>
        <w:fldChar w:fldCharType="begin"/>
      </w:r>
      <w:r>
        <w:instrText xml:space="preserve"> REF _RefSec_V_D \h </w:instrText>
      </w:r>
      <w:r>
        <w:fldChar w:fldCharType="separate"/>
      </w:r>
      <w:r>
        <w:t>D</w:t>
      </w:r>
      <w:r>
        <w:fldChar w:fldCharType="end"/>
      </w:r>
      <w:r>
        <w:t xml:space="preserve">, derived from the admissions in 75 worlds and installed in the closed layer at minute 0 in the other 75, T3i, come within 4 ± 13 points of VODA on the same worlds, where VODA reaches 54 ± 18%. The objects admitted in each world, installed at minute 0, T3j, do better than VODA; this bound knows the future of its own world. Hence, the gain is carried by the tactics the open layer wrote; once written, a closed layer can use them, and the open layer is what produced them. The difference to the frozen tactics does not separate from zero, so the comparison supports the production and verification of the tactics, not an advantage of producing </w:t>
      </w:r>
      <w:r>
        <w:lastRenderedPageBreak/>
        <w:t>them during the incident over installing them beforehand. A hand-written rule can order the six families in any combination; what it cannot write is a composed intervention, and the asset collar and the head coating of Section V-D are composed interventions, so what the open layer adds is vocabulary rather than rules.</w:t>
      </w:r>
    </w:p>
    <w:p w14:paraId="06EE2F67" w14:textId="20224D28" w:rsidR="005D311A" w:rsidRDefault="00E20832">
      <w:pPr>
        <w:pStyle w:val="Text"/>
      </w:pPr>
      <w:r>
        <w:t xml:space="preserve">The admitted objects keep their gain when the planning model is wrong about the crews, T3k to T3m. Every shadow forecast, in the pre-selection, the gates, and the closed trials, runs on the nominal suppression model, while the world is simulated with crews 50% less effective against intensity, with an effectiveness that decays 50% faster with travel time, or with a 50% higher knockdown threshold; the admitted objects are replayed at their recorded minutes, as in T4c. </w:t>
      </w:r>
      <w:r>
        <w:fldChar w:fldCharType="begin"/>
      </w:r>
      <w:r>
        <w:instrText xml:space="preserve"> REF _RefTab_abl \h </w:instrText>
      </w:r>
      <w:r>
        <w:fldChar w:fldCharType="separate"/>
      </w:r>
      <w:r>
        <w:t xml:space="preserve">Table VI</w:t>
      </w:r>
      <w:r>
        <w:fldChar w:fldCharType="end"/>
      </w:r>
      <w:r>
        <w:t xml:space="preserve"> reports the outcome, against the closed layer in the same perturbed world; the replay of T3f on the nominal world gives 55 ± 14%. </w:t>
      </w:r>
      <w:r w:rsidR="00937D9C">
        <w:t xml:space="preserve">The margin of VODA over the closed layer holds, and both lose incidents under slower crews. </w:t>
      </w:r>
      <w:r>
        <w:t xml:space="preserve">The gain is sensitive to the coating model and survives its absence. In T3n to T3p the whole loop runs anew, the planner keeping the nominal coating while the world weakens it: a weaker and faster-decaying coating, a coated cell burning at half its rate with a moisture floor of 0.30 and a decay of 1% per minute, T3n; a coating without any effect, T3o; and the coating priced at twice its capacity-steps in planner and world, T3p. The margin falls from 61 to 46 ± 12 points under the weaker coating and to 37 ± 11 points when the coating does nothing. VODA stays better in 123 and 125 of 150 worlds, and the share of extinguished incidents falls from 91 to 82 and 81%, so a coating error costs burned area and incidents as well as response. Since the gates read the physical cost on the nominal model, the planner does not see the error and coats more when the coating does less, 59 ha against 43. In T3p the double price enters the response term of (17) and the capacity-steps that G4 charges against the pool. The margin is 54 ± 13 points, better in 131 worlds, the coated area does not fall, 47 ha against 43, and the response term rises from 0.23 to 0.31 against 0.43 for the closed layer, so the pool does not bind at the nominal price and a dearer coating still pays in the forecast. Two operational limits on the coating, known to planner and world alike, leave the margin in place: a stock of 20 ha per world, T3q, gives 46 ± 11 points with 10 ha coated instead of 43, and a delay of 12 min between the order and the coating, T3r, gives 50 ± 12 points; both extinguish 85% of the incidents. The replay of the admitted objects in the same worlds gives 50, 31, 55, 45, and 49 points. When G5 to G8 read two futures of their own instead of the two the pre-selection ranked on, T3s, 389 candidates reach the gates and 386 are admitted, against 364 and 359 in T3f; the margin is 55 ± 13 points, better in 127 worlds and worse in 13, with 90% of the incidents extinguished, so the gain over the closed layer holds when the gates read futures the pre-selection never saw, </w:t>
      </w:r>
      <w:del w:id="900062" w:author="Claude" w:date="2026-10-26T17:30:00Z">
        <w:r>
          <w:delText xml:space="preserve">and stays within the interval of T3f.</w:delText>
        </w:r>
      </w:del>
      <w:ins w:id="900063" w:author="Claude" w:date="2026-10-26T17:30:00Z">
        <w:r>
          <w:t xml:space="preserve">and stays within the interval of T3f. The spread model can be wrong as well. In T3t to T3v the world blows 50% faster than the planner assumes, or turns the wind by 30° either way, while every shadow forecast keeps the nominal wind. VODA stays better than the closed layer in the same world, by 34 ± 9 points under the faster wind and by 56 ± 12 and 61 ± 14 points under the turned wind, and extinguishes 70, 90, and 85% of the incidents against 51 to 53% for the closed layer. The faster wind is the costly error. There the objects admitted on the nominal world, replayed at their recorded minutes, give 50 points, against 34 when the loop runs anew, since a search that forecasts a slower fire than the real one admits fewer objects, 1.6 against 2.4 per world; the loss falls almost entirely on S2, where two fast fronts outrun a divided pool. A turned wind leaves the margin in place, with replays of 50 and 61 points.</w:t>
        </w:r>
      </w:ins>
      <w:r w:rsidR="00937D9C">
        <w:t xml:space="preserve"> The coating cannot harm in the model, its worst case is no effect, so T3o bounds a coating model that is too optimistic; an effect that harmed would pass the gates until the outcome log revealed it, since the gates read the forecast on the nominal model.</w:t>
      </w:r>
    </w:p>
    <w:p w14:paraId="7A9D2748" w14:textId="77777777" w:rsidR="00926552" w:rsidRDefault="00926552" w:rsidP="00926552">
      <w:pPr>
        <w:pStyle w:val="Heading2"/>
      </w:pPr>
      <w:bookmarkStart w:id="63" w:name="_RefTab_err"/>
      <w:bookmarkStart w:id="64" w:name="_RefTab_prop"/>
      <w:bookmarkStart w:id="65" w:name="_RefSec_V_D"/>
      <w:bookmarkEnd w:id="63"/>
      <w:bookmarkEnd w:id="64"/>
      <w:r>
        <w:t>D</w:t>
      </w:r>
      <w:bookmarkEnd w:id="65"/>
      <w:r>
        <w:t>. Open Layer Output and Attribution</w:t>
      </w:r>
    </w:p>
    <w:p w14:paraId="79F8DD14" w14:textId="77777777" w:rsidR="003E3FD9" w:rsidRDefault="00D31F60">
      <w:pPr>
        <w:pStyle w:val="Text"/>
      </w:pPr>
      <w:r>
        <w:t xml:space="preserve">The open layer produced a small set of tactics absent from the seed doctrine. It was called 878 times over the 150 worlds; in 514 calls no candidate lowered the forecast on both futures and nothing reached the gates, and of the 364 candidates that did, 359 were admitted and 5 rejected, so the pre-selection absorbs the rejections. Of the 359 admitted objects, 233 are composed interventions, 88 macros, and 38 rules, as </w:t>
      </w:r>
      <w:r>
        <w:fldChar w:fldCharType="begin"/>
      </w:r>
      <w:r>
        <w:instrText xml:space="preserve"> REF _RefFig7 \h </w:instrText>
      </w:r>
      <w:r>
        <w:fldChar w:fldCharType="separate"/>
      </w:r>
      <w:r>
        <w:t>Fig. 7</w:t>
      </w:r>
      <w:r>
        <w:fldChar w:fldCharType="end"/>
      </w:r>
      <w:r>
        <w:t>(a) shows; the model wrote 99 of them and 260 are variations found by the pre-selection. One example shows the form they take, the composed intervention rear holding soak, which wets the rear sector within two cells and coats it from one to three cells, installed through the rule IF suppression feasibility is at least medium THEN rear holding soak 0.9. It entered the base through the gates (</w:t>
      </w:r>
      <w:r>
        <w:fldChar w:fldCharType="begin"/>
      </w:r>
      <w:r>
        <w:instrText xml:space="preserve"> REF _RefEqN_gates \h </w:instrText>
      </w:r>
      <w:r>
        <w:fldChar w:fldCharType="separate"/>
      </w:r>
      <w:r>
        <w:t>22</w:t>
      </w:r>
      <w:r>
        <w:fldChar w:fldCharType="end"/>
      </w:r>
      <w:r>
        <w:t>) with its origin and gate values logged.</w:t>
      </w:r>
    </w:p>
    <w:p w14:paraId="5B464612" w14:textId="5AF87C14" w:rsidR="003E3FD9" w:rsidRDefault="00EC338C">
      <w:pPr>
        <w:pStyle w:val="Text"/>
      </w:pPr>
      <w:r>
        <w:rPr>
          <w:noProof/>
        </w:rPr>
        <mc:AlternateContent>
          <mc:Choice Requires="wpg">
            <w:drawing>
              <wp:anchor distT="91440" distB="91440" distL="114300" distR="114300" simplePos="0" relativeHeight="251655680" behindDoc="0" locked="0" layoutInCell="1" allowOverlap="0" wp14:anchorId="5FFC14BD" wp14:editId="42357B2E">
                <wp:simplePos x="0" y="0"/>
                <wp:positionH relativeFrom="margin">
                  <wp:posOffset>3472673</wp:posOffset>
                </wp:positionH>
                <wp:positionV relativeFrom="margin">
                  <wp:posOffset>-2786</wp:posOffset>
                </wp:positionV>
                <wp:extent cx="3108960" cy="1388745"/>
                <wp:effectExtent l="0" t="0" r="0" b="1905"/>
                <wp:wrapSquare wrapText="bothSides"/>
                <wp:docPr id="600009" name="Group Fig9"/>
                <wp:cNvGraphicFramePr/>
                <a:graphic xmlns:a="http://schemas.openxmlformats.org/drawingml/2006/main">
                  <a:graphicData uri="http://schemas.microsoft.com/office/word/2010/wordprocessingGroup">
                    <wpg:wgp>
                      <wpg:cNvGrpSpPr/>
                      <wpg:grpSpPr>
                        <a:xfrm>
                          <a:off x="0" y="0"/>
                          <a:ext cx="3108959" cy="1388745"/>
                          <a:chOff x="0" y="110068"/>
                          <a:chExt cx="3109000" cy="1388993"/>
                        </a:xfrm>
                      </wpg:grpSpPr>
                      <pic:pic xmlns:pic="http://schemas.openxmlformats.org/drawingml/2006/picture">
                        <pic:nvPicPr>
                          <pic:cNvPr id="610009" name="Picture Fig9"/>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1" y="110068"/>
                            <a:ext cx="2069149" cy="1193418"/>
                          </a:xfrm>
                          <a:prstGeom prst="rect">
                            <a:avLst/>
                          </a:prstGeom>
                          <a:noFill/>
                        </pic:spPr>
                      </pic:pic>
                      <wps:wsp>
                        <wps:cNvPr id="620009" name="Text Box Fig9"/>
                        <wps:cNvSpPr txBox="1"/>
                        <wps:spPr>
                          <a:xfrm>
                            <a:off x="0" y="1303486"/>
                            <a:ext cx="3109000" cy="195575"/>
                          </a:xfrm>
                          <a:prstGeom prst="rect">
                            <a:avLst/>
                          </a:prstGeom>
                          <a:solidFill>
                            <a:prstClr val="white"/>
                          </a:solidFill>
                          <a:ln>
                            <a:noFill/>
                          </a:ln>
                        </wps:spPr>
                        <wps:txbx>
                          <w:txbxContent>
                            <w:p w14:paraId="3702DC41" w14:textId="77777777" w:rsidR="00467EFC" w:rsidRDefault="00DE0BE3">
                              <w:pPr>
                                <w:pStyle w:val="Caption"/>
                                <w:spacing w:after="0"/>
                                <w:rPr>
                                  <w:noProof/>
                                </w:rPr>
                              </w:pPr>
                              <w:bookmarkStart w:id="66" w:name="_RefFig8"/>
                              <w:r>
                                <w:t xml:space="preserve">Fig. </w:t>
                              </w:r>
                              <w:r>
                                <w:rPr>
                                  <w:noProof/>
                                </w:rPr>
                                <w:fldChar w:fldCharType="begin"/>
                              </w:r>
                              <w:r>
                                <w:rPr>
                                  <w:noProof/>
                                </w:rPr>
                                <w:instrText xml:space="preserve"> SEQ Fig. \* ARABIC </w:instrText>
                              </w:r>
                              <w:r>
                                <w:rPr>
                                  <w:noProof/>
                                </w:rPr>
                                <w:fldChar w:fldCharType="separate"/>
                              </w:r>
                              <w:r>
                                <w:rPr>
                                  <w:noProof/>
                                </w:rPr>
                                <w:t>8</w:t>
                              </w:r>
                              <w:r>
                                <w:rPr>
                                  <w:noProof/>
                                </w:rPr>
                                <w:fldChar w:fldCharType="end"/>
                              </w:r>
                              <w:bookmarkEnd w:id="66"/>
                              <w:r>
                                <w:t>. Burned area with one intervention family withheld.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C14BD" id="Group Fig9" o:spid="_x0000_s1044" style="position:absolute;left:0;text-align:left;margin-left:273.45pt;margin-top:-.2pt;width:244.8pt;height:109.35pt;z-index:251655680;mso-wrap-distance-top:7.2pt;mso-wrap-distance-bottom:7.2pt;mso-position-horizontal-relative:margin;mso-position-vertical-relative:margin;mso-width-relative:margin;mso-height-relative:margin" coordorigin=",1100" coordsize="31090,13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" o:allowoverlap="f">
                <v:shape id="Picture Fig9" o:spid="_x0000_s1045" type="#_x0000_t75" style="position:absolute;top:1100;width:20691;height:11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">
                  <v:imagedata r:id="rId23" o:title=""/>
                </v:shape>
                <v:shape id="Text Box Fig9" o:spid="_x0000_s1046" type="#_x0000_t202" style="position:absolute;top:13034;width:31090;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" stroked="f">
                  <v:textbox inset="0,0,0,0">
                    <w:txbxContent>
                      <w:p w14:paraId="44BF68E4" w14:textId="77777777" w:rsidR="00467EFC" w:rsidRDefault="00DE0BE3">
                        <w:pPr>
                          <w:pStyle w:val="Caption"/>
                          <w:spacing w:after="0"/>
                          <w:rPr>
                            <w:noProof/>
                          </w:rPr>
                        </w:pPr>
                        <w:bookmarkStart w:id="67" w:name="_RefFig8"/>
                        <w:r>
                          <w:t xml:space="preserve">Fig. </w:t>
                        </w:r>
                        <w:r>
                          <w:rPr>
                            <w:noProof/>
                          </w:rPr>
                          <w:fldChar w:fldCharType="begin"/>
                        </w:r>
                        <w:r>
                          <w:rPr>
                            <w:noProof/>
                          </w:rPr>
                          <w:instrText xml:space="preserve"> SEQ Fig. \* ARABIC </w:instrText>
                        </w:r>
                        <w:r>
                          <w:rPr>
                            <w:noProof/>
                          </w:rPr>
                          <w:fldChar w:fldCharType="separate"/>
                        </w:r>
                        <w:r>
                          <w:rPr>
                            <w:noProof/>
                          </w:rPr>
                          <w:t>8</w:t>
                        </w:r>
                        <w:r>
                          <w:rPr>
                            <w:noProof/>
                          </w:rPr>
                          <w:fldChar w:fldCharType="end"/>
                        </w:r>
                        <w:bookmarkEnd w:id="67"/>
                        <w:r>
                          <w:t>. Burned area with one intervention family withheld.</w:t>
                        </w:r>
                      </w:p>
                    </w:txbxContent>
                  </v:textbox>
                </v:shape>
                <w10:wrap type="square" anchorx="margin" anchory="margin"/>
              </v:group>
            </w:pict>
          </mc:Fallback>
        </mc:AlternateContent>
      </w:r>
      <w:r>
        <w:rPr>
          <w:noProof/>
        </w:rPr>
        <mc:AlternateContent>
          <mc:Choice Requires="wpg">
            <w:drawing>
              <wp:anchor distT="91440" distB="91440" distL="114300" distR="114300" simplePos="0" relativeHeight="251654656" behindDoc="0" locked="0" layoutInCell="1" allowOverlap="0" wp14:anchorId="77D3BF05" wp14:editId="1B05A271">
                <wp:simplePos x="0" y="0"/>
                <wp:positionH relativeFrom="margin">
                  <wp:posOffset>60733</wp:posOffset>
                </wp:positionH>
                <wp:positionV relativeFrom="margin">
                  <wp:posOffset>58629</wp:posOffset>
                </wp:positionV>
                <wp:extent cx="3123565" cy="1201420"/>
                <wp:effectExtent l="0" t="0" r="635" b="0"/>
                <wp:wrapTopAndBottom/>
                <wp:docPr id="600008" name="Group Fig8"/>
                <wp:cNvGraphicFramePr/>
                <a:graphic xmlns:a="http://schemas.openxmlformats.org/drawingml/2006/main">
                  <a:graphicData uri="http://schemas.microsoft.com/office/word/2010/wordprocessingGroup">
                    <wpg:wgp>
                      <wpg:cNvGrpSpPr/>
                      <wpg:grpSpPr>
                        <a:xfrm>
                          <a:off x="0" y="0"/>
                          <a:ext cx="3123565" cy="1201420"/>
                          <a:chOff x="1" y="111388"/>
                          <a:chExt cx="3124816" cy="1202609"/>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1" y="111388"/>
                            <a:ext cx="3124816" cy="888223"/>
                          </a:xfrm>
                          <a:prstGeom prst="rect">
                            <a:avLst/>
                          </a:prstGeom>
                          <a:noFill/>
                        </pic:spPr>
                      </pic:pic>
                      <wps:wsp>
                        <wps:cNvPr id="620008" name="Text Box Fig8"/>
                        <wps:cNvSpPr txBox="1"/>
                        <wps:spPr>
                          <a:xfrm>
                            <a:off x="1" y="999610"/>
                            <a:ext cx="3090723" cy="314387"/>
                          </a:xfrm>
                          <a:prstGeom prst="rect">
                            <a:avLst/>
                          </a:prstGeom>
                          <a:solidFill>
                            <a:prstClr val="white"/>
                          </a:solidFill>
                          <a:ln>
                            <a:noFill/>
                          </a:ln>
                        </wps:spPr>
                        <wps:txbx>
                          <w:txbxContent>
                            <w:p w14:paraId="3E22CDEB" w14:textId="77777777" w:rsidR="00467EFC" w:rsidRDefault="00DE0BE3">
                              <w:pPr>
                                <w:pStyle w:val="Caption"/>
                                <w:spacing w:after="0"/>
                                <w:rPr>
                                  <w:noProof/>
                                </w:rPr>
                              </w:pPr>
                              <w:bookmarkStart w:id="68" w:name="_RefFig7"/>
                              <w:r>
                                <w:t xml:space="preserve">Fig. </w:t>
                              </w:r>
                              <w:r>
                                <w:rPr>
                                  <w:noProof/>
                                </w:rPr>
                                <w:fldChar w:fldCharType="begin"/>
                              </w:r>
                              <w:r>
                                <w:rPr>
                                  <w:noProof/>
                                </w:rPr>
                                <w:instrText xml:space="preserve"> SEQ Fig. \* ARABIC </w:instrText>
                              </w:r>
                              <w:r>
                                <w:rPr>
                                  <w:noProof/>
                                </w:rPr>
                                <w:fldChar w:fldCharType="separate"/>
                              </w:r>
                              <w:r>
                                <w:rPr>
                                  <w:noProof/>
                                </w:rPr>
                                <w:t>7</w:t>
                              </w:r>
                              <w:r>
                                <w:rPr>
                                  <w:noProof/>
                                </w:rPr>
                                <w:fldChar w:fldCharType="end"/>
                              </w:r>
                              <w:bookmarkEnd w:id="68"/>
                              <w: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3BF05" id="Group Fig8" o:spid="_x0000_s1047" style="position:absolute;left:0;text-align:left;margin-left:4.8pt;margin-top:4.6pt;width:245.95pt;height:94.6pt;z-index:251654656;mso-wrap-distance-top:7.2pt;mso-wrap-distance-bottom:7.2pt;mso-position-horizontal-relative:margin;mso-position-vertical-relative:margin;mso-width-relative:margin;mso-height-relative:margin" coordorigin=",1113" coordsize="31248,12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" o:allowoverlap="f">
                <v:shape id="Picture Fig8" o:spid="_x0000_s1048" type="#_x0000_t75" style="position:absolute;top:1113;width:31248;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">
                  <v:imagedata r:id="rId25" o:title=""/>
                </v:shape>
                <v:shape id="Text Box Fig8" o:spid="_x0000_s1049" type="#_x0000_t202" style="position:absolute;top:9996;width:30907;height: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" stroked="f">
                  <v:textbox inset="0,0,0,0">
                    <w:txbxContent>
                      <w:p w14:paraId="4A2CF680" w14:textId="77777777" w:rsidR="00467EFC" w:rsidRDefault="00DE0BE3">
                        <w:pPr>
                          <w:pStyle w:val="Caption"/>
                          <w:spacing w:after="0"/>
                          <w:rPr>
                            <w:noProof/>
                          </w:rPr>
                        </w:pPr>
                        <w:bookmarkStart w:id="69" w:name="_RefFig7"/>
                        <w:r>
                          <w:t xml:space="preserve">Fig. </w:t>
                        </w:r>
                        <w:r>
                          <w:rPr>
                            <w:noProof/>
                          </w:rPr>
                          <w:fldChar w:fldCharType="begin"/>
                        </w:r>
                        <w:r>
                          <w:rPr>
                            <w:noProof/>
                          </w:rPr>
                          <w:instrText xml:space="preserve"> SEQ Fig. \* ARABIC </w:instrText>
                        </w:r>
                        <w:r>
                          <w:rPr>
                            <w:noProof/>
                          </w:rPr>
                          <w:fldChar w:fldCharType="separate"/>
                        </w:r>
                        <w:r>
                          <w:rPr>
                            <w:noProof/>
                          </w:rPr>
                          <w:t>7</w:t>
                        </w:r>
                        <w:r>
                          <w:rPr>
                            <w:noProof/>
                          </w:rPr>
                          <w:fldChar w:fldCharType="end"/>
                        </w:r>
                        <w:bookmarkEnd w:id="69"/>
                        <w:r>
                          <w:t>. Admitted objects (a) by kind and origin, (b) clauses by effect and sector.</w:t>
                        </w:r>
                      </w:p>
                    </w:txbxContent>
                  </v:textbox>
                </v:shape>
                <w10:wrap type="topAndBottom" anchorx="margin" anchory="margin"/>
              </v:group>
            </w:pict>
          </mc:Fallback>
        </mc:AlternateContent>
      </w:r>
      <w:r w:rsidR="006D243F">
        <w:rPr>
          <w:noProof/>
        </w:rPr>
        <w:t xml:space="preserve">The admitted objects fall into four tactics, each absent from the seed doctrine, as </w:t>
      </w:r>
      <w:r w:rsidR="006D243F">
        <w:rPr>
          <w:noProof/>
        </w:rPr>
        <w:fldChar w:fldCharType="begin"/>
      </w:r>
      <w:r w:rsidR="006D243F">
        <w:rPr>
          <w:noProof/>
        </w:rPr>
        <w:instrText xml:space="preserve"> REF _RefFig7 \h </w:instrText>
      </w:r>
      <w:r w:rsidR="006D243F">
        <w:rPr>
          <w:noProof/>
        </w:rPr>
      </w:r>
      <w:r w:rsidR="006D243F">
        <w:rPr>
          <w:noProof/>
        </w:rPr>
        <w:fldChar w:fldCharType="separate"/>
      </w:r>
      <w:r w:rsidR="006D243F">
        <w:rPr>
          <w:noProof/>
        </w:rPr>
        <w:t>Fig. 7</w:t>
      </w:r>
      <w:r w:rsidR="006D243F">
        <w:rPr>
          <w:noProof/>
        </w:rPr>
        <w:fldChar w:fldCharType="end"/>
      </w:r>
      <w:r w:rsidR="006D243F">
        <w:rPr>
          <w:noProof/>
        </w:rPr>
        <w:t xml:space="preserve">(b) shows. The line-and-attack macro blends a containment line </w:t>
      </w:r>
      <w:r w:rsidR="0026140E">
        <w:rPr>
          <w:noProof/>
        </w:rPr>
        <w:t>with suppression effort, and interface hardening blends asset protection with a containment line.</w:t>
      </w:r>
      <w:r>
        <w:rPr>
          <w:noProof/>
        </w:rPr>
        <w:t xml:space="preserve"> Among the composed interventions, the asset collar coats the threatened assets </w:t>
      </w:r>
      <w:r w:rsidR="006D243F">
        <w:rPr>
          <w:noProof/>
        </w:rPr>
        <w:t>and populated cells two to three cells ahead of the fire, and the head coating lays retardant on the head; clauses that clear, wet, ignite, or evacuate enter only where the forecast rewards them.</w:t>
      </w:r>
      <w:r>
        <w:rPr>
          <w:noProof/>
        </w:rPr>
        <w:t xml:space="preserve"> As installed in T3i, the four read: IF suppression feasibility is VH THEN line and attack 0.9, resource deployment 0.8, the macro containment line 1.0 with suppression effort 0.8; IF suppression feasibility is VH AND asset exposure risk is M AND evacuation pressure is M THEN interface hardening 1.0, the macro asset protection 1.0 with containment line 0.7; IF asset exposure risk is H AND evacuation pressure is VL THEN asset collar 0.9, </w:t>
      </w:r>
      <w:r>
        <w:rPr>
          <w:noProof/>
        </w:rPr>
        <w:t>prime and coat on the populated sector in the bands 0 to 3 and 1 to 4 cells; and IF asset exposure risk is M THEN head coating 1.0, coat on the head sector in the band 4 to 8 cells.</w:t>
      </w:r>
    </w:p>
    <w:p w14:paraId="31FAF97B" w14:textId="77777777" w:rsidR="00D95740" w:rsidRDefault="00D57655">
      <w:pPr>
        <w:pStyle w:val="Text"/>
      </w:pPr>
      <w:r>
        <w:t xml:space="preserve">Every world starts from the same five seed rules and the proposer has no memory across worlds, so a recurring object was rediscovered; each of the four tactics recurs in 30 to 56 </w:t>
      </w:r>
      <w:r>
        <w:lastRenderedPageBreak/>
        <w:t>distinct worlds, so what the open layer learns is structural rather than incidental.</w:t>
      </w:r>
    </w:p>
    <w:p w14:paraId="0441AE77" w14:textId="77777777" w:rsidR="003E3FD9" w:rsidRDefault="00B5292B">
      <w:pPr>
        <w:pStyle w:val="Text"/>
        <w:rPr>
          <w:noProof/>
        </w:rPr>
      </w:pPr>
      <w:r>
        <w:rPr>
          <w:noProof/>
        </w:rPr>
        <w:t xml:space="preserve">The gain is attributable to the admitted objects, as an approximate decomposition, since a replay re-installs the objects and not the adaptation around them. In the 11 worlds with no admission VODA and the closed layer end close to each other, and the margin of Section </w:t>
      </w:r>
      <w:r>
        <w:rPr>
          <w:noProof/>
        </w:rPr>
        <w:fldChar w:fldCharType="begin"/>
      </w:r>
      <w:r>
        <w:rPr>
          <w:noProof/>
        </w:rPr>
        <w:instrText xml:space="preserve"> REF _RefSec_V \h </w:instrText>
      </w:r>
      <w:r>
        <w:rPr>
          <w:noProof/>
        </w:rPr>
      </w:r>
      <w:r>
        <w:rPr>
          <w:noProof/>
        </w:rPr>
        <w:fldChar w:fldCharType="separate"/>
      </w:r>
      <w:r>
        <w:rPr>
          <w:noProof/>
        </w:rPr>
        <w:t>V</w:t>
      </w:r>
      <w:r>
        <w:rPr>
          <w:noProof/>
        </w:rPr>
        <w:fldChar w:fldCharType="end"/>
      </w:r>
      <w:r>
        <w:rPr>
          <w:noProof/>
        </w:rPr>
        <w:t>-</w:t>
      </w:r>
      <w:r>
        <w:rPr>
          <w:noProof/>
        </w:rPr>
        <w:fldChar w:fldCharType="begin"/>
      </w:r>
      <w:r>
        <w:rPr>
          <w:noProof/>
        </w:rPr>
        <w:instrText xml:space="preserve"> REF _RefSec_V_C \h </w:instrText>
      </w:r>
      <w:r>
        <w:rPr>
          <w:noProof/>
        </w:rPr>
      </w:r>
      <w:r>
        <w:rPr>
          <w:noProof/>
        </w:rPr>
        <w:fldChar w:fldCharType="separate"/>
      </w:r>
      <w:r>
        <w:rPr>
          <w:noProof/>
        </w:rPr>
        <w:t>C</w:t>
      </w:r>
      <w:r>
        <w:rPr>
          <w:noProof/>
        </w:rPr>
        <w:fldChar w:fldCharType="end"/>
      </w:r>
      <w:r>
        <w:rPr>
          <w:noProof/>
        </w:rPr>
        <w:t xml:space="preserve"> comes from the 139 worlds with at least one admission, where the median saving grows from about two hectares with one admission to about 23 ha with two or more. A leave-one-out replay, T4c, re-installs the admitted objects at their recorded minutes under the closed layer without the proposer. With every object re-installed it reproduces the VODA outcome within one hectare in 96 of 139 worlds; in the other 43 the two differ by a median 3.6 ha, 22 above and 21 below, and in 5 worlds by more than 40 ha, all with the replay burning more, since a re-installed object meets a base that did not adapt around it in the same order and spotting diverges once the fields differ. With none it reproduces the closed layer exactly. The realized fire runs on a random stream the gates never see, so the outcome is read on futures that were not used in selection. Removing all objects raises the burned area by 45 ha per world, and the objects are harmful in 9 worlds only; removing one at a time, most objects raise the burned area and 22 lower it. The single effects, 32 ha per world, fall short of the joint effect, 45 ha, since the objects of one world act together.</w:t>
      </w:r>
    </w:p>
    <w:p w14:paraId="66CEC958" w14:textId="77777777" w:rsidR="00FE32C9" w:rsidRDefault="00FE32C9" w:rsidP="00FE32C9">
      <w:pPr>
        <w:pStyle w:val="TableTitle"/>
        <w:spacing w:before="120"/>
      </w:pPr>
      <w:bookmarkStart w:id="70" w:name="_RefTab_with"/>
      <w:r>
        <w:t xml:space="preserve">Table </w:t>
      </w:r>
      <w:r>
        <w:rPr>
          <w:noProof/>
        </w:rPr>
        <w:fldChar w:fldCharType="begin"/>
      </w:r>
      <w:r>
        <w:rPr>
          <w:noProof/>
        </w:rPr>
        <w:instrText xml:space="preserve"> SEQ Table \* ROMAN </w:instrText>
      </w:r>
      <w:r>
        <w:rPr>
          <w:noProof/>
        </w:rPr>
        <w:fldChar w:fldCharType="separate"/>
      </w:r>
      <w:r>
        <w:rPr>
          <w:noProof/>
        </w:rPr>
        <w:t>VII</w:t>
      </w:r>
      <w:r>
        <w:rPr>
          <w:noProof/>
        </w:rPr>
        <w:fldChar w:fldCharType="end"/>
      </w:r>
      <w:bookmarkEnd w:id="70"/>
    </w:p>
    <w:p w14:paraId="260F2510" w14:textId="77777777" w:rsidR="00FE32C9" w:rsidRDefault="00FE32C9" w:rsidP="00FE32C9">
      <w:pPr>
        <w:pStyle w:val="TableTitle"/>
        <w:spacing w:after="60"/>
      </w:pPr>
      <w:r>
        <w:t>Test 4, one family withheld, change against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410"/>
        <w:gridCol w:w="1754"/>
        <w:gridCol w:w="760"/>
        <w:gridCol w:w="741"/>
        <w:gridCol w:w="682"/>
        <w:gridCol w:w="507"/>
      </w:tblGrid>
      <w:tr w:rsidR="00FE32C9" w14:paraId="426DE38C" w14:textId="77777777" w:rsidTr="00F943AF">
        <w:trPr>
          <w:cantSplit/>
          <w:jc w:val="center"/>
        </w:trPr>
        <w:tc>
          <w:tcPr>
            <w:tcW w:w="422" w:type="pct"/>
          </w:tcPr>
          <w:p w14:paraId="2E0DA676" w14:textId="77777777" w:rsidR="00FE32C9" w:rsidRDefault="00FE32C9" w:rsidP="00CA6688">
            <w:r>
              <w:rPr>
                <w:b/>
                <w:sz w:val="15"/>
                <w:szCs w:val="15"/>
              </w:rPr>
              <w:t>Test</w:t>
            </w:r>
          </w:p>
        </w:tc>
        <w:tc>
          <w:tcPr>
            <w:tcW w:w="1807" w:type="pct"/>
          </w:tcPr>
          <w:p w14:paraId="5CB7D9ED" w14:textId="77777777" w:rsidR="00FE32C9" w:rsidRDefault="00FE32C9" w:rsidP="00CA6688">
            <w:pPr>
              <w:jc w:val="center"/>
            </w:pPr>
            <w:r>
              <w:rPr>
                <w:b/>
                <w:sz w:val="15"/>
                <w:szCs w:val="15"/>
              </w:rPr>
              <w:t>Configuration</w:t>
            </w:r>
          </w:p>
        </w:tc>
        <w:tc>
          <w:tcPr>
            <w:tcW w:w="783" w:type="pct"/>
          </w:tcPr>
          <w:p w14:paraId="143049DE" w14:textId="77777777" w:rsidR="00FE32C9" w:rsidRDefault="00FE32C9" w:rsidP="00CA6688">
            <w:pPr>
              <w:jc w:val="center"/>
            </w:pPr>
            <w:r>
              <w:rPr>
                <w:b/>
                <w:sz w:val="15"/>
                <w:szCs w:val="15"/>
              </w:rPr>
              <w:t>Burned area</w:t>
            </w:r>
          </w:p>
        </w:tc>
        <w:tc>
          <w:tcPr>
            <w:tcW w:w="763" w:type="pct"/>
          </w:tcPr>
          <w:p w14:paraId="1B8E8B4A" w14:textId="77777777" w:rsidR="00FE32C9" w:rsidRDefault="00FE32C9" w:rsidP="00CA6688">
            <w:pPr>
              <w:jc w:val="center"/>
            </w:pPr>
            <w:r>
              <w:rPr>
                <w:b/>
                <w:sz w:val="15"/>
                <w:szCs w:val="15"/>
              </w:rPr>
              <w:t>Better / worse</w:t>
            </w:r>
          </w:p>
        </w:tc>
        <w:tc>
          <w:tcPr>
            <w:tcW w:w="703" w:type="pct"/>
          </w:tcPr>
          <w:p w14:paraId="46824DDB" w14:textId="77777777" w:rsidR="00FE32C9" w:rsidRDefault="00FE32C9" w:rsidP="00CA6688">
            <w:pPr>
              <w:jc w:val="center"/>
            </w:pPr>
            <w:r>
              <w:rPr>
                <w:b/>
                <w:sz w:val="15"/>
                <w:szCs w:val="15"/>
              </w:rPr>
              <w:t>Written back</w:t>
            </w:r>
          </w:p>
        </w:tc>
        <w:tc>
          <w:tcPr>
            <w:tcW w:w="522" w:type="pct"/>
          </w:tcPr>
          <w:p w14:paraId="0FF19856" w14:textId="77777777" w:rsidR="00FE32C9" w:rsidRDefault="00FE32C9" w:rsidP="00CA6688">
            <w:pPr>
              <w:jc w:val="center"/>
            </w:pPr>
            <w:r>
              <w:rPr>
                <w:b/>
                <w:sz w:val="15"/>
                <w:szCs w:val="15"/>
              </w:rPr>
              <w:t>First write</w:t>
            </w:r>
          </w:p>
        </w:tc>
      </w:tr>
      <w:tr w:rsidR="00FE32C9" w14:paraId="0A352B6C" w14:textId="77777777" w:rsidTr="00F943AF">
        <w:trPr>
          <w:cantSplit/>
          <w:jc w:val="center"/>
        </w:trPr>
        <w:tc>
          <w:tcPr>
            <w:tcW w:w="422" w:type="pct"/>
          </w:tcPr>
          <w:p w14:paraId="0CBF5691" w14:textId="77777777" w:rsidR="00FE32C9" w:rsidRDefault="00FE32C9" w:rsidP="00CA6688">
            <w:r>
              <w:rPr>
                <w:sz w:val="15"/>
                <w:szCs w:val="15"/>
              </w:rPr>
              <w:t>T4a</w:t>
            </w:r>
          </w:p>
        </w:tc>
        <w:tc>
          <w:tcPr>
            <w:tcW w:w="1807" w:type="pct"/>
          </w:tcPr>
          <w:p w14:paraId="2368B0F3" w14:textId="77777777" w:rsidR="00FE32C9" w:rsidRDefault="00FE32C9" w:rsidP="00CA6688">
            <w:pPr>
              <w:jc w:val="center"/>
            </w:pPr>
            <w:r>
              <w:rPr>
                <w:sz w:val="15"/>
                <w:szCs w:val="15"/>
              </w:rPr>
              <w:t>closed layer without containment line</w:t>
            </w:r>
          </w:p>
        </w:tc>
        <w:tc>
          <w:tcPr>
            <w:tcW w:w="783" w:type="pct"/>
          </w:tcPr>
          <w:p w14:paraId="02591D91" w14:textId="77777777" w:rsidR="00FE32C9" w:rsidRDefault="00FE32C9" w:rsidP="00CA6688">
            <w:pPr>
              <w:jc w:val="center"/>
            </w:pPr>
            <w:r>
              <w:rPr>
                <w:sz w:val="15"/>
                <w:szCs w:val="15"/>
              </w:rPr>
              <w:t>+2 ± 6%</w:t>
            </w:r>
          </w:p>
        </w:tc>
        <w:tc>
          <w:tcPr>
            <w:tcW w:w="763" w:type="pct"/>
          </w:tcPr>
          <w:p w14:paraId="2FCFFB80" w14:textId="77777777" w:rsidR="00FE32C9" w:rsidRDefault="00FE32C9" w:rsidP="00CA6688">
            <w:pPr>
              <w:jc w:val="center"/>
            </w:pPr>
            <w:r>
              <w:rPr>
                <w:sz w:val="15"/>
                <w:szCs w:val="15"/>
              </w:rPr>
              <w:t>25 / 25</w:t>
            </w:r>
          </w:p>
        </w:tc>
        <w:tc>
          <w:tcPr>
            <w:tcW w:w="703" w:type="pct"/>
          </w:tcPr>
          <w:p w14:paraId="58F01D57" w14:textId="77777777" w:rsidR="00FE32C9" w:rsidRDefault="00FE32C9" w:rsidP="00CA6688">
            <w:pPr>
              <w:jc w:val="center"/>
            </w:pPr>
            <w:r>
              <w:rPr>
                <w:sz w:val="15"/>
                <w:szCs w:val="15"/>
              </w:rPr>
              <w:t>0 / 150</w:t>
            </w:r>
          </w:p>
        </w:tc>
        <w:tc>
          <w:tcPr>
            <w:tcW w:w="522" w:type="pct"/>
          </w:tcPr>
          <w:p w14:paraId="0EA27A29" w14:textId="77777777" w:rsidR="00FE32C9" w:rsidRDefault="00FE32C9" w:rsidP="00CA6688">
            <w:pPr>
              <w:jc w:val="center"/>
            </w:pPr>
            <w:r>
              <w:rPr>
                <w:sz w:val="15"/>
                <w:szCs w:val="15"/>
              </w:rPr>
              <w:t>–</w:t>
            </w:r>
          </w:p>
        </w:tc>
      </w:tr>
      <w:tr w:rsidR="00FE32C9" w14:paraId="19BB6D20" w14:textId="77777777" w:rsidTr="00F943AF">
        <w:trPr>
          <w:cantSplit/>
          <w:jc w:val="center"/>
        </w:trPr>
        <w:tc>
          <w:tcPr>
            <w:tcW w:w="422" w:type="pct"/>
          </w:tcPr>
          <w:p w14:paraId="34CF8E60" w14:textId="77777777" w:rsidR="00FE32C9" w:rsidRDefault="00FE32C9" w:rsidP="00CA6688">
            <w:r>
              <w:rPr>
                <w:sz w:val="15"/>
                <w:szCs w:val="15"/>
              </w:rPr>
              <w:t>T4a</w:t>
            </w:r>
          </w:p>
        </w:tc>
        <w:tc>
          <w:tcPr>
            <w:tcW w:w="1807" w:type="pct"/>
          </w:tcPr>
          <w:p w14:paraId="1995BEF0" w14:textId="77777777" w:rsidR="00FE32C9" w:rsidRDefault="00FE32C9" w:rsidP="00CA6688">
            <w:pPr>
              <w:jc w:val="center"/>
            </w:pPr>
            <w:r>
              <w:rPr>
                <w:sz w:val="15"/>
                <w:szCs w:val="15"/>
              </w:rPr>
              <w:t>VODA without containment line</w:t>
            </w:r>
          </w:p>
        </w:tc>
        <w:tc>
          <w:tcPr>
            <w:tcW w:w="783" w:type="pct"/>
          </w:tcPr>
          <w:p w14:paraId="20CAAA4C" w14:textId="77777777" w:rsidR="00FE32C9" w:rsidRDefault="00FE32C9" w:rsidP="00CA6688">
            <w:pPr>
              <w:jc w:val="center"/>
            </w:pPr>
            <w:r>
              <w:rPr>
                <w:sz w:val="15"/>
                <w:szCs w:val="15"/>
              </w:rPr>
              <w:t>−58 ± 13%</w:t>
            </w:r>
          </w:p>
        </w:tc>
        <w:tc>
          <w:tcPr>
            <w:tcW w:w="763" w:type="pct"/>
          </w:tcPr>
          <w:p w14:paraId="19F3E66D" w14:textId="77777777" w:rsidR="00FE32C9" w:rsidRDefault="00FE32C9" w:rsidP="00CA6688">
            <w:pPr>
              <w:jc w:val="center"/>
            </w:pPr>
            <w:r>
              <w:rPr>
                <w:sz w:val="15"/>
                <w:szCs w:val="15"/>
              </w:rPr>
              <w:t>129 / 9</w:t>
            </w:r>
          </w:p>
        </w:tc>
        <w:tc>
          <w:tcPr>
            <w:tcW w:w="703" w:type="pct"/>
          </w:tcPr>
          <w:p w14:paraId="3CDB9BA5" w14:textId="77777777" w:rsidR="00FE32C9" w:rsidRDefault="00FE32C9" w:rsidP="00CA6688">
            <w:pPr>
              <w:jc w:val="center"/>
            </w:pPr>
            <w:r>
              <w:rPr>
                <w:sz w:val="15"/>
                <w:szCs w:val="15"/>
              </w:rPr>
              <w:t>32 / 150</w:t>
            </w:r>
          </w:p>
        </w:tc>
        <w:tc>
          <w:tcPr>
            <w:tcW w:w="522" w:type="pct"/>
          </w:tcPr>
          <w:p w14:paraId="4FEEDDAF" w14:textId="77777777" w:rsidR="00FE32C9" w:rsidRDefault="00FE32C9" w:rsidP="00CA6688">
            <w:pPr>
              <w:jc w:val="center"/>
            </w:pPr>
            <w:r>
              <w:rPr>
                <w:sz w:val="15"/>
                <w:szCs w:val="15"/>
              </w:rPr>
              <w:t>–</w:t>
            </w:r>
          </w:p>
        </w:tc>
      </w:tr>
      <w:tr w:rsidR="00FE32C9" w14:paraId="5CCD29E5" w14:textId="77777777" w:rsidTr="00F943AF">
        <w:trPr>
          <w:cantSplit/>
          <w:jc w:val="center"/>
        </w:trPr>
        <w:tc>
          <w:tcPr>
            <w:tcW w:w="422" w:type="pct"/>
          </w:tcPr>
          <w:p w14:paraId="46562357" w14:textId="77777777" w:rsidR="00FE32C9" w:rsidRDefault="00FE32C9" w:rsidP="00CA6688">
            <w:r>
              <w:rPr>
                <w:sz w:val="15"/>
                <w:szCs w:val="15"/>
              </w:rPr>
              <w:t>T4a</w:t>
            </w:r>
          </w:p>
        </w:tc>
        <w:tc>
          <w:tcPr>
            <w:tcW w:w="1807" w:type="pct"/>
          </w:tcPr>
          <w:p w14:paraId="71969BB7" w14:textId="77777777" w:rsidR="00FE32C9" w:rsidRDefault="00FE32C9" w:rsidP="00CA6688">
            <w:pPr>
              <w:jc w:val="center"/>
            </w:pPr>
            <w:r>
              <w:rPr>
                <w:sz w:val="15"/>
                <w:szCs w:val="15"/>
              </w:rPr>
              <w:t>model candidates only, without containment line</w:t>
            </w:r>
          </w:p>
        </w:tc>
        <w:tc>
          <w:tcPr>
            <w:tcW w:w="783" w:type="pct"/>
          </w:tcPr>
          <w:p w14:paraId="39E0B6E3" w14:textId="77777777" w:rsidR="00FE32C9" w:rsidRDefault="00FE32C9" w:rsidP="00CA6688">
            <w:pPr>
              <w:jc w:val="center"/>
            </w:pPr>
            <w:r>
              <w:rPr>
                <w:sz w:val="15"/>
                <w:szCs w:val="15"/>
              </w:rPr>
              <w:t>−41 ± 11%</w:t>
            </w:r>
          </w:p>
        </w:tc>
        <w:tc>
          <w:tcPr>
            <w:tcW w:w="763" w:type="pct"/>
          </w:tcPr>
          <w:p w14:paraId="7CD50298" w14:textId="77777777" w:rsidR="00FE32C9" w:rsidRDefault="00FE32C9" w:rsidP="00CA6688">
            <w:pPr>
              <w:jc w:val="center"/>
            </w:pPr>
            <w:r>
              <w:rPr>
                <w:sz w:val="15"/>
                <w:szCs w:val="15"/>
              </w:rPr>
              <w:t>126 / 13</w:t>
            </w:r>
          </w:p>
        </w:tc>
        <w:tc>
          <w:tcPr>
            <w:tcW w:w="703" w:type="pct"/>
          </w:tcPr>
          <w:p w14:paraId="12D18326" w14:textId="77777777" w:rsidR="00FE32C9" w:rsidRDefault="00FE32C9" w:rsidP="00CA6688">
            <w:pPr>
              <w:jc w:val="center"/>
            </w:pPr>
            <w:r>
              <w:rPr>
                <w:sz w:val="15"/>
                <w:szCs w:val="15"/>
              </w:rPr>
              <w:t>36 / 150</w:t>
            </w:r>
          </w:p>
        </w:tc>
        <w:tc>
          <w:tcPr>
            <w:tcW w:w="522" w:type="pct"/>
          </w:tcPr>
          <w:p w14:paraId="0AA0FB16" w14:textId="77777777" w:rsidR="00FE32C9" w:rsidRDefault="00FE32C9" w:rsidP="00CA6688">
            <w:pPr>
              <w:jc w:val="center"/>
            </w:pPr>
            <w:r>
              <w:rPr>
                <w:sz w:val="15"/>
                <w:szCs w:val="15"/>
              </w:rPr>
              <w:t>–</w:t>
            </w:r>
          </w:p>
        </w:tc>
      </w:tr>
      <w:tr w:rsidR="00FE32C9" w14:paraId="5CAC2124" w14:textId="77777777" w:rsidTr="00F943AF">
        <w:trPr>
          <w:cantSplit/>
          <w:jc w:val="center"/>
        </w:trPr>
        <w:tc>
          <w:tcPr>
            <w:tcW w:w="422" w:type="pct"/>
          </w:tcPr>
          <w:p w14:paraId="45CD2B28" w14:textId="77777777" w:rsidR="00FE32C9" w:rsidRDefault="00FE32C9" w:rsidP="00CA6688">
            <w:r>
              <w:rPr>
                <w:sz w:val="15"/>
                <w:szCs w:val="15"/>
              </w:rPr>
              <w:t>T4b</w:t>
            </w:r>
          </w:p>
        </w:tc>
        <w:tc>
          <w:tcPr>
            <w:tcW w:w="1807" w:type="pct"/>
          </w:tcPr>
          <w:p w14:paraId="6AFD65C3" w14:textId="77777777" w:rsidR="00FE32C9" w:rsidRDefault="00FE32C9" w:rsidP="00CA6688">
            <w:pPr>
              <w:jc w:val="center"/>
            </w:pPr>
            <w:r>
              <w:rPr>
                <w:sz w:val="15"/>
                <w:szCs w:val="15"/>
              </w:rPr>
              <w:t>closed layer without resource deployment</w:t>
            </w:r>
          </w:p>
        </w:tc>
        <w:tc>
          <w:tcPr>
            <w:tcW w:w="783" w:type="pct"/>
          </w:tcPr>
          <w:p w14:paraId="1635C794" w14:textId="77777777" w:rsidR="00FE32C9" w:rsidRDefault="00FE32C9" w:rsidP="00CA6688">
            <w:pPr>
              <w:jc w:val="center"/>
            </w:pPr>
            <w:r>
              <w:rPr>
                <w:sz w:val="15"/>
                <w:szCs w:val="15"/>
              </w:rPr>
              <w:t>+40 ± 12%</w:t>
            </w:r>
          </w:p>
        </w:tc>
        <w:tc>
          <w:tcPr>
            <w:tcW w:w="763" w:type="pct"/>
          </w:tcPr>
          <w:p w14:paraId="2836353C" w14:textId="77777777" w:rsidR="00FE32C9" w:rsidRDefault="00FE32C9" w:rsidP="00CA6688">
            <w:pPr>
              <w:jc w:val="center"/>
            </w:pPr>
            <w:r>
              <w:rPr>
                <w:sz w:val="15"/>
                <w:szCs w:val="15"/>
              </w:rPr>
              <w:t>34 / 115</w:t>
            </w:r>
          </w:p>
        </w:tc>
        <w:tc>
          <w:tcPr>
            <w:tcW w:w="703" w:type="pct"/>
          </w:tcPr>
          <w:p w14:paraId="42A508AD" w14:textId="77777777" w:rsidR="00FE32C9" w:rsidRDefault="00FE32C9" w:rsidP="00CA6688">
            <w:pPr>
              <w:jc w:val="center"/>
            </w:pPr>
            <w:r>
              <w:rPr>
                <w:sz w:val="15"/>
                <w:szCs w:val="15"/>
              </w:rPr>
              <w:t>0 / 150</w:t>
            </w:r>
          </w:p>
        </w:tc>
        <w:tc>
          <w:tcPr>
            <w:tcW w:w="522" w:type="pct"/>
          </w:tcPr>
          <w:p w14:paraId="504AB26F" w14:textId="77777777" w:rsidR="00FE32C9" w:rsidRDefault="00FE32C9" w:rsidP="00CA6688">
            <w:pPr>
              <w:jc w:val="center"/>
            </w:pPr>
            <w:r>
              <w:rPr>
                <w:sz w:val="15"/>
                <w:szCs w:val="15"/>
              </w:rPr>
              <w:t>–</w:t>
            </w:r>
          </w:p>
        </w:tc>
      </w:tr>
      <w:tr w:rsidR="00FE32C9" w14:paraId="3DBC0301" w14:textId="77777777" w:rsidTr="00F943AF">
        <w:trPr>
          <w:cantSplit/>
          <w:jc w:val="center"/>
        </w:trPr>
        <w:tc>
          <w:tcPr>
            <w:tcW w:w="422" w:type="pct"/>
          </w:tcPr>
          <w:p w14:paraId="52805398" w14:textId="77777777" w:rsidR="00FE32C9" w:rsidRDefault="00FE32C9" w:rsidP="00CA6688">
            <w:r>
              <w:rPr>
                <w:sz w:val="15"/>
                <w:szCs w:val="15"/>
              </w:rPr>
              <w:t>T4b</w:t>
            </w:r>
          </w:p>
        </w:tc>
        <w:tc>
          <w:tcPr>
            <w:tcW w:w="1807" w:type="pct"/>
          </w:tcPr>
          <w:p w14:paraId="2013CF2E" w14:textId="77777777" w:rsidR="00FE32C9" w:rsidRDefault="00FE32C9" w:rsidP="00CA6688">
            <w:pPr>
              <w:jc w:val="center"/>
            </w:pPr>
            <w:r>
              <w:rPr>
                <w:sz w:val="15"/>
                <w:szCs w:val="15"/>
              </w:rPr>
              <w:t>VODA without resource deployment</w:t>
            </w:r>
          </w:p>
        </w:tc>
        <w:tc>
          <w:tcPr>
            <w:tcW w:w="783" w:type="pct"/>
          </w:tcPr>
          <w:p w14:paraId="32FFCCD6" w14:textId="77777777" w:rsidR="00FE32C9" w:rsidRDefault="00FE32C9" w:rsidP="00CA6688">
            <w:pPr>
              <w:jc w:val="center"/>
            </w:pPr>
            <w:r>
              <w:rPr>
                <w:sz w:val="15"/>
                <w:szCs w:val="15"/>
              </w:rPr>
              <w:t>−42 ± 13%</w:t>
            </w:r>
          </w:p>
        </w:tc>
        <w:tc>
          <w:tcPr>
            <w:tcW w:w="763" w:type="pct"/>
          </w:tcPr>
          <w:p w14:paraId="1A61FF44" w14:textId="77777777" w:rsidR="00FE32C9" w:rsidRDefault="00FE32C9" w:rsidP="00CA6688">
            <w:pPr>
              <w:jc w:val="center"/>
            </w:pPr>
            <w:r>
              <w:rPr>
                <w:sz w:val="15"/>
                <w:szCs w:val="15"/>
              </w:rPr>
              <w:t>109 / 38</w:t>
            </w:r>
          </w:p>
        </w:tc>
        <w:tc>
          <w:tcPr>
            <w:tcW w:w="703" w:type="pct"/>
          </w:tcPr>
          <w:p w14:paraId="3C8A9F28" w14:textId="77777777" w:rsidR="00FE32C9" w:rsidRDefault="00FE32C9" w:rsidP="00CA6688">
            <w:pPr>
              <w:jc w:val="center"/>
            </w:pPr>
            <w:r>
              <w:rPr>
                <w:sz w:val="15"/>
                <w:szCs w:val="15"/>
              </w:rPr>
              <w:t>62 / 150</w:t>
            </w:r>
          </w:p>
        </w:tc>
        <w:tc>
          <w:tcPr>
            <w:tcW w:w="522" w:type="pct"/>
          </w:tcPr>
          <w:p w14:paraId="2D089800" w14:textId="77777777" w:rsidR="00FE32C9" w:rsidRDefault="00FE32C9" w:rsidP="00CA6688">
            <w:pPr>
              <w:jc w:val="center"/>
            </w:pPr>
            <w:r>
              <w:rPr>
                <w:sz w:val="15"/>
                <w:szCs w:val="15"/>
              </w:rPr>
              <w:t>14 min</w:t>
            </w:r>
          </w:p>
        </w:tc>
      </w:tr>
      <w:tr w:rsidR="00FE32C9" w14:paraId="46E015A3" w14:textId="77777777" w:rsidTr="00F943AF">
        <w:trPr>
          <w:cantSplit/>
          <w:jc w:val="center"/>
        </w:trPr>
        <w:tc>
          <w:tcPr>
            <w:tcW w:w="422" w:type="pct"/>
          </w:tcPr>
          <w:p w14:paraId="70CC1062" w14:textId="77777777" w:rsidR="00FE32C9" w:rsidRDefault="00FE32C9" w:rsidP="00CA6688">
            <w:r>
              <w:rPr>
                <w:sz w:val="15"/>
                <w:szCs w:val="15"/>
              </w:rPr>
              <w:t>T4b</w:t>
            </w:r>
          </w:p>
        </w:tc>
        <w:tc>
          <w:tcPr>
            <w:tcW w:w="1807" w:type="pct"/>
          </w:tcPr>
          <w:p w14:paraId="5F9D6354" w14:textId="77777777" w:rsidR="00FE32C9" w:rsidRDefault="00FE32C9" w:rsidP="00CA6688">
            <w:pPr>
              <w:jc w:val="center"/>
            </w:pPr>
            <w:r>
              <w:rPr>
                <w:sz w:val="15"/>
                <w:szCs w:val="15"/>
              </w:rPr>
              <w:t>model candidates only, without resource deployment</w:t>
            </w:r>
          </w:p>
        </w:tc>
        <w:tc>
          <w:tcPr>
            <w:tcW w:w="783" w:type="pct"/>
          </w:tcPr>
          <w:p w14:paraId="33F884BA" w14:textId="77777777" w:rsidR="00FE32C9" w:rsidRDefault="00FE32C9" w:rsidP="00CA6688">
            <w:pPr>
              <w:jc w:val="center"/>
            </w:pPr>
            <w:r>
              <w:rPr>
                <w:sz w:val="15"/>
                <w:szCs w:val="15"/>
              </w:rPr>
              <w:t>−1 ± 12%</w:t>
            </w:r>
          </w:p>
        </w:tc>
        <w:tc>
          <w:tcPr>
            <w:tcW w:w="763" w:type="pct"/>
          </w:tcPr>
          <w:p w14:paraId="6008AD08" w14:textId="77777777" w:rsidR="00FE32C9" w:rsidRDefault="00FE32C9" w:rsidP="00CA6688">
            <w:pPr>
              <w:jc w:val="center"/>
            </w:pPr>
            <w:r>
              <w:rPr>
                <w:sz w:val="15"/>
                <w:szCs w:val="15"/>
              </w:rPr>
              <w:t>78 / 69</w:t>
            </w:r>
          </w:p>
        </w:tc>
        <w:tc>
          <w:tcPr>
            <w:tcW w:w="703" w:type="pct"/>
          </w:tcPr>
          <w:p w14:paraId="47E30776" w14:textId="77777777" w:rsidR="00FE32C9" w:rsidRDefault="00FE32C9" w:rsidP="00CA6688">
            <w:pPr>
              <w:jc w:val="center"/>
            </w:pPr>
            <w:r>
              <w:rPr>
                <w:sz w:val="15"/>
                <w:szCs w:val="15"/>
              </w:rPr>
              <w:t>63 / 150</w:t>
            </w:r>
          </w:p>
        </w:tc>
        <w:tc>
          <w:tcPr>
            <w:tcW w:w="522" w:type="pct"/>
          </w:tcPr>
          <w:p w14:paraId="6BA227DC" w14:textId="77777777" w:rsidR="00FE32C9" w:rsidRDefault="00FE32C9" w:rsidP="00CA6688">
            <w:pPr>
              <w:jc w:val="center"/>
            </w:pPr>
            <w:r>
              <w:rPr>
                <w:sz w:val="15"/>
                <w:szCs w:val="15"/>
              </w:rPr>
              <w:t>14 min</w:t>
            </w:r>
          </w:p>
        </w:tc>
      </w:tr>
    </w:tbl>
    <w:p w14:paraId="1DAAEBA7" w14:textId="77777777" w:rsidR="00507581" w:rsidRPr="00507581" w:rsidRDefault="00507581">
      <w:pPr>
        <w:pStyle w:val="Text"/>
        <w:rPr>
          <w:sz w:val="12"/>
          <w:szCs w:val="12"/>
        </w:rPr>
      </w:pPr>
    </w:p>
    <w:p w14:paraId="411F2C8D" w14:textId="77777777" w:rsidR="00B01546" w:rsidRDefault="00D57655">
      <w:pPr>
        <w:pStyle w:val="Text"/>
      </w:pPr>
      <w:r>
        <w:t xml:space="preserve">The open layer closes a gap in the doctrine when there is one and leaves the outcome unchanged when there is none, as </w:t>
      </w:r>
      <w:r>
        <w:fldChar w:fldCharType="begin"/>
      </w:r>
      <w:r>
        <w:instrText xml:space="preserve"> REF _RefTab_with \h </w:instrText>
      </w:r>
      <w:r>
        <w:fldChar w:fldCharType="separate"/>
      </w:r>
      <w:r>
        <w:t xml:space="preserve">Table VII</w:t>
      </w:r>
      <w:r>
        <w:fldChar w:fldCharType="end"/>
      </w:r>
      <w:r>
        <w:t xml:space="preserve"> and </w:t>
      </w:r>
      <w:r>
        <w:fldChar w:fldCharType="begin"/>
      </w:r>
      <w:r>
        <w:instrText xml:space="preserve"> REF _RefFig8 \h </w:instrText>
      </w:r>
      <w:r>
        <w:fldChar w:fldCharType="separate"/>
      </w:r>
      <w:r>
        <w:t>Fig. 8</w:t>
      </w:r>
      <w:r>
        <w:fldChar w:fldCharType="end"/>
      </w:r>
      <w:r>
        <w:t xml:space="preserve"> show for T4a and T4b. Resource deployment is the family the closed layer depends on most; without it the closed layer burns 40% more than with it and never writes the family back, whereas VODA without it ends 42% below the closed layer with the full doctrine and writes the family back in 62 of 150 worlds, at a median of 14 min. The containment line </w:t>
      </w:r>
      <w:r w:rsidR="00507581">
        <w:t>costs the closed layer little when withheld,</w:t>
      </w:r>
      <w:r>
        <w:t xml:space="preserve"> and VODA without it ends within the run-to-run variance of VODA with the full doctrine. </w:t>
      </w:r>
      <w:r w:rsidR="00507581">
        <w:t xml:space="preserve">With the model candidates alone the open layer writes resource deployment back as often, in 63 of 150 worlds, </w:t>
      </w:r>
      <w:r>
        <w:t xml:space="preserve">and returns the outcome to the level of the closed layer with the full doctrine, whereas VODA without the family ends 42% below that level, so the larger gain </w:t>
      </w:r>
      <w:r w:rsidR="00507581">
        <w:t>depends on the variations and the budget of the pre-selection.</w:t>
      </w:r>
    </w:p>
    <w:p w14:paraId="63FCF09E" w14:textId="77777777" w:rsidR="00926552" w:rsidRDefault="00926552" w:rsidP="00926552">
      <w:pPr>
        <w:pStyle w:val="Heading2"/>
      </w:pPr>
      <w:bookmarkStart w:id="71" w:name="_RefSec_V_E"/>
      <w:r>
        <w:t>E</w:t>
      </w:r>
      <w:bookmarkEnd w:id="71"/>
      <w:r>
        <w:t>. Timeliness and Scalability</w:t>
      </w:r>
    </w:p>
    <w:p w14:paraId="79A7BD9A" w14:textId="77777777" w:rsidR="003E3FD9" w:rsidRDefault="00B5292B">
      <w:pPr>
        <w:pStyle w:val="Text"/>
      </w:pPr>
      <w:r>
        <w:rPr>
          <w:noProof/>
        </w:rPr>
        <w:t xml:space="preserve">A decision cycle without a model call takes a fraction of a second, its cost grows slowly with the number of agents, and no loss of decision quality from partitioning the domain was detected under the conditions tested. A decision covers the whole loop, including the two shadow forecasts of the acceptance test and any adaptation, and takes a median 173 ms, 526 ms at the ninetieth percentile and 942 ms at the slowest, on one process of a 20-thread workstation, the agents being logical regions of that process; the first offensive order is fielded two minutes after ignition. </w:t>
      </w:r>
      <w:r>
        <w:rPr>
          <w:noProof/>
        </w:rPr>
        <w:fldChar w:fldCharType="begin"/>
      </w:r>
      <w:r>
        <w:rPr>
          <w:noProof/>
        </w:rPr>
        <w:instrText xml:space="preserve"> REF _RefFig9 \h </w:instrText>
      </w:r>
      <w:r>
        <w:rPr>
          <w:noProof/>
        </w:rPr>
      </w:r>
      <w:r>
        <w:rPr>
          <w:noProof/>
        </w:rPr>
        <w:fldChar w:fldCharType="separate"/>
      </w:r>
      <w:r>
        <w:rPr>
          <w:noProof/>
        </w:rPr>
        <w:t>Fig. 9</w:t>
      </w:r>
      <w:r>
        <w:rPr>
          <w:noProof/>
        </w:rPr>
        <w:fldChar w:fldCharType="end"/>
      </w:r>
      <w:r>
        <w:rPr>
          <w:noProof/>
        </w:rPr>
        <w:t xml:space="preserve"> reports the decision time for one to sixteen agents and three grid sizes, T5. Sixteen times the agents cost 1.2 times one agent, since each agent reasons over its own region, whereas four times the grid costs 2.9 times, so domain size is the binding limit; a domain of 100 000 cells would move one decision to several seconds. A cycle with a model call and its pre-selection takes 16 s at the ninetieth percentile and 55 s at the slowest. The closed layer with one, four, and sixteen agents differs by less than 3% in burned area, a difference that does not separate from zero, with 53, 52, and 48% of the incidents extinguished; the coordinator keeps the shared pool consistent and bounds the draw of a region in 2% of the cycles with four agents and 40% with sixteen.</w:t>
      </w:r>
    </w:p>
    <w:p w14:paraId="3321C5D7" w14:textId="77777777" w:rsidR="003E3FD9" w:rsidRDefault="0043376C">
      <w:pPr>
        <w:pStyle w:val="Text"/>
      </w:pPr>
      <w:r>
        <w:rPr>
          <w:noProof/>
        </w:rPr>
        <mc:AlternateContent>
          <mc:Choice Requires="wpg">
            <w:drawing>
              <wp:anchor distT="91440" distB="91440" distL="114300" distR="114300" simplePos="0" relativeHeight="251659776" behindDoc="0" locked="0" layoutInCell="1" allowOverlap="0" wp14:anchorId="7932D155" wp14:editId="1230C88F">
                <wp:simplePos x="0" y="0"/>
                <wp:positionH relativeFrom="margin">
                  <wp:posOffset>3477910</wp:posOffset>
                </wp:positionH>
                <wp:positionV relativeFrom="margin">
                  <wp:posOffset>10544</wp:posOffset>
                </wp:positionV>
                <wp:extent cx="2794000" cy="1332230"/>
                <wp:effectExtent l="0" t="0" r="6350" b="1270"/>
                <wp:wrapSquare wrapText="bothSides"/>
                <wp:docPr id="600010" name="Group Fig10"/>
                <wp:cNvGraphicFramePr/>
                <a:graphic xmlns:a="http://schemas.openxmlformats.org/drawingml/2006/main">
                  <a:graphicData uri="http://schemas.microsoft.com/office/word/2010/wordprocessingGroup">
                    <wpg:wgp>
                      <wpg:cNvGrpSpPr/>
                      <wpg:grpSpPr>
                        <a:xfrm>
                          <a:off x="0" y="0"/>
                          <a:ext cx="2794000" cy="1332230"/>
                          <a:chOff x="1" y="110855"/>
                          <a:chExt cx="2794443" cy="1334268"/>
                        </a:xfrm>
                      </wpg:grpSpPr>
                      <pic:pic xmlns:pic="http://schemas.openxmlformats.org/drawingml/2006/picture">
                        <pic:nvPicPr>
                          <pic:cNvPr id="610010" name="Picture Fig10"/>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1" y="110855"/>
                            <a:ext cx="2458298" cy="1136313"/>
                          </a:xfrm>
                          <a:prstGeom prst="rect">
                            <a:avLst/>
                          </a:prstGeom>
                          <a:noFill/>
                        </pic:spPr>
                      </pic:pic>
                      <wps:wsp>
                        <wps:cNvPr id="620010" name="Text Box Fig10"/>
                        <wps:cNvSpPr txBox="1"/>
                        <wps:spPr>
                          <a:xfrm>
                            <a:off x="1" y="1246992"/>
                            <a:ext cx="2794443" cy="198131"/>
                          </a:xfrm>
                          <a:prstGeom prst="rect">
                            <a:avLst/>
                          </a:prstGeom>
                          <a:solidFill>
                            <a:prstClr val="white"/>
                          </a:solidFill>
                          <a:ln>
                            <a:noFill/>
                          </a:ln>
                        </wps:spPr>
                        <wps:txbx>
                          <w:txbxContent>
                            <w:p w14:paraId="093EE801" w14:textId="77777777" w:rsidR="00467EFC" w:rsidRDefault="00DE0BE3">
                              <w:pPr>
                                <w:pStyle w:val="Caption"/>
                                <w:spacing w:after="0"/>
                                <w:rPr>
                                  <w:noProof/>
                                </w:rPr>
                              </w:pPr>
                              <w:bookmarkStart w:id="72" w:name="_RefFig9"/>
                              <w:r>
                                <w:t xml:space="preserve">Fig. </w:t>
                              </w:r>
                              <w:r>
                                <w:rPr>
                                  <w:noProof/>
                                </w:rPr>
                                <w:fldChar w:fldCharType="begin"/>
                              </w:r>
                              <w:r>
                                <w:rPr>
                                  <w:noProof/>
                                </w:rPr>
                                <w:instrText xml:space="preserve"> SEQ Fig. \* ARABIC </w:instrText>
                              </w:r>
                              <w:r>
                                <w:rPr>
                                  <w:noProof/>
                                </w:rPr>
                                <w:fldChar w:fldCharType="separate"/>
                              </w:r>
                              <w:r>
                                <w:rPr>
                                  <w:noProof/>
                                </w:rPr>
                                <w:t>9</w:t>
                              </w:r>
                              <w:r>
                                <w:rPr>
                                  <w:noProof/>
                                </w:rPr>
                                <w:fldChar w:fldCharType="end"/>
                              </w:r>
                              <w:bookmarkEnd w:id="72"/>
                              <w: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32D155" id="Group Fig10" o:spid="_x0000_s1050" style="position:absolute;left:0;text-align:left;margin-left:273.85pt;margin-top:.85pt;width:220pt;height:104.9pt;z-index:251659776;mso-wrap-distance-top:7.2pt;mso-wrap-distance-bottom:7.2pt;mso-position-horizontal-relative:margin;mso-position-vertical-relative:margin;mso-width-relative:margin;mso-height-relative:margin" coordorigin=",1108" coordsize="27944,13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" o:allowoverlap="f">
                <v:shape id="Picture Fig10" o:spid="_x0000_s1051" type="#_x0000_t75" style="position:absolute;top:1108;width:24582;height:11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">
                  <v:imagedata r:id="rId27" o:title=""/>
                </v:shape>
                <v:shape id="Text Box Fig10" o:spid="_x0000_s1052" type="#_x0000_t202" style="position:absolute;top:12469;width:27944;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" stroked="f">
                  <v:textbox inset="0,0,0,0">
                    <w:txbxContent>
                      <w:p w14:paraId="7E033A9F" w14:textId="77777777" w:rsidR="00467EFC" w:rsidRDefault="00DE0BE3">
                        <w:pPr>
                          <w:pStyle w:val="Caption"/>
                          <w:spacing w:after="0"/>
                          <w:rPr>
                            <w:noProof/>
                          </w:rPr>
                        </w:pPr>
                        <w:bookmarkStart w:id="73" w:name="_RefFig9"/>
                        <w:r>
                          <w:t xml:space="preserve">Fig. </w:t>
                        </w:r>
                        <w:r>
                          <w:rPr>
                            <w:noProof/>
                          </w:rPr>
                          <w:fldChar w:fldCharType="begin"/>
                        </w:r>
                        <w:r>
                          <w:rPr>
                            <w:noProof/>
                          </w:rPr>
                          <w:instrText xml:space="preserve"> SEQ Fig. \* ARABIC </w:instrText>
                        </w:r>
                        <w:r>
                          <w:rPr>
                            <w:noProof/>
                          </w:rPr>
                          <w:fldChar w:fldCharType="separate"/>
                        </w:r>
                        <w:r>
                          <w:rPr>
                            <w:noProof/>
                          </w:rPr>
                          <w:t>9</w:t>
                        </w:r>
                        <w:r>
                          <w:rPr>
                            <w:noProof/>
                          </w:rPr>
                          <w:fldChar w:fldCharType="end"/>
                        </w:r>
                        <w:bookmarkEnd w:id="73"/>
                        <w:r>
                          <w:t>. Decision time by agents and grid size.</w:t>
                        </w:r>
                      </w:p>
                    </w:txbxContent>
                  </v:textbox>
                </v:shape>
                <w10:wrap type="square" anchorx="margin" anchory="margin"/>
              </v:group>
            </w:pict>
          </mc:Fallback>
        </mc:AlternateContent>
      </w:r>
      <w:r w:rsidR="009823E2">
        <w:t xml:space="preserve">Eight criteria were fixed before the experiments, predictive fidelity, decision quality, timeliness, robustness, uncertainty handling, adaptability, explainability, and scalability. The first four are measured directly, in Sections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_RefSec_V_B \h </w:instrText>
      </w:r>
      <w:r w:rsidR="009823E2">
        <w:fldChar w:fldCharType="separate"/>
      </w:r>
      <w:r w:rsidR="009823E2">
        <w:t>B</w:t>
      </w:r>
      <w:r w:rsidR="009823E2">
        <w:fldChar w:fldCharType="end"/>
      </w:r>
      <w:r w:rsidR="009823E2">
        <w:t xml:space="preserve">,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_RefSec_V_C \h </w:instrText>
      </w:r>
      <w:r w:rsidR="009823E2">
        <w:fldChar w:fldCharType="separate"/>
      </w:r>
      <w:r w:rsidR="009823E2">
        <w:t>C</w:t>
      </w:r>
      <w:r w:rsidR="009823E2">
        <w:fldChar w:fldCharType="end"/>
      </w:r>
      <w:r w:rsidR="009823E2">
        <w:t xml:space="preserve">, and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_RefSec_V_E \h </w:instrText>
      </w:r>
      <w:r w:rsidR="009823E2">
        <w:fldChar w:fldCharType="separate"/>
      </w:r>
      <w:r w:rsidR="009823E2">
        <w:t>E</w:t>
      </w:r>
      <w:r w:rsidR="009823E2">
        <w:fldChar w:fldCharType="end"/>
      </w:r>
      <w:r w:rsidR="009823E2">
        <w:t xml:space="preserve">. The other four rest on one axis each; robustness on degraded observation, uncertainty handling on the confidence that gates every concept, adaptability on the admitted objects and the recovered family of Section </w:t>
      </w:r>
      <w:r w:rsidR="009823E2">
        <w:fldChar w:fldCharType="begin"/>
      </w:r>
      <w:r w:rsidR="009823E2">
        <w:instrText xml:space="preserve"> REF _RefSec_V \h </w:instrText>
      </w:r>
      <w:r w:rsidR="009823E2">
        <w:fldChar w:fldCharType="separate"/>
      </w:r>
      <w:r w:rsidR="009823E2">
        <w:t>V</w:t>
      </w:r>
      <w:r w:rsidR="009823E2">
        <w:fldChar w:fldCharType="end"/>
      </w:r>
      <w:r w:rsidR="009823E2">
        <w:t>-</w:t>
      </w:r>
      <w:r w:rsidR="009823E2">
        <w:fldChar w:fldCharType="begin"/>
      </w:r>
      <w:r w:rsidR="009823E2">
        <w:instrText xml:space="preserve"> REF _RefSec_V_D \h </w:instrText>
      </w:r>
      <w:r w:rsidR="009823E2">
        <w:fldChar w:fldCharType="separate"/>
      </w:r>
      <w:r w:rsidR="009823E2">
        <w:t>D</w:t>
      </w:r>
      <w:r w:rsidR="009823E2">
        <w:fldChar w:fldCharType="end"/>
      </w:r>
      <w:r w:rsidR="009823E2">
        <w:t>, and explainability on the log, in which every edit, rejection, and generated object carries its trigger, gate, and consuming rule.</w:t>
      </w:r>
    </w:p>
    <w:p w14:paraId="31AF9D8D" w14:textId="77777777" w:rsidR="00926552" w:rsidRDefault="00926552" w:rsidP="00926552">
      <w:pPr>
        <w:pStyle w:val="Heading1"/>
      </w:pPr>
      <w:bookmarkStart w:id="74" w:name="_RefSec_VI"/>
      <w:r>
        <w:t>VI</w:t>
      </w:r>
      <w:bookmarkEnd w:id="74"/>
      <w:r>
        <w:t>. Discussion and Conclusion</w:t>
      </w:r>
    </w:p>
    <w:p w14:paraId="393BF8E6" w14:textId="77777777" w:rsidR="00926552" w:rsidRDefault="00926552" w:rsidP="00926552">
      <w:pPr>
        <w:pStyle w:val="Text"/>
      </w:pPr>
      <w:r>
        <w:t>VODA opens the decision space of a wildfire DSS under verification, and the campaign shows what that buys. Against a self-tuning closed doctrine on the same 150 worlds, the open layer lowers the burned area by 61%, is better in 131 worlds, raises the share of incidents extinguished from 52 to 91%, and commits 46% less priced response. The gain comes from the search, the pre-selection, and the gates together rather than from the proposer; a random proposer behind the same pre-</w:t>
      </w:r>
      <w:r>
        <w:lastRenderedPageBreak/>
        <w:t xml:space="preserve">selection and gates reaches three quarters of it, and the model adds 14 ± 11 points at equal budget without variations. More hand-written rules over the same vocabulary close a fifth of the gap, the tactics the open layer wrote close most of it on unseen worlds once installed in a closed layer, </w:t>
      </w:r>
      <w:del w:id="900064" w:author="Claude" w:date="2026-10-26T17:30:00Z">
        <w:r>
          <w:lastRenderedPageBreak/>
          <w:delText xml:space="preserve">and the admitted objects keep their margin under suppression-model error;</w:delText>
        </w:r>
      </w:del>
      <w:ins w:id="900065" w:author="Claude" w:date="2026-10-26T17:30:00Z">
        <w:r>
          <w:t xml:space="preserve">and the admitted objects keep their margin under suppression-model error and a turned wind, and most of it under a wind faster than the planner assumes;</w:t>
        </w:r>
      </w:ins>
      <w:r>
        <w:lastRenderedPageBreak/>
        <w:t xml:space="preserve"> when the coating does nothing, 37 of the 61 points remain and the share of extinguished incidents falls from 91 to 81%, and a coating stock or an application delay leaves 46 and 50 points. The admitted objects are structural; they recur across independent worlds, reduce to four tactics the seed doctrine did not contain, and removing them in a replay returns the outcome to the closed layer. The open layer writes a withheld family back in two fifths of the worlds, at a median of 14 min. The decision core is partitioned over regional agents, one decision in a fraction of a second between model calls and a cost that grows slowly with the number of agents; the system-level result is the interaction of regional agents, a shared pool bounded by the coordinator, and one rule base that every agent reads and extends.</w:t>
      </w:r>
    </w:p>
    <w:p w14:paraId="4CC85EC1" w14:textId="60469F36" w:rsidR="00926552" w:rsidRDefault="00926552" w:rsidP="00926552">
      <w:pPr>
        <w:pStyle w:val="Text"/>
      </w:pPr>
      <w:r>
        <w:t xml:space="preserve">Two design choices carry these results and transfer beyond wildfire. The hazard model is validated on its own for spatial agreement, so the decision layers are measured as paired differences on identical worlds rather than as absolute scores, and admission is decided by gates that do not trust the proposer, so the vocabulary can grow at run time while every fielded order has passed the fail-safe and the no-harm guard. The results are those of a simulation study; the suppression model follows the literature and the effect operators are modelling choices of this work, the comparison is between decision mechanisms on identical worlds, so the paired differences are the figures to read and the absolute savings belong to these worlds. The degraded-observation test, S5, measures the decision layers under noisy and less confident readings with forecasts and a proposer brief that start from the core state, so it bounds the layers rather than the whole loop. The gates judge the forecast on the nominal model; a model error that weakens an effect costs response, area, and incidents, </w:t>
      </w:r>
      <w:del w:id="900066" w:author="Claude" w:date="2026-10-26T17:30:00Z">
        <w:r>
          <w:delText xml:space="preserve">as T3n and T3o show,</w:delText>
        </w:r>
      </w:del>
      <w:ins w:id="900067" w:author="Claude" w:date="2026-10-26T17:30:00Z">
        <w:r>
          <w:t xml:space="preserve">as T3n and T3o show, a forecast of a slower fire than the real one weakens the search during the incident more than the tactics it already found, as T3t shows,</w:t>
        </w:r>
      </w:ins>
      <w:r>
        <w:t xml:space="preserve"> and one that made an effect harmful would be caught only in the outcome log, which is why the realized outcome is reported beside every forecast property.</w:t>
      </w:r>
    </w:p>
    <w:p w14:paraId="3DE7EBBA" w14:textId="77777777" w:rsidR="007D0D20" w:rsidRDefault="00926552" w:rsidP="006228F3">
      <w:pPr>
        <w:pStyle w:val="Text"/>
      </w:pPr>
      <w:r>
        <w:t>Future work follows these limits. A tabletop exercise with fire officers will test operator-facing interpretability and the acceptance of generated orders; the suppression model will be validated against recorded operations; and a transfer to another hazard, in which only the simulation core and the intervention vocabulary change, will test the claim that the architecture is not specific to wildfire.</w:t>
      </w:r>
    </w:p>
    <w:sdt>
      <w:sdtPr>
        <w:rPr>
          <w:smallCaps w:val="0"/>
          <w:kern w:val="0"/>
        </w:rPr>
        <w:id w:val="369651183"/>
        <w:docPartObj>
          <w:docPartGallery w:val="Bibliographies"/>
          <w:docPartUnique/>
        </w:docPartObj>
      </w:sdtPr>
      <w:sdtContent>
        <w:p w14:paraId="054B21B4" w14:textId="77777777" w:rsidR="009823E2" w:rsidRDefault="009823E2">
          <w:pPr>
            <w:pStyle w:val="Heading1"/>
          </w:pPr>
          <w:r>
            <w:t>References</w:t>
          </w:r>
        </w:p>
        <w:sdt>
          <w:sdtPr>
            <w:id w:val="-573587230"/>
            <w:bibliography/>
          </w:sdtPr>
          <w:sdtContent>
            <w:p w14:paraId="10A46A02" w14:textId="77777777" w:rsidR="00D859FE"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D859FE" w14:paraId="2BB69ED1" w14:textId="77777777">
                <w:trPr>
                  <w:divId w:val="917404552"/>
                  <w:tblCellSpacing w:w="15" w:type="dxa"/>
                </w:trPr>
                <w:tc>
                  <w:tcPr>
                    <w:tcW w:w="50" w:type="pct"/>
                    <w:hideMark/>
                  </w:tcPr>
                  <w:p w14:paraId="347BB000" w14:textId="7E8A09BC" w:rsidR="00D859FE" w:rsidRDefault="00D859FE">
                    <w:pPr>
                      <w:pStyle w:val="Bibliography"/>
                      <w:rPr>
                        <w:noProof/>
                        <w:sz w:val="24"/>
                        <w:szCs w:val="24"/>
                      </w:rPr>
                    </w:pPr>
                    <w:r>
                      <w:rPr>
                        <w:noProof/>
                      </w:rPr>
                      <w:t xml:space="preserve">[1] </w:t>
                    </w:r>
                  </w:p>
                </w:tc>
                <w:tc>
                  <w:tcPr>
                    <w:tcW w:w="0" w:type="auto"/>
                    <w:hideMark/>
                  </w:tcPr>
                  <w:p w14:paraId="081BC08D" w14:textId="77777777" w:rsidR="00D859FE" w:rsidRDefault="00D859FE">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D859FE" w14:paraId="05B14679" w14:textId="77777777">
                <w:trPr>
                  <w:divId w:val="917404552"/>
                  <w:tblCellSpacing w:w="15" w:type="dxa"/>
                </w:trPr>
                <w:tc>
                  <w:tcPr>
                    <w:tcW w:w="50" w:type="pct"/>
                    <w:hideMark/>
                  </w:tcPr>
                  <w:p w14:paraId="17F7773E" w14:textId="77777777" w:rsidR="00D859FE" w:rsidRDefault="00D859FE">
                    <w:pPr>
                      <w:pStyle w:val="Bibliography"/>
                      <w:rPr>
                        <w:noProof/>
                      </w:rPr>
                    </w:pPr>
                    <w:r>
                      <w:rPr>
                        <w:noProof/>
                      </w:rPr>
                      <w:t xml:space="preserve">[2] </w:t>
                    </w:r>
                  </w:p>
                </w:tc>
                <w:tc>
                  <w:tcPr>
                    <w:tcW w:w="0" w:type="auto"/>
                    <w:hideMark/>
                  </w:tcPr>
                  <w:p w14:paraId="0BA64BA9" w14:textId="77777777" w:rsidR="00D859FE" w:rsidRDefault="00D859FE">
                    <w:pPr>
                      <w:pStyle w:val="Bibliography"/>
                      <w:rPr>
                        <w:noProof/>
                      </w:rPr>
                    </w:pPr>
                    <w:r>
                      <w:rPr>
                        <w:noProof/>
                      </w:rPr>
                      <w:t xml:space="preserve">D. M. Bowman, C. A. Kolden, J. T. Abatzoglou, F. H. Johnston, G. R. van der Werf and M. Flannigan, "Vegetation fires in the </w:t>
                    </w:r>
                    <w:r>
                      <w:rPr>
                        <w:noProof/>
                      </w:rPr>
                      <w:t xml:space="preserve">Anthropocene," </w:t>
                    </w:r>
                    <w:r>
                      <w:rPr>
                        <w:i/>
                        <w:iCs/>
                        <w:noProof/>
                      </w:rPr>
                      <w:t xml:space="preserve">Nat. Rev. Earth Environ., </w:t>
                    </w:r>
                    <w:r>
                      <w:rPr>
                        <w:noProof/>
                      </w:rPr>
                      <w:t xml:space="preserve">vol. 1, pp. 500-515, 2020. </w:t>
                    </w:r>
                  </w:p>
                </w:tc>
              </w:tr>
              <w:tr w:rsidR="00D859FE" w14:paraId="166952A8" w14:textId="77777777">
                <w:trPr>
                  <w:divId w:val="917404552"/>
                  <w:tblCellSpacing w:w="15" w:type="dxa"/>
                </w:trPr>
                <w:tc>
                  <w:tcPr>
                    <w:tcW w:w="50" w:type="pct"/>
                    <w:hideMark/>
                  </w:tcPr>
                  <w:p w14:paraId="7CE94CA5" w14:textId="77777777" w:rsidR="00D859FE" w:rsidRDefault="00D859FE">
                    <w:pPr>
                      <w:pStyle w:val="Bibliography"/>
                      <w:rPr>
                        <w:noProof/>
                      </w:rPr>
                    </w:pPr>
                    <w:r>
                      <w:rPr>
                        <w:noProof/>
                      </w:rPr>
                      <w:t xml:space="preserve">[3] </w:t>
                    </w:r>
                  </w:p>
                </w:tc>
                <w:tc>
                  <w:tcPr>
                    <w:tcW w:w="0" w:type="auto"/>
                    <w:hideMark/>
                  </w:tcPr>
                  <w:p w14:paraId="1D2E5B17" w14:textId="77777777" w:rsidR="00D859FE" w:rsidRDefault="00D859FE">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D859FE" w14:paraId="1FB55C77" w14:textId="77777777">
                <w:trPr>
                  <w:divId w:val="917404552"/>
                  <w:tblCellSpacing w:w="15" w:type="dxa"/>
                </w:trPr>
                <w:tc>
                  <w:tcPr>
                    <w:tcW w:w="50" w:type="pct"/>
                    <w:hideMark/>
                  </w:tcPr>
                  <w:p w14:paraId="6194AD94" w14:textId="77777777" w:rsidR="00D859FE" w:rsidRDefault="00D859FE">
                    <w:pPr>
                      <w:pStyle w:val="Bibliography"/>
                      <w:rPr>
                        <w:noProof/>
                      </w:rPr>
                    </w:pPr>
                    <w:r>
                      <w:rPr>
                        <w:noProof/>
                      </w:rPr>
                      <w:t xml:space="preserve">[4] </w:t>
                    </w:r>
                  </w:p>
                </w:tc>
                <w:tc>
                  <w:tcPr>
                    <w:tcW w:w="0" w:type="auto"/>
                    <w:hideMark/>
                  </w:tcPr>
                  <w:p w14:paraId="1FD3E999" w14:textId="77777777" w:rsidR="00D859FE" w:rsidRDefault="00D859FE">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D859FE" w14:paraId="5FF1FE85" w14:textId="77777777">
                <w:trPr>
                  <w:divId w:val="917404552"/>
                  <w:tblCellSpacing w:w="15" w:type="dxa"/>
                </w:trPr>
                <w:tc>
                  <w:tcPr>
                    <w:tcW w:w="50" w:type="pct"/>
                    <w:hideMark/>
                  </w:tcPr>
                  <w:p w14:paraId="0BA8F875" w14:textId="77777777" w:rsidR="00D859FE" w:rsidRDefault="00D859FE">
                    <w:pPr>
                      <w:pStyle w:val="Bibliography"/>
                      <w:rPr>
                        <w:noProof/>
                      </w:rPr>
                    </w:pPr>
                    <w:r>
                      <w:rPr>
                        <w:noProof/>
                      </w:rPr>
                      <w:t xml:space="preserve">[5] </w:t>
                    </w:r>
                  </w:p>
                </w:tc>
                <w:tc>
                  <w:tcPr>
                    <w:tcW w:w="0" w:type="auto"/>
                    <w:hideMark/>
                  </w:tcPr>
                  <w:p w14:paraId="6C504EF5" w14:textId="77777777" w:rsidR="00D859FE" w:rsidRDefault="00D859FE">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D859FE" w14:paraId="16C0E7C9" w14:textId="77777777">
                <w:trPr>
                  <w:divId w:val="917404552"/>
                  <w:tblCellSpacing w:w="15" w:type="dxa"/>
                </w:trPr>
                <w:tc>
                  <w:tcPr>
                    <w:tcW w:w="50" w:type="pct"/>
                    <w:hideMark/>
                  </w:tcPr>
                  <w:p w14:paraId="61BE1559" w14:textId="77777777" w:rsidR="00D859FE" w:rsidRDefault="00D859FE">
                    <w:pPr>
                      <w:pStyle w:val="Bibliography"/>
                      <w:rPr>
                        <w:noProof/>
                      </w:rPr>
                    </w:pPr>
                    <w:r>
                      <w:rPr>
                        <w:noProof/>
                      </w:rPr>
                      <w:t xml:space="preserve">[6] </w:t>
                    </w:r>
                  </w:p>
                </w:tc>
                <w:tc>
                  <w:tcPr>
                    <w:tcW w:w="0" w:type="auto"/>
                    <w:hideMark/>
                  </w:tcPr>
                  <w:p w14:paraId="5445D9C9" w14:textId="77777777" w:rsidR="00D859FE" w:rsidRDefault="00D859FE">
                    <w:pPr>
                      <w:pStyle w:val="Bibliography"/>
                      <w:rPr>
                        <w:noProof/>
                      </w:rPr>
                    </w:pPr>
                    <w:r>
                      <w:rPr>
                        <w:noProof/>
                      </w:rPr>
                      <w:t>R. C. Rothermel, "A mathematical model for predicting fire spread in wildland fuels," Res. Pap. INT-115, 1972.</w:t>
                    </w:r>
                  </w:p>
                </w:tc>
              </w:tr>
              <w:tr w:rsidR="00D859FE" w14:paraId="5A3D870E" w14:textId="77777777">
                <w:trPr>
                  <w:divId w:val="917404552"/>
                  <w:tblCellSpacing w:w="15" w:type="dxa"/>
                </w:trPr>
                <w:tc>
                  <w:tcPr>
                    <w:tcW w:w="50" w:type="pct"/>
                    <w:hideMark/>
                  </w:tcPr>
                  <w:p w14:paraId="0188D5DA" w14:textId="77777777" w:rsidR="00D859FE" w:rsidRDefault="00D859FE">
                    <w:pPr>
                      <w:pStyle w:val="Bibliography"/>
                      <w:rPr>
                        <w:noProof/>
                      </w:rPr>
                    </w:pPr>
                    <w:r>
                      <w:rPr>
                        <w:noProof/>
                      </w:rPr>
                      <w:t xml:space="preserve">[7] </w:t>
                    </w:r>
                  </w:p>
                </w:tc>
                <w:tc>
                  <w:tcPr>
                    <w:tcW w:w="0" w:type="auto"/>
                    <w:hideMark/>
                  </w:tcPr>
                  <w:p w14:paraId="7980B8C6" w14:textId="77777777" w:rsidR="00D859FE" w:rsidRDefault="00D859FE">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D859FE" w14:paraId="7F9D4B55" w14:textId="77777777">
                <w:trPr>
                  <w:divId w:val="917404552"/>
                  <w:tblCellSpacing w:w="15" w:type="dxa"/>
                </w:trPr>
                <w:tc>
                  <w:tcPr>
                    <w:tcW w:w="50" w:type="pct"/>
                    <w:hideMark/>
                  </w:tcPr>
                  <w:p w14:paraId="05730486" w14:textId="77777777" w:rsidR="00D859FE" w:rsidRDefault="00D859FE">
                    <w:pPr>
                      <w:pStyle w:val="Bibliography"/>
                      <w:rPr>
                        <w:noProof/>
                      </w:rPr>
                    </w:pPr>
                    <w:r>
                      <w:rPr>
                        <w:noProof/>
                      </w:rPr>
                      <w:t xml:space="preserve">[8] </w:t>
                    </w:r>
                  </w:p>
                </w:tc>
                <w:tc>
                  <w:tcPr>
                    <w:tcW w:w="0" w:type="auto"/>
                    <w:hideMark/>
                  </w:tcPr>
                  <w:p w14:paraId="28813364" w14:textId="77777777" w:rsidR="00D859FE" w:rsidRDefault="00D859FE">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D859FE" w14:paraId="02881530" w14:textId="77777777">
                <w:trPr>
                  <w:divId w:val="917404552"/>
                  <w:tblCellSpacing w:w="15" w:type="dxa"/>
                </w:trPr>
                <w:tc>
                  <w:tcPr>
                    <w:tcW w:w="50" w:type="pct"/>
                    <w:hideMark/>
                  </w:tcPr>
                  <w:p w14:paraId="505FEB12" w14:textId="77777777" w:rsidR="00D859FE" w:rsidRDefault="00D859FE">
                    <w:pPr>
                      <w:pStyle w:val="Bibliography"/>
                      <w:rPr>
                        <w:noProof/>
                      </w:rPr>
                    </w:pPr>
                    <w:r>
                      <w:rPr>
                        <w:noProof/>
                      </w:rPr>
                      <w:t xml:space="preserve">[9] </w:t>
                    </w:r>
                  </w:p>
                </w:tc>
                <w:tc>
                  <w:tcPr>
                    <w:tcW w:w="0" w:type="auto"/>
                    <w:hideMark/>
                  </w:tcPr>
                  <w:p w14:paraId="0ACA00A9" w14:textId="77777777" w:rsidR="00D859FE" w:rsidRDefault="00D859FE">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D859FE" w14:paraId="3BF083B0" w14:textId="77777777">
                <w:trPr>
                  <w:divId w:val="917404552"/>
                  <w:tblCellSpacing w:w="15" w:type="dxa"/>
                </w:trPr>
                <w:tc>
                  <w:tcPr>
                    <w:tcW w:w="50" w:type="pct"/>
                    <w:hideMark/>
                  </w:tcPr>
                  <w:p w14:paraId="39A171FC" w14:textId="77777777" w:rsidR="00D859FE" w:rsidRDefault="00D859FE">
                    <w:pPr>
                      <w:pStyle w:val="Bibliography"/>
                      <w:rPr>
                        <w:noProof/>
                      </w:rPr>
                    </w:pPr>
                    <w:r>
                      <w:rPr>
                        <w:noProof/>
                      </w:rPr>
                      <w:t xml:space="preserve">[10] </w:t>
                    </w:r>
                  </w:p>
                </w:tc>
                <w:tc>
                  <w:tcPr>
                    <w:tcW w:w="0" w:type="auto"/>
                    <w:hideMark/>
                  </w:tcPr>
                  <w:p w14:paraId="019E9616" w14:textId="77777777" w:rsidR="00D859FE" w:rsidRDefault="00D859FE">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D859FE" w14:paraId="01433BFE" w14:textId="77777777">
                <w:trPr>
                  <w:divId w:val="917404552"/>
                  <w:tblCellSpacing w:w="15" w:type="dxa"/>
                </w:trPr>
                <w:tc>
                  <w:tcPr>
                    <w:tcW w:w="50" w:type="pct"/>
                    <w:hideMark/>
                  </w:tcPr>
                  <w:p w14:paraId="14F8CB89" w14:textId="77777777" w:rsidR="00D859FE" w:rsidRDefault="00D859FE">
                    <w:pPr>
                      <w:pStyle w:val="Bibliography"/>
                      <w:rPr>
                        <w:noProof/>
                      </w:rPr>
                    </w:pPr>
                    <w:r>
                      <w:rPr>
                        <w:noProof/>
                      </w:rPr>
                      <w:t xml:space="preserve">[11] </w:t>
                    </w:r>
                  </w:p>
                </w:tc>
                <w:tc>
                  <w:tcPr>
                    <w:tcW w:w="0" w:type="auto"/>
                    <w:hideMark/>
                  </w:tcPr>
                  <w:p w14:paraId="27A5087C" w14:textId="77777777" w:rsidR="00D859FE" w:rsidRDefault="00D859FE">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D859FE" w14:paraId="1973D8BF" w14:textId="77777777">
                <w:trPr>
                  <w:divId w:val="917404552"/>
                  <w:tblCellSpacing w:w="15" w:type="dxa"/>
                </w:trPr>
                <w:tc>
                  <w:tcPr>
                    <w:tcW w:w="50" w:type="pct"/>
                    <w:hideMark/>
                  </w:tcPr>
                  <w:p w14:paraId="0B612291" w14:textId="77777777" w:rsidR="00D859FE" w:rsidRDefault="00D859FE">
                    <w:pPr>
                      <w:pStyle w:val="Bibliography"/>
                      <w:rPr>
                        <w:noProof/>
                      </w:rPr>
                    </w:pPr>
                    <w:r>
                      <w:rPr>
                        <w:noProof/>
                      </w:rPr>
                      <w:t xml:space="preserve">[12] </w:t>
                    </w:r>
                  </w:p>
                </w:tc>
                <w:tc>
                  <w:tcPr>
                    <w:tcW w:w="0" w:type="auto"/>
                    <w:hideMark/>
                  </w:tcPr>
                  <w:p w14:paraId="2877DD5C" w14:textId="77777777" w:rsidR="00D859FE" w:rsidRDefault="00D859FE">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vol. 22, p. 71, 2026. </w:t>
                    </w:r>
                  </w:p>
                </w:tc>
              </w:tr>
              <w:tr w:rsidR="00D859FE" w14:paraId="2A169417" w14:textId="77777777">
                <w:trPr>
                  <w:divId w:val="917404552"/>
                  <w:tblCellSpacing w:w="15" w:type="dxa"/>
                </w:trPr>
                <w:tc>
                  <w:tcPr>
                    <w:tcW w:w="50" w:type="pct"/>
                    <w:hideMark/>
                  </w:tcPr>
                  <w:p w14:paraId="0C4EC9B4" w14:textId="77777777" w:rsidR="00D859FE" w:rsidRDefault="00D859FE">
                    <w:pPr>
                      <w:pStyle w:val="Bibliography"/>
                      <w:rPr>
                        <w:noProof/>
                      </w:rPr>
                    </w:pPr>
                    <w:r>
                      <w:rPr>
                        <w:noProof/>
                      </w:rPr>
                      <w:t xml:space="preserve">[13] </w:t>
                    </w:r>
                  </w:p>
                </w:tc>
                <w:tc>
                  <w:tcPr>
                    <w:tcW w:w="0" w:type="auto"/>
                    <w:hideMark/>
                  </w:tcPr>
                  <w:p w14:paraId="459CC3F6" w14:textId="77777777" w:rsidR="00D859FE" w:rsidRDefault="00D859FE">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D859FE" w14:paraId="0529CD9C" w14:textId="77777777">
                <w:trPr>
                  <w:divId w:val="917404552"/>
                  <w:tblCellSpacing w:w="15" w:type="dxa"/>
                </w:trPr>
                <w:tc>
                  <w:tcPr>
                    <w:tcW w:w="50" w:type="pct"/>
                    <w:hideMark/>
                  </w:tcPr>
                  <w:p w14:paraId="3F3BFEBD" w14:textId="77777777" w:rsidR="00D859FE" w:rsidRDefault="00D859FE">
                    <w:pPr>
                      <w:pStyle w:val="Bibliography"/>
                      <w:rPr>
                        <w:noProof/>
                      </w:rPr>
                    </w:pPr>
                    <w:r>
                      <w:rPr>
                        <w:noProof/>
                      </w:rPr>
                      <w:t xml:space="preserve">[14] </w:t>
                    </w:r>
                  </w:p>
                </w:tc>
                <w:tc>
                  <w:tcPr>
                    <w:tcW w:w="0" w:type="auto"/>
                    <w:hideMark/>
                  </w:tcPr>
                  <w:p w14:paraId="7BA85DF7" w14:textId="77777777" w:rsidR="00D859FE" w:rsidRDefault="00D859FE">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D859FE" w14:paraId="52C4C618" w14:textId="77777777">
                <w:trPr>
                  <w:divId w:val="917404552"/>
                  <w:tblCellSpacing w:w="15" w:type="dxa"/>
                </w:trPr>
                <w:tc>
                  <w:tcPr>
                    <w:tcW w:w="50" w:type="pct"/>
                    <w:hideMark/>
                  </w:tcPr>
                  <w:p w14:paraId="2FC19D55" w14:textId="77777777" w:rsidR="00D859FE" w:rsidRDefault="00D859FE">
                    <w:pPr>
                      <w:pStyle w:val="Bibliography"/>
                      <w:rPr>
                        <w:noProof/>
                      </w:rPr>
                    </w:pPr>
                    <w:r>
                      <w:rPr>
                        <w:noProof/>
                      </w:rPr>
                      <w:t xml:space="preserve">[15] </w:t>
                    </w:r>
                  </w:p>
                </w:tc>
                <w:tc>
                  <w:tcPr>
                    <w:tcW w:w="0" w:type="auto"/>
                    <w:hideMark/>
                  </w:tcPr>
                  <w:p w14:paraId="31BDA08B" w14:textId="77777777" w:rsidR="00D859FE" w:rsidRDefault="00D859FE">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D859FE" w14:paraId="634FFCF9" w14:textId="77777777">
                <w:trPr>
                  <w:divId w:val="917404552"/>
                  <w:tblCellSpacing w:w="15" w:type="dxa"/>
                </w:trPr>
                <w:tc>
                  <w:tcPr>
                    <w:tcW w:w="50" w:type="pct"/>
                    <w:hideMark/>
                  </w:tcPr>
                  <w:p w14:paraId="61F05923" w14:textId="77777777" w:rsidR="00D859FE" w:rsidRDefault="00D859FE">
                    <w:pPr>
                      <w:pStyle w:val="Bibliography"/>
                      <w:rPr>
                        <w:noProof/>
                      </w:rPr>
                    </w:pPr>
                    <w:r>
                      <w:rPr>
                        <w:noProof/>
                      </w:rPr>
                      <w:t xml:space="preserve">[16] </w:t>
                    </w:r>
                  </w:p>
                </w:tc>
                <w:tc>
                  <w:tcPr>
                    <w:tcW w:w="0" w:type="auto"/>
                    <w:hideMark/>
                  </w:tcPr>
                  <w:p w14:paraId="5C988C6C" w14:textId="77777777" w:rsidR="00D859FE" w:rsidRDefault="00D859FE">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D859FE" w14:paraId="00747DA8" w14:textId="77777777">
                <w:trPr>
                  <w:divId w:val="917404552"/>
                  <w:tblCellSpacing w:w="15" w:type="dxa"/>
                </w:trPr>
                <w:tc>
                  <w:tcPr>
                    <w:tcW w:w="50" w:type="pct"/>
                    <w:hideMark/>
                  </w:tcPr>
                  <w:p w14:paraId="0EA8D253" w14:textId="77777777" w:rsidR="00D859FE" w:rsidRDefault="00D859FE">
                    <w:pPr>
                      <w:pStyle w:val="Bibliography"/>
                      <w:rPr>
                        <w:noProof/>
                      </w:rPr>
                    </w:pPr>
                    <w:r>
                      <w:rPr>
                        <w:noProof/>
                      </w:rPr>
                      <w:t xml:space="preserve">[17] </w:t>
                    </w:r>
                  </w:p>
                </w:tc>
                <w:tc>
                  <w:tcPr>
                    <w:tcW w:w="0" w:type="auto"/>
                    <w:hideMark/>
                  </w:tcPr>
                  <w:p w14:paraId="7D9962E9" w14:textId="77777777" w:rsidR="00D859FE" w:rsidRDefault="00D859FE">
                    <w:pPr>
                      <w:pStyle w:val="Bibliography"/>
                      <w:rPr>
                        <w:noProof/>
                      </w:rPr>
                    </w:pPr>
                    <w:r>
                      <w:rPr>
                        <w:noProof/>
                      </w:rPr>
                      <w:t xml:space="preserve">E. D. Brill, J. M. Flach, L. D. Hopkins and S. Ranjithan, "MGA: A decision support system for complex, incompletely defined problems," </w:t>
                    </w:r>
                    <w:r>
                      <w:rPr>
                        <w:i/>
                        <w:iCs/>
                        <w:noProof/>
                      </w:rPr>
                      <w:t xml:space="preserve">IEEE Syst., Man, Cybern., </w:t>
                    </w:r>
                    <w:r>
                      <w:rPr>
                        <w:noProof/>
                      </w:rPr>
                      <w:t xml:space="preserve">vol. 20, pp. 745-757, 1990. </w:t>
                    </w:r>
                  </w:p>
                </w:tc>
              </w:tr>
              <w:tr w:rsidR="00D859FE" w14:paraId="3CC0BDC4" w14:textId="77777777">
                <w:trPr>
                  <w:divId w:val="917404552"/>
                  <w:tblCellSpacing w:w="15" w:type="dxa"/>
                </w:trPr>
                <w:tc>
                  <w:tcPr>
                    <w:tcW w:w="50" w:type="pct"/>
                    <w:hideMark/>
                  </w:tcPr>
                  <w:p w14:paraId="100556FF" w14:textId="77777777" w:rsidR="00D859FE" w:rsidRDefault="00D859FE">
                    <w:pPr>
                      <w:pStyle w:val="Bibliography"/>
                      <w:rPr>
                        <w:noProof/>
                      </w:rPr>
                    </w:pPr>
                    <w:r>
                      <w:rPr>
                        <w:noProof/>
                      </w:rPr>
                      <w:t xml:space="preserve">[18] </w:t>
                    </w:r>
                  </w:p>
                </w:tc>
                <w:tc>
                  <w:tcPr>
                    <w:tcW w:w="0" w:type="auto"/>
                    <w:hideMark/>
                  </w:tcPr>
                  <w:p w14:paraId="37E73A9F" w14:textId="77777777" w:rsidR="00D859FE" w:rsidRDefault="00D859FE">
                    <w:pPr>
                      <w:pStyle w:val="Bibliography"/>
                      <w:rPr>
                        <w:noProof/>
                      </w:rPr>
                    </w:pPr>
                    <w:r>
                      <w:rPr>
                        <w:noProof/>
                      </w:rPr>
                      <w:t xml:space="preserve">G. A. Klein, Sources of Power: How People Make Decisions, 2017. </w:t>
                    </w:r>
                  </w:p>
                </w:tc>
              </w:tr>
              <w:tr w:rsidR="00D859FE" w14:paraId="65E4D195" w14:textId="77777777">
                <w:trPr>
                  <w:divId w:val="917404552"/>
                  <w:tblCellSpacing w:w="15" w:type="dxa"/>
                </w:trPr>
                <w:tc>
                  <w:tcPr>
                    <w:tcW w:w="50" w:type="pct"/>
                    <w:hideMark/>
                  </w:tcPr>
                  <w:p w14:paraId="493CDBD3" w14:textId="77777777" w:rsidR="00D859FE" w:rsidRDefault="00D859FE">
                    <w:pPr>
                      <w:pStyle w:val="Bibliography"/>
                      <w:rPr>
                        <w:noProof/>
                      </w:rPr>
                    </w:pPr>
                    <w:r>
                      <w:rPr>
                        <w:noProof/>
                      </w:rPr>
                      <w:t xml:space="preserve">[19] </w:t>
                    </w:r>
                  </w:p>
                </w:tc>
                <w:tc>
                  <w:tcPr>
                    <w:tcW w:w="0" w:type="auto"/>
                    <w:hideMark/>
                  </w:tcPr>
                  <w:p w14:paraId="3EC9FC67" w14:textId="77777777" w:rsidR="00D859FE" w:rsidRDefault="00D859FE">
                    <w:pPr>
                      <w:pStyle w:val="Bibliography"/>
                      <w:rPr>
                        <w:noProof/>
                      </w:rPr>
                    </w:pPr>
                    <w:r>
                      <w:rPr>
                        <w:noProof/>
                      </w:rPr>
                      <w:t xml:space="preserve">M. G. Morgan and M. Henrion, Uncertainty: A Guide to Dealing with Uncertainty in Quantitative Risk and Policy Analysis, 1990. </w:t>
                    </w:r>
                  </w:p>
                </w:tc>
              </w:tr>
              <w:tr w:rsidR="00D859FE" w14:paraId="560B9BF4" w14:textId="77777777">
                <w:trPr>
                  <w:divId w:val="917404552"/>
                  <w:tblCellSpacing w:w="15" w:type="dxa"/>
                </w:trPr>
                <w:tc>
                  <w:tcPr>
                    <w:tcW w:w="50" w:type="pct"/>
                    <w:hideMark/>
                  </w:tcPr>
                  <w:p w14:paraId="16493CFD" w14:textId="77777777" w:rsidR="00D859FE" w:rsidRDefault="00D859FE">
                    <w:pPr>
                      <w:pStyle w:val="Bibliography"/>
                      <w:rPr>
                        <w:noProof/>
                      </w:rPr>
                    </w:pPr>
                    <w:r>
                      <w:rPr>
                        <w:noProof/>
                      </w:rPr>
                      <w:t xml:space="preserve">[20] </w:t>
                    </w:r>
                  </w:p>
                </w:tc>
                <w:tc>
                  <w:tcPr>
                    <w:tcW w:w="0" w:type="auto"/>
                    <w:hideMark/>
                  </w:tcPr>
                  <w:p w14:paraId="12B5730E" w14:textId="77777777" w:rsidR="00D859FE" w:rsidRDefault="00D859FE">
                    <w:pPr>
                      <w:pStyle w:val="Bibliography"/>
                      <w:rPr>
                        <w:noProof/>
                      </w:rPr>
                    </w:pPr>
                    <w:r>
                      <w:rPr>
                        <w:noProof/>
                      </w:rPr>
                      <w:t xml:space="preserve">G. Shafer, A Mathematical Theory of Evidence, 1976. </w:t>
                    </w:r>
                  </w:p>
                </w:tc>
              </w:tr>
              <w:tr w:rsidR="00D859FE" w14:paraId="60C2B41F" w14:textId="77777777">
                <w:trPr>
                  <w:divId w:val="917404552"/>
                  <w:tblCellSpacing w:w="15" w:type="dxa"/>
                </w:trPr>
                <w:tc>
                  <w:tcPr>
                    <w:tcW w:w="50" w:type="pct"/>
                    <w:hideMark/>
                  </w:tcPr>
                  <w:p w14:paraId="166ABE81" w14:textId="77777777" w:rsidR="00D859FE" w:rsidRDefault="00D859FE">
                    <w:pPr>
                      <w:pStyle w:val="Bibliography"/>
                      <w:rPr>
                        <w:noProof/>
                      </w:rPr>
                    </w:pPr>
                    <w:r>
                      <w:rPr>
                        <w:noProof/>
                      </w:rPr>
                      <w:t xml:space="preserve">[21] </w:t>
                    </w:r>
                  </w:p>
                </w:tc>
                <w:tc>
                  <w:tcPr>
                    <w:tcW w:w="0" w:type="auto"/>
                    <w:hideMark/>
                  </w:tcPr>
                  <w:p w14:paraId="181B0CB2" w14:textId="77777777" w:rsidR="00D859FE" w:rsidRDefault="00D859FE">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D859FE" w14:paraId="3DBD829C" w14:textId="77777777">
                <w:trPr>
                  <w:divId w:val="917404552"/>
                  <w:tblCellSpacing w:w="15" w:type="dxa"/>
                </w:trPr>
                <w:tc>
                  <w:tcPr>
                    <w:tcW w:w="50" w:type="pct"/>
                    <w:hideMark/>
                  </w:tcPr>
                  <w:p w14:paraId="2884F097" w14:textId="77777777" w:rsidR="00D859FE" w:rsidRDefault="00D859FE">
                    <w:pPr>
                      <w:pStyle w:val="Bibliography"/>
                      <w:rPr>
                        <w:noProof/>
                      </w:rPr>
                    </w:pPr>
                    <w:r>
                      <w:rPr>
                        <w:noProof/>
                      </w:rPr>
                      <w:t xml:space="preserve">[22] </w:t>
                    </w:r>
                  </w:p>
                </w:tc>
                <w:tc>
                  <w:tcPr>
                    <w:tcW w:w="0" w:type="auto"/>
                    <w:hideMark/>
                  </w:tcPr>
                  <w:p w14:paraId="0F0E96D8" w14:textId="77777777" w:rsidR="00D859FE" w:rsidRDefault="00D859FE">
                    <w:pPr>
                      <w:pStyle w:val="Bibliography"/>
                      <w:rPr>
                        <w:noProof/>
                      </w:rPr>
                    </w:pPr>
                    <w:r>
                      <w:rPr>
                        <w:noProof/>
                      </w:rPr>
                      <w:t xml:space="preserve">A. L. Sullivan, "Wildland surface fire spread modelling 1: Physical and quasi-physical models," </w:t>
                    </w:r>
                    <w:r>
                      <w:rPr>
                        <w:i/>
                        <w:iCs/>
                        <w:noProof/>
                      </w:rPr>
                      <w:t xml:space="preserve">Int. J. Wildland Fire, </w:t>
                    </w:r>
                    <w:r>
                      <w:rPr>
                        <w:noProof/>
                      </w:rPr>
                      <w:t xml:space="preserve">vol. 18, pp. 349-368, 2009. </w:t>
                    </w:r>
                  </w:p>
                </w:tc>
              </w:tr>
              <w:tr w:rsidR="00D859FE" w14:paraId="54BC573C" w14:textId="77777777">
                <w:trPr>
                  <w:divId w:val="917404552"/>
                  <w:tblCellSpacing w:w="15" w:type="dxa"/>
                </w:trPr>
                <w:tc>
                  <w:tcPr>
                    <w:tcW w:w="50" w:type="pct"/>
                    <w:hideMark/>
                  </w:tcPr>
                  <w:p w14:paraId="2A485F9C" w14:textId="77777777" w:rsidR="00D859FE" w:rsidRDefault="00D859FE">
                    <w:pPr>
                      <w:pStyle w:val="Bibliography"/>
                      <w:rPr>
                        <w:noProof/>
                      </w:rPr>
                    </w:pPr>
                    <w:r>
                      <w:rPr>
                        <w:noProof/>
                      </w:rPr>
                      <w:t xml:space="preserve">[23] </w:t>
                    </w:r>
                  </w:p>
                </w:tc>
                <w:tc>
                  <w:tcPr>
                    <w:tcW w:w="0" w:type="auto"/>
                    <w:hideMark/>
                  </w:tcPr>
                  <w:p w14:paraId="35889B58" w14:textId="77777777" w:rsidR="00D859FE" w:rsidRDefault="00D859FE">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2021. </w:t>
                    </w:r>
                  </w:p>
                </w:tc>
              </w:tr>
              <w:tr w:rsidR="00D859FE" w14:paraId="44971B63" w14:textId="77777777">
                <w:trPr>
                  <w:divId w:val="917404552"/>
                  <w:tblCellSpacing w:w="15" w:type="dxa"/>
                </w:trPr>
                <w:tc>
                  <w:tcPr>
                    <w:tcW w:w="50" w:type="pct"/>
                    <w:hideMark/>
                  </w:tcPr>
                  <w:p w14:paraId="586B7196" w14:textId="77777777" w:rsidR="00D859FE" w:rsidRDefault="00D859FE">
                    <w:pPr>
                      <w:pStyle w:val="Bibliography"/>
                      <w:rPr>
                        <w:noProof/>
                      </w:rPr>
                    </w:pPr>
                    <w:r>
                      <w:rPr>
                        <w:noProof/>
                      </w:rPr>
                      <w:t xml:space="preserve">[24] </w:t>
                    </w:r>
                  </w:p>
                </w:tc>
                <w:tc>
                  <w:tcPr>
                    <w:tcW w:w="0" w:type="auto"/>
                    <w:hideMark/>
                  </w:tcPr>
                  <w:p w14:paraId="2CF16AB3" w14:textId="77777777" w:rsidR="00D859FE" w:rsidRDefault="00D859FE">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D859FE" w14:paraId="7937214A" w14:textId="77777777">
                <w:trPr>
                  <w:divId w:val="917404552"/>
                  <w:tblCellSpacing w:w="15" w:type="dxa"/>
                </w:trPr>
                <w:tc>
                  <w:tcPr>
                    <w:tcW w:w="50" w:type="pct"/>
                    <w:hideMark/>
                  </w:tcPr>
                  <w:p w14:paraId="74026DF1" w14:textId="77777777" w:rsidR="00D859FE" w:rsidRDefault="00D859FE">
                    <w:pPr>
                      <w:pStyle w:val="Bibliography"/>
                      <w:rPr>
                        <w:noProof/>
                      </w:rPr>
                    </w:pPr>
                    <w:r>
                      <w:rPr>
                        <w:noProof/>
                      </w:rPr>
                      <w:t xml:space="preserve">[25] </w:t>
                    </w:r>
                  </w:p>
                </w:tc>
                <w:tc>
                  <w:tcPr>
                    <w:tcW w:w="0" w:type="auto"/>
                    <w:hideMark/>
                  </w:tcPr>
                  <w:p w14:paraId="1C40B39C" w14:textId="77777777" w:rsidR="00D859FE" w:rsidRDefault="00D859FE">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D859FE" w14:paraId="783A23F7" w14:textId="77777777">
                <w:trPr>
                  <w:divId w:val="917404552"/>
                  <w:tblCellSpacing w:w="15" w:type="dxa"/>
                </w:trPr>
                <w:tc>
                  <w:tcPr>
                    <w:tcW w:w="50" w:type="pct"/>
                    <w:hideMark/>
                  </w:tcPr>
                  <w:p w14:paraId="530507DF" w14:textId="77777777" w:rsidR="00D859FE" w:rsidRDefault="00D859FE">
                    <w:pPr>
                      <w:pStyle w:val="Bibliography"/>
                      <w:rPr>
                        <w:noProof/>
                      </w:rPr>
                    </w:pPr>
                    <w:r>
                      <w:rPr>
                        <w:noProof/>
                      </w:rPr>
                      <w:t xml:space="preserve">[26] </w:t>
                    </w:r>
                  </w:p>
                </w:tc>
                <w:tc>
                  <w:tcPr>
                    <w:tcW w:w="0" w:type="auto"/>
                    <w:hideMark/>
                  </w:tcPr>
                  <w:p w14:paraId="030BD6C0" w14:textId="77777777" w:rsidR="00D859FE" w:rsidRDefault="00D859FE">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D859FE" w14:paraId="1B1993EC" w14:textId="77777777">
                <w:trPr>
                  <w:divId w:val="917404552"/>
                  <w:tblCellSpacing w:w="15" w:type="dxa"/>
                </w:trPr>
                <w:tc>
                  <w:tcPr>
                    <w:tcW w:w="50" w:type="pct"/>
                    <w:hideMark/>
                  </w:tcPr>
                  <w:p w14:paraId="6982BEFB" w14:textId="77777777" w:rsidR="00D859FE" w:rsidRDefault="00D859FE">
                    <w:pPr>
                      <w:pStyle w:val="Bibliography"/>
                      <w:rPr>
                        <w:noProof/>
                      </w:rPr>
                    </w:pPr>
                    <w:r>
                      <w:rPr>
                        <w:noProof/>
                      </w:rPr>
                      <w:t xml:space="preserve">[27] </w:t>
                    </w:r>
                  </w:p>
                </w:tc>
                <w:tc>
                  <w:tcPr>
                    <w:tcW w:w="0" w:type="auto"/>
                    <w:hideMark/>
                  </w:tcPr>
                  <w:p w14:paraId="57E58484" w14:textId="77777777" w:rsidR="00D859FE" w:rsidRDefault="00D859FE">
                    <w:pPr>
                      <w:pStyle w:val="Bibliography"/>
                      <w:rPr>
                        <w:noProof/>
                      </w:rPr>
                    </w:pPr>
                    <w:r>
                      <w:rPr>
                        <w:noProof/>
                      </w:rPr>
                      <w:t xml:space="preserve">S. French, J. Maule and N. Papamichail, Decision Behaviour, Analysis and Support, 2019. </w:t>
                    </w:r>
                  </w:p>
                </w:tc>
              </w:tr>
              <w:tr w:rsidR="00D859FE" w14:paraId="0290EB80" w14:textId="77777777">
                <w:trPr>
                  <w:divId w:val="917404552"/>
                  <w:tblCellSpacing w:w="15" w:type="dxa"/>
                </w:trPr>
                <w:tc>
                  <w:tcPr>
                    <w:tcW w:w="50" w:type="pct"/>
                    <w:hideMark/>
                  </w:tcPr>
                  <w:p w14:paraId="3F4C81A7" w14:textId="77777777" w:rsidR="00D859FE" w:rsidRDefault="00D859FE">
                    <w:pPr>
                      <w:pStyle w:val="Bibliography"/>
                      <w:rPr>
                        <w:noProof/>
                      </w:rPr>
                    </w:pPr>
                    <w:r>
                      <w:rPr>
                        <w:noProof/>
                      </w:rPr>
                      <w:t xml:space="preserve">[28] </w:t>
                    </w:r>
                  </w:p>
                </w:tc>
                <w:tc>
                  <w:tcPr>
                    <w:tcW w:w="0" w:type="auto"/>
                    <w:hideMark/>
                  </w:tcPr>
                  <w:p w14:paraId="7516B0FE" w14:textId="77777777" w:rsidR="00D859FE" w:rsidRDefault="00D859FE">
                    <w:pPr>
                      <w:pStyle w:val="Bibliography"/>
                      <w:rPr>
                        <w:noProof/>
                      </w:rPr>
                    </w:pPr>
                    <w:r>
                      <w:rPr>
                        <w:noProof/>
                      </w:rPr>
                      <w:t xml:space="preserve">F. Del Missier, M. Visentini and T. Mantyla, "Option generation in decision making: Ideation beyond memory retrieval," </w:t>
                    </w:r>
                    <w:r>
                      <w:rPr>
                        <w:i/>
                        <w:iCs/>
                        <w:noProof/>
                      </w:rPr>
                      <w:t xml:space="preserve">Front. Psychol., </w:t>
                    </w:r>
                    <w:r>
                      <w:rPr>
                        <w:noProof/>
                      </w:rPr>
                      <w:lastRenderedPageBreak/>
                      <w:t xml:space="preserve">vol. 5, p. 1584, 2015. </w:t>
                    </w:r>
                  </w:p>
                </w:tc>
              </w:tr>
              <w:tr w:rsidR="00D859FE" w14:paraId="1ABE5618" w14:textId="77777777">
                <w:trPr>
                  <w:divId w:val="917404552"/>
                  <w:tblCellSpacing w:w="15" w:type="dxa"/>
                </w:trPr>
                <w:tc>
                  <w:tcPr>
                    <w:tcW w:w="50" w:type="pct"/>
                    <w:hideMark/>
                  </w:tcPr>
                  <w:p w14:paraId="0CA73E48" w14:textId="77777777" w:rsidR="00D859FE" w:rsidRDefault="00D859FE">
                    <w:pPr>
                      <w:pStyle w:val="Bibliography"/>
                      <w:rPr>
                        <w:noProof/>
                      </w:rPr>
                    </w:pPr>
                    <w:r>
                      <w:rPr>
                        <w:noProof/>
                      </w:rPr>
                      <w:lastRenderedPageBreak/>
                      <w:t xml:space="preserve">[29] </w:t>
                    </w:r>
                  </w:p>
                </w:tc>
                <w:tc>
                  <w:tcPr>
                    <w:tcW w:w="0" w:type="auto"/>
                    <w:hideMark/>
                  </w:tcPr>
                  <w:p w14:paraId="070D0D27" w14:textId="77777777" w:rsidR="00D859FE" w:rsidRDefault="00D859FE">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D859FE" w14:paraId="01904C08" w14:textId="77777777">
                <w:trPr>
                  <w:divId w:val="917404552"/>
                  <w:tblCellSpacing w:w="15" w:type="dxa"/>
                </w:trPr>
                <w:tc>
                  <w:tcPr>
                    <w:tcW w:w="50" w:type="pct"/>
                    <w:hideMark/>
                  </w:tcPr>
                  <w:p w14:paraId="12F9A580" w14:textId="77777777" w:rsidR="00D859FE" w:rsidRDefault="00D859FE">
                    <w:pPr>
                      <w:pStyle w:val="Bibliography"/>
                      <w:rPr>
                        <w:noProof/>
                      </w:rPr>
                    </w:pPr>
                    <w:r>
                      <w:rPr>
                        <w:noProof/>
                      </w:rPr>
                      <w:t xml:space="preserve">[30] </w:t>
                    </w:r>
                  </w:p>
                </w:tc>
                <w:tc>
                  <w:tcPr>
                    <w:tcW w:w="0" w:type="auto"/>
                    <w:hideMark/>
                  </w:tcPr>
                  <w:p w14:paraId="0E4ED6BA" w14:textId="77777777" w:rsidR="00D859FE" w:rsidRDefault="00D859FE">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D859FE" w14:paraId="1D3B3EC1" w14:textId="77777777">
                <w:trPr>
                  <w:divId w:val="917404552"/>
                  <w:tblCellSpacing w:w="15" w:type="dxa"/>
                </w:trPr>
                <w:tc>
                  <w:tcPr>
                    <w:tcW w:w="50" w:type="pct"/>
                    <w:hideMark/>
                  </w:tcPr>
                  <w:p w14:paraId="17C173B3" w14:textId="77777777" w:rsidR="00D859FE" w:rsidRDefault="00D859FE">
                    <w:pPr>
                      <w:pStyle w:val="Bibliography"/>
                      <w:rPr>
                        <w:noProof/>
                      </w:rPr>
                    </w:pPr>
                    <w:r>
                      <w:rPr>
                        <w:noProof/>
                      </w:rPr>
                      <w:t xml:space="preserve">[31] </w:t>
                    </w:r>
                  </w:p>
                </w:tc>
                <w:tc>
                  <w:tcPr>
                    <w:tcW w:w="0" w:type="auto"/>
                    <w:hideMark/>
                  </w:tcPr>
                  <w:p w14:paraId="7380549F" w14:textId="77777777" w:rsidR="00D859FE" w:rsidRDefault="00D859FE">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D859FE" w14:paraId="693E1E07" w14:textId="77777777">
                <w:trPr>
                  <w:divId w:val="917404552"/>
                  <w:tblCellSpacing w:w="15" w:type="dxa"/>
                </w:trPr>
                <w:tc>
                  <w:tcPr>
                    <w:tcW w:w="50" w:type="pct"/>
                    <w:hideMark/>
                  </w:tcPr>
                  <w:p w14:paraId="04E32C09" w14:textId="77777777" w:rsidR="00D859FE" w:rsidRDefault="00D859FE">
                    <w:pPr>
                      <w:pStyle w:val="Bibliography"/>
                      <w:rPr>
                        <w:noProof/>
                      </w:rPr>
                    </w:pPr>
                    <w:r>
                      <w:rPr>
                        <w:noProof/>
                      </w:rPr>
                      <w:t xml:space="preserve">[32] </w:t>
                    </w:r>
                  </w:p>
                </w:tc>
                <w:tc>
                  <w:tcPr>
                    <w:tcW w:w="0" w:type="auto"/>
                    <w:hideMark/>
                  </w:tcPr>
                  <w:p w14:paraId="1A1D1868" w14:textId="77777777" w:rsidR="00D859FE" w:rsidRDefault="00D859FE">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D859FE" w14:paraId="693D1FC0" w14:textId="77777777">
                <w:trPr>
                  <w:divId w:val="917404552"/>
                  <w:tblCellSpacing w:w="15" w:type="dxa"/>
                </w:trPr>
                <w:tc>
                  <w:tcPr>
                    <w:tcW w:w="50" w:type="pct"/>
                    <w:hideMark/>
                  </w:tcPr>
                  <w:p w14:paraId="0F12E0FE" w14:textId="77777777" w:rsidR="00D859FE" w:rsidRDefault="00D859FE">
                    <w:pPr>
                      <w:pStyle w:val="Bibliography"/>
                      <w:rPr>
                        <w:noProof/>
                      </w:rPr>
                    </w:pPr>
                    <w:r>
                      <w:rPr>
                        <w:noProof/>
                      </w:rPr>
                      <w:t xml:space="preserve">[33] </w:t>
                    </w:r>
                  </w:p>
                </w:tc>
                <w:tc>
                  <w:tcPr>
                    <w:tcW w:w="0" w:type="auto"/>
                    <w:hideMark/>
                  </w:tcPr>
                  <w:p w14:paraId="624E19B5" w14:textId="77777777" w:rsidR="00D859FE" w:rsidRDefault="00D859FE">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D859FE" w14:paraId="32510301" w14:textId="77777777">
                <w:trPr>
                  <w:divId w:val="917404552"/>
                  <w:tblCellSpacing w:w="15" w:type="dxa"/>
                </w:trPr>
                <w:tc>
                  <w:tcPr>
                    <w:tcW w:w="50" w:type="pct"/>
                    <w:hideMark/>
                  </w:tcPr>
                  <w:p w14:paraId="68F7F146" w14:textId="77777777" w:rsidR="00D859FE" w:rsidRDefault="00D859FE">
                    <w:pPr>
                      <w:pStyle w:val="Bibliography"/>
                      <w:rPr>
                        <w:noProof/>
                      </w:rPr>
                    </w:pPr>
                    <w:r>
                      <w:rPr>
                        <w:noProof/>
                      </w:rPr>
                      <w:t xml:space="preserve">[34] </w:t>
                    </w:r>
                  </w:p>
                </w:tc>
                <w:tc>
                  <w:tcPr>
                    <w:tcW w:w="0" w:type="auto"/>
                    <w:hideMark/>
                  </w:tcPr>
                  <w:p w14:paraId="0AEFF32F" w14:textId="77777777" w:rsidR="00D859FE" w:rsidRDefault="00D859FE">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D859FE" w14:paraId="5D2CD875" w14:textId="77777777">
                <w:trPr>
                  <w:divId w:val="917404552"/>
                  <w:tblCellSpacing w:w="15" w:type="dxa"/>
                </w:trPr>
                <w:tc>
                  <w:tcPr>
                    <w:tcW w:w="50" w:type="pct"/>
                    <w:hideMark/>
                  </w:tcPr>
                  <w:p w14:paraId="68ED084A" w14:textId="77777777" w:rsidR="00D859FE" w:rsidRDefault="00D859FE">
                    <w:pPr>
                      <w:pStyle w:val="Bibliography"/>
                      <w:rPr>
                        <w:noProof/>
                      </w:rPr>
                    </w:pPr>
                    <w:r>
                      <w:rPr>
                        <w:noProof/>
                      </w:rPr>
                      <w:t xml:space="preserve">[35] </w:t>
                    </w:r>
                  </w:p>
                </w:tc>
                <w:tc>
                  <w:tcPr>
                    <w:tcW w:w="0" w:type="auto"/>
                    <w:hideMark/>
                  </w:tcPr>
                  <w:p w14:paraId="6863F14C" w14:textId="77777777" w:rsidR="00D859FE" w:rsidRDefault="00D859FE">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D859FE" w14:paraId="4FBE9DC3" w14:textId="77777777">
                <w:trPr>
                  <w:divId w:val="917404552"/>
                  <w:tblCellSpacing w:w="15" w:type="dxa"/>
                </w:trPr>
                <w:tc>
                  <w:tcPr>
                    <w:tcW w:w="50" w:type="pct"/>
                    <w:hideMark/>
                  </w:tcPr>
                  <w:p w14:paraId="1C78F745" w14:textId="77777777" w:rsidR="00D859FE" w:rsidRDefault="00D859FE">
                    <w:pPr>
                      <w:pStyle w:val="Bibliography"/>
                      <w:rPr>
                        <w:noProof/>
                      </w:rPr>
                    </w:pPr>
                    <w:r>
                      <w:rPr>
                        <w:noProof/>
                      </w:rPr>
                      <w:t xml:space="preserve">[36] </w:t>
                    </w:r>
                  </w:p>
                </w:tc>
                <w:tc>
                  <w:tcPr>
                    <w:tcW w:w="0" w:type="auto"/>
                    <w:hideMark/>
                  </w:tcPr>
                  <w:p w14:paraId="67B2C1B8" w14:textId="77777777" w:rsidR="00D859FE" w:rsidRDefault="00D859FE">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D859FE" w14:paraId="63979A5C" w14:textId="77777777">
                <w:trPr>
                  <w:divId w:val="917404552"/>
                  <w:tblCellSpacing w:w="15" w:type="dxa"/>
                </w:trPr>
                <w:tc>
                  <w:tcPr>
                    <w:tcW w:w="50" w:type="pct"/>
                    <w:hideMark/>
                  </w:tcPr>
                  <w:p w14:paraId="5EB72D96" w14:textId="77777777" w:rsidR="00D859FE" w:rsidRDefault="00D859FE">
                    <w:pPr>
                      <w:pStyle w:val="Bibliography"/>
                      <w:rPr>
                        <w:noProof/>
                      </w:rPr>
                    </w:pPr>
                    <w:r>
                      <w:rPr>
                        <w:noProof/>
                      </w:rPr>
                      <w:t xml:space="preserve">[37] </w:t>
                    </w:r>
                  </w:p>
                </w:tc>
                <w:tc>
                  <w:tcPr>
                    <w:tcW w:w="0" w:type="auto"/>
                    <w:hideMark/>
                  </w:tcPr>
                  <w:p w14:paraId="345CB4FA" w14:textId="77777777" w:rsidR="00D859FE" w:rsidRDefault="00D859FE">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D859FE" w14:paraId="1AF0D3BC" w14:textId="77777777">
                <w:trPr>
                  <w:divId w:val="917404552"/>
                  <w:tblCellSpacing w:w="15" w:type="dxa"/>
                </w:trPr>
                <w:tc>
                  <w:tcPr>
                    <w:tcW w:w="50" w:type="pct"/>
                    <w:hideMark/>
                  </w:tcPr>
                  <w:p w14:paraId="4A099676" w14:textId="77777777" w:rsidR="00D859FE" w:rsidRDefault="00D859FE">
                    <w:pPr>
                      <w:pStyle w:val="Bibliography"/>
                      <w:rPr>
                        <w:noProof/>
                      </w:rPr>
                    </w:pPr>
                    <w:r>
                      <w:rPr>
                        <w:noProof/>
                      </w:rPr>
                      <w:t xml:space="preserve">[38] </w:t>
                    </w:r>
                  </w:p>
                </w:tc>
                <w:tc>
                  <w:tcPr>
                    <w:tcW w:w="0" w:type="auto"/>
                    <w:hideMark/>
                  </w:tcPr>
                  <w:p w14:paraId="6CDDFAF1" w14:textId="77777777" w:rsidR="00D859FE" w:rsidRDefault="00D859FE">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D859FE" w14:paraId="5D0CF06D" w14:textId="77777777">
                <w:trPr>
                  <w:divId w:val="917404552"/>
                  <w:tblCellSpacing w:w="15" w:type="dxa"/>
                </w:trPr>
                <w:tc>
                  <w:tcPr>
                    <w:tcW w:w="50" w:type="pct"/>
                    <w:hideMark/>
                  </w:tcPr>
                  <w:p w14:paraId="23F7813B" w14:textId="77777777" w:rsidR="00D859FE" w:rsidRDefault="00D859FE">
                    <w:pPr>
                      <w:pStyle w:val="Bibliography"/>
                      <w:rPr>
                        <w:noProof/>
                      </w:rPr>
                    </w:pPr>
                    <w:r>
                      <w:rPr>
                        <w:noProof/>
                      </w:rPr>
                      <w:t xml:space="preserve">[39] </w:t>
                    </w:r>
                  </w:p>
                </w:tc>
                <w:tc>
                  <w:tcPr>
                    <w:tcW w:w="0" w:type="auto"/>
                    <w:hideMark/>
                  </w:tcPr>
                  <w:p w14:paraId="6925752B" w14:textId="77777777" w:rsidR="00D859FE" w:rsidRDefault="00D859FE">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D859FE" w14:paraId="6381CB3B" w14:textId="77777777">
                <w:trPr>
                  <w:divId w:val="917404552"/>
                  <w:tblCellSpacing w:w="15" w:type="dxa"/>
                </w:trPr>
                <w:tc>
                  <w:tcPr>
                    <w:tcW w:w="50" w:type="pct"/>
                    <w:hideMark/>
                  </w:tcPr>
                  <w:p w14:paraId="54705E76" w14:textId="77777777" w:rsidR="00D859FE" w:rsidRDefault="00D859FE">
                    <w:pPr>
                      <w:pStyle w:val="Bibliography"/>
                      <w:rPr>
                        <w:noProof/>
                      </w:rPr>
                    </w:pPr>
                    <w:r>
                      <w:rPr>
                        <w:noProof/>
                      </w:rPr>
                      <w:t xml:space="preserve">[40] </w:t>
                    </w:r>
                  </w:p>
                </w:tc>
                <w:tc>
                  <w:tcPr>
                    <w:tcW w:w="0" w:type="auto"/>
                    <w:hideMark/>
                  </w:tcPr>
                  <w:p w14:paraId="75E4BF0A" w14:textId="77777777" w:rsidR="00D859FE" w:rsidRDefault="00D859FE">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D859FE" w14:paraId="306929E9" w14:textId="77777777">
                <w:trPr>
                  <w:divId w:val="917404552"/>
                  <w:tblCellSpacing w:w="15" w:type="dxa"/>
                </w:trPr>
                <w:tc>
                  <w:tcPr>
                    <w:tcW w:w="50" w:type="pct"/>
                    <w:hideMark/>
                  </w:tcPr>
                  <w:p w14:paraId="055E8628" w14:textId="77777777" w:rsidR="00D859FE" w:rsidRDefault="00D859FE">
                    <w:pPr>
                      <w:pStyle w:val="Bibliography"/>
                      <w:rPr>
                        <w:noProof/>
                      </w:rPr>
                    </w:pPr>
                    <w:r>
                      <w:rPr>
                        <w:noProof/>
                      </w:rPr>
                      <w:t xml:space="preserve">[41] </w:t>
                    </w:r>
                  </w:p>
                </w:tc>
                <w:tc>
                  <w:tcPr>
                    <w:tcW w:w="0" w:type="auto"/>
                    <w:hideMark/>
                  </w:tcPr>
                  <w:p w14:paraId="164D5957" w14:textId="77777777" w:rsidR="00D859FE" w:rsidRDefault="00D859FE">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D859FE" w14:paraId="5A759E7D" w14:textId="77777777">
                <w:trPr>
                  <w:divId w:val="917404552"/>
                  <w:tblCellSpacing w:w="15" w:type="dxa"/>
                </w:trPr>
                <w:tc>
                  <w:tcPr>
                    <w:tcW w:w="50" w:type="pct"/>
                    <w:hideMark/>
                  </w:tcPr>
                  <w:p w14:paraId="4D79982D" w14:textId="77777777" w:rsidR="00D859FE" w:rsidRDefault="00D859FE">
                    <w:pPr>
                      <w:pStyle w:val="Bibliography"/>
                      <w:rPr>
                        <w:noProof/>
                      </w:rPr>
                    </w:pPr>
                    <w:r>
                      <w:rPr>
                        <w:noProof/>
                      </w:rPr>
                      <w:t xml:space="preserve">[42] </w:t>
                    </w:r>
                  </w:p>
                </w:tc>
                <w:tc>
                  <w:tcPr>
                    <w:tcW w:w="0" w:type="auto"/>
                    <w:hideMark/>
                  </w:tcPr>
                  <w:p w14:paraId="4CCFC998" w14:textId="77777777" w:rsidR="00D859FE" w:rsidRDefault="00D859FE">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D859FE" w14:paraId="49768D6A" w14:textId="77777777">
                <w:trPr>
                  <w:divId w:val="917404552"/>
                  <w:tblCellSpacing w:w="15" w:type="dxa"/>
                </w:trPr>
                <w:tc>
                  <w:tcPr>
                    <w:tcW w:w="50" w:type="pct"/>
                    <w:hideMark/>
                  </w:tcPr>
                  <w:p w14:paraId="6D4E0C2E" w14:textId="77777777" w:rsidR="00D859FE" w:rsidRDefault="00D859FE">
                    <w:pPr>
                      <w:pStyle w:val="Bibliography"/>
                      <w:rPr>
                        <w:noProof/>
                      </w:rPr>
                    </w:pPr>
                    <w:r>
                      <w:rPr>
                        <w:noProof/>
                      </w:rPr>
                      <w:t xml:space="preserve">[43] </w:t>
                    </w:r>
                  </w:p>
                </w:tc>
                <w:tc>
                  <w:tcPr>
                    <w:tcW w:w="0" w:type="auto"/>
                    <w:hideMark/>
                  </w:tcPr>
                  <w:p w14:paraId="66363AB1" w14:textId="77777777" w:rsidR="00D859FE" w:rsidRDefault="00D859FE">
                    <w:pPr>
                      <w:pStyle w:val="Bibliography"/>
                      <w:rPr>
                        <w:noProof/>
                      </w:rPr>
                    </w:pPr>
                    <w:r>
                      <w:rPr>
                        <w:noProof/>
                      </w:rPr>
                      <w:t xml:space="preserve">M. Ahn, A. Brohan, N. Brown, Y. Chebotar, O. Cortes, B. David, C. Finn, C. Fu, K. Gopalakrishnan and K. Hausman, "Do as I can, not as I say: Grounding language in robotic affordances," in </w:t>
                    </w:r>
                    <w:r>
                      <w:rPr>
                        <w:i/>
                        <w:iCs/>
                        <w:noProof/>
                      </w:rPr>
                      <w:t>Proc. Conf. Robot Learn. (CoRL)</w:t>
                    </w:r>
                    <w:r>
                      <w:rPr>
                        <w:noProof/>
                      </w:rPr>
                      <w:t xml:space="preserve">, 2022. </w:t>
                    </w:r>
                  </w:p>
                </w:tc>
              </w:tr>
              <w:tr w:rsidR="00D859FE" w14:paraId="42D7A01C" w14:textId="77777777">
                <w:trPr>
                  <w:divId w:val="917404552"/>
                  <w:tblCellSpacing w:w="15" w:type="dxa"/>
                </w:trPr>
                <w:tc>
                  <w:tcPr>
                    <w:tcW w:w="50" w:type="pct"/>
                    <w:hideMark/>
                  </w:tcPr>
                  <w:p w14:paraId="641BF1AC" w14:textId="77777777" w:rsidR="00D859FE" w:rsidRDefault="00D859FE">
                    <w:pPr>
                      <w:pStyle w:val="Bibliography"/>
                      <w:rPr>
                        <w:noProof/>
                      </w:rPr>
                    </w:pPr>
                    <w:r>
                      <w:rPr>
                        <w:noProof/>
                      </w:rPr>
                      <w:t xml:space="preserve">[44] </w:t>
                    </w:r>
                  </w:p>
                </w:tc>
                <w:tc>
                  <w:tcPr>
                    <w:tcW w:w="0" w:type="auto"/>
                    <w:hideMark/>
                  </w:tcPr>
                  <w:p w14:paraId="1F134F58" w14:textId="77777777" w:rsidR="00D859FE" w:rsidRDefault="00D859FE">
                    <w:pPr>
                      <w:pStyle w:val="Bibliography"/>
                      <w:rPr>
                        <w:noProof/>
                      </w:rPr>
                    </w:pPr>
                    <w:r>
                      <w:rPr>
                        <w:noProof/>
                      </w:rPr>
                      <w:t>J. H. Scott and R. E. Burgan, "Standard fire behavior fuel models: A comprehensive set for use with Rothermel's surface fire spread model," Gen. Tech. Rep. RMRS-GTR-153, 2005.</w:t>
                    </w:r>
                  </w:p>
                </w:tc>
              </w:tr>
              <w:tr w:rsidR="00D859FE" w14:paraId="1356A5FD" w14:textId="77777777">
                <w:trPr>
                  <w:divId w:val="917404552"/>
                  <w:tblCellSpacing w:w="15" w:type="dxa"/>
                </w:trPr>
                <w:tc>
                  <w:tcPr>
                    <w:tcW w:w="50" w:type="pct"/>
                    <w:hideMark/>
                  </w:tcPr>
                  <w:p w14:paraId="65263467" w14:textId="77777777" w:rsidR="00D859FE" w:rsidRDefault="00D859FE">
                    <w:pPr>
                      <w:pStyle w:val="Bibliography"/>
                      <w:rPr>
                        <w:noProof/>
                      </w:rPr>
                    </w:pPr>
                    <w:r>
                      <w:rPr>
                        <w:noProof/>
                      </w:rPr>
                      <w:t xml:space="preserve">[45] </w:t>
                    </w:r>
                  </w:p>
                </w:tc>
                <w:tc>
                  <w:tcPr>
                    <w:tcW w:w="0" w:type="auto"/>
                    <w:hideMark/>
                  </w:tcPr>
                  <w:p w14:paraId="05B53248" w14:textId="77777777" w:rsidR="00D859FE" w:rsidRDefault="00D859FE">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D859FE" w14:paraId="63CC2D60" w14:textId="77777777">
                <w:trPr>
                  <w:divId w:val="917404552"/>
                  <w:tblCellSpacing w:w="15" w:type="dxa"/>
                </w:trPr>
                <w:tc>
                  <w:tcPr>
                    <w:tcW w:w="50" w:type="pct"/>
                    <w:hideMark/>
                  </w:tcPr>
                  <w:p w14:paraId="7E2A865D" w14:textId="77777777" w:rsidR="00D859FE" w:rsidRDefault="00D859FE">
                    <w:pPr>
                      <w:pStyle w:val="Bibliography"/>
                      <w:rPr>
                        <w:noProof/>
                      </w:rPr>
                    </w:pPr>
                    <w:r>
                      <w:rPr>
                        <w:noProof/>
                      </w:rPr>
                      <w:t xml:space="preserve">[46] </w:t>
                    </w:r>
                  </w:p>
                </w:tc>
                <w:tc>
                  <w:tcPr>
                    <w:tcW w:w="0" w:type="auto"/>
                    <w:hideMark/>
                  </w:tcPr>
                  <w:p w14:paraId="4071AB7A" w14:textId="77777777" w:rsidR="00D859FE" w:rsidRDefault="00D859FE">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D859FE" w14:paraId="162AD3E0" w14:textId="77777777">
                <w:trPr>
                  <w:divId w:val="917404552"/>
                  <w:tblCellSpacing w:w="15" w:type="dxa"/>
                </w:trPr>
                <w:tc>
                  <w:tcPr>
                    <w:tcW w:w="50" w:type="pct"/>
                    <w:hideMark/>
                  </w:tcPr>
                  <w:p w14:paraId="2AF5B5B6" w14:textId="77777777" w:rsidR="00D859FE" w:rsidRDefault="00D859FE">
                    <w:pPr>
                      <w:pStyle w:val="Bibliography"/>
                      <w:rPr>
                        <w:noProof/>
                      </w:rPr>
                    </w:pPr>
                    <w:r>
                      <w:rPr>
                        <w:noProof/>
                      </w:rPr>
                      <w:t xml:space="preserve">[47] </w:t>
                    </w:r>
                  </w:p>
                </w:tc>
                <w:tc>
                  <w:tcPr>
                    <w:tcW w:w="0" w:type="auto"/>
                    <w:hideMark/>
                  </w:tcPr>
                  <w:p w14:paraId="2F48C7EE" w14:textId="77777777" w:rsidR="00D859FE" w:rsidRDefault="00D859FE">
                    <w:pPr>
                      <w:pStyle w:val="Bibliography"/>
                      <w:rPr>
                        <w:noProof/>
                      </w:rPr>
                    </w:pPr>
                    <w:r>
                      <w:rPr>
                        <w:noProof/>
                      </w:rPr>
                      <w:t xml:space="preserve">G. M. Byram, "Combustion of forest fuels," in </w:t>
                    </w:r>
                    <w:r>
                      <w:rPr>
                        <w:i/>
                        <w:iCs/>
                        <w:noProof/>
                      </w:rPr>
                      <w:t>Forest Fire: Control and Use</w:t>
                    </w:r>
                    <w:r>
                      <w:rPr>
                        <w:noProof/>
                      </w:rPr>
                      <w:t>, 1959, pp. 61-89.</w:t>
                    </w:r>
                  </w:p>
                </w:tc>
              </w:tr>
              <w:tr w:rsidR="00D859FE" w14:paraId="789D8C78" w14:textId="77777777">
                <w:trPr>
                  <w:divId w:val="917404552"/>
                  <w:tblCellSpacing w:w="15" w:type="dxa"/>
                </w:trPr>
                <w:tc>
                  <w:tcPr>
                    <w:tcW w:w="50" w:type="pct"/>
                    <w:hideMark/>
                  </w:tcPr>
                  <w:p w14:paraId="040EE6C2" w14:textId="77777777" w:rsidR="00D859FE" w:rsidRDefault="00D859FE">
                    <w:pPr>
                      <w:pStyle w:val="Bibliography"/>
                      <w:rPr>
                        <w:noProof/>
                      </w:rPr>
                    </w:pPr>
                    <w:r>
                      <w:rPr>
                        <w:noProof/>
                      </w:rPr>
                      <w:t xml:space="preserve">[48] </w:t>
                    </w:r>
                  </w:p>
                </w:tc>
                <w:tc>
                  <w:tcPr>
                    <w:tcW w:w="0" w:type="auto"/>
                    <w:hideMark/>
                  </w:tcPr>
                  <w:p w14:paraId="4AB764A9" w14:textId="77777777" w:rsidR="00D859FE" w:rsidRDefault="00D859FE">
                    <w:pPr>
                      <w:pStyle w:val="Bibliography"/>
                      <w:rPr>
                        <w:noProof/>
                      </w:rPr>
                    </w:pPr>
                    <w:r>
                      <w:rPr>
                        <w:noProof/>
                      </w:rPr>
                      <w:t>C. E. Van Wagner, "Development and structure of the Canadian Forest Fire Weather Index System," For. Tech. Rep. 35, 1987.</w:t>
                    </w:r>
                  </w:p>
                </w:tc>
              </w:tr>
              <w:tr w:rsidR="00D859FE" w14:paraId="0162A031" w14:textId="77777777">
                <w:trPr>
                  <w:divId w:val="917404552"/>
                  <w:tblCellSpacing w:w="15" w:type="dxa"/>
                </w:trPr>
                <w:tc>
                  <w:tcPr>
                    <w:tcW w:w="50" w:type="pct"/>
                    <w:hideMark/>
                  </w:tcPr>
                  <w:p w14:paraId="4F22D912" w14:textId="77777777" w:rsidR="00D859FE" w:rsidRDefault="00D859FE">
                    <w:pPr>
                      <w:pStyle w:val="Bibliography"/>
                      <w:rPr>
                        <w:noProof/>
                      </w:rPr>
                    </w:pPr>
                    <w:r>
                      <w:rPr>
                        <w:noProof/>
                      </w:rPr>
                      <w:t xml:space="preserve">[49] </w:t>
                    </w:r>
                  </w:p>
                </w:tc>
                <w:tc>
                  <w:tcPr>
                    <w:tcW w:w="0" w:type="auto"/>
                    <w:hideMark/>
                  </w:tcPr>
                  <w:p w14:paraId="06EE5C96" w14:textId="77777777" w:rsidR="00D859FE" w:rsidRDefault="00D859FE">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3FA82608" w14:textId="77777777" w:rsidR="00D859FE" w:rsidRDefault="00D859FE">
              <w:pPr>
                <w:divId w:val="917404552"/>
                <w:rPr>
                  <w:noProof/>
                </w:rPr>
              </w:pPr>
            </w:p>
            <w:p w14:paraId="43BFEE6C" w14:textId="77777777" w:rsidR="009823E2" w:rsidRDefault="009823E2">
              <w:r>
                <w:rPr>
                  <w:b/>
                  <w:bCs/>
                  <w:noProof/>
                </w:rPr>
                <w:fldChar w:fldCharType="end"/>
              </w:r>
            </w:p>
          </w:sdtContent>
        </w:sdt>
      </w:sdtContent>
    </w:sdt>
    <w:p w14:paraId="352A7DE0"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14:paraId="3A2BCFA5"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B7FA" w14:textId="77777777" w:rsidR="00F95EA8" w:rsidRDefault="00F95EA8">
      <w:r>
        <w:separator/>
      </w:r>
    </w:p>
  </w:endnote>
  <w:endnote w:type="continuationSeparator" w:id="0">
    <w:p w14:paraId="2391A5C4" w14:textId="77777777" w:rsidR="00F95EA8" w:rsidRDefault="00F95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E028E" w14:textId="77777777" w:rsidR="00F95EA8" w:rsidRPr="009A0AA6" w:rsidRDefault="00F95EA8" w:rsidP="009A0AA6">
      <w:pPr>
        <w:pStyle w:val="Footer"/>
      </w:pPr>
    </w:p>
  </w:footnote>
  <w:footnote w:type="continuationSeparator" w:id="0">
    <w:p w14:paraId="0C212C55" w14:textId="77777777" w:rsidR="00F95EA8" w:rsidRDefault="00F95EA8">
      <w:r>
        <w:continuationSeparator/>
      </w:r>
    </w:p>
  </w:footnote>
  <w:footnote w:id="1">
    <w:p w14:paraId="4AD023A1"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October 24, 2026. (Corresponding author: Çağlar Akman.) </w:t>
      </w:r>
    </w:p>
    <w:p w14:paraId="2DF3AC3C"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8C6B" w14:textId="5E772AA9" w:rsidR="00732E46" w:rsidRDefault="000F2C11">
    <w:pPr>
      <w:jc w:val="right"/>
    </w:pPr>
    <w:r>
      <w:fldChar w:fldCharType="begin"/>
    </w:r>
    <w:r>
      <w:instrText>PAGE</w:instrText>
    </w:r>
    <w:r>
      <w:fldChar w:fldCharType="separate"/>
    </w:r>
    <w:r w:rsidR="005A170E">
      <w:rPr>
        <w:noProof/>
      </w:rPr>
      <w:t>3</w:t>
    </w:r>
    <w:r>
      <w:fldChar w:fldCharType="end"/>
    </w:r>
  </w:p>
  <w:p w14:paraId="3098C54E" w14:textId="66889092" w:rsidR="00732E46" w:rsidRDefault="00732E46">
    <w:pPr>
      <w:ind w:right="360"/>
    </w:pPr>
  </w:p>
  <w:p w14:paraId="6FD61268"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06021">
    <w:abstractNumId w:val="10"/>
  </w:num>
  <w:num w:numId="2" w16cid:durableId="1781098250">
    <w:abstractNumId w:val="2"/>
  </w:num>
  <w:num w:numId="3" w16cid:durableId="1560751349">
    <w:abstractNumId w:val="1"/>
  </w:num>
  <w:num w:numId="4" w16cid:durableId="1453330059">
    <w:abstractNumId w:val="9"/>
  </w:num>
  <w:num w:numId="5" w16cid:durableId="218903408">
    <w:abstractNumId w:val="6"/>
  </w:num>
  <w:num w:numId="6" w16cid:durableId="1539273758">
    <w:abstractNumId w:val="7"/>
  </w:num>
  <w:num w:numId="7" w16cid:durableId="2308925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7948277">
    <w:abstractNumId w:val="5"/>
  </w:num>
  <w:num w:numId="9" w16cid:durableId="1034228533">
    <w:abstractNumId w:val="4"/>
  </w:num>
  <w:num w:numId="10" w16cid:durableId="1257517883">
    <w:abstractNumId w:val="8"/>
  </w:num>
  <w:num w:numId="11" w16cid:durableId="1673142051">
    <w:abstractNumId w:val="0"/>
  </w:num>
  <w:num w:numId="12" w16cid:durableId="673579444">
    <w:abstractNumId w:val="12"/>
  </w:num>
  <w:num w:numId="13" w16cid:durableId="1985039601">
    <w:abstractNumId w:val="11"/>
  </w:num>
  <w:num w:numId="14" w16cid:durableId="2013952672">
    <w:abstractNumId w:val="3"/>
  </w:num>
  <w:num w:numId="15" w16cid:durableId="1176729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9E7"/>
    <w:rsid w:val="0003117B"/>
    <w:rsid w:val="00031B79"/>
    <w:rsid w:val="0003218A"/>
    <w:rsid w:val="00032630"/>
    <w:rsid w:val="000334CF"/>
    <w:rsid w:val="0003442C"/>
    <w:rsid w:val="0004007B"/>
    <w:rsid w:val="000403AE"/>
    <w:rsid w:val="00047909"/>
    <w:rsid w:val="00050683"/>
    <w:rsid w:val="000519D5"/>
    <w:rsid w:val="00053B2E"/>
    <w:rsid w:val="0005729B"/>
    <w:rsid w:val="00057A0D"/>
    <w:rsid w:val="000650E5"/>
    <w:rsid w:val="00067023"/>
    <w:rsid w:val="00067BC9"/>
    <w:rsid w:val="00072960"/>
    <w:rsid w:val="00081747"/>
    <w:rsid w:val="00082509"/>
    <w:rsid w:val="000844C8"/>
    <w:rsid w:val="00085D7A"/>
    <w:rsid w:val="00096354"/>
    <w:rsid w:val="000968E1"/>
    <w:rsid w:val="00097EB8"/>
    <w:rsid w:val="000A3F47"/>
    <w:rsid w:val="000A6349"/>
    <w:rsid w:val="000A64F7"/>
    <w:rsid w:val="000C21BE"/>
    <w:rsid w:val="000C24BB"/>
    <w:rsid w:val="000C2B97"/>
    <w:rsid w:val="000C414B"/>
    <w:rsid w:val="000C4153"/>
    <w:rsid w:val="000D0440"/>
    <w:rsid w:val="000D1426"/>
    <w:rsid w:val="000D2610"/>
    <w:rsid w:val="000D4F4C"/>
    <w:rsid w:val="000D6C68"/>
    <w:rsid w:val="000E6640"/>
    <w:rsid w:val="000F2C11"/>
    <w:rsid w:val="000F400B"/>
    <w:rsid w:val="000F4CB5"/>
    <w:rsid w:val="000F59FA"/>
    <w:rsid w:val="00101890"/>
    <w:rsid w:val="001023CA"/>
    <w:rsid w:val="00106579"/>
    <w:rsid w:val="00114406"/>
    <w:rsid w:val="00116384"/>
    <w:rsid w:val="001209EB"/>
    <w:rsid w:val="00124A09"/>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20CD"/>
    <w:rsid w:val="00187F25"/>
    <w:rsid w:val="0019206C"/>
    <w:rsid w:val="001961F5"/>
    <w:rsid w:val="00196C61"/>
    <w:rsid w:val="001B020C"/>
    <w:rsid w:val="001B0334"/>
    <w:rsid w:val="001B2423"/>
    <w:rsid w:val="001B285E"/>
    <w:rsid w:val="001B2B58"/>
    <w:rsid w:val="001B2E51"/>
    <w:rsid w:val="001C3836"/>
    <w:rsid w:val="001C7597"/>
    <w:rsid w:val="001C79F6"/>
    <w:rsid w:val="001D2476"/>
    <w:rsid w:val="001D30D0"/>
    <w:rsid w:val="001D3B9E"/>
    <w:rsid w:val="001D4002"/>
    <w:rsid w:val="001D6782"/>
    <w:rsid w:val="001E2B7F"/>
    <w:rsid w:val="001E7EDB"/>
    <w:rsid w:val="001F1173"/>
    <w:rsid w:val="001F2329"/>
    <w:rsid w:val="001F512A"/>
    <w:rsid w:val="001F5400"/>
    <w:rsid w:val="00201147"/>
    <w:rsid w:val="00204B0D"/>
    <w:rsid w:val="0021084A"/>
    <w:rsid w:val="00216550"/>
    <w:rsid w:val="00217C09"/>
    <w:rsid w:val="00223FF3"/>
    <w:rsid w:val="002250D6"/>
    <w:rsid w:val="00233A4C"/>
    <w:rsid w:val="00234ABB"/>
    <w:rsid w:val="002406C6"/>
    <w:rsid w:val="00244B7F"/>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485E"/>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CC5"/>
    <w:rsid w:val="002E159D"/>
    <w:rsid w:val="002E2421"/>
    <w:rsid w:val="002E341A"/>
    <w:rsid w:val="002E43A4"/>
    <w:rsid w:val="002E5B47"/>
    <w:rsid w:val="002F221E"/>
    <w:rsid w:val="002F3E85"/>
    <w:rsid w:val="00302E4A"/>
    <w:rsid w:val="00302FEE"/>
    <w:rsid w:val="00305C29"/>
    <w:rsid w:val="003125E4"/>
    <w:rsid w:val="0031286C"/>
    <w:rsid w:val="00312CE5"/>
    <w:rsid w:val="00313303"/>
    <w:rsid w:val="00316ED1"/>
    <w:rsid w:val="00325A73"/>
    <w:rsid w:val="0032616D"/>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A4B4D"/>
    <w:rsid w:val="003A5973"/>
    <w:rsid w:val="003A5CDE"/>
    <w:rsid w:val="003A5EF8"/>
    <w:rsid w:val="003A7ACE"/>
    <w:rsid w:val="003C59DC"/>
    <w:rsid w:val="003C5BDF"/>
    <w:rsid w:val="003C67FA"/>
    <w:rsid w:val="003C7FC7"/>
    <w:rsid w:val="003D18C0"/>
    <w:rsid w:val="003E3FD9"/>
    <w:rsid w:val="003E75C5"/>
    <w:rsid w:val="003F021E"/>
    <w:rsid w:val="003F12AE"/>
    <w:rsid w:val="003F5077"/>
    <w:rsid w:val="003F588B"/>
    <w:rsid w:val="003F6DAD"/>
    <w:rsid w:val="00402320"/>
    <w:rsid w:val="00403C76"/>
    <w:rsid w:val="004059E6"/>
    <w:rsid w:val="004063A4"/>
    <w:rsid w:val="00406D99"/>
    <w:rsid w:val="00415425"/>
    <w:rsid w:val="00421B34"/>
    <w:rsid w:val="00431406"/>
    <w:rsid w:val="00432671"/>
    <w:rsid w:val="0043376C"/>
    <w:rsid w:val="004371FA"/>
    <w:rsid w:val="004467B0"/>
    <w:rsid w:val="00454D81"/>
    <w:rsid w:val="0045541C"/>
    <w:rsid w:val="00455B41"/>
    <w:rsid w:val="00457AAD"/>
    <w:rsid w:val="0046072B"/>
    <w:rsid w:val="00460E0C"/>
    <w:rsid w:val="00467EFC"/>
    <w:rsid w:val="00474613"/>
    <w:rsid w:val="00474D3B"/>
    <w:rsid w:val="00481585"/>
    <w:rsid w:val="0048247F"/>
    <w:rsid w:val="004929B2"/>
    <w:rsid w:val="00493BCB"/>
    <w:rsid w:val="004A4B26"/>
    <w:rsid w:val="004A7B52"/>
    <w:rsid w:val="004B12A7"/>
    <w:rsid w:val="004B29E3"/>
    <w:rsid w:val="004C0A1B"/>
    <w:rsid w:val="004C0A56"/>
    <w:rsid w:val="004C165F"/>
    <w:rsid w:val="004C1E98"/>
    <w:rsid w:val="004C2573"/>
    <w:rsid w:val="004C33C9"/>
    <w:rsid w:val="004C5A55"/>
    <w:rsid w:val="004D265B"/>
    <w:rsid w:val="004D56AF"/>
    <w:rsid w:val="004D5FA4"/>
    <w:rsid w:val="004D7799"/>
    <w:rsid w:val="004E26D7"/>
    <w:rsid w:val="004E3C5E"/>
    <w:rsid w:val="004E7B04"/>
    <w:rsid w:val="004F0B37"/>
    <w:rsid w:val="004F2C86"/>
    <w:rsid w:val="004F3172"/>
    <w:rsid w:val="004F7DCA"/>
    <w:rsid w:val="00503BFA"/>
    <w:rsid w:val="00507581"/>
    <w:rsid w:val="00510E30"/>
    <w:rsid w:val="0051154B"/>
    <w:rsid w:val="00517F54"/>
    <w:rsid w:val="005225CB"/>
    <w:rsid w:val="00524938"/>
    <w:rsid w:val="0053272E"/>
    <w:rsid w:val="00533E1B"/>
    <w:rsid w:val="00534101"/>
    <w:rsid w:val="00535D85"/>
    <w:rsid w:val="00541B09"/>
    <w:rsid w:val="00545A33"/>
    <w:rsid w:val="00550D56"/>
    <w:rsid w:val="005511B0"/>
    <w:rsid w:val="00560230"/>
    <w:rsid w:val="0056364D"/>
    <w:rsid w:val="00563E02"/>
    <w:rsid w:val="00564A86"/>
    <w:rsid w:val="005674D3"/>
    <w:rsid w:val="00573461"/>
    <w:rsid w:val="00577481"/>
    <w:rsid w:val="005801FF"/>
    <w:rsid w:val="00580DC7"/>
    <w:rsid w:val="00581F9D"/>
    <w:rsid w:val="00582FBC"/>
    <w:rsid w:val="00592430"/>
    <w:rsid w:val="0059348A"/>
    <w:rsid w:val="005961D8"/>
    <w:rsid w:val="0059665D"/>
    <w:rsid w:val="005A170E"/>
    <w:rsid w:val="005A2567"/>
    <w:rsid w:val="005A4476"/>
    <w:rsid w:val="005B300A"/>
    <w:rsid w:val="005B3186"/>
    <w:rsid w:val="005B43C2"/>
    <w:rsid w:val="005B4503"/>
    <w:rsid w:val="005B7A13"/>
    <w:rsid w:val="005C18AE"/>
    <w:rsid w:val="005C2E95"/>
    <w:rsid w:val="005C68BC"/>
    <w:rsid w:val="005D311A"/>
    <w:rsid w:val="005E0B21"/>
    <w:rsid w:val="005E2D10"/>
    <w:rsid w:val="005E69DC"/>
    <w:rsid w:val="005F0DEA"/>
    <w:rsid w:val="005F12E8"/>
    <w:rsid w:val="005F4497"/>
    <w:rsid w:val="005F4A24"/>
    <w:rsid w:val="005F5E3C"/>
    <w:rsid w:val="0060396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2387"/>
    <w:rsid w:val="00645190"/>
    <w:rsid w:val="006466C1"/>
    <w:rsid w:val="00647077"/>
    <w:rsid w:val="00647789"/>
    <w:rsid w:val="006514FE"/>
    <w:rsid w:val="0065173B"/>
    <w:rsid w:val="00656601"/>
    <w:rsid w:val="00660F88"/>
    <w:rsid w:val="00665AF2"/>
    <w:rsid w:val="006671C0"/>
    <w:rsid w:val="0067216C"/>
    <w:rsid w:val="006722ED"/>
    <w:rsid w:val="006774B8"/>
    <w:rsid w:val="00682ED6"/>
    <w:rsid w:val="00694E0B"/>
    <w:rsid w:val="0069685A"/>
    <w:rsid w:val="006A09E4"/>
    <w:rsid w:val="006A0AAF"/>
    <w:rsid w:val="006A7C15"/>
    <w:rsid w:val="006B68F3"/>
    <w:rsid w:val="006C02BB"/>
    <w:rsid w:val="006C11A5"/>
    <w:rsid w:val="006C32BD"/>
    <w:rsid w:val="006C3CD3"/>
    <w:rsid w:val="006C60F0"/>
    <w:rsid w:val="006C67C8"/>
    <w:rsid w:val="006D042C"/>
    <w:rsid w:val="006D1C29"/>
    <w:rsid w:val="006D243F"/>
    <w:rsid w:val="006D4D09"/>
    <w:rsid w:val="006E3A41"/>
    <w:rsid w:val="006E42E3"/>
    <w:rsid w:val="006E4A9D"/>
    <w:rsid w:val="006E5B69"/>
    <w:rsid w:val="006F18B8"/>
    <w:rsid w:val="006F6F5A"/>
    <w:rsid w:val="0070150D"/>
    <w:rsid w:val="00704B7C"/>
    <w:rsid w:val="00704EFD"/>
    <w:rsid w:val="007054D1"/>
    <w:rsid w:val="007101AB"/>
    <w:rsid w:val="00714DD4"/>
    <w:rsid w:val="00720E67"/>
    <w:rsid w:val="00721DDC"/>
    <w:rsid w:val="00721E77"/>
    <w:rsid w:val="00725A80"/>
    <w:rsid w:val="00732E46"/>
    <w:rsid w:val="00733166"/>
    <w:rsid w:val="00733504"/>
    <w:rsid w:val="007458AB"/>
    <w:rsid w:val="00747F6B"/>
    <w:rsid w:val="007504B4"/>
    <w:rsid w:val="0075105E"/>
    <w:rsid w:val="00751E72"/>
    <w:rsid w:val="00753273"/>
    <w:rsid w:val="00756915"/>
    <w:rsid w:val="00757109"/>
    <w:rsid w:val="00757600"/>
    <w:rsid w:val="007604CC"/>
    <w:rsid w:val="007610C7"/>
    <w:rsid w:val="007625D1"/>
    <w:rsid w:val="007653CA"/>
    <w:rsid w:val="00766986"/>
    <w:rsid w:val="0077027A"/>
    <w:rsid w:val="00771AA2"/>
    <w:rsid w:val="00773EDB"/>
    <w:rsid w:val="00773FCC"/>
    <w:rsid w:val="00782790"/>
    <w:rsid w:val="00785A7D"/>
    <w:rsid w:val="007938DE"/>
    <w:rsid w:val="00795A4B"/>
    <w:rsid w:val="0079692F"/>
    <w:rsid w:val="00796EC8"/>
    <w:rsid w:val="007975EA"/>
    <w:rsid w:val="007A1391"/>
    <w:rsid w:val="007A2DEB"/>
    <w:rsid w:val="007B07C3"/>
    <w:rsid w:val="007B38DE"/>
    <w:rsid w:val="007B3AFA"/>
    <w:rsid w:val="007B51AD"/>
    <w:rsid w:val="007B62A7"/>
    <w:rsid w:val="007B7A52"/>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720F"/>
    <w:rsid w:val="00810AA0"/>
    <w:rsid w:val="00810E2F"/>
    <w:rsid w:val="00811EB2"/>
    <w:rsid w:val="00813371"/>
    <w:rsid w:val="00815E9F"/>
    <w:rsid w:val="00816699"/>
    <w:rsid w:val="00820501"/>
    <w:rsid w:val="00827FB8"/>
    <w:rsid w:val="008313C6"/>
    <w:rsid w:val="00831F2B"/>
    <w:rsid w:val="00834F1E"/>
    <w:rsid w:val="0083545B"/>
    <w:rsid w:val="0083617C"/>
    <w:rsid w:val="00843AB8"/>
    <w:rsid w:val="00844A7D"/>
    <w:rsid w:val="00846DC8"/>
    <w:rsid w:val="0084719E"/>
    <w:rsid w:val="0084750E"/>
    <w:rsid w:val="00851770"/>
    <w:rsid w:val="00851B4D"/>
    <w:rsid w:val="008669BA"/>
    <w:rsid w:val="00874977"/>
    <w:rsid w:val="00875DC1"/>
    <w:rsid w:val="00883CBF"/>
    <w:rsid w:val="008854D2"/>
    <w:rsid w:val="008856C3"/>
    <w:rsid w:val="0089298D"/>
    <w:rsid w:val="00896C50"/>
    <w:rsid w:val="008B0B4D"/>
    <w:rsid w:val="008B3E83"/>
    <w:rsid w:val="008B7B83"/>
    <w:rsid w:val="008C2066"/>
    <w:rsid w:val="008C67D9"/>
    <w:rsid w:val="008D2F2D"/>
    <w:rsid w:val="008D2F5E"/>
    <w:rsid w:val="008D43A8"/>
    <w:rsid w:val="008E1FF8"/>
    <w:rsid w:val="008E3A5E"/>
    <w:rsid w:val="008E4F03"/>
    <w:rsid w:val="008F29CC"/>
    <w:rsid w:val="008F3CBB"/>
    <w:rsid w:val="00904E7F"/>
    <w:rsid w:val="009063DF"/>
    <w:rsid w:val="009105EE"/>
    <w:rsid w:val="00923AC5"/>
    <w:rsid w:val="0092569A"/>
    <w:rsid w:val="00926552"/>
    <w:rsid w:val="00932FBA"/>
    <w:rsid w:val="00934441"/>
    <w:rsid w:val="009376F7"/>
    <w:rsid w:val="00937D9C"/>
    <w:rsid w:val="00940DFB"/>
    <w:rsid w:val="0094368E"/>
    <w:rsid w:val="009454A2"/>
    <w:rsid w:val="0094766D"/>
    <w:rsid w:val="00954BD6"/>
    <w:rsid w:val="00955379"/>
    <w:rsid w:val="009611D9"/>
    <w:rsid w:val="0096199E"/>
    <w:rsid w:val="00963755"/>
    <w:rsid w:val="0096650C"/>
    <w:rsid w:val="009669FA"/>
    <w:rsid w:val="00966E93"/>
    <w:rsid w:val="009722D8"/>
    <w:rsid w:val="00973381"/>
    <w:rsid w:val="00975DE2"/>
    <w:rsid w:val="00981F56"/>
    <w:rsid w:val="009823E2"/>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5CB9"/>
    <w:rsid w:val="00AE7F52"/>
    <w:rsid w:val="00AF3089"/>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7F00"/>
    <w:rsid w:val="00BF039A"/>
    <w:rsid w:val="00BF222A"/>
    <w:rsid w:val="00BF41E7"/>
    <w:rsid w:val="00BF4A7C"/>
    <w:rsid w:val="00BF5A53"/>
    <w:rsid w:val="00C031F5"/>
    <w:rsid w:val="00C04F49"/>
    <w:rsid w:val="00C07766"/>
    <w:rsid w:val="00C11836"/>
    <w:rsid w:val="00C16047"/>
    <w:rsid w:val="00C16925"/>
    <w:rsid w:val="00C20C56"/>
    <w:rsid w:val="00C2340E"/>
    <w:rsid w:val="00C25825"/>
    <w:rsid w:val="00C33B6B"/>
    <w:rsid w:val="00C33BAB"/>
    <w:rsid w:val="00C42BDB"/>
    <w:rsid w:val="00C44915"/>
    <w:rsid w:val="00C4496A"/>
    <w:rsid w:val="00C51EDD"/>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931B2"/>
    <w:rsid w:val="00CA0F91"/>
    <w:rsid w:val="00CA3DD6"/>
    <w:rsid w:val="00CB5CB4"/>
    <w:rsid w:val="00CB5F34"/>
    <w:rsid w:val="00CB719F"/>
    <w:rsid w:val="00CC1EEE"/>
    <w:rsid w:val="00CC21A8"/>
    <w:rsid w:val="00CC7B7A"/>
    <w:rsid w:val="00CC7F95"/>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10AC8"/>
    <w:rsid w:val="00D1102A"/>
    <w:rsid w:val="00D12190"/>
    <w:rsid w:val="00D128EB"/>
    <w:rsid w:val="00D20E00"/>
    <w:rsid w:val="00D22991"/>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7160E"/>
    <w:rsid w:val="00D76339"/>
    <w:rsid w:val="00D83AF6"/>
    <w:rsid w:val="00D83B4A"/>
    <w:rsid w:val="00D859FE"/>
    <w:rsid w:val="00D868B8"/>
    <w:rsid w:val="00D87F8B"/>
    <w:rsid w:val="00D91703"/>
    <w:rsid w:val="00D9174A"/>
    <w:rsid w:val="00D95740"/>
    <w:rsid w:val="00D96297"/>
    <w:rsid w:val="00D96391"/>
    <w:rsid w:val="00D97BD2"/>
    <w:rsid w:val="00DA34C3"/>
    <w:rsid w:val="00DA580B"/>
    <w:rsid w:val="00DA5A9A"/>
    <w:rsid w:val="00DB27C8"/>
    <w:rsid w:val="00DB3364"/>
    <w:rsid w:val="00DB3770"/>
    <w:rsid w:val="00DB4355"/>
    <w:rsid w:val="00DC4AF5"/>
    <w:rsid w:val="00DC5619"/>
    <w:rsid w:val="00DC758F"/>
    <w:rsid w:val="00DD306A"/>
    <w:rsid w:val="00DD4DC8"/>
    <w:rsid w:val="00DD545C"/>
    <w:rsid w:val="00DD6364"/>
    <w:rsid w:val="00DD7F24"/>
    <w:rsid w:val="00DE0BE3"/>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5565"/>
    <w:rsid w:val="00E30D60"/>
    <w:rsid w:val="00E33249"/>
    <w:rsid w:val="00E45781"/>
    <w:rsid w:val="00E52818"/>
    <w:rsid w:val="00E57D3D"/>
    <w:rsid w:val="00E60169"/>
    <w:rsid w:val="00E625A7"/>
    <w:rsid w:val="00E653B5"/>
    <w:rsid w:val="00E65DF7"/>
    <w:rsid w:val="00E662B8"/>
    <w:rsid w:val="00E74721"/>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E01E7"/>
    <w:rsid w:val="00EE02E8"/>
    <w:rsid w:val="00EE0992"/>
    <w:rsid w:val="00EE12A5"/>
    <w:rsid w:val="00EE33FE"/>
    <w:rsid w:val="00EE3761"/>
    <w:rsid w:val="00EE6E6F"/>
    <w:rsid w:val="00EF082C"/>
    <w:rsid w:val="00EF3860"/>
    <w:rsid w:val="00EF6430"/>
    <w:rsid w:val="00F0015E"/>
    <w:rsid w:val="00F02841"/>
    <w:rsid w:val="00F036EB"/>
    <w:rsid w:val="00F03BFB"/>
    <w:rsid w:val="00F05EC7"/>
    <w:rsid w:val="00F06468"/>
    <w:rsid w:val="00F13B08"/>
    <w:rsid w:val="00F22A05"/>
    <w:rsid w:val="00F30F81"/>
    <w:rsid w:val="00F312F0"/>
    <w:rsid w:val="00F33F99"/>
    <w:rsid w:val="00F37C7B"/>
    <w:rsid w:val="00F43C64"/>
    <w:rsid w:val="00F44118"/>
    <w:rsid w:val="00F53408"/>
    <w:rsid w:val="00F57A20"/>
    <w:rsid w:val="00F616EA"/>
    <w:rsid w:val="00F63565"/>
    <w:rsid w:val="00F66297"/>
    <w:rsid w:val="00F66D81"/>
    <w:rsid w:val="00F67007"/>
    <w:rsid w:val="00F76AC5"/>
    <w:rsid w:val="00F77F2B"/>
    <w:rsid w:val="00F90AD0"/>
    <w:rsid w:val="00F90CF2"/>
    <w:rsid w:val="00F91423"/>
    <w:rsid w:val="00F93EFB"/>
    <w:rsid w:val="00F943AF"/>
    <w:rsid w:val="00F95EA8"/>
    <w:rsid w:val="00FA4736"/>
    <w:rsid w:val="00FA4AE0"/>
    <w:rsid w:val="00FA6C74"/>
    <w:rsid w:val="00FB41DF"/>
    <w:rsid w:val="00FB6915"/>
    <w:rsid w:val="00FB6C00"/>
    <w:rsid w:val="00FC4284"/>
    <w:rsid w:val="00FC465A"/>
    <w:rsid w:val="00FC4FCB"/>
    <w:rsid w:val="00FD29AB"/>
    <w:rsid w:val="00FD69D2"/>
    <w:rsid w:val="00FE1EBD"/>
    <w:rsid w:val="00FE32C9"/>
    <w:rsid w:val="00FE42E4"/>
    <w:rsid w:val="00FE759A"/>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B8BC4"/>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32</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33</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34</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35</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36</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38</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39</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40</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Syst., Man, Cybern.</b:JournalName>
    <b:Year>1990</b:Year>
    <b:Volume>20</b:Volume>
    <b:Pages>745-757</b:Pages>
    <b:RefOrder>17</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37</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RefOrder>23</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41</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42</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43</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4051</TotalTime>
  <Pages>1</Pages>
  <Words>13928</Words>
  <Characters>79395</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Çağlar Akman</cp:lastModifiedBy>
  <cp:revision>148</cp:revision>
  <dcterms:created xsi:type="dcterms:W3CDTF">2024-06-12T13:11:00Z</dcterms:created>
  <dcterms:modified xsi:type="dcterms:W3CDTF">2026-10-25T21:11:00Z</dcterms:modified>
</cp:coreProperties>
</file>