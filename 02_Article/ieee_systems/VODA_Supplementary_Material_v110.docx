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A Decision Support Architecture With a Verified Open Decision Space for Wildfire Response</w:t>
      </w:r>
    </w:p>
    <w:p w14:paraId="437CA191" w14:textId="77777777" w:rsidR="00471BB1" w:rsidRDefault="00702C83">
      <w:pPr>
        <w:pStyle w:val="Heading1"/>
      </w:pPr>
      <w:r>
        <w:t>Five decision questions</w:t>
      </w:r>
    </w:p>
    <w:p w14:paraId="1F4F10B2" w14:textId="77777777" w:rsidR="00471BB1" w:rsidRDefault="00702C83">
      <w:r>
        <w:t xml:space="preserve">The five seed rules and 35 additional rules translate five assessments of a fire incident into </w:t>
      </w:r>
      <w:r>
        <w:t xml:space="preserve">intervention requests. They are hand-written design choices based on fire threat, exposed assets, resource access and availability, </w:t>
      </w:r>
      <w:del w:id="91044" w:author="Claude" w:date="2026-10-29T12:31:36Z">
        <w:r>
          <w:delText xml:space="preserve">elapsed tim</w:delText>
        </w:r>
      </w:del>
      <w:ins w:id="91045" w:author="Claude" w:date="2026-10-29T12:31:36Z">
        <w:r>
          <w:t xml:space="preserve">time pressur</w:t>
        </w:r>
      </w:ins>
      <w:r>
        <w:t xml:space="preserve">e, and evacuation access. Each decision concept answers one operational question.</w:t>
      </w:r>
    </w:p>
    <w:p w14:paraId="37403383" w14:textId="77777777" w:rsidR="00471BB1" w:rsidRDefault="00702C83">
      <w:r>
        <w:rPr>
          <w:b/>
        </w:rPr>
        <w:t>Fire threat level</w:t>
      </w:r>
      <w:r>
        <w:t xml:space="preserve"> asks how seri</w:t>
      </w:r>
      <w:r>
        <w:t>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w:t>
      </w:r>
      <w:r>
        <w:t xml:space="preserv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w:t>
      </w:r>
      <w:r>
        <w:t>ics support, using resource accessibility, road status, and suppression availability.</w:t>
      </w:r>
    </w:p>
    <w:p w14:paraId="0220656F" w14:textId="77777777" w:rsidR="00471BB1" w:rsidRDefault="00702C83">
      <w:r>
        <w:rPr>
          <w:b/>
        </w:rPr>
        <w:t>Intervention urgency</w:t>
      </w:r>
      <w:r>
        <w:t xml:space="preserve"> asks how urgently action is needed. It combines fire threat, asset exposure risk, and t</w:t>
      </w:r>
      <w:del w:id="91046" w:author="Claude" w:date="2026-10-29T12:31:36Z">
        <w:r>
          <w:delText xml:space="preserve">he time elapsed since ignit</w:delText>
        </w:r>
      </w:del>
      <w:ins w:id="91047" w:author="Claude" w:date="2026-10-29T12:31:36Z">
        <w:r>
          <w:t xml:space="preserve">emporal urgency, which rises with the closeness of active fire and the burning share of the reg</w:t>
        </w:r>
      </w:ins>
      <w:r>
        <w:t xml:space="preserve">ion.</w:t>
      </w:r>
    </w:p>
    <w:p w14:paraId="2FDFF3B2" w14:textId="77777777" w:rsidR="00471BB1" w:rsidRDefault="00702C83">
      <w:r>
        <w:rPr>
          <w:b/>
        </w:rPr>
        <w:t>Evacuation pressure</w:t>
      </w:r>
      <w:r>
        <w:t xml:space="preserve"> asks how s</w:t>
      </w:r>
      <w:r>
        <w:t xml:space="preserve">trongly the situation calls for evacuation. It combines asset exposure risk, reduced road access for leaving the area, and t</w:t>
      </w:r>
      <w:del w:id="91048" w:author="Claude" w:date="2026-10-29T12:31:36Z">
        <w:r>
          <w:delText xml:space="preserve">he time elapsed since ignition</w:delText>
        </w:r>
      </w:del>
      <w:ins w:id="91049" w:author="Claude" w:date="2026-10-29T12:31:36Z">
        <w:r>
          <w:t xml:space="preserve">emporal urgency</w:t>
        </w:r>
      </w:ins>
      <w:r>
        <w:t xml:space="preserve">.</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w:t>
      </w:r>
      <w:r>
        <w:t>,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w:t>
      </w:r>
      <w:r>
        <w:t>vention families: suppression effort, resource deployment, containment line, asset protection, evacuation, and public warning. Zero means no request and one is the maximum normalized request; the actual response remains subject to resource allocation and a</w:t>
      </w:r>
      <w:r>
        <w:t>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w:t>
      </w:r>
      <w:r>
        <w:t>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w:t>
      </w:r>
      <w:r>
        <w:t>al rules share the largest intensity, the first in the fixed order of the base is kept. Evacuation and public warning select the same rule, leaving five distinct rules for the six families. This gives the initial base access to every family while keeping t</w:t>
      </w:r>
      <w:r>
        <w:t>he initial doctrine small enough to leave other situations for adaptation.</w:t>
      </w:r>
    </w:p>
    <w:p w14:paraId="71D7601A" w14:textId="77777777" w:rsidR="00471BB1" w:rsidRDefault="00702C83">
      <w:pPr>
        <w:pStyle w:val="Caption"/>
      </w:pPr>
      <w:r>
        <w:t>Table S</w:t>
      </w:r>
      <w:r>
        <w:fldChar w:fldCharType="begin"/>
      </w:r>
      <w:r>
        <w:instrText xml:space="preserve"> SEQ VODASupTable \r 1 \* ARABIC </w:instrText>
      </w:r>
      <w:r>
        <w:fldChar w:fldCharType="separate"/>
      </w:r>
      <w:r>
        <w:t>1</w:t>
      </w:r>
      <w:r>
        <w:fldChar w:fldCharType="end"/>
      </w:r>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 xml:space="preserve">asset exposure risk is very high AND suppression feasibility is </w:t>
            </w:r>
            <w:r>
              <w:rPr>
                <w:sz w:val="18"/>
              </w:rPr>
              <w:t>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lastRenderedPageBreak/>
        <w:t>Extending the five seeds to forty rules</w:t>
      </w:r>
    </w:p>
    <w:p w14:paraId="58151BE1" w14:textId="77777777" w:rsidR="00471BB1" w:rsidRDefault="00702C83">
      <w:r>
        <w:t xml:space="preserve">The 35 additional rules </w:t>
      </w:r>
      <w:r>
        <w:t>broaden coverage of the same five decision concepts and six intervention families. They add intermediate response levels, combinations of threat and exposure, and responses to limited suppression feasibility. The resulting 40-rule base comprises R1–R5 plus</w:t>
      </w:r>
      <w:r>
        <w:t xml:space="preserve"> R6–R40 and provides a more detailed doctrine before online adaptation.</w:t>
      </w:r>
    </w:p>
    <w:p w14:paraId="3CDB7B07" w14:textId="77777777" w:rsidR="00471BB1" w:rsidRDefault="00702C83">
      <w:pPr>
        <w:pStyle w:val="Caption"/>
      </w:pPr>
      <w:r>
        <w:t>Table S</w:t>
      </w:r>
      <w:r>
        <w:fldChar w:fldCharType="begin"/>
      </w:r>
      <w:r>
        <w:instrText xml:space="preserve"> SEQ VODASupTable \* ARABIC </w:instrText>
      </w:r>
      <w:r>
        <w:fldChar w:fldCharType="separate"/>
      </w:r>
      <w:r>
        <w:t>2</w:t>
      </w:r>
      <w:r>
        <w:fldChar w:fldCharType="end"/>
      </w:r>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 xml:space="preserve">suppression effort </w:t>
            </w:r>
            <w:r>
              <w:rPr>
                <w:sz w:val="18"/>
              </w:rPr>
              <w:t>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 xml:space="preserve">fire threat level is high AND suppression feasibility is high AND </w:t>
            </w:r>
            <w:r>
              <w:rPr>
                <w:sz w:val="18"/>
              </w:rPr>
              <w:t>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 xml:space="preserve">asset exposure risk is </w:t>
            </w:r>
            <w:r>
              <w:rPr>
                <w:sz w:val="18"/>
              </w:rPr>
              <w:t>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w:t>
            </w:r>
            <w:r>
              <w:rPr>
                <w:sz w:val="18"/>
              </w:rPr>
              <w:t>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 xml:space="preserve">evacuation pressure is high AND asset </w:t>
            </w:r>
            <w:r>
              <w:rPr>
                <w:sz w:val="18"/>
              </w:rPr>
              <w:t>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 xml:space="preserve">fire threat level is high </w:t>
            </w:r>
            <w:r>
              <w:rPr>
                <w:sz w:val="18"/>
              </w:rPr>
              <w:t>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w:t>
            </w:r>
            <w:r>
              <w:rPr>
                <w:sz w:val="18"/>
              </w:rPr>
              <w:t>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lastRenderedPageBreak/>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 xml:space="preserve">suppression </w:t>
            </w:r>
            <w:r>
              <w:rPr>
                <w:sz w:val="18"/>
              </w:rPr>
              <w:t>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 xml:space="preserve">evacuation pressure is </w:t>
            </w:r>
            <w:r>
              <w:rPr>
                <w:sz w:val="18"/>
              </w:rPr>
              <w:t>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717E7BB8" w:rsidR="00471BB1" w:rsidRDefault="00702C83">
      <w:pPr>
        <w:pStyle w:val="Heading1"/>
        <w:spacing w:after="120"/>
      </w:pPr>
      <w:r>
        <w:t xml:space="preserve">Four </w:t>
      </w:r>
      <w:r w:rsidR="00652A41">
        <w:t xml:space="preserve">example </w:t>
      </w:r>
      <w:r>
        <w:t>recorded rules</w:t>
      </w:r>
    </w:p>
    <w:p w14:paraId="4138FEC7" w14:textId="77777777" w:rsidR="00471BB1" w:rsidRDefault="00702C83">
      <w:pPr>
        <w:pStyle w:val="Caption"/>
      </w:pPr>
      <w:r>
        <w:t>Table S</w:t>
      </w:r>
      <w:r>
        <w:fldChar w:fldCharType="begin"/>
      </w:r>
      <w:r>
        <w:instrText xml:space="preserve"> SEQ VODASupTable \* ARABIC </w:instrText>
      </w:r>
      <w:r>
        <w:fldChar w:fldCharType="separate"/>
      </w:r>
      <w:r>
        <w:t>3</w:t>
      </w:r>
      <w:r>
        <w:fldChar w:fldCharType="end"/>
      </w:r>
      <w:r>
        <w:t>. Recorded ru</w:t>
      </w:r>
      <w:r>
        <w:t>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77777777" w:rsidR="00471BB1" w:rsidRDefault="00702C83">
            <w:pPr>
              <w:spacing w:after="0" w:line="220" w:lineRule="auto"/>
            </w:pPr>
            <w:del w:id="91050" w:author="Claude" w:date="2026-10-29T12:31:36Z">
              <w:r>
                <w:rPr>
                  <w:sz w:val="18"/>
                </w:rPr>
                <w:delText xml:space="preserve">populated ready belt</w:delText>
              </w:r>
            </w:del>
            <w:ins w:id="91051" w:author="Claude" w:date="2026-10-29T12:31:36Z">
              <w:r>
                <w:rPr>
                  <w:sz w:val="18"/>
                </w:rPr>
                <w:t xml:space="preserve">asset collar</w:t>
              </w:r>
            </w:ins>
            <w:r>
              <w:rPr>
                <w:sz w:val="18"/>
              </w:rPr>
              <w:t xml:space="preserve"> 0.9</w:t>
            </w:r>
            <w:r>
              <w:rPr>
                <w:sz w:val="18"/>
              </w:rPr>
              <w:br/>
            </w:r>
            <w:r>
              <w:rPr>
                <w:sz w:val="18"/>
              </w:rPr>
              <w:t xml:space="preserve">prime on populated, cells </w:t>
            </w:r>
            <w:del w:id="91052" w:author="Claude" w:date="2026-10-29T12:31:36Z">
              <w:r>
                <w:rPr>
                  <w:sz w:val="18"/>
                </w:rPr>
                <w:delText xml:space="preserve">[0, 3]</w:delText>
              </w:r>
            </w:del>
            <w:ins w:id="91053" w:author="Claude" w:date="2026-10-29T12:31:36Z">
              <w:r>
                <w:rPr>
                  <w:sz w:val="18"/>
                </w:rPr>
                <w:t xml:space="preserve">0 to 3</w:t>
              </w:r>
            </w:ins>
            <w:r>
              <w:rPr>
                <w:sz w:val="18"/>
              </w:rPr>
              <w:t xml:space="preserve">, amount 1.0; coat on populated, cells </w:t>
            </w:r>
            <w:del w:id="91054" w:author="Claude" w:date="2026-10-29T12:31:36Z">
              <w:r>
                <w:rPr>
                  <w:sz w:val="18"/>
                </w:rPr>
                <w:delText xml:space="preserve">[1, 4]</w:delText>
              </w:r>
            </w:del>
            <w:ins w:id="91055" w:author="Claude" w:date="2026-10-29T12:31:36Z">
              <w:r>
                <w:rPr>
                  <w:sz w:val="18"/>
                </w:rPr>
                <w:t xml:space="preserve">1 to 4</w:t>
              </w:r>
            </w:ins>
            <w:r>
              <w:rPr>
                <w:sz w:val="18"/>
              </w:rPr>
              <w:t xml:space="preserve">,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77777777" w:rsidR="00471BB1" w:rsidRDefault="00702C83">
            <w:pPr>
              <w:spacing w:after="0" w:line="220" w:lineRule="auto"/>
            </w:pPr>
            <w:del w:id="91056" w:author="Claude" w:date="2026-10-29T12:31:36Z">
              <w:r>
                <w:rPr>
                  <w:sz w:val="18"/>
                </w:rPr>
                <w:delText xml:space="preserve">downwind interval belt</w:delText>
              </w:r>
            </w:del>
            <w:ins w:id="91057" w:author="Claude" w:date="2026-10-29T12:31:36Z">
              <w:r>
                <w:rPr>
                  <w:sz w:val="18"/>
                </w:rPr>
                <w:t xml:space="preserve">head coating</w:t>
              </w:r>
            </w:ins>
            <w:r>
              <w:rPr>
                <w:sz w:val="18"/>
              </w:rPr>
              <w:t xml:space="preserve"> 1.0</w:t>
            </w:r>
            <w:r>
              <w:rPr>
                <w:sz w:val="18"/>
              </w:rPr>
              <w:br/>
            </w:r>
            <w:r>
              <w:rPr>
                <w:sz w:val="18"/>
              </w:rPr>
              <w:t xml:space="preserve">coat on head, cells </w:t>
            </w:r>
            <w:del w:id="91058" w:author="Claude" w:date="2026-10-29T12:31:36Z">
              <w:r>
                <w:rPr>
                  <w:sz w:val="18"/>
                </w:rPr>
                <w:delText xml:space="preserve">[4, 8]</w:delText>
              </w:r>
            </w:del>
            <w:ins w:id="91059" w:author="Claude" w:date="2026-10-29T12:31:36Z">
              <w:r>
                <w:rPr>
                  <w:sz w:val="18"/>
                </w:rPr>
                <w:t xml:space="preserve">4 to 8</w:t>
              </w:r>
            </w:ins>
            <w:r>
              <w:rPr>
                <w:sz w:val="18"/>
              </w:rPr>
              <w:t xml:space="preserve">,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77777777" w:rsidR="00471BB1" w:rsidRDefault="00702C83">
            <w:pPr>
              <w:spacing w:after="0" w:line="220" w:lineRule="auto"/>
            </w:pPr>
            <w:del w:id="91060" w:author="Claude" w:date="2026-10-29T12:31:36Z">
              <w:r>
                <w:rPr>
                  <w:sz w:val="18"/>
                </w:rPr>
                <w:delText xml:space="preserve">villag</w:delText>
              </w:r>
            </w:del>
            <w:ins w:id="91061" w:author="Claude" w:date="2026-10-29T12:31:36Z">
              <w:r>
                <w:rPr>
                  <w:sz w:val="18"/>
                </w:rPr>
                <w:t xml:space="preserve">interfac</w:t>
              </w:r>
            </w:ins>
            <w:r>
              <w:rPr>
                <w:sz w:val="18"/>
              </w:rPr>
              <w:t xml:space="preserve">e hardening 1.0</w:t>
            </w:r>
            <w:r>
              <w:rPr>
                <w:sz w:val="18"/>
              </w:rPr>
              <w:br/>
            </w:r>
            <w:r>
              <w:rPr>
                <w:sz w:val="18"/>
              </w:rP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77777777" w:rsidR="00471BB1" w:rsidRDefault="00702C83">
            <w:pPr>
              <w:spacing w:after="0" w:line="220" w:lineRule="auto"/>
            </w:pPr>
            <w:del w:id="91062" w:author="Claude" w:date="2026-10-29T12:31:36Z">
              <w:r>
                <w:rPr>
                  <w:sz w:val="18"/>
                </w:rPr>
                <w:delText xml:space="preserve">downwind backburn </w:delText>
              </w:r>
            </w:del>
            <w:del w:id="91063" w:author="Claude" w:date="2026-10-29T12:31:36Z">
              <w:r>
                <w:rPr>
                  <w:sz w:val="18"/>
                </w:rPr>
                <w:delText xml:space="preserve">pattern</w:delText>
              </w:r>
            </w:del>
            <w:ins w:id="91064" w:author="Claude" w:date="2026-10-29T12:31:36Z">
              <w:r>
                <w:rPr>
                  <w:sz w:val="18"/>
                </w:rPr>
                <w:t xml:space="preserve">line and attack</w:t>
              </w:r>
            </w:ins>
            <w:r>
              <w:rPr>
                <w:sz w:val="18"/>
              </w:rPr>
              <w:t xml:space="preserve"> 0.9, resource deployment 0.8</w:t>
            </w:r>
            <w:r>
              <w:rPr>
                <w:sz w:val="18"/>
              </w:rPr>
              <w:br/>
            </w:r>
            <w:r>
              <w:rPr>
                <w:sz w:val="18"/>
              </w:rPr>
              <w:t>Macro weights containment line 1.0, suppression effort 0.8</w:t>
            </w:r>
          </w:p>
        </w:tc>
      </w:tr>
    </w:tbl>
    <w:p w14:paraId="65975884" w14:textId="77777777" w:rsidR="00702C83" w:rsidRDefault="00702C83"/>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F8CE" w14:textId="77777777" w:rsidR="00702C83" w:rsidRDefault="00702C83">
      <w:pPr>
        <w:spacing w:after="0" w:line="240" w:lineRule="auto"/>
      </w:pPr>
      <w:r>
        <w:separator/>
      </w:r>
    </w:p>
  </w:endnote>
  <w:endnote w:type="continuationSeparator" w:id="0">
    <w:p w14:paraId="5FFB2A23" w14:textId="77777777" w:rsidR="00702C83" w:rsidRDefault="0070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15066" w14:textId="77777777" w:rsidR="00702C83" w:rsidRDefault="00702C83">
      <w:pPr>
        <w:spacing w:after="0" w:line="240" w:lineRule="auto"/>
      </w:pPr>
      <w:r>
        <w:separator/>
      </w:r>
    </w:p>
  </w:footnote>
  <w:footnote w:type="continuationSeparator" w:id="0">
    <w:p w14:paraId="0490542A" w14:textId="77777777" w:rsidR="00702C83" w:rsidRDefault="00702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BB1"/>
    <w:rsid w:val="00652A41"/>
    <w:rsid w:val="00702C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2</cp:revision>
  <dcterms:created xsi:type="dcterms:W3CDTF">2013-12-23T23:15:00Z</dcterms:created>
  <dcterms:modified xsi:type="dcterms:W3CDTF">2026-10-29T09:57:00Z</dcterms:modified>
  <cp:category/>
</cp:coreProperties>
</file>