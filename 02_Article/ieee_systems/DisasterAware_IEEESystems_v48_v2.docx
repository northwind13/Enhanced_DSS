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52ED0"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5C41CE6F"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3994F50"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B84ABD9"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BC15A00"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43A6BEB7"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 xml:space="preserve">—</w:t>
      </w:r>
      <w:del w:id="150001" w:author="Claude" w:date="2026-10-18T16:59:12Z">
        <w:r>
          <w:rPr>
            <w:b/>
            <w:color w:val="000000"/>
            <w:sz w:val="18"/>
            <w:szCs w:val="18"/>
          </w:rPr>
          <w:delText xml:space="preserve">Decision support systems (DSSs) are systems of systems.</w:delText>
        </w:r>
      </w:del>
      <w:ins w:id="150002" w:author="Claude" w:date="2026-10-18T16:59:12Z">
        <w:r>
          <w:rPr>
            <w:b/>
            <w:color w:val="000000"/>
            <w:sz w:val="18"/>
            <w:szCs w:val="18"/>
          </w:rPr>
          <w:t xml:space="preserve">Decision support systems (DSSs) for emergencies combine a hazard model with a decision mechanism.</w:t>
        </w:r>
      </w:ins>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w:t>
      </w:r>
      <w:del w:id="150003" w:author="Claude" w:date="2026-10-18T16:59:12Z">
        <w:r>
          <w:rPr>
            <w:b/>
            <w:sz w:val="18"/>
            <w:szCs w:val="18"/>
          </w:rPr>
          <w:delText xml:space="preserve">tested on paired worlds in various scenarios</w:delText>
        </w:r>
      </w:del>
      <w:ins w:id="150004" w:author="Claude" w:date="2026-10-18T16:59:12Z">
        <w:r>
          <w:rPr>
            <w:b/>
            <w:sz w:val="18"/>
            <w:szCs w:val="18"/>
          </w:rPr>
          <w:t xml:space="preserve">tested on 150 paired worlds in five scenario families</w:t>
        </w:r>
      </w:ins>
      <w:r>
        <w:rPr>
          <w:b/>
          <w:sz w:val="18"/>
          <w:szCs w:val="18"/>
        </w:rPr>
        <w:t xml:space="preserve">. Compared with the closed layer alone, the open layer reduces burned area by 40%, affected population by 70%, and committed response by 28%. It raises the share of extinguished incidents from 52 to 75%. The decision core is distributed and suits real-time operation. Each agent reasons only over its own region, so computing cost grows slowly with the number of regions.</w:t>
      </w:r>
    </w:p>
    <w:p w14:paraId="6EEF511D" w14:textId="77777777" w:rsidR="00534101" w:rsidRDefault="00534101" w:rsidP="00534101"/>
    <w:p w14:paraId="6E07AF2E"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37D87C69" w14:textId="77777777" w:rsidR="00BE4774" w:rsidRPr="006E071F" w:rsidRDefault="00BE4774" w:rsidP="00BE4774">
      <w:pPr>
        <w:pStyle w:val="Text"/>
        <w:ind w:firstLine="0"/>
        <w:rPr>
          <w:rFonts w:ascii="Times" w:hAnsi="Times"/>
          <w:sz w:val="18"/>
          <w:szCs w:val="18"/>
        </w:rPr>
      </w:pPr>
    </w:p>
    <w:p w14:paraId="07299600" w14:textId="77777777" w:rsidR="00926552" w:rsidRDefault="00926552" w:rsidP="00926552">
      <w:pPr>
        <w:pStyle w:val="Heading1"/>
      </w:pPr>
      <w:bookmarkStart w:id="2" w:name="_RefSec_I"/>
      <w:r>
        <w:t>I</w:t>
      </w:r>
      <w:bookmarkEnd w:id="2"/>
      <w:r>
        <w:t>. INTRODUCTION</w:t>
      </w:r>
    </w:p>
    <w:p w14:paraId="616C26E9"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D1D993B"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End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End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End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438C2514" w14:textId="77777777" w:rsidR="00D50906" w:rsidRDefault="00D31F60">
      <w:pPr>
        <w:pStyle w:val="Text"/>
      </w:pPr>
      <w:r>
        <w:t xml:space="preserve">DSSs exist for parts of this task </w:t>
      </w:r>
      <w:sdt>
        <w:sdtPr>
          <w:id w:val="-1979979995"/>
          <w:citation/>
        </w:sdtPr>
        <w:sdtEnd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End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End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End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End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72775664"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End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End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End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End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End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w:t>
      </w:r>
      <w:del w:id="150005" w:author="Claude" w:date="2026-10-18T16:59:12Z">
        <w:r>
          <w:delText xml:space="preserve">Hence, neither is validated on its own, and the benefit of a decision mechanism cannot be separated from the quality of the forecast behind it.</w:delText>
        </w:r>
      </w:del>
      <w:ins w:id="150006" w:author="Claude" w:date="2026-10-18T16:59:12Z">
        <w:r>
          <w:t xml:space="preserve">Hence, the benefit of the decision mechanism is not measured separately from the quality of the forecast behind it.</w:t>
        </w:r>
      </w:ins>
    </w:p>
    <w:p w14:paraId="673A2A45"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3D74814B" w14:textId="77777777" w:rsidR="00682ED6" w:rsidRDefault="00D31F60">
      <w:pPr>
        <w:pStyle w:val="Text"/>
      </w:pPr>
      <w:r>
        <w:t>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3990E720" w14:textId="77777777"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on that validated core, so the benefit of opening the decision space is read as a difference on identical worlds. The decision core is distributed over regional agents, </w:t>
      </w:r>
      <w:del w:id="150007" w:author="Claude" w:date="2026-10-18T16:59:12Z">
        <w:r>
          <w:delText xml:space="preserve">decides in a small fraction of a second, and its cost grows slowly with the number of agents, so it suits real-time operation.</w:delText>
        </w:r>
      </w:del>
      <w:ins w:id="150008" w:author="Claude" w:date="2026-10-18T16:59:12Z">
        <w:r>
          <w:t xml:space="preserve">decides in a small fraction of a second on the test domain, and its cost grows slowly with the number of agents, so it suits real-time operation.</w:t>
        </w:r>
      </w:ins>
    </w:p>
    <w:p w14:paraId="06FF780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11ACE111" w14:textId="77777777" w:rsidR="00926552" w:rsidRDefault="00926552" w:rsidP="00926552">
      <w:pPr>
        <w:pStyle w:val="Heading1"/>
      </w:pPr>
      <w:bookmarkStart w:id="3" w:name="_RefSec_II"/>
      <w:r>
        <w:t>II</w:t>
      </w:r>
      <w:bookmarkEnd w:id="3"/>
      <w:r>
        <w:t>. Related Work and Background</w:t>
      </w:r>
    </w:p>
    <w:p w14:paraId="3042FCF4" w14:textId="77777777" w:rsidR="00926552" w:rsidRDefault="00926552" w:rsidP="00926552">
      <w:pPr>
        <w:pStyle w:val="Heading2"/>
      </w:pPr>
      <w:bookmarkStart w:id="4" w:name="_RefSec_II_A"/>
      <w:r>
        <w:t>A</w:t>
      </w:r>
      <w:bookmarkEnd w:id="4"/>
      <w:r>
        <w:t>. Wildfire Dynamics and Decision Support</w:t>
      </w:r>
    </w:p>
    <w:p w14:paraId="14EEE3D3"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End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End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End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End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End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End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End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End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2BA6DE8F" w14:textId="77777777" w:rsidR="000334CF" w:rsidRDefault="00D31F60">
      <w:pPr>
        <w:pStyle w:val="Heading2"/>
      </w:pPr>
      <w:bookmarkStart w:id="5" w:name="_RefSec_II_B"/>
      <w:r>
        <w:t>B</w:t>
      </w:r>
      <w:bookmarkEnd w:id="5"/>
      <w:r>
        <w:t>. Observation Features</w:t>
      </w:r>
      <w:r w:rsidR="0003218A">
        <w:t xml:space="preserve"> and Fuzzy Reasoning Over Concepts</w:t>
      </w:r>
    </w:p>
    <w:p w14:paraId="3BB4E3AC"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258F2184"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End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End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End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w:t>
      </w:r>
      <w:del w:id="150009" w:author="Claude" w:date="2026-10-18T16:59:12Z">
        <w:r>
          <w:delText xml:space="preserve">VODA uses 5 concepts because each answers one of the 5 questions that operators ask during response </w:delText>
        </w:r>
      </w:del>
      <w:ins w:id="150010" w:author="Claude" w:date="2026-10-18T16:59:12Z">
        <w:r>
          <w:t xml:space="preserve">VODA uses 5 concepts, each answering a question that recurs in response planning </w:t>
        </w:r>
      </w:ins>
      <w:sdt>
        <w:sdtPr>
          <w:id w:val="-1959958991"/>
          <w:citation/>
        </w:sdtPr>
        <w:sdtEnd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w:t>
      </w:r>
      <w:del w:id="150011" w:author="Claude" w:date="2026-10-18T16:59:12Z">
        <w:r>
          <w:delText xml:space="preserve">Hence, the antecedent space of VODA falls to</w:delText>
        </w:r>
      </w:del>
      <w:ins w:id="150012" w:author="Claude" w:date="2026-10-18T16:59:12Z">
        <w:r>
          <w:t xml:space="preserve">The count is a side benefit. The main reason for the concept layer is that a rule written over concepts reads as an operator statement, so a generated rule can be checked by an expert. The antecedent space of VODA falls to</w:t>
        </w:r>
      </w:ins>
      <w:r>
        <w:t xml:space="preserve">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7F058B3B" w14:textId="77777777" w:rsidR="00926552" w:rsidRDefault="0003218A" w:rsidP="00926552">
      <w:pPr>
        <w:pStyle w:val="Heading2"/>
      </w:pPr>
      <w:r>
        <w:t>C</w:t>
      </w:r>
      <w:r w:rsidR="00926552">
        <w:t>. Closed and Open Decision Spaces</w:t>
      </w:r>
    </w:p>
    <w:p w14:paraId="12BB652D"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End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End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End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End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End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End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3A2523E0"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End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End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End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End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End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3DDE0884" w14:textId="77777777" w:rsidR="00926552" w:rsidRDefault="0003218A" w:rsidP="00926552">
      <w:pPr>
        <w:pStyle w:val="Heading2"/>
      </w:pPr>
      <w:r>
        <w:t>D</w:t>
      </w:r>
      <w:r w:rsidR="00926552">
        <w:t>. Generative Components in Disaster Decision Support</w:t>
      </w:r>
    </w:p>
    <w:p w14:paraId="09F97604" w14:textId="5879272D" w:rsidR="00926552" w:rsidRDefault="00926552" w:rsidP="00926552">
      <w:pPr>
        <w:pStyle w:val="Text"/>
      </w:pPr>
      <w:r>
        <w:t xml:space="preserve">Recent DSSs add generative components but keep the intervention space closed or unchecked. Dubey and Dubey </w:t>
      </w:r>
      <w:sdt>
        <w:sdtPr>
          <w:id w:val="-1979979962"/>
          <w:citation/>
        </w:sdtPr>
        <w:sdtEnd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End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End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End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End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End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End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w:t>
      </w:r>
      <w:r>
        <w:t>VODA is built to fill this gap.</w:t>
      </w:r>
    </w:p>
    <w:p w14:paraId="4231248F" w14:textId="77777777" w:rsidR="00C63C9D" w:rsidRDefault="00975DE2">
      <w:pPr>
        <w:pStyle w:val="Heading1"/>
      </w:pPr>
      <w:bookmarkStart w:id="6" w:name="_RefSec_III"/>
      <w:r>
        <w:t>III</w:t>
      </w:r>
      <w:bookmarkEnd w:id="6"/>
      <w:r w:rsidR="00116384">
        <w:t>. System Architecture</w:t>
      </w:r>
    </w:p>
    <w:p w14:paraId="7254691F" w14:textId="77777777" w:rsidR="00C63C9D" w:rsidRDefault="00D31F60" w:rsidP="00AD5871">
      <w:pPr>
        <w:pStyle w:val="Heading2"/>
      </w:pPr>
      <w:bookmarkStart w:id="7" w:name="_RefSec_III_A"/>
      <w:r>
        <w:t>A</w:t>
      </w:r>
      <w:bookmarkEnd w:id="7"/>
      <w:r>
        <w:t>. Two Cores and the Interface</w:t>
      </w:r>
    </w:p>
    <w:p w14:paraId="2B51CF09" w14:textId="2489AD2B"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2374471" w14:textId="77777777">
        <w:trPr>
          <w:cantSplit/>
          <w:jc w:val="center"/>
        </w:trPr>
        <w:tc>
          <w:tcPr>
            <w:tcW w:w="4500" w:type="pct"/>
            <w:vAlign w:val="center"/>
          </w:tcPr>
          <w:p w14:paraId="7C806103" w14:textId="77777777" w:rsidR="00096354" w:rsidRDefault="00DE0BE3">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4169AA3"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2D498C1A" w14:textId="77777777" w:rsidR="00096354" w:rsidRDefault="00096354">
      <w:pPr>
        <w:pStyle w:val="Text"/>
        <w:rPr>
          <w:sz w:val="12"/>
          <w:szCs w:val="12"/>
        </w:rPr>
      </w:pPr>
    </w:p>
    <w:p w14:paraId="79908E3E" w14:textId="50C51F11" w:rsidR="00096354" w:rsidRDefault="004F7DCA">
      <w:pPr>
        <w:pStyle w:val="Text"/>
      </w:pPr>
      <w:r>
        <w:rPr>
          <w:noProof/>
        </w:rPr>
        <mc:AlternateContent>
          <mc:Choice Requires="wpg">
            <w:drawing>
              <wp:anchor distT="0" distB="0" distL="114300" distR="114300" simplePos="0" relativeHeight="251654144" behindDoc="0" locked="0" layoutInCell="1" allowOverlap="1" wp14:anchorId="5EEE3408" wp14:editId="164E934F">
                <wp:simplePos x="0" y="0"/>
                <wp:positionH relativeFrom="margin">
                  <wp:posOffset>3430385</wp:posOffset>
                </wp:positionH>
                <wp:positionV relativeFrom="margin">
                  <wp:posOffset>111875</wp:posOffset>
                </wp:positionV>
                <wp:extent cx="3110865" cy="3232948"/>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32948"/>
                          <a:chOff x="-269631" y="106318"/>
                          <a:chExt cx="3111504" cy="3232948"/>
                        </a:xfrm>
                      </wpg:grpSpPr>
                      <wps:wsp>
                        <wps:cNvPr id="471822409" name="Text Box 1"/>
                        <wps:cNvSpPr txBox="1"/>
                        <wps:spPr>
                          <a:xfrm>
                            <a:off x="-269631" y="3010698"/>
                            <a:ext cx="3111504" cy="222250"/>
                          </a:xfrm>
                          <a:prstGeom prst="rect">
                            <a:avLst/>
                          </a:prstGeom>
                          <a:solidFill>
                            <a:prstClr val="white"/>
                          </a:solidFill>
                          <a:ln>
                            <a:noFill/>
                          </a:ln>
                        </wps:spPr>
                        <wps:txbx>
                          <w:txbxContent>
                            <w:p w14:paraId="1410616E" w14:textId="0E15A25F"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del w:id="150086" w:author="Claude" w:date="2026-10-18T16:59:12Z">
                                <w:r>
                                  <w:delText xml:space="preserve">. Observation and concept space of one agent.</w:delText>
                                </w:r>
                              </w:del>
                              <w:ins w:id="150087" w:author="Claude" w:date="2026-10-18T16:59:12Z">
                                <w:r>
                                  <w:t xml:space="preserve">. The system architecture.</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0.1pt;margin-top:8.8pt;width:244.95pt;height:143.15pt;z-index:251654144;mso-position-horizontal-relative:margin;mso-position-vertical-relative:margin;mso-width-relative:margin;mso-height-relative:margin" coordorigin="-2696,1063" coordsize="31115,18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">
                <v:shapetype id="_x0000_t202" coordsize="21600,21600" o:spt="202" path="m,l,21600r21600,l21600,xe">
                  <v:stroke joinstyle="miter"/>
                  <v:path gradientshapeok="t" o:connecttype="rect"/>
                </v:shapetype>
                <v:shape id="Text Box 1" o:spid="_x0000_s1027" type="#_x0000_t202" style="position:absolute;left:-2696;top:17027;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1410616E" w14:textId="0E15A25F"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del w:id="150088" w:author="Claude" w:date="2026-10-18T16:59:12Z">
                          <w:r>
                            <w:delText xml:space="preserve">. Observation and concept space of one agent.</w:delText>
                          </w:r>
                        </w:del>
                        <w:ins w:id="150089" w:author="Claude" w:date="2026-10-18T16:59:12Z">
                          <w:r>
                            <w:t xml:space="preserve">. The system architecture.</w:t>
                          </w:r>
                        </w:ins>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15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">
                  <v:imagedata r:id="rId11" o:title="" croptop="4977f" cropbottom="4657f"/>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End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22B1216" w14:textId="77777777">
        <w:trPr>
          <w:cantSplit/>
          <w:jc w:val="center"/>
        </w:trPr>
        <w:tc>
          <w:tcPr>
            <w:tcW w:w="4500" w:type="pct"/>
            <w:vAlign w:val="center"/>
          </w:tcPr>
          <w:p w14:paraId="39ADE7B2" w14:textId="77777777" w:rsidR="00F37C7B" w:rsidRPr="00F37C7B" w:rsidRDefault="00DE0BE3"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5F9E6537" w14:textId="77777777" w:rsidR="00096354" w:rsidRDefault="00DE0BE3"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5A9DC8BE"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7961D9DD" w14:textId="77777777" w:rsidR="00096354" w:rsidRDefault="00096354">
      <w:pPr>
        <w:pStyle w:val="Text"/>
        <w:rPr>
          <w:sz w:val="12"/>
          <w:szCs w:val="12"/>
        </w:rPr>
      </w:pPr>
    </w:p>
    <w:p w14:paraId="39EFE780"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4390E8D9" w14:textId="77777777" w:rsidR="00A3331E" w:rsidRDefault="00D31F60">
      <w:pPr>
        <w:pStyle w:val="Heading2"/>
      </w:pPr>
      <w:bookmarkStart w:id="12" w:name="_RefSec_III_B"/>
      <w:r>
        <w:t>B</w:t>
      </w:r>
      <w:bookmarkEnd w:id="12"/>
      <w:r>
        <w:t>. State, Transition, and Spread</w:t>
      </w:r>
    </w:p>
    <w:p w14:paraId="2941B46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9FD3211" w14:textId="77777777">
        <w:trPr>
          <w:cantSplit/>
          <w:jc w:val="center"/>
        </w:trPr>
        <w:tc>
          <w:tcPr>
            <w:tcW w:w="4500" w:type="pct"/>
            <w:vAlign w:val="center"/>
          </w:tcPr>
          <w:p w14:paraId="58B1EE7D" w14:textId="77777777" w:rsidR="00096354" w:rsidRDefault="00DE0BE3">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3D1717EA"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417689A5" w14:textId="77777777" w:rsidR="00096354" w:rsidRDefault="00096354">
      <w:pPr>
        <w:pStyle w:val="Text"/>
        <w:rPr>
          <w:sz w:val="12"/>
          <w:szCs w:val="12"/>
        </w:rPr>
      </w:pPr>
    </w:p>
    <w:p w14:paraId="7B8B661D"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End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529FB99" w14:textId="77777777">
        <w:trPr>
          <w:cantSplit/>
          <w:jc w:val="center"/>
        </w:trPr>
        <w:tc>
          <w:tcPr>
            <w:tcW w:w="4500" w:type="pct"/>
            <w:vAlign w:val="center"/>
          </w:tcPr>
          <w:p w14:paraId="2DD96B4F"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08F68A72"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66A601A9" w14:textId="77777777" w:rsidR="00096354" w:rsidRDefault="00096354">
      <w:pPr>
        <w:pStyle w:val="Text"/>
        <w:rPr>
          <w:sz w:val="12"/>
          <w:szCs w:val="12"/>
        </w:rPr>
      </w:pPr>
    </w:p>
    <w:p w14:paraId="099A8B96"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02726C" w14:textId="77777777">
        <w:trPr>
          <w:cantSplit/>
          <w:jc w:val="center"/>
        </w:trPr>
        <w:tc>
          <w:tcPr>
            <w:tcW w:w="4500" w:type="pct"/>
            <w:vAlign w:val="center"/>
          </w:tcPr>
          <w:p w14:paraId="08E9AF25"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07F0D405"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74DCCAE2" w14:textId="77777777">
        <w:trPr>
          <w:cantSplit/>
          <w:jc w:val="center"/>
        </w:trPr>
        <w:tc>
          <w:tcPr>
            <w:tcW w:w="4500" w:type="pct"/>
            <w:vAlign w:val="center"/>
          </w:tcPr>
          <w:p w14:paraId="21EC7254"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06EAB2DF"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556030F1" w14:textId="77777777" w:rsidR="00096354" w:rsidRDefault="00096354">
      <w:pPr>
        <w:pStyle w:val="Text"/>
        <w:rPr>
          <w:sz w:val="12"/>
          <w:szCs w:val="12"/>
        </w:rPr>
      </w:pPr>
    </w:p>
    <w:p w14:paraId="66427CAB"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End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6545A24" w14:textId="77777777">
        <w:trPr>
          <w:cantSplit/>
          <w:jc w:val="center"/>
        </w:trPr>
        <w:tc>
          <w:tcPr>
            <w:tcW w:w="4500" w:type="pct"/>
            <w:vAlign w:val="center"/>
          </w:tcPr>
          <w:p w14:paraId="1FB59446"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14060757"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2D12E022" w14:textId="77777777" w:rsidR="00096354" w:rsidRDefault="00096354">
      <w:pPr>
        <w:pStyle w:val="Text"/>
        <w:rPr>
          <w:sz w:val="12"/>
          <w:szCs w:val="12"/>
        </w:rPr>
      </w:pPr>
    </w:p>
    <w:p w14:paraId="482D5603"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9DD18E6" w14:textId="77777777">
        <w:trPr>
          <w:cantSplit/>
          <w:jc w:val="center"/>
        </w:trPr>
        <w:tc>
          <w:tcPr>
            <w:tcW w:w="4500" w:type="pct"/>
            <w:vAlign w:val="center"/>
          </w:tcPr>
          <w:p w14:paraId="0E498CE1"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36AE5AC5"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12110786" w14:textId="77777777" w:rsidR="00096354" w:rsidRDefault="00096354">
      <w:pPr>
        <w:pStyle w:val="Text"/>
        <w:rPr>
          <w:sz w:val="12"/>
          <w:szCs w:val="12"/>
        </w:rPr>
      </w:pPr>
    </w:p>
    <w:p w14:paraId="325A5C99" w14:textId="1CDD7518"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w:t>
      </w:r>
      <w:proofErr w:type="gramStart"/>
      <w:r>
        <w:t>front dies</w:t>
      </w:r>
      <w:proofErr w:type="gramEnd"/>
      <w:r>
        <w:t xml:space="preserve">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C6F94ED" w14:textId="77777777">
        <w:trPr>
          <w:cantSplit/>
          <w:jc w:val="center"/>
        </w:trPr>
        <w:tc>
          <w:tcPr>
            <w:tcW w:w="4500" w:type="pct"/>
            <w:vAlign w:val="center"/>
          </w:tcPr>
          <w:p w14:paraId="4F9F26E8" w14:textId="77777777" w:rsidR="00096354" w:rsidRDefault="00DE0BE3"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27A47D81"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2371A7C" w14:textId="77777777">
        <w:trPr>
          <w:cantSplit/>
          <w:jc w:val="center"/>
        </w:trPr>
        <w:tc>
          <w:tcPr>
            <w:tcW w:w="4500" w:type="pct"/>
            <w:vAlign w:val="center"/>
          </w:tcPr>
          <w:p w14:paraId="0FB14ADA" w14:textId="77777777" w:rsidR="00096354" w:rsidRDefault="00DE0BE3"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1F913F53"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36FFDDE4" w14:textId="77777777" w:rsidR="00C63C9D" w:rsidRDefault="00D31F60">
      <w:pPr>
        <w:pStyle w:val="Heading1"/>
      </w:pPr>
      <w:bookmarkStart w:id="21" w:name="_RefSec_IV"/>
      <w:r>
        <w:lastRenderedPageBreak/>
        <w:t>IV</w:t>
      </w:r>
      <w:bookmarkEnd w:id="21"/>
      <w:r>
        <w:t>. The Decision Core</w:t>
      </w:r>
    </w:p>
    <w:p w14:paraId="10F03B50" w14:textId="740DDA99"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6B202A7A" w14:textId="77777777" w:rsidR="00C63C9D" w:rsidRDefault="00D31F60">
      <w:pPr>
        <w:pStyle w:val="Heading2"/>
      </w:pPr>
      <w:bookmarkStart w:id="22" w:name="_RefSec_IV_A"/>
      <w:r>
        <w:t>A</w:t>
      </w:r>
      <w:bookmarkEnd w:id="22"/>
      <w:r>
        <w:t>. Sources, Features, and Confidence</w:t>
      </w:r>
    </w:p>
    <w:p w14:paraId="4C0A6FEC" w14:textId="52880A0E" w:rsidR="00C63C9D" w:rsidRDefault="004F7DCA">
      <w:pPr>
        <w:pStyle w:val="Text"/>
      </w:pPr>
      <w:r>
        <w:rPr>
          <w:noProof/>
        </w:rPr>
        <mc:AlternateContent>
          <mc:Choice Requires="wpg">
            <w:drawing>
              <wp:anchor distT="0" distB="0" distL="114300" distR="114300" simplePos="0" relativeHeight="251649024" behindDoc="0" locked="0" layoutInCell="1" allowOverlap="1" wp14:anchorId="366561D6" wp14:editId="1C29719E">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02082C68"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del w:id="150090" w:author="Claude" w:date="2026-10-18T16:59:12Z">
                                <w:r>
                                  <w:delText xml:space="preserve">. The system architecture.</w:delText>
                                </w:r>
                              </w:del>
                              <w:ins w:id="150091" w:author="Claude" w:date="2026-10-18T16:59:12Z">
                                <w:r>
                                  <w:t xml:space="preserve">. Observation and concept space of one agent.</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241.3pt;z-index:251649024;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02082C68" w14:textId="77777777"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del w:id="150092" w:author="Claude" w:date="2026-10-18T16:59:12Z">
                          <w:r>
                            <w:delText xml:space="preserve">. The system architecture.</w:delText>
                          </w:r>
                        </w:del>
                        <w:ins w:id="150093" w:author="Claude" w:date="2026-10-18T16:59:12Z">
                          <w:r>
                            <w:t xml:space="preserve">. Observation and concept space of one agent.</w:t>
                          </w:r>
                        </w:ins>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Every cell has a confidence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End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End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47749643"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EndPr/>
        <w:sdtContent>
          <w:r>
            <w:fldChar w:fldCharType="begin" w:fldLock="1"/>
          </w:r>
          <w:r>
            <w:instrText xml:space="preserve"> CITATION VanWagner87 \l 1033 </w:instrText>
          </w:r>
          <w:r>
            <w:fldChar w:fldCharType="separate"/>
          </w:r>
          <w:r>
            <w:rPr>
              <w:noProof/>
            </w:rPr>
            <w:t>[45]</w:t>
          </w:r>
          <w:r>
            <w:fldChar w:fldCharType="end"/>
          </w:r>
        </w:sdtContent>
      </w:sdt>
      <w:r>
        <w:t xml:space="preserve">; </w:t>
      </w:r>
      <w:del w:id="150013" w:author="Claude" w:date="2026-10-18T16:59:12Z">
        <w:r>
          <w:delText xml:space="preserve">ignition proximity is the distance to roads and infrastructure</w:delText>
        </w:r>
      </w:del>
      <w:ins w:id="150014" w:author="Claude" w:date="2026-10-18T16:59:12Z">
        <w:r>
          <w:t xml:space="preserve">ignition proximity is the distance between the ignition points and the nearest roads and infrastructure</w:t>
        </w:r>
      </w:ins>
      <w:r>
        <w:t xml:space="preserve">; fuel load is the load of the standard fuel model </w:t>
      </w:r>
      <w:sdt>
        <w:sdtPr>
          <w:id w:val="-1979954989"/>
          <w:citation/>
        </w:sdtPr>
        <w:sdtEnd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End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End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xml:space="preserve">, </w:t>
      </w:r>
      <w:del w:id="150015" w:author="Claude" w:date="2026-10-18T16:59:12Z">
        <w:r>
          <w:delText xml:space="preserve">and temporal urgency the incident clock.</w:delText>
        </w:r>
      </w:del>
      <w:ins w:id="150016" w:author="Claude" w:date="2026-10-18T16:59:12Z">
        <w:r>
          <w:t xml:space="preserve">and temporal urgency the time elapsed since ignition.</w:t>
        </w:r>
      </w:ins>
      <w:r>
        <w:t xml:space="preserve">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560A81A" w14:textId="77777777">
        <w:trPr>
          <w:cantSplit/>
          <w:jc w:val="center"/>
        </w:trPr>
        <w:tc>
          <w:tcPr>
            <w:tcW w:w="4500" w:type="pct"/>
            <w:vAlign w:val="center"/>
          </w:tcPr>
          <w:p w14:paraId="5EB566E6" w14:textId="77777777" w:rsidR="00096354" w:rsidRDefault="00DE0BE3"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7039683C"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79D018B1" w14:textId="77777777">
        <w:trPr>
          <w:cantSplit/>
          <w:jc w:val="center"/>
        </w:trPr>
        <w:tc>
          <w:tcPr>
            <w:tcW w:w="4500" w:type="pct"/>
            <w:vAlign w:val="center"/>
          </w:tcPr>
          <w:p w14:paraId="481DD346"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3B3EF880"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3F504878" w14:textId="77777777" w:rsidR="00096354" w:rsidRDefault="00096354">
      <w:pPr>
        <w:pStyle w:val="Text"/>
        <w:rPr>
          <w:sz w:val="12"/>
          <w:szCs w:val="12"/>
        </w:rPr>
      </w:pPr>
    </w:p>
    <w:p w14:paraId="05F8FB57"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3BCEE09E" w14:textId="77777777" w:rsidR="00C63C9D" w:rsidRDefault="00B94C98">
      <w:pPr>
        <w:pStyle w:val="Heading2"/>
      </w:pPr>
      <w:bookmarkStart w:id="27" w:name="_RefSec_IV_B"/>
      <w:r>
        <w:t>B</w:t>
      </w:r>
      <w:bookmarkEnd w:id="27"/>
      <w:r>
        <w:t>. Concept Space</w:t>
      </w:r>
    </w:p>
    <w:p w14:paraId="0A8BE717"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43EC763" w14:textId="77777777">
        <w:trPr>
          <w:cantSplit/>
          <w:jc w:val="center"/>
        </w:trPr>
        <w:tc>
          <w:tcPr>
            <w:tcW w:w="4500" w:type="pct"/>
            <w:vAlign w:val="center"/>
          </w:tcPr>
          <w:p w14:paraId="342D2117" w14:textId="77777777" w:rsidR="00096354" w:rsidRDefault="00DE0BE3"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25B50FD"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27E5ACE5" w14:textId="77777777">
        <w:trPr>
          <w:cantSplit/>
          <w:jc w:val="center"/>
        </w:trPr>
        <w:tc>
          <w:tcPr>
            <w:tcW w:w="4500" w:type="pct"/>
            <w:vAlign w:val="center"/>
          </w:tcPr>
          <w:p w14:paraId="3773F3C3" w14:textId="77777777" w:rsidR="00096354" w:rsidRDefault="00DE0BE3"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765B4EA9"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7EA84666" w14:textId="77777777">
        <w:trPr>
          <w:cantSplit/>
          <w:jc w:val="center"/>
        </w:trPr>
        <w:tc>
          <w:tcPr>
            <w:tcW w:w="4500" w:type="pct"/>
            <w:vAlign w:val="center"/>
          </w:tcPr>
          <w:p w14:paraId="31269EA4" w14:textId="77777777" w:rsidR="00096354" w:rsidRDefault="00DE0BE3"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1A0BE10"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18A1A80D" w14:textId="77777777" w:rsidR="00096354" w:rsidRDefault="00096354">
      <w:pPr>
        <w:pStyle w:val="Text"/>
        <w:rPr>
          <w:sz w:val="12"/>
          <w:szCs w:val="12"/>
        </w:rPr>
      </w:pPr>
    </w:p>
    <w:p w14:paraId="0CB8AAE8"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238131E4" w14:textId="17367FC8" w:rsidR="00C63C9D" w:rsidRDefault="00A13A12">
      <w:pPr>
        <w:pStyle w:val="Heading2"/>
      </w:pPr>
      <w:bookmarkStart w:id="31" w:name="_RefSec_IV_C"/>
      <w:r>
        <w:t>C</w:t>
      </w:r>
      <w:bookmarkEnd w:id="31"/>
      <w:r>
        <w:t>. The Closed Decision Layer</w:t>
      </w:r>
    </w:p>
    <w:p w14:paraId="2E63C6BB" w14:textId="77777777" w:rsidR="00101890" w:rsidRDefault="00D31F60">
      <w:pPr>
        <w:pStyle w:val="Text"/>
      </w:pPr>
      <w:del w:id="150062" w:author="Claude" w:date="2026-10-18T16:59:12Z">
        <w:r>
          <w:delText xml:space="preserve">Fig. 3</w:delText>
        </w:r>
      </w:del>
      <w:ins w:id="150063" w:author="Claude" w:date="2026-10-18T16:59:12Z">
        <w:r>
          <w:t xml:space="preserve">Fig. </w:t>
        </w:r>
        <w:r>
          <w:fldChar w:fldCharType="begin"/>
        </w:r>
        <w:r>
          <w:instrText xml:space="preserve"> REF _RefFig3 \h </w:instrText>
        </w:r>
        <w:r>
          <w:fldChar w:fldCharType="separate"/>
        </w:r>
        <w:r>
          <w:rPr>
            <w:noProof/>
          </w:rPr>
          <w:t xml:space="preserve">3</w:t>
        </w:r>
        <w:r>
          <w:fldChar w:fldCharType="end"/>
        </w:r>
      </w:ins>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w:t>
      </w:r>
      <w:del w:id="150017" w:author="Claude" w:date="2026-10-18T16:59:12Z">
        <w:r>
          <w:delText xml:space="preserve">The candidate is the firing-weighted average of the consequents, floored at one so that weak support gives a weak order.</w:delText>
        </w:r>
      </w:del>
      <w:ins w:id="150018" w:author="Claude" w:date="2026-10-18T16:59:12Z">
        <w:r>
          <w:t xml:space="preserve">The candidate is the firing-weighted average of the consequents, with the sum of firing strengths floored at one in the denominator, so that weak support gives a weak order.</w:t>
        </w:r>
      </w:ins>
      <w:r>
        <w:t xml:space="preserve">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0A67BF9" w14:textId="77777777">
        <w:trPr>
          <w:cantSplit/>
          <w:jc w:val="center"/>
        </w:trPr>
        <w:tc>
          <w:tcPr>
            <w:tcW w:w="4500" w:type="pct"/>
            <w:vAlign w:val="center"/>
          </w:tcPr>
          <w:p w14:paraId="44CBB1AD" w14:textId="77777777" w:rsidR="00D602B3" w:rsidRPr="00D602B3" w:rsidRDefault="00DE0BE3"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556C0719" w14:textId="77777777" w:rsidR="00D602B3" w:rsidRPr="00D602B3" w:rsidRDefault="00DE0BE3"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C592E56" w14:textId="77777777" w:rsidR="00101890" w:rsidRDefault="00DE0BE3"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7453746D"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4DEEDB65" w14:textId="77777777" w:rsidR="00101890" w:rsidRDefault="00101890">
      <w:pPr>
        <w:pStyle w:val="Text"/>
        <w:rPr>
          <w:sz w:val="12"/>
          <w:szCs w:val="12"/>
        </w:rPr>
      </w:pPr>
    </w:p>
    <w:p w14:paraId="5F6386A9"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831DA7D" w14:textId="3EFBD394" w:rsidR="00101890" w:rsidRDefault="004F7DCA">
      <w:pPr>
        <w:pStyle w:val="Text"/>
      </w:pPr>
      <w:r>
        <w:rPr>
          <w:noProof/>
        </w:rPr>
        <mc:AlternateContent>
          <mc:Choice Requires="wpg">
            <w:drawing>
              <wp:anchor distT="0" distB="0" distL="114300" distR="114300" simplePos="0" relativeHeight="251651072"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A78F968"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1072;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&#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A78F968"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377E4DE" w14:textId="77777777">
        <w:trPr>
          <w:cantSplit/>
          <w:jc w:val="center"/>
        </w:trPr>
        <w:tc>
          <w:tcPr>
            <w:tcW w:w="4500" w:type="pct"/>
            <w:vAlign w:val="center"/>
          </w:tcPr>
          <w:p w14:paraId="7B979FC2"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2D8D815" w14:textId="2A1CFDDD" w:rsidR="00101890" w:rsidRDefault="00DE0BE3"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53E641D2"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6B85BC55" w14:textId="690B664F"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0C865520" w14:textId="77777777" w:rsidTr="002B2CE5">
        <w:trPr>
          <w:cantSplit/>
          <w:jc w:val="center"/>
        </w:trPr>
        <w:tc>
          <w:tcPr>
            <w:tcW w:w="4500" w:type="pct"/>
            <w:vAlign w:val="center"/>
          </w:tcPr>
          <w:p w14:paraId="60C430BA" w14:textId="77777777" w:rsidR="004F7DCA" w:rsidRPr="004F7DCA" w:rsidRDefault="004F7DCA"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618E3625" w14:textId="77777777" w:rsidR="004F7DCA" w:rsidRPr="004F7DCA" w:rsidRDefault="004F7DCA"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27C01CD5" w14:textId="77777777" w:rsidR="004F7DCA" w:rsidRPr="0021084A" w:rsidRDefault="004F7DCA"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101EE6BB"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04970ABC"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w:t>
      </w:r>
      <w:del w:id="150019" w:author="Claude" w:date="2026-10-18T16:59:12Z">
        <w:r>
          <w:delText xml:space="preserve">the reference dispatch time. In (</w:delText>
        </w:r>
      </w:del>
      <w:ins w:id="150020" w:author="Claude" w:date="2026-10-18T16:59:12Z">
        <w:r>
          <w:t xml:space="preserve">the reference dispatch time. The physical cost is the mean of its three terms, whereas the total cost is divided by the sum of the weights, 3.4, so the physical cost can exceed the total cost when the response terms are small. In (</w:t>
        </w:r>
      </w:ins>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31837988" w14:textId="77777777" w:rsidR="00101890" w:rsidRDefault="00D31F60">
      <w:pPr>
        <w:pStyle w:val="Text"/>
      </w:pPr>
      <w:r>
        <w:t xml:space="preserve">When the standing decision falls short, the layer adapts within its vocabulary, in the evolving fuzzy tradition </w:t>
      </w:r>
      <w:sdt>
        <w:sdtPr>
          <w:id w:val="-1979969946"/>
          <w:citation/>
        </w:sdtPr>
        <w:sdtEnd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5F26610" w14:textId="77777777">
        <w:trPr>
          <w:cantSplit/>
          <w:jc w:val="center"/>
        </w:trPr>
        <w:tc>
          <w:tcPr>
            <w:tcW w:w="4500" w:type="pct"/>
            <w:vAlign w:val="center"/>
          </w:tcPr>
          <w:p w14:paraId="1BDA28D4"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1B5D1F5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5E88FE29" w14:textId="356C961A"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488B60C2" w14:textId="77777777" w:rsidR="00535D85" w:rsidRPr="005B300A" w:rsidRDefault="00DE0BE3"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60BC19A"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C0F0398" w14:textId="77777777" w:rsidR="00C83219" w:rsidRPr="005B300A" w:rsidRDefault="00DE0BE3"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57099F1B"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729B430"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3F42385F" w14:textId="77777777" w:rsidR="00101890" w:rsidRPr="00A13A12" w:rsidRDefault="00101890">
      <w:pPr>
        <w:pStyle w:val="Text"/>
        <w:rPr>
          <w:sz w:val="8"/>
          <w:szCs w:val="8"/>
        </w:rPr>
      </w:pPr>
    </w:p>
    <w:p w14:paraId="6A797611"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50B3570C" w14:textId="77777777" w:rsidR="00C63C9D" w:rsidRDefault="00D31F60">
      <w:pPr>
        <w:pStyle w:val="Heading2"/>
      </w:pPr>
      <w:bookmarkStart w:id="38" w:name="_RefSec_IV_D"/>
      <w:r>
        <w:t>D</w:t>
      </w:r>
      <w:bookmarkEnd w:id="38"/>
      <w:r>
        <w:t>. The Open Decision Layer</w:t>
      </w:r>
    </w:p>
    <w:p w14:paraId="0B1F3E48" w14:textId="77777777"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contextual bandit </w:t>
      </w:r>
      <w:sdt>
        <w:sdtPr>
          <w:id w:val="-1979969998"/>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w:t>
      </w:r>
      <w:del w:id="150023" w:author="Claude" w:date="2026-10-18T16:59:12Z">
        <w:r>
          <w:delText xml:space="preserve">and a random option is tried with the exploration rate </w:delText>
        </w:r>
      </w:del>
      <w:ins w:id="150024" w:author="Claude" w:date="2026-10-18T16:59:12Z">
        <w:r>
          <w:t xml:space="preserve">and a random option is tried with the exploration rate </w:t>
        </w:r>
      </w:ins>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ins w:id="150025" w:author="Claude" w:date="2026-10-18T16:59:12Z">
        <w:r>
          <w:t xml:space="preserve"> The table is reset at the start of each incident, so the bandit learns within one incident only.</w:t>
        </w:r>
      </w:ins>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92221B1" w14:textId="77777777">
        <w:trPr>
          <w:cantSplit/>
          <w:jc w:val="center"/>
        </w:trPr>
        <w:tc>
          <w:tcPr>
            <w:tcW w:w="4500" w:type="pct"/>
            <w:vAlign w:val="center"/>
          </w:tcPr>
          <w:p w14:paraId="48A4F83E" w14:textId="77777777" w:rsidR="00F30F81" w:rsidRDefault="00DE0BE3"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7BD4432D" w14:textId="77777777" w:rsidR="00F30F81" w:rsidRDefault="00D31F60" w:rsidP="00D059CA">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4D733F05" w14:textId="77777777" w:rsidR="00F30F81" w:rsidRDefault="00F30F81">
      <w:pPr>
        <w:pStyle w:val="Text"/>
        <w:rPr>
          <w:sz w:val="12"/>
          <w:szCs w:val="12"/>
        </w:rPr>
      </w:pPr>
    </w:p>
    <w:p w14:paraId="594573BD" w14:textId="67971F5E" w:rsidR="00DF7EE8" w:rsidRDefault="001426E9">
      <w:pPr>
        <w:pStyle w:val="Text"/>
      </w:pPr>
      <w:del w:id="150021" w:author="Claude" w:date="2026-10-18T16:59:12Z">
        <w:r>
          <w:delText xml:space="preserve">The proposer is a pretrained LLM used in context only.</w:delText>
        </w:r>
      </w:del>
      <w:ins w:id="150022" w:author="Claude" w:date="2026-10-18T16:59:12Z">
        <w:r>
          <w:t xml:space="preserve">The proposer is a pretrained LLM, Claude Sonnet 5 called through its command-line interface with default sampling settings, one call per proposal, and a 120 s timeout. It is used in context only and is not fine-tuned.</w:t>
        </w:r>
      </w:ins>
      <w:r>
        <w:t xml:space="preserve">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w:t>
      </w:r>
      <w:del w:id="160001" w:author="Claude" w:date="2026-10-18T17:25:20Z">
        <w:r>
          <w:delText xml:space="preserve">A rule or a macro may also order one of three library interventions </w:delText>
        </w:r>
      </w:del>
      <w:del w:id="160002" w:author="Claude" w:date="2026-10-18T17:25:20Z">
        <w:r>
          <w:delText xml:space="preserve">, namely retardant drop, water drafting, and tactical burn. No seed rule orders them, so they enter the doctrine only through the gates, and the fail-safe and the no-harm rule withhold them together with </w:delText>
        </w:r>
      </w:del>
      <w:del w:id="160003" w:author="Claude" w:date="2026-10-18T17:25:20Z">
        <w:r>
          <w:delText xml:space="preserve">. </w:delText>
        </w:r>
      </w:del>
      <w:r>
        <w:t xml:space="preserve">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73EAA2C0" w14:textId="77777777" w:rsidTr="0083545B">
        <w:trPr>
          <w:cantSplit/>
          <w:jc w:val="center"/>
        </w:trPr>
        <w:tc>
          <w:tcPr>
            <w:tcW w:w="4529" w:type="pct"/>
            <w:vAlign w:val="center"/>
          </w:tcPr>
          <w:p w14:paraId="5875FA17"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41083BCB" w14:textId="77777777" w:rsidR="00F30F81" w:rsidRDefault="00D31F60" w:rsidP="00D059CA">
            <w:pPr>
              <w:keepNext/>
              <w:jc w:val="right"/>
            </w:pPr>
            <w:r>
              <w:t>(</w:t>
            </w:r>
            <w:bookmarkStart w:id="40" w:name="_RefEqN_object"/>
            <w:r>
              <w:fldChar w:fldCharType="begin"/>
            </w:r>
            <w:r>
              <w:instrText xml:space="preserve"> SEQ ( \* ARABIC </w:instrText>
            </w:r>
            <w:r>
              <w:fldChar w:fldCharType="separate"/>
            </w:r>
            <w:r>
              <w:rPr>
                <w:noProof/>
              </w:rPr>
              <w:t>21</w:t>
            </w:r>
            <w:r>
              <w:fldChar w:fldCharType="end"/>
            </w:r>
            <w:bookmarkEnd w:id="40"/>
            <w:r>
              <w:t>)</w:t>
            </w:r>
          </w:p>
        </w:tc>
      </w:tr>
    </w:tbl>
    <w:p w14:paraId="0B728EF2" w14:textId="77777777" w:rsidR="00F30F81" w:rsidRDefault="00F30F81">
      <w:pPr>
        <w:pStyle w:val="Text"/>
        <w:rPr>
          <w:sz w:val="12"/>
          <w:szCs w:val="12"/>
        </w:rPr>
      </w:pPr>
    </w:p>
    <w:p w14:paraId="44E2A2AB" w14:textId="2B9B4486" w:rsidR="00DF7EE8" w:rsidRDefault="00D059CA">
      <w:pPr>
        <w:pStyle w:val="Text"/>
      </w:pPr>
      <w:r>
        <w:rPr>
          <w:noProof/>
        </w:rPr>
        <mc:AlternateContent>
          <mc:Choice Requires="wpg">
            <w:drawing>
              <wp:anchor distT="0" distB="0" distL="114300" distR="114300" simplePos="0" relativeHeight="251650048"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7F530CA" w14:textId="77777777"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0048;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7F530CA" w14:textId="77777777" w:rsidR="00137C4F" w:rsidRPr="0030542E" w:rsidRDefault="00137C4F" w:rsidP="00137C4F">
                        <w:pPr>
                          <w:pStyle w:val="Caption"/>
                          <w:rPr>
                            <w:noProof/>
                          </w:rPr>
                        </w:pPr>
                        <w:r>
                          <w:t xml:space="preserve">Fig. </w:t>
                        </w:r>
                        <w:bookmarkStart w:id="42" w:name="_RefFig4"/>
                        <w:r>
                          <w:fldChar w:fldCharType="begin"/>
                        </w:r>
                        <w:r>
                          <w:instrText xml:space="preserve"> SEQ Fig. \* ARABIC </w:instrText>
                        </w:r>
                        <w:r>
                          <w:fldChar w:fldCharType="separate"/>
                        </w:r>
                        <w:r w:rsidR="007A1391">
                          <w:rPr>
                            <w:noProof/>
                          </w:rPr>
                          <w:t>4</w:t>
                        </w:r>
                        <w:r>
                          <w:fldChar w:fldCharType="end"/>
                        </w:r>
                        <w:bookmarkEnd w:id="42"/>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251824" w14:textId="77777777">
        <w:trPr>
          <w:cantSplit/>
          <w:jc w:val="center"/>
        </w:trPr>
        <w:tc>
          <w:tcPr>
            <w:tcW w:w="4500" w:type="pct"/>
            <w:vAlign w:val="center"/>
          </w:tcPr>
          <w:p w14:paraId="45876245"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75D1DD56" w14:textId="77777777" w:rsidR="00F30F81" w:rsidRDefault="00D31F60" w:rsidP="00D059CA">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1D1BE623" w14:textId="77777777" w:rsidR="00F30F81" w:rsidRDefault="00F30F81">
      <w:pPr>
        <w:pStyle w:val="Text"/>
        <w:rPr>
          <w:sz w:val="12"/>
          <w:szCs w:val="12"/>
        </w:rPr>
      </w:pPr>
    </w:p>
    <w:p w14:paraId="52588403" w14:textId="019D2A6F"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xml:space="preserve">. The first four gates are algebraic. G1 rejects an object that does not parse into the vocabulary, </w:t>
      </w:r>
      <w:del w:id="150026" w:author="Claude" w:date="2026-10-18T16:59:12Z">
        <w:r>
          <w:delText xml:space="preserve">G2 an unknown effect or sector and a duplicate of the base</w:delText>
        </w:r>
      </w:del>
      <w:ins w:id="150027" w:author="Claude" w:date="2026-10-18T16:59:12Z">
        <w:r>
          <w:t xml:space="preserve">G2 an unknown effect or sector, a duplicate of the base, or an object that lowers a life-safety family</w:t>
        </w:r>
      </w:ins>
      <w:r>
        <w:t xml:space="preserve">,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rsidR="00D31F60">
        <w:t xml:space="preserve">).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w:t>
      </w:r>
      <w:del w:id="150028" w:author="Claude" w:date="2026-10-18T16:59:12Z">
        <w:r>
          <w:delText xml:space="preserve">G8 attribution, package must beat</w:delText>
        </w:r>
      </w:del>
      <w:ins w:id="150029" w:author="Claude" w:date="2026-10-18T16:59:12Z">
        <w:r>
          <w:t xml:space="preserve">G8 attribution, a package must beat</w:t>
        </w:r>
      </w:ins>
      <w:r>
        <w:t xml:space="preserve"> its own rule without the new object by the same margin.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32A4FEE6" w14:textId="77777777">
        <w:trPr>
          <w:cantSplit/>
          <w:jc w:val="center"/>
        </w:trPr>
        <w:tc>
          <w:tcPr>
            <w:tcW w:w="4500" w:type="pct"/>
            <w:vAlign w:val="center"/>
          </w:tcPr>
          <w:p w14:paraId="28CD42E1"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58B78C5"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7ED39584" w14:textId="77777777" w:rsidR="00F30F81" w:rsidRDefault="00F30F81">
      <w:pPr>
        <w:pStyle w:val="Text"/>
        <w:rPr>
          <w:sz w:val="12"/>
          <w:szCs w:val="12"/>
        </w:rPr>
      </w:pPr>
    </w:p>
    <w:p w14:paraId="161BF299"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936A4FC" w14:textId="53BC33C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w:t>
      </w:r>
      <w:r>
        <w:t>One risk remains, and it is statistical.</w:t>
      </w:r>
      <w:r>
        <w:t xml:space="preserve">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50642360" w14:textId="70888B2C" w:rsidR="00C63C9D" w:rsidRDefault="0083545B">
      <w:pPr>
        <w:pStyle w:val="Heading2"/>
      </w:pPr>
      <w:bookmarkStart w:id="45" w:name="_RefSec_IV_E"/>
      <w:r>
        <w:t>E</w:t>
      </w:r>
      <w:bookmarkEnd w:id="45"/>
      <w:r>
        <w:t>. Local Agents and Global Coordination</w:t>
      </w:r>
    </w:p>
    <w:p w14:paraId="2CADECD2" w14:textId="77777777" w:rsidR="00F30F81" w:rsidRDefault="00D31F60">
      <w:pPr>
        <w:pStyle w:val="Text"/>
      </w:pPr>
      <w:r>
        <w:t xml:space="preserve">Algorithm 1 gives one decision cycle of the decision core. </w:t>
      </w:r>
      <w:del w:id="150030" w:author="Claude" w:date="2026-10-18T16:59:12Z">
        <w:r>
          <w:delText xml:space="preserve">Each of the </w:delText>
        </w:r>
      </w:del>
      <w:ins w:id="150031" w:author="Claude" w:date="2026-10-18T16:59:12Z">
        <w:r>
          <w:t xml:space="preserve">The agents of one incident share one rule base, and each of the </w:t>
        </w:r>
      </w:ins>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60622385" w14:textId="77777777">
        <w:trPr>
          <w:cantSplit/>
          <w:jc w:val="center"/>
        </w:trPr>
        <w:tc>
          <w:tcPr>
            <w:tcW w:w="4500" w:type="pct"/>
            <w:vAlign w:val="center"/>
          </w:tcPr>
          <w:p w14:paraId="2763110D" w14:textId="77777777" w:rsidR="00F30F81" w:rsidRDefault="00DE0BE3">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1E91F49E" w14:textId="77777777" w:rsidR="00F30F81" w:rsidRDefault="00D31F60">
            <w:pPr>
              <w:keepNext/>
              <w:jc w:val="right"/>
            </w:pPr>
            <w:r>
              <w:t>(</w:t>
            </w:r>
            <w:bookmarkStart w:id="46" w:name="_RefEqN_share"/>
            <w:r>
              <w:fldChar w:fldCharType="begin"/>
            </w:r>
            <w:r>
              <w:instrText xml:space="preserve"> SEQ ( \* ARABIC </w:instrText>
            </w:r>
            <w:r>
              <w:fldChar w:fldCharType="separate"/>
            </w:r>
            <w:r>
              <w:rPr>
                <w:noProof/>
              </w:rPr>
              <w:t>24</w:t>
            </w:r>
            <w:r>
              <w:fldChar w:fldCharType="end"/>
            </w:r>
            <w:bookmarkEnd w:id="46"/>
            <w:r>
              <w:t>)</w:t>
            </w:r>
          </w:p>
        </w:tc>
      </w:tr>
      <w:tr w:rsidR="00F30F81" w14:paraId="157276E9" w14:textId="77777777">
        <w:trPr>
          <w:cantSplit/>
          <w:jc w:val="center"/>
        </w:trPr>
        <w:tc>
          <w:tcPr>
            <w:tcW w:w="4500" w:type="pct"/>
            <w:vAlign w:val="center"/>
          </w:tcPr>
          <w:p w14:paraId="2FF98227" w14:textId="77777777" w:rsidR="00F30F81" w:rsidRDefault="00DE0BE3">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02EE08" w14:textId="77777777" w:rsidR="00F30F81" w:rsidRDefault="00D31F60">
            <w:pPr>
              <w:keepNext/>
              <w:jc w:val="right"/>
            </w:pPr>
            <w:r>
              <w:t>(</w:t>
            </w:r>
            <w:bookmarkStart w:id="47" w:name="_RefEqN_merge"/>
            <w:r>
              <w:fldChar w:fldCharType="begin"/>
            </w:r>
            <w:r>
              <w:instrText xml:space="preserve"> SEQ ( \* ARABIC </w:instrText>
            </w:r>
            <w:r>
              <w:fldChar w:fldCharType="separate"/>
            </w:r>
            <w:r>
              <w:rPr>
                <w:noProof/>
              </w:rPr>
              <w:t>25</w:t>
            </w:r>
            <w:r>
              <w:fldChar w:fldCharType="end"/>
            </w:r>
            <w:bookmarkEnd w:id="47"/>
            <w:r>
              <w:t>)</w:t>
            </w:r>
          </w:p>
        </w:tc>
      </w:tr>
    </w:tbl>
    <w:p w14:paraId="63487F7D" w14:textId="77777777" w:rsidR="00F30F81" w:rsidRDefault="00F30F81">
      <w:pPr>
        <w:pStyle w:val="Text"/>
        <w:rPr>
          <w:sz w:val="12"/>
          <w:szCs w:val="12"/>
        </w:rPr>
      </w:pPr>
    </w:p>
    <w:p w14:paraId="6F4FDD1D" w14:textId="77777777" w:rsidR="00F30F81" w:rsidRDefault="00D31F60" w:rsidP="00517F54">
      <w:pPr>
        <w:pStyle w:val="Text"/>
        <w:spacing w:after="120"/>
      </w:pPr>
      <w:r>
        <w:lastRenderedPageBreak/>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D86F97B" w14:textId="77777777">
        <w:trPr>
          <w:cantSplit/>
        </w:trPr>
        <w:tc>
          <w:tcPr>
            <w:tcW w:w="4968" w:type="dxa"/>
          </w:tcPr>
          <w:p w14:paraId="65E2814B"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3592F288" w14:textId="77777777">
        <w:trPr>
          <w:cantSplit/>
        </w:trPr>
        <w:tc>
          <w:tcPr>
            <w:tcW w:w="4968" w:type="dxa"/>
          </w:tcPr>
          <w:p w14:paraId="7E1DB859" w14:textId="77777777" w:rsidR="00F30F81" w:rsidRDefault="00D31F6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55363846"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1C19BEB5"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22B5E119"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36895087"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4CE319B8"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3F5E770B"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2609BA9D" w14:textId="77777777" w:rsidR="00F30F81" w:rsidRDefault="00D31F6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E48D5CD" w14:textId="77777777"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2B3EFF3A" w14:textId="77777777"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2AD2212C"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5A4F6B4D"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3D44C67"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7283E6AE"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49358431"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251D23B2"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9EF199C"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14B66D7C"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16F25FE" w14:textId="77777777" w:rsidR="00926552" w:rsidRDefault="00926552" w:rsidP="00926552">
      <w:pPr>
        <w:pStyle w:val="Heading1"/>
      </w:pPr>
      <w:bookmarkStart w:id="48" w:name="_RefSec_V"/>
      <w:r>
        <w:t>V</w:t>
      </w:r>
      <w:bookmarkEnd w:id="48"/>
      <w:r>
        <w:t>. Results</w:t>
      </w:r>
    </w:p>
    <w:p w14:paraId="00117245" w14:textId="77777777" w:rsidR="00926552" w:rsidRDefault="00926552" w:rsidP="00926552">
      <w:pPr>
        <w:pStyle w:val="Heading2"/>
      </w:pPr>
      <w:bookmarkStart w:id="49" w:name="_RefSec_V_A"/>
      <w:r>
        <w:t>A</w:t>
      </w:r>
      <w:bookmarkEnd w:id="49"/>
      <w:r>
        <w:t>. Validation of the Simulation Core</w:t>
      </w:r>
    </w:p>
    <w:p w14:paraId="3859713F" w14:textId="47640A35" w:rsidR="003E3FD9" w:rsidRDefault="00D059CA">
      <w:pPr>
        <w:pStyle w:val="Text"/>
      </w:pPr>
      <w:r>
        <w:rPr>
          <w:noProof/>
        </w:rPr>
        <mc:AlternateContent>
          <mc:Choice Requires="wpg">
            <w:drawing>
              <wp:anchor distT="0" distB="0" distL="114300" distR="114300" simplePos="0" relativeHeight="251655168" behindDoc="0" locked="0" layoutInCell="1" allowOverlap="0" wp14:anchorId="5FD6D089" wp14:editId="16C03359">
                <wp:simplePos x="0" y="0"/>
                <wp:positionH relativeFrom="margin">
                  <wp:posOffset>3474720</wp:posOffset>
                </wp:positionH>
                <wp:positionV relativeFrom="margin">
                  <wp:posOffset>-1270</wp:posOffset>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6E58D3EB" w14:textId="77777777" w:rsidR="003E3FD9" w:rsidRDefault="00D31F60" w:rsidP="0083545B">
                              <w:pPr>
                                <w:pStyle w:val="Caption"/>
                                <w:rPr>
                                  <w:noProof/>
                                </w:rPr>
                              </w:pPr>
                              <w:r>
                                <w:t xml:space="preserve">Fig. </w:t>
                              </w:r>
                              <w:bookmarkStart w:id="50" w:name="_RefFig5"/>
                              <w:r>
                                <w:fldChar w:fldCharType="begin"/>
                              </w:r>
                              <w:r>
                                <w:instrText xml:space="preserve"> SEQ Fig. \* ARABIC </w:instrText>
                              </w:r>
                              <w:r>
                                <w:fldChar w:fldCharType="separate"/>
                              </w:r>
                              <w:r>
                                <w:rPr>
                                  <w:noProof/>
                                </w:rPr>
                                <w:t>5</w:t>
                              </w:r>
                              <w:r>
                                <w:fldChar w:fldCharType="end"/>
                              </w:r>
                              <w:bookmarkEnd w:id="50"/>
                              <w:r>
                                <w:t>. Hindcast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6pt;margin-top:-.1pt;width:244.8pt;height:200.6pt;z-index:251655168;mso-position-horizontal-relative:margin;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6E58D3EB" w14:textId="77777777" w:rsidR="003E3FD9" w:rsidRDefault="00D31F60" w:rsidP="0083545B">
                        <w:pPr>
                          <w:pStyle w:val="Caption"/>
                          <w:rPr>
                            <w:noProof/>
                          </w:rPr>
                        </w:pPr>
                        <w:r>
                          <w:t xml:space="preserve">Fig. </w:t>
                        </w:r>
                        <w:bookmarkStart w:id="51" w:name="_RefFig5"/>
                        <w:r>
                          <w:fldChar w:fldCharType="begin"/>
                        </w:r>
                        <w:r>
                          <w:instrText xml:space="preserve"> SEQ Fig. \* ARABIC </w:instrText>
                        </w:r>
                        <w:r>
                          <w:fldChar w:fldCharType="separate"/>
                        </w:r>
                        <w:r>
                          <w:rPr>
                            <w:noProof/>
                          </w:rPr>
                          <w:t>5</w:t>
                        </w:r>
                        <w:r>
                          <w:fldChar w:fldCharType="end"/>
                        </w:r>
                        <w:bookmarkEnd w:id="51"/>
                        <w:r>
                          <w:t>. Hindcast agreement maps</w:t>
                        </w:r>
                        <w:r w:rsidR="0083545B">
                          <w:t>.</w:t>
                        </w:r>
                      </w:p>
                    </w:txbxContent>
                  </v:textbox>
                </v:shape>
                <w10:wrap type="square" anchorx="margin" anchory="margin"/>
              </v:group>
            </w:pict>
          </mc:Fallback>
        </mc:AlternateContent>
      </w:r>
      <w:r w:rsidR="00D31F60">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rsidR="00D31F60">
        <w:fldChar w:fldCharType="begin"/>
      </w:r>
      <w:r w:rsidR="00D31F60">
        <w:instrText xml:space="preserve"> REF _RefTab_agree \h </w:instrText>
      </w:r>
      <w:r w:rsidR="00D31F60">
        <w:fldChar w:fldCharType="separate"/>
      </w:r>
      <w:r w:rsidR="00D31F60">
        <w:rPr>
          <w:noProof/>
        </w:rPr>
        <w:t>I</w:t>
      </w:r>
      <w:r w:rsidR="00D31F60">
        <w:fldChar w:fldCharType="end"/>
      </w:r>
      <w:r w:rsidR="00D31F60">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EndPr/>
        <w:sdtContent>
          <w:r w:rsidR="00D31F60">
            <w:fldChar w:fldCharType="begin" w:fldLock="1"/>
          </w:r>
          <w:r w:rsidR="00D31F60">
            <w:instrText xml:space="preserve"> CITATION Pais212 \l 1033 </w:instrText>
          </w:r>
          <w:r w:rsidR="00D31F60">
            <w:fldChar w:fldCharType="separate"/>
          </w:r>
          <w:r w:rsidR="00D31F60">
            <w:rPr>
              <w:noProof/>
            </w:rPr>
            <w:t>[23]</w:t>
          </w:r>
          <w:r w:rsidR="00D31F60">
            <w:fldChar w:fldCharType="end"/>
          </w:r>
        </w:sdtContent>
      </w:sdt>
      <w:r w:rsidR="00D31F60">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rsidR="00D31F60">
        <w:t xml:space="preserve">, where </w:t>
      </w:r>
      <m:oMath>
        <m:acc>
          <m:accPr>
            <m:chr m:val="‾"/>
            <m:ctrlPr>
              <w:rPr>
                <w:rFonts w:ascii="Cambria Math" w:hAnsi="Cambria Math"/>
              </w:rPr>
            </m:ctrlPr>
          </m:accPr>
          <m:e>
            <m:r>
              <w:rPr>
                <w:rFonts w:ascii="Cambria Math" w:hAnsi="Cambria Math"/>
              </w:rPr>
              <m:t>d</m:t>
            </m:r>
          </m:e>
        </m:acc>
      </m:oMath>
      <w:r w:rsidR="00D31F60">
        <w:t xml:space="preserve"> is the mean distance between the simulated and the observed fronts and </w:t>
      </w:r>
      <m:oMath>
        <m:r>
          <w:rPr>
            <w:rFonts w:ascii="Cambria Math" w:hAnsi="Cambria Math"/>
          </w:rPr>
          <m:t>R</m:t>
        </m:r>
      </m:oMath>
      <w:r w:rsidR="00D31F60">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rsidR="00D31F60">
        <w:t xml:space="preserve">, where </w:t>
      </w:r>
      <m:oMath>
        <m:r>
          <w:rPr>
            <w:rFonts w:ascii="Cambria Math" w:hAnsi="Cambria Math"/>
          </w:rPr>
          <m:t>τ</m:t>
        </m:r>
      </m:oMath>
      <w:r w:rsidR="00D31F60">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w:t>
      </w:r>
      <w:del w:id="150036" w:author="Claude" w:date="2026-10-18T16:59:12Z">
        <w:r>
          <w:delText xml:space="preserve">so the agreement is evidence that the core reproduces the spread of fires of this kind rather than of one case.</w:delText>
        </w:r>
      </w:del>
      <w:ins w:id="150037" w:author="Claude" w:date="2026-10-18T16:59:12Z">
        <w:r>
          <w:t xml:space="preserve">so the agreement supports the use of the core for Mediterranean summer fires of this size. The simulated windows are shorter than the observed durations in two cases, and the agreement is computed over the cells the two records share.</w:t>
        </w:r>
      </w:ins>
      <w:r>
        <w:t xml:space="preserve"> Fig. </w:t>
      </w:r>
      <w:r w:rsidR="00D31F60">
        <w:fldChar w:fldCharType="begin"/>
      </w:r>
      <w:r w:rsidR="00D31F60">
        <w:instrText xml:space="preserve"> REF _RefFig5 \h </w:instrText>
      </w:r>
      <w:r w:rsidR="00D31F60">
        <w:fldChar w:fldCharType="separate"/>
      </w:r>
      <w:r w:rsidR="00D31F60">
        <w:rPr>
          <w:noProof/>
        </w:rPr>
        <w:t>5</w:t>
      </w:r>
      <w:r w:rsidR="00D31F60">
        <w:fldChar w:fldCharType="end"/>
      </w:r>
      <w:r w:rsidR="00D31F60">
        <w:t xml:space="preserve"> shows the agreement maps of the four fires.</w:t>
      </w:r>
    </w:p>
    <w:p w14:paraId="5A5A4FDC"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55B68775"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02BE74DA" w14:textId="77777777" w:rsidTr="00C86984">
        <w:trPr>
          <w:cantSplit/>
          <w:jc w:val="center"/>
        </w:trPr>
        <w:tc>
          <w:tcPr>
            <w:tcW w:w="2353" w:type="pct"/>
            <w:tcBorders>
              <w:top w:val="single" w:sz="8" w:space="0" w:color="000000"/>
              <w:left w:val="nil"/>
              <w:bottom w:val="single" w:sz="6" w:space="0" w:color="000000"/>
              <w:right w:val="nil"/>
            </w:tcBorders>
          </w:tcPr>
          <w:p w14:paraId="567779DB"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08AA50B"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21EA72B6"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3A3F702E"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2EBF7A2A" w14:textId="77777777" w:rsidR="003E3FD9" w:rsidRDefault="00D31F60">
            <w:pPr>
              <w:keepNext/>
              <w:jc w:val="center"/>
            </w:pPr>
            <w:r>
              <w:rPr>
                <w:b/>
                <w:sz w:val="15"/>
                <w:szCs w:val="15"/>
              </w:rPr>
              <w:t>Sc4</w:t>
            </w:r>
          </w:p>
        </w:tc>
      </w:tr>
      <w:tr>
        <w:trPr>
          <w:cantSplit/>
          <w:jc w:val="center"/>
          <w:ins w:id="150064" w:author="Claude" w:date="2026-10-18T16:59:12Z"/>
        </w:trPr>
        <w:tc>
          <w:tcPr>
            <w:tcW w:w="2353" w:type="pct"/>
            <w:tcBorders>
              <w:top w:val="nil"/>
              <w:left w:val="nil"/>
              <w:bottom w:val="nil"/>
              <w:right w:val="nil"/>
            </w:tcBorders>
          </w:tcPr>
          <w:p>
            <w:pPr>
              <w:keepNext/>
              <w:rPr>
                <w:ins w:id="150065" w:author="Claude" w:date="2026-10-18T16:59:12Z"/>
              </w:rPr>
            </w:pPr>
            <w:ins w:id="150066" w:author="Claude" w:date="2026-10-18T16:59:12Z">
              <w:r>
                <w:rPr>
                  <w:sz w:val="15"/>
                  <w:szCs w:val="15"/>
                </w:rPr>
                <w:t xml:space="preserve">Simulated window (h)</w:t>
              </w:r>
            </w:ins>
          </w:p>
        </w:tc>
        <w:tc>
          <w:tcPr>
            <w:tcW w:w="441" w:type="pct"/>
            <w:tcBorders>
              <w:top w:val="nil"/>
              <w:left w:val="nil"/>
              <w:bottom w:val="nil"/>
              <w:right w:val="nil"/>
            </w:tcBorders>
          </w:tcPr>
          <w:p>
            <w:pPr>
              <w:keepNext/>
              <w:jc w:val="center"/>
              <w:rPr>
                <w:ins w:id="150067" w:author="Claude" w:date="2026-10-18T16:59:12Z"/>
              </w:rPr>
            </w:pPr>
            <w:ins w:id="150068" w:author="Claude" w:date="2026-10-18T16:59:12Z">
              <w:r>
                <w:rPr>
                  <w:sz w:val="15"/>
                  <w:szCs w:val="15"/>
                </w:rPr>
                <w:t xml:space="preserve">12</w:t>
              </w:r>
            </w:ins>
          </w:p>
        </w:tc>
        <w:tc>
          <w:tcPr>
            <w:tcW w:w="735" w:type="pct"/>
            <w:tcBorders>
              <w:top w:val="nil"/>
              <w:left w:val="nil"/>
              <w:bottom w:val="nil"/>
              <w:right w:val="nil"/>
            </w:tcBorders>
          </w:tcPr>
          <w:p>
            <w:pPr>
              <w:keepNext/>
              <w:jc w:val="center"/>
              <w:rPr>
                <w:ins w:id="150069" w:author="Claude" w:date="2026-10-18T16:59:12Z"/>
              </w:rPr>
            </w:pPr>
            <w:ins w:id="150070" w:author="Claude" w:date="2026-10-18T16:59:12Z">
              <w:r>
                <w:rPr>
                  <w:sz w:val="15"/>
                  <w:szCs w:val="15"/>
                </w:rPr>
                <w:t xml:space="preserve">24</w:t>
              </w:r>
            </w:ins>
          </w:p>
        </w:tc>
        <w:tc>
          <w:tcPr>
            <w:tcW w:w="735" w:type="pct"/>
            <w:tcBorders>
              <w:top w:val="nil"/>
              <w:left w:val="nil"/>
              <w:bottom w:val="nil"/>
              <w:right w:val="nil"/>
            </w:tcBorders>
          </w:tcPr>
          <w:p>
            <w:pPr>
              <w:keepNext/>
              <w:jc w:val="center"/>
              <w:rPr>
                <w:ins w:id="150071" w:author="Claude" w:date="2026-10-18T16:59:12Z"/>
              </w:rPr>
            </w:pPr>
            <w:ins w:id="150072" w:author="Claude" w:date="2026-10-18T16:59:12Z">
              <w:r>
                <w:rPr>
                  <w:sz w:val="15"/>
                  <w:szCs w:val="15"/>
                </w:rPr>
                <w:t xml:space="preserve">12</w:t>
              </w:r>
            </w:ins>
          </w:p>
        </w:tc>
        <w:tc>
          <w:tcPr>
            <w:tcW w:w="735" w:type="pct"/>
            <w:tcBorders>
              <w:top w:val="nil"/>
              <w:left w:val="nil"/>
              <w:bottom w:val="nil"/>
              <w:right w:val="nil"/>
            </w:tcBorders>
          </w:tcPr>
          <w:p>
            <w:pPr>
              <w:keepNext/>
              <w:jc w:val="center"/>
              <w:rPr>
                <w:ins w:id="150073" w:author="Claude" w:date="2026-10-18T16:59:12Z"/>
              </w:rPr>
            </w:pPr>
            <w:ins w:id="150074" w:author="Claude" w:date="2026-10-18T16:59:12Z">
              <w:r>
                <w:rPr>
                  <w:sz w:val="15"/>
                  <w:szCs w:val="15"/>
                </w:rPr>
                <w:t xml:space="preserve">72</w:t>
              </w:r>
            </w:ins>
          </w:p>
        </w:tc>
      </w:tr>
      <w:tr>
        <w:trPr>
          <w:cantSplit/>
          <w:jc w:val="center"/>
          <w:ins w:id="150075" w:author="Claude" w:date="2026-10-18T16:59:12Z"/>
        </w:trPr>
        <w:tc>
          <w:tcPr>
            <w:tcW w:w="2353" w:type="pct"/>
            <w:tcBorders>
              <w:top w:val="nil"/>
              <w:left w:val="nil"/>
              <w:bottom w:val="nil"/>
              <w:right w:val="nil"/>
            </w:tcBorders>
          </w:tcPr>
          <w:p>
            <w:pPr>
              <w:keepNext/>
              <w:rPr>
                <w:ins w:id="150076" w:author="Claude" w:date="2026-10-18T16:59:12Z"/>
              </w:rPr>
            </w:pPr>
            <w:ins w:id="150077" w:author="Claude" w:date="2026-10-18T16:59:12Z">
              <w:r>
                <w:rPr>
                  <w:sz w:val="15"/>
                  <w:szCs w:val="15"/>
                </w:rPr>
                <w:t xml:space="preserve">Observed duration (h)</w:t>
              </w:r>
            </w:ins>
          </w:p>
        </w:tc>
        <w:tc>
          <w:tcPr>
            <w:tcW w:w="441" w:type="pct"/>
            <w:tcBorders>
              <w:top w:val="nil"/>
              <w:left w:val="nil"/>
              <w:bottom w:val="nil"/>
              <w:right w:val="nil"/>
            </w:tcBorders>
          </w:tcPr>
          <w:p>
            <w:pPr>
              <w:keepNext/>
              <w:jc w:val="center"/>
              <w:rPr>
                <w:ins w:id="150078" w:author="Claude" w:date="2026-10-18T16:59:12Z"/>
              </w:rPr>
            </w:pPr>
            <w:ins w:id="150079" w:author="Claude" w:date="2026-10-18T16:59:12Z">
              <w:r>
                <w:rPr>
                  <w:sz w:val="15"/>
                  <w:szCs w:val="15"/>
                </w:rPr>
                <w:t xml:space="preserve">14.0</w:t>
              </w:r>
            </w:ins>
          </w:p>
        </w:tc>
        <w:tc>
          <w:tcPr>
            <w:tcW w:w="735" w:type="pct"/>
            <w:tcBorders>
              <w:top w:val="nil"/>
              <w:left w:val="nil"/>
              <w:bottom w:val="nil"/>
              <w:right w:val="nil"/>
            </w:tcBorders>
          </w:tcPr>
          <w:p>
            <w:pPr>
              <w:keepNext/>
              <w:jc w:val="center"/>
              <w:rPr>
                <w:ins w:id="150080" w:author="Claude" w:date="2026-10-18T16:59:12Z"/>
              </w:rPr>
            </w:pPr>
            <w:ins w:id="150081" w:author="Claude" w:date="2026-10-18T16:59:12Z">
              <w:r>
                <w:rPr>
                  <w:sz w:val="15"/>
                  <w:szCs w:val="15"/>
                </w:rPr>
                <w:t xml:space="preserve">72.8</w:t>
              </w:r>
            </w:ins>
          </w:p>
        </w:tc>
        <w:tc>
          <w:tcPr>
            <w:tcW w:w="735" w:type="pct"/>
            <w:tcBorders>
              <w:top w:val="nil"/>
              <w:left w:val="nil"/>
              <w:bottom w:val="nil"/>
              <w:right w:val="nil"/>
            </w:tcBorders>
          </w:tcPr>
          <w:p>
            <w:pPr>
              <w:keepNext/>
              <w:jc w:val="center"/>
              <w:rPr>
                <w:ins w:id="150082" w:author="Claude" w:date="2026-10-18T16:59:12Z"/>
              </w:rPr>
            </w:pPr>
            <w:ins w:id="150083" w:author="Claude" w:date="2026-10-18T16:59:12Z">
              <w:r>
                <w:rPr>
                  <w:sz w:val="15"/>
                  <w:szCs w:val="15"/>
                </w:rPr>
                <w:t xml:space="preserve">14.0</w:t>
              </w:r>
            </w:ins>
          </w:p>
        </w:tc>
        <w:tc>
          <w:tcPr>
            <w:tcW w:w="735" w:type="pct"/>
            <w:tcBorders>
              <w:top w:val="nil"/>
              <w:left w:val="nil"/>
              <w:bottom w:val="nil"/>
              <w:right w:val="nil"/>
            </w:tcBorders>
          </w:tcPr>
          <w:p>
            <w:pPr>
              <w:keepNext/>
              <w:jc w:val="center"/>
              <w:rPr>
                <w:ins w:id="150084" w:author="Claude" w:date="2026-10-18T16:59:12Z"/>
              </w:rPr>
            </w:pPr>
            <w:ins w:id="150085" w:author="Claude" w:date="2026-10-18T16:59:12Z">
              <w:r>
                <w:rPr>
                  <w:sz w:val="15"/>
                  <w:szCs w:val="15"/>
                </w:rPr>
                <w:t xml:space="preserve">58.7</w:t>
              </w:r>
            </w:ins>
          </w:p>
        </w:tc>
      </w:tr>
      <w:tr w:rsidR="003E3FD9" w14:paraId="0543A34E" w14:textId="77777777" w:rsidTr="00C86984">
        <w:trPr>
          <w:cantSplit/>
          <w:jc w:val="center"/>
        </w:trPr>
        <w:tc>
          <w:tcPr>
            <w:tcW w:w="2353" w:type="pct"/>
            <w:tcBorders>
              <w:top w:val="nil"/>
              <w:left w:val="nil"/>
              <w:bottom w:val="nil"/>
              <w:right w:val="nil"/>
            </w:tcBorders>
          </w:tcPr>
          <w:p w14:paraId="5F958FA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07B41BCA" w14:textId="77777777" w:rsidR="003E3FD9" w:rsidRDefault="00D31F60">
            <w:pPr>
              <w:keepNext/>
              <w:jc w:val="center"/>
            </w:pPr>
            <w:r>
              <w:rPr>
                <w:sz w:val="15"/>
                <w:szCs w:val="15"/>
              </w:rPr>
              <w:t>82%</w:t>
            </w:r>
          </w:p>
        </w:tc>
        <w:tc>
          <w:tcPr>
            <w:tcW w:w="735" w:type="pct"/>
            <w:tcBorders>
              <w:top w:val="nil"/>
              <w:left w:val="nil"/>
              <w:bottom w:val="nil"/>
              <w:right w:val="nil"/>
            </w:tcBorders>
          </w:tcPr>
          <w:p w14:paraId="239AC803" w14:textId="77777777" w:rsidR="003E3FD9" w:rsidRDefault="00D31F60">
            <w:pPr>
              <w:keepNext/>
              <w:jc w:val="center"/>
            </w:pPr>
            <w:r>
              <w:rPr>
                <w:sz w:val="15"/>
                <w:szCs w:val="15"/>
              </w:rPr>
              <w:t>90%</w:t>
            </w:r>
          </w:p>
        </w:tc>
        <w:tc>
          <w:tcPr>
            <w:tcW w:w="735" w:type="pct"/>
            <w:tcBorders>
              <w:top w:val="nil"/>
              <w:left w:val="nil"/>
              <w:bottom w:val="nil"/>
              <w:right w:val="nil"/>
            </w:tcBorders>
          </w:tcPr>
          <w:p w14:paraId="03F7D457" w14:textId="77777777" w:rsidR="003E3FD9" w:rsidRDefault="00D31F60">
            <w:pPr>
              <w:keepNext/>
              <w:jc w:val="center"/>
            </w:pPr>
            <w:r>
              <w:rPr>
                <w:sz w:val="15"/>
                <w:szCs w:val="15"/>
              </w:rPr>
              <w:t>89%</w:t>
            </w:r>
          </w:p>
        </w:tc>
        <w:tc>
          <w:tcPr>
            <w:tcW w:w="735" w:type="pct"/>
            <w:tcBorders>
              <w:top w:val="nil"/>
              <w:left w:val="nil"/>
              <w:bottom w:val="nil"/>
              <w:right w:val="nil"/>
            </w:tcBorders>
          </w:tcPr>
          <w:p w14:paraId="5599B863" w14:textId="77777777" w:rsidR="003E3FD9" w:rsidRDefault="00D31F60">
            <w:pPr>
              <w:keepNext/>
              <w:jc w:val="center"/>
            </w:pPr>
            <w:r>
              <w:rPr>
                <w:sz w:val="15"/>
                <w:szCs w:val="15"/>
              </w:rPr>
              <w:t>89%</w:t>
            </w:r>
          </w:p>
        </w:tc>
      </w:tr>
      <w:tr w:rsidR="003E3FD9" w14:paraId="3688240D" w14:textId="77777777" w:rsidTr="00C86984">
        <w:trPr>
          <w:cantSplit/>
          <w:jc w:val="center"/>
        </w:trPr>
        <w:tc>
          <w:tcPr>
            <w:tcW w:w="2353" w:type="pct"/>
            <w:tcBorders>
              <w:top w:val="nil"/>
              <w:left w:val="nil"/>
              <w:bottom w:val="nil"/>
              <w:right w:val="nil"/>
            </w:tcBorders>
          </w:tcPr>
          <w:p w14:paraId="0EDCAC0C"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42C1117D" w14:textId="77777777" w:rsidR="003E3FD9" w:rsidRDefault="00D31F60">
            <w:pPr>
              <w:keepNext/>
              <w:jc w:val="center"/>
            </w:pPr>
            <w:r>
              <w:rPr>
                <w:sz w:val="15"/>
                <w:szCs w:val="15"/>
              </w:rPr>
              <w:t>90%</w:t>
            </w:r>
          </w:p>
        </w:tc>
        <w:tc>
          <w:tcPr>
            <w:tcW w:w="735" w:type="pct"/>
            <w:tcBorders>
              <w:top w:val="nil"/>
              <w:left w:val="nil"/>
              <w:bottom w:val="nil"/>
              <w:right w:val="nil"/>
            </w:tcBorders>
          </w:tcPr>
          <w:p w14:paraId="03C8CD0B" w14:textId="77777777" w:rsidR="003E3FD9" w:rsidRDefault="00D31F60">
            <w:pPr>
              <w:keepNext/>
              <w:jc w:val="center"/>
            </w:pPr>
            <w:r>
              <w:rPr>
                <w:sz w:val="15"/>
                <w:szCs w:val="15"/>
              </w:rPr>
              <w:t>98%</w:t>
            </w:r>
          </w:p>
        </w:tc>
        <w:tc>
          <w:tcPr>
            <w:tcW w:w="735" w:type="pct"/>
            <w:tcBorders>
              <w:top w:val="nil"/>
              <w:left w:val="nil"/>
              <w:bottom w:val="nil"/>
              <w:right w:val="nil"/>
            </w:tcBorders>
          </w:tcPr>
          <w:p w14:paraId="496ED04C" w14:textId="77777777" w:rsidR="003E3FD9" w:rsidRDefault="00D31F60">
            <w:pPr>
              <w:keepNext/>
              <w:jc w:val="center"/>
            </w:pPr>
            <w:r>
              <w:rPr>
                <w:sz w:val="15"/>
                <w:szCs w:val="15"/>
              </w:rPr>
              <w:t>71%</w:t>
            </w:r>
          </w:p>
        </w:tc>
        <w:tc>
          <w:tcPr>
            <w:tcW w:w="735" w:type="pct"/>
            <w:tcBorders>
              <w:top w:val="nil"/>
              <w:left w:val="nil"/>
              <w:bottom w:val="nil"/>
              <w:right w:val="nil"/>
            </w:tcBorders>
          </w:tcPr>
          <w:p w14:paraId="3B39E161" w14:textId="77777777" w:rsidR="003E3FD9" w:rsidRDefault="00D31F60">
            <w:pPr>
              <w:keepNext/>
              <w:jc w:val="center"/>
            </w:pPr>
            <w:r>
              <w:rPr>
                <w:sz w:val="15"/>
                <w:szCs w:val="15"/>
              </w:rPr>
              <w:t>96%</w:t>
            </w:r>
          </w:p>
        </w:tc>
      </w:tr>
      <w:tr w:rsidR="003E3FD9" w14:paraId="2EDE3263" w14:textId="77777777" w:rsidTr="00C86984">
        <w:trPr>
          <w:cantSplit/>
          <w:jc w:val="center"/>
        </w:trPr>
        <w:tc>
          <w:tcPr>
            <w:tcW w:w="2353" w:type="pct"/>
            <w:tcBorders>
              <w:top w:val="nil"/>
              <w:left w:val="nil"/>
              <w:bottom w:val="nil"/>
              <w:right w:val="nil"/>
            </w:tcBorders>
          </w:tcPr>
          <w:p w14:paraId="1FDBCA16"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4DE46CC8" w14:textId="77777777" w:rsidR="003E3FD9" w:rsidRDefault="00D31F60">
            <w:pPr>
              <w:keepNext/>
              <w:jc w:val="center"/>
            </w:pPr>
            <w:r>
              <w:rPr>
                <w:sz w:val="15"/>
                <w:szCs w:val="15"/>
              </w:rPr>
              <w:t>92%</w:t>
            </w:r>
          </w:p>
        </w:tc>
        <w:tc>
          <w:tcPr>
            <w:tcW w:w="735" w:type="pct"/>
            <w:tcBorders>
              <w:top w:val="nil"/>
              <w:left w:val="nil"/>
              <w:bottom w:val="nil"/>
              <w:right w:val="nil"/>
            </w:tcBorders>
          </w:tcPr>
          <w:p w14:paraId="4F2E16BD" w14:textId="77777777" w:rsidR="003E3FD9" w:rsidRDefault="00D31F60">
            <w:pPr>
              <w:keepNext/>
              <w:jc w:val="center"/>
            </w:pPr>
            <w:r>
              <w:rPr>
                <w:sz w:val="15"/>
                <w:szCs w:val="15"/>
              </w:rPr>
              <w:t>93%</w:t>
            </w:r>
          </w:p>
        </w:tc>
        <w:tc>
          <w:tcPr>
            <w:tcW w:w="735" w:type="pct"/>
            <w:tcBorders>
              <w:top w:val="nil"/>
              <w:left w:val="nil"/>
              <w:bottom w:val="nil"/>
              <w:right w:val="nil"/>
            </w:tcBorders>
          </w:tcPr>
          <w:p w14:paraId="362B2195" w14:textId="77777777" w:rsidR="003E3FD9" w:rsidRDefault="00D31F60">
            <w:pPr>
              <w:keepNext/>
              <w:jc w:val="center"/>
            </w:pPr>
            <w:r>
              <w:rPr>
                <w:sz w:val="15"/>
                <w:szCs w:val="15"/>
              </w:rPr>
              <w:t>97%</w:t>
            </w:r>
          </w:p>
        </w:tc>
        <w:tc>
          <w:tcPr>
            <w:tcW w:w="735" w:type="pct"/>
            <w:tcBorders>
              <w:top w:val="nil"/>
              <w:left w:val="nil"/>
              <w:bottom w:val="nil"/>
              <w:right w:val="nil"/>
            </w:tcBorders>
          </w:tcPr>
          <w:p w14:paraId="2FB43190" w14:textId="77777777" w:rsidR="003E3FD9" w:rsidRDefault="00D31F60">
            <w:pPr>
              <w:keepNext/>
              <w:jc w:val="center"/>
            </w:pPr>
            <w:r>
              <w:rPr>
                <w:sz w:val="15"/>
                <w:szCs w:val="15"/>
              </w:rPr>
              <w:t>85%</w:t>
            </w:r>
          </w:p>
        </w:tc>
      </w:tr>
      <w:tr w:rsidR="003E3FD9" w14:paraId="5E636CB9" w14:textId="77777777" w:rsidTr="00C86984">
        <w:trPr>
          <w:cantSplit/>
          <w:jc w:val="center"/>
        </w:trPr>
        <w:tc>
          <w:tcPr>
            <w:tcW w:w="2353" w:type="pct"/>
            <w:tcBorders>
              <w:top w:val="nil"/>
              <w:left w:val="nil"/>
              <w:bottom w:val="single" w:sz="8" w:space="0" w:color="000000"/>
              <w:right w:val="nil"/>
            </w:tcBorders>
          </w:tcPr>
          <w:p w14:paraId="1D3FC7F9"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32E7644A"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71FF33A3"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666CDC5D"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794EC834" w14:textId="77777777" w:rsidR="003E3FD9" w:rsidRDefault="00D31F60">
            <w:pPr>
              <w:jc w:val="center"/>
            </w:pPr>
            <w:r>
              <w:rPr>
                <w:sz w:val="15"/>
                <w:szCs w:val="15"/>
              </w:rPr>
              <w:t>90%</w:t>
            </w:r>
          </w:p>
        </w:tc>
      </w:tr>
    </w:tbl>
    <w:p w14:paraId="274EDC89" w14:textId="77777777" w:rsidR="00926552" w:rsidRDefault="00926552" w:rsidP="00926552">
      <w:pPr>
        <w:pStyle w:val="Heading2"/>
      </w:pPr>
      <w:bookmarkStart w:id="53" w:name="_RefSec_V_B"/>
      <w:r>
        <w:t>B</w:t>
      </w:r>
      <w:bookmarkEnd w:id="53"/>
      <w:r>
        <w:t>. Experimental Design</w:t>
      </w:r>
    </w:p>
    <w:p w14:paraId="176F39C1" w14:textId="77777777" w:rsidR="003E3FD9" w:rsidRDefault="00D31F60">
      <w:pPr>
        <w:pStyle w:val="Text"/>
      </w:pPr>
      <w:r>
        <w:t xml:space="preserve">Synthetic scenarios use 72 by 50 cell grids at 30 m with terrain, land cover, settlements, roads, and capacity-limited bases, </w:t>
      </w:r>
      <w:del w:id="150032" w:author="Claude" w:date="2026-10-18T16:59:12Z">
        <w:r>
          <w:delText xml:space="preserve">under critical fire weather. </w:delText>
        </w:r>
      </w:del>
      <w:ins w:id="150033" w:author="Claude" w:date="2026-10-18T16:59:12Z">
        <w:r>
          <w:t xml:space="preserve">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w:t>
        </w:r>
      </w:ins>
      <w:r>
        <w:t xml:space="preserve">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and every world is replayed identically by three configurations. </w:t>
      </w:r>
      <w:del w:id="150034" w:author="Claude" w:date="2026-10-18T16:59:12Z">
        <w:r>
          <w:delText xml:space="preserve">T0 issues no orders and fixes the cost of inaction.</w:delText>
        </w:r>
      </w:del>
      <w:ins w:id="150035" w:author="Claude" w:date="2026-10-18T16:59:12Z">
        <w:r>
          <w:t xml:space="preserve">The no-decision-support configuration issues no orders and fixes the cost of inaction.</w:t>
        </w:r>
      </w:ins>
      <w:r>
        <w:t xml:space="preserve">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Terrain, ignitions, weather, and the random stream are shared, so differences between configurations arise from the issued orders alone, 600 runs in all.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 A one-at-a-time sensitivity study of the closed layer over five worlds showed that observation quality decides light fire loads and resources decide heavy ones.</w:t>
      </w:r>
    </w:p>
    <w:p w14:paraId="21076D9E"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35050B55"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1E51738D" w14:textId="77777777">
        <w:trPr>
          <w:cantSplit/>
          <w:jc w:val="center"/>
        </w:trPr>
        <w:tc>
          <w:tcPr>
            <w:tcW w:w="1700" w:type="dxa"/>
            <w:tcBorders>
              <w:top w:val="single" w:sz="8" w:space="0" w:color="000000"/>
              <w:left w:val="nil"/>
              <w:bottom w:val="single" w:sz="6" w:space="0" w:color="000000"/>
              <w:right w:val="nil"/>
            </w:tcBorders>
          </w:tcPr>
          <w:p w14:paraId="1D9099EB"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F6D7E46"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36921C38" w14:textId="77777777" w:rsidR="003E3FD9" w:rsidRPr="000C4153" w:rsidRDefault="00D31F60" w:rsidP="00C83E79">
            <w:pPr>
              <w:rPr>
                <w:sz w:val="16"/>
                <w:szCs w:val="16"/>
              </w:rPr>
            </w:pPr>
            <w:r w:rsidRPr="000C4153">
              <w:rPr>
                <w:b/>
                <w:sz w:val="16"/>
                <w:szCs w:val="16"/>
              </w:rPr>
              <w:t>Justification</w:t>
            </w:r>
          </w:p>
        </w:tc>
      </w:tr>
      <w:tr w:rsidR="003E3FD9" w:rsidRPr="000C4153" w14:paraId="246E1132" w14:textId="77777777">
        <w:trPr>
          <w:cantSplit/>
          <w:jc w:val="center"/>
        </w:trPr>
        <w:tc>
          <w:tcPr>
            <w:tcW w:w="1700" w:type="dxa"/>
            <w:tcBorders>
              <w:top w:val="nil"/>
              <w:left w:val="nil"/>
              <w:bottom w:val="nil"/>
              <w:right w:val="nil"/>
            </w:tcBorders>
          </w:tcPr>
          <w:p w14:paraId="35CAAE95"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3B98531C"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DB92FDD"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318968CA" w14:textId="77777777">
        <w:trPr>
          <w:cantSplit/>
          <w:jc w:val="center"/>
        </w:trPr>
        <w:tc>
          <w:tcPr>
            <w:tcW w:w="1700" w:type="dxa"/>
            <w:tcBorders>
              <w:top w:val="nil"/>
              <w:left w:val="nil"/>
              <w:bottom w:val="nil"/>
              <w:right w:val="nil"/>
            </w:tcBorders>
          </w:tcPr>
          <w:p w14:paraId="2D9671D3"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7F996A24"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3B89D3A6" w14:textId="77777777" w:rsidR="003E3FD9" w:rsidRPr="000C4153" w:rsidRDefault="00D31F60" w:rsidP="00C83E79">
            <w:pPr>
              <w:rPr>
                <w:sz w:val="16"/>
                <w:szCs w:val="16"/>
              </w:rPr>
            </w:pPr>
            <w:r w:rsidRPr="000C4153">
              <w:rPr>
                <w:sz w:val="16"/>
                <w:szCs w:val="16"/>
              </w:rPr>
              <w:t>two decision cycles ahead</w:t>
            </w:r>
          </w:p>
        </w:tc>
      </w:tr>
      <w:tr w:rsidR="003E3FD9" w:rsidRPr="000C4153" w14:paraId="2ACB306A" w14:textId="77777777">
        <w:trPr>
          <w:cantSplit/>
          <w:jc w:val="center"/>
        </w:trPr>
        <w:tc>
          <w:tcPr>
            <w:tcW w:w="1700" w:type="dxa"/>
            <w:tcBorders>
              <w:top w:val="nil"/>
              <w:left w:val="nil"/>
              <w:bottom w:val="nil"/>
              <w:right w:val="nil"/>
            </w:tcBorders>
          </w:tcPr>
          <w:p w14:paraId="7F85CCEB"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4B1354C6"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3FA7FE15" w14:textId="77777777" w:rsidR="003E3FD9" w:rsidRPr="000C4153" w:rsidRDefault="00D31F60" w:rsidP="00C83E79">
            <w:pPr>
              <w:rPr>
                <w:sz w:val="16"/>
                <w:szCs w:val="16"/>
              </w:rPr>
            </w:pPr>
            <w:del w:id="150060" w:author="Claude" w:date="2026-10-18T16:59:12Z">
              <w:r>
                <w:rPr>
                  <w:sz w:val="16"/>
                  <w:szCs w:val="16"/>
                </w:rPr>
                <w:delText xml:space="preserve">cap of the paired comparison</w:delText>
              </w:r>
            </w:del>
            <w:ins w:id="150061" w:author="Claude" w:date="2026-10-18T16:59:12Z">
              <w:r>
                <w:rPr>
                  <w:sz w:val="16"/>
                  <w:szCs w:val="16"/>
                </w:rPr>
                <w:t xml:space="preserve">first operational period of an incident</w:t>
              </w:r>
            </w:ins>
          </w:p>
        </w:tc>
      </w:tr>
      <w:tr w:rsidR="003E3FD9" w:rsidRPr="000C4153" w14:paraId="3DAEE6FB" w14:textId="77777777">
        <w:trPr>
          <w:cantSplit/>
          <w:jc w:val="center"/>
        </w:trPr>
        <w:tc>
          <w:tcPr>
            <w:tcW w:w="1700" w:type="dxa"/>
            <w:tcBorders>
              <w:top w:val="nil"/>
              <w:left w:val="nil"/>
              <w:bottom w:val="nil"/>
              <w:right w:val="nil"/>
            </w:tcBorders>
          </w:tcPr>
          <w:p w14:paraId="500D229B"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22F574D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D8F4DF8" w14:textId="77777777" w:rsidR="003E3FD9" w:rsidRPr="000C4153" w:rsidRDefault="00D31F60" w:rsidP="00C83E79">
            <w:pPr>
              <w:rPr>
                <w:sz w:val="16"/>
                <w:szCs w:val="16"/>
              </w:rPr>
            </w:pPr>
            <w:r w:rsidRPr="000C4153">
              <w:rPr>
                <w:sz w:val="16"/>
                <w:szCs w:val="16"/>
              </w:rPr>
              <w:t>critical fire weather</w:t>
            </w:r>
          </w:p>
        </w:tc>
      </w:tr>
      <w:tr w:rsidR="003E3FD9" w:rsidRPr="000C4153" w14:paraId="4B3E77B4" w14:textId="77777777">
        <w:trPr>
          <w:cantSplit/>
          <w:jc w:val="center"/>
        </w:trPr>
        <w:tc>
          <w:tcPr>
            <w:tcW w:w="1700" w:type="dxa"/>
            <w:tcBorders>
              <w:top w:val="nil"/>
              <w:left w:val="nil"/>
              <w:bottom w:val="nil"/>
              <w:right w:val="nil"/>
            </w:tcBorders>
          </w:tcPr>
          <w:p w14:paraId="79DFF463"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1FAF6590"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26D818DC"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5C457BF8" w14:textId="77777777">
        <w:trPr>
          <w:cantSplit/>
          <w:jc w:val="center"/>
        </w:trPr>
        <w:tc>
          <w:tcPr>
            <w:tcW w:w="1700" w:type="dxa"/>
            <w:tcBorders>
              <w:top w:val="nil"/>
              <w:left w:val="nil"/>
              <w:bottom w:val="nil"/>
              <w:right w:val="nil"/>
            </w:tcBorders>
          </w:tcPr>
          <w:p w14:paraId="36830EAE"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5CD6FE54"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EE7C38B"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6F29ADD" w14:textId="77777777">
        <w:trPr>
          <w:cantSplit/>
          <w:jc w:val="center"/>
        </w:trPr>
        <w:tc>
          <w:tcPr>
            <w:tcW w:w="1700" w:type="dxa"/>
            <w:tcBorders>
              <w:top w:val="nil"/>
              <w:left w:val="nil"/>
              <w:bottom w:val="nil"/>
              <w:right w:val="nil"/>
            </w:tcBorders>
          </w:tcPr>
          <w:p w14:paraId="70B1B614"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CA30710"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4552DCEF" w14:textId="77777777" w:rsidR="003E3FD9" w:rsidRPr="000C4153" w:rsidRDefault="00D31F60" w:rsidP="00C83E79">
            <w:pPr>
              <w:rPr>
                <w:sz w:val="16"/>
                <w:szCs w:val="16"/>
              </w:rPr>
            </w:pPr>
            <w:del w:id="150058" w:author="Claude" w:date="2026-10-18T16:59:12Z">
              <w:r>
                <w:rPr>
                  <w:sz w:val="16"/>
                  <w:szCs w:val="16"/>
                </w:rPr>
                <w:delText xml:space="preserve">adaptation engages in 42% of cycles</w:delText>
              </w:r>
            </w:del>
            <w:ins w:id="150059" w:author="Claude" w:date="2026-10-18T16:59:12Z">
              <w:r>
                <w:rPr>
                  <w:sz w:val="16"/>
                  <w:szCs w:val="16"/>
                </w:rPr>
                <w:t xml:space="preserve">bound on the forecast cost of an acceptable plan</w:t>
              </w:r>
            </w:ins>
          </w:p>
        </w:tc>
      </w:tr>
      <w:tr w:rsidR="003E3FD9" w:rsidRPr="000C4153" w14:paraId="0471B206" w14:textId="77777777">
        <w:trPr>
          <w:cantSplit/>
          <w:jc w:val="center"/>
        </w:trPr>
        <w:tc>
          <w:tcPr>
            <w:tcW w:w="1700" w:type="dxa"/>
            <w:tcBorders>
              <w:top w:val="nil"/>
              <w:left w:val="nil"/>
              <w:bottom w:val="nil"/>
              <w:right w:val="nil"/>
            </w:tcBorders>
          </w:tcPr>
          <w:p w14:paraId="742BC22F"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4DC5843A"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2D6E885A"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1F8D7CED" w14:textId="77777777">
        <w:trPr>
          <w:cantSplit/>
          <w:jc w:val="center"/>
        </w:trPr>
        <w:tc>
          <w:tcPr>
            <w:tcW w:w="1700" w:type="dxa"/>
            <w:tcBorders>
              <w:top w:val="nil"/>
              <w:left w:val="nil"/>
              <w:bottom w:val="nil"/>
              <w:right w:val="nil"/>
            </w:tcBorders>
          </w:tcPr>
          <w:p w14:paraId="18C7550B"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321637B3"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1963AA6B"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225E4859" w14:textId="77777777">
        <w:trPr>
          <w:cantSplit/>
          <w:jc w:val="center"/>
        </w:trPr>
        <w:tc>
          <w:tcPr>
            <w:tcW w:w="1700" w:type="dxa"/>
            <w:tcBorders>
              <w:top w:val="nil"/>
              <w:left w:val="nil"/>
              <w:bottom w:val="nil"/>
              <w:right w:val="nil"/>
            </w:tcBorders>
          </w:tcPr>
          <w:p w14:paraId="11FE5077"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646199D4"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0F57477D"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0DAE443E" w14:textId="77777777">
        <w:trPr>
          <w:cantSplit/>
          <w:jc w:val="center"/>
        </w:trPr>
        <w:tc>
          <w:tcPr>
            <w:tcW w:w="1700" w:type="dxa"/>
            <w:tcBorders>
              <w:top w:val="nil"/>
              <w:left w:val="nil"/>
              <w:bottom w:val="nil"/>
              <w:right w:val="nil"/>
            </w:tcBorders>
          </w:tcPr>
          <w:p w14:paraId="160A522E" w14:textId="77777777" w:rsidR="003E3FD9" w:rsidRPr="000C4153" w:rsidRDefault="00D31F60" w:rsidP="00C83E79">
            <w:pPr>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24FF6C01"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75DF2C2A"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071EB2E9" w14:textId="77777777">
        <w:trPr>
          <w:cantSplit/>
          <w:jc w:val="center"/>
        </w:trPr>
        <w:tc>
          <w:tcPr>
            <w:tcW w:w="1700" w:type="dxa"/>
            <w:tcBorders>
              <w:top w:val="nil"/>
              <w:left w:val="nil"/>
              <w:bottom w:val="nil"/>
              <w:right w:val="nil"/>
            </w:tcBorders>
          </w:tcPr>
          <w:p w14:paraId="717CB119"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7A2FD39"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22D95856"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30293225" w14:textId="77777777">
        <w:trPr>
          <w:cantSplit/>
          <w:jc w:val="center"/>
        </w:trPr>
        <w:tc>
          <w:tcPr>
            <w:tcW w:w="1700" w:type="dxa"/>
            <w:tcBorders>
              <w:top w:val="nil"/>
              <w:left w:val="nil"/>
              <w:bottom w:val="nil"/>
              <w:right w:val="nil"/>
            </w:tcBorders>
          </w:tcPr>
          <w:p w14:paraId="3FC25C0D"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1E523C89"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53E91721"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0DEB567F" w14:textId="77777777">
        <w:trPr>
          <w:cantSplit/>
          <w:jc w:val="center"/>
        </w:trPr>
        <w:tc>
          <w:tcPr>
            <w:tcW w:w="1700" w:type="dxa"/>
            <w:tcBorders>
              <w:top w:val="nil"/>
              <w:left w:val="nil"/>
              <w:bottom w:val="single" w:sz="8" w:space="0" w:color="000000"/>
              <w:right w:val="nil"/>
            </w:tcBorders>
          </w:tcPr>
          <w:p w14:paraId="37757129"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2F8302D2"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500FEC5C" w14:textId="77777777" w:rsidR="003E3FD9" w:rsidRPr="000C4153" w:rsidRDefault="00D31F60" w:rsidP="00C83E79">
            <w:pPr>
              <w:rPr>
                <w:sz w:val="16"/>
                <w:szCs w:val="16"/>
              </w:rPr>
            </w:pPr>
            <w:r w:rsidRPr="000C4153">
              <w:rPr>
                <w:sz w:val="16"/>
                <w:szCs w:val="16"/>
              </w:rPr>
              <w:t>one in four readings missing, 10% noise on the rest</w:t>
            </w:r>
          </w:p>
        </w:tc>
      </w:tr>
    </w:tbl>
    <w:p w14:paraId="18620E25" w14:textId="77777777" w:rsidR="003E3FD9" w:rsidRDefault="003E3FD9" w:rsidP="00C83E79">
      <w:pPr>
        <w:pStyle w:val="Text"/>
        <w:rPr>
          <w:sz w:val="12"/>
          <w:szCs w:val="12"/>
        </w:rPr>
      </w:pPr>
    </w:p>
    <w:p w14:paraId="04C56A47"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248AC830"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4F947CF8" w14:textId="77777777">
        <w:trPr>
          <w:cantSplit/>
          <w:jc w:val="center"/>
        </w:trPr>
        <w:tc>
          <w:tcPr>
            <w:tcW w:w="560" w:type="dxa"/>
            <w:tcBorders>
              <w:top w:val="single" w:sz="8" w:space="0" w:color="000000"/>
              <w:left w:val="nil"/>
              <w:bottom w:val="single" w:sz="6" w:space="0" w:color="000000"/>
              <w:right w:val="nil"/>
            </w:tcBorders>
          </w:tcPr>
          <w:p w14:paraId="7B2E9B39"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4605C5FA"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6688F3CA"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2EFD82C5"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E8E991B" w14:textId="77777777" w:rsidR="003E3FD9" w:rsidRDefault="00D31F60" w:rsidP="00C83E79">
            <w:pPr>
              <w:jc w:val="center"/>
            </w:pPr>
            <w:r>
              <w:rPr>
                <w:b/>
                <w:sz w:val="15"/>
                <w:szCs w:val="15"/>
              </w:rPr>
              <w:t>Observation</w:t>
            </w:r>
          </w:p>
        </w:tc>
      </w:tr>
      <w:tr w:rsidR="003E3FD9" w14:paraId="7CBB273E" w14:textId="77777777">
        <w:trPr>
          <w:cantSplit/>
          <w:jc w:val="center"/>
        </w:trPr>
        <w:tc>
          <w:tcPr>
            <w:tcW w:w="560" w:type="dxa"/>
            <w:tcBorders>
              <w:top w:val="nil"/>
              <w:left w:val="nil"/>
              <w:bottom w:val="nil"/>
              <w:right w:val="nil"/>
            </w:tcBorders>
          </w:tcPr>
          <w:p w14:paraId="0E8B1FF9" w14:textId="77777777" w:rsidR="003E3FD9" w:rsidRDefault="00D31F60" w:rsidP="00C83E79">
            <w:r>
              <w:rPr>
                <w:sz w:val="15"/>
                <w:szCs w:val="15"/>
              </w:rPr>
              <w:t>S1</w:t>
            </w:r>
          </w:p>
        </w:tc>
        <w:tc>
          <w:tcPr>
            <w:tcW w:w="1700" w:type="dxa"/>
            <w:tcBorders>
              <w:top w:val="nil"/>
              <w:left w:val="nil"/>
              <w:bottom w:val="nil"/>
              <w:right w:val="nil"/>
            </w:tcBorders>
          </w:tcPr>
          <w:p w14:paraId="0A5639D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28F50721"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B1F4EA9"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5B1982C8" w14:textId="77777777" w:rsidR="003E3FD9" w:rsidRDefault="00D31F60" w:rsidP="00C83E79">
            <w:pPr>
              <w:jc w:val="center"/>
            </w:pPr>
            <w:r>
              <w:rPr>
                <w:sz w:val="15"/>
                <w:szCs w:val="15"/>
              </w:rPr>
              <w:t>full</w:t>
            </w:r>
          </w:p>
        </w:tc>
      </w:tr>
      <w:tr w:rsidR="003E3FD9" w14:paraId="0D5712F1" w14:textId="77777777">
        <w:trPr>
          <w:cantSplit/>
          <w:jc w:val="center"/>
        </w:trPr>
        <w:tc>
          <w:tcPr>
            <w:tcW w:w="560" w:type="dxa"/>
            <w:tcBorders>
              <w:top w:val="nil"/>
              <w:left w:val="nil"/>
              <w:bottom w:val="nil"/>
              <w:right w:val="nil"/>
            </w:tcBorders>
          </w:tcPr>
          <w:p w14:paraId="32DD67A4"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72DDCAA1"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41B36A57"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B035C28"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6AF3281F" w14:textId="77777777" w:rsidR="003E3FD9" w:rsidRDefault="00D31F60" w:rsidP="00C83E79">
            <w:pPr>
              <w:jc w:val="center"/>
            </w:pPr>
            <w:r>
              <w:rPr>
                <w:sz w:val="15"/>
                <w:szCs w:val="15"/>
              </w:rPr>
              <w:t>full</w:t>
            </w:r>
          </w:p>
        </w:tc>
      </w:tr>
      <w:tr w:rsidR="003E3FD9" w14:paraId="45151EFD" w14:textId="77777777">
        <w:trPr>
          <w:cantSplit/>
          <w:jc w:val="center"/>
        </w:trPr>
        <w:tc>
          <w:tcPr>
            <w:tcW w:w="560" w:type="dxa"/>
            <w:tcBorders>
              <w:top w:val="nil"/>
              <w:left w:val="nil"/>
              <w:bottom w:val="nil"/>
              <w:right w:val="nil"/>
            </w:tcBorders>
          </w:tcPr>
          <w:p w14:paraId="607E6DC2" w14:textId="77777777" w:rsidR="003E3FD9" w:rsidRDefault="00D31F60" w:rsidP="00C83E79">
            <w:r>
              <w:rPr>
                <w:sz w:val="15"/>
                <w:szCs w:val="15"/>
              </w:rPr>
              <w:t>S3</w:t>
            </w:r>
          </w:p>
        </w:tc>
        <w:tc>
          <w:tcPr>
            <w:tcW w:w="1700" w:type="dxa"/>
            <w:tcBorders>
              <w:top w:val="nil"/>
              <w:left w:val="nil"/>
              <w:bottom w:val="nil"/>
              <w:right w:val="nil"/>
            </w:tcBorders>
          </w:tcPr>
          <w:p w14:paraId="6D458CE2"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203A990A"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030DCD82"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4391A288" w14:textId="77777777" w:rsidR="003E3FD9" w:rsidRDefault="00D31F60" w:rsidP="00C83E79">
            <w:pPr>
              <w:jc w:val="center"/>
            </w:pPr>
            <w:r>
              <w:rPr>
                <w:sz w:val="15"/>
                <w:szCs w:val="15"/>
              </w:rPr>
              <w:t>full</w:t>
            </w:r>
          </w:p>
        </w:tc>
      </w:tr>
      <w:tr w:rsidR="003E3FD9" w14:paraId="1D0C1BC2" w14:textId="77777777">
        <w:trPr>
          <w:cantSplit/>
          <w:jc w:val="center"/>
        </w:trPr>
        <w:tc>
          <w:tcPr>
            <w:tcW w:w="560" w:type="dxa"/>
            <w:tcBorders>
              <w:top w:val="nil"/>
              <w:left w:val="nil"/>
              <w:bottom w:val="nil"/>
              <w:right w:val="nil"/>
            </w:tcBorders>
          </w:tcPr>
          <w:p w14:paraId="5652A9C0" w14:textId="77777777" w:rsidR="003E3FD9" w:rsidRDefault="00D31F60" w:rsidP="00C83E79">
            <w:r>
              <w:rPr>
                <w:sz w:val="15"/>
                <w:szCs w:val="15"/>
              </w:rPr>
              <w:t>S4</w:t>
            </w:r>
          </w:p>
        </w:tc>
        <w:tc>
          <w:tcPr>
            <w:tcW w:w="1700" w:type="dxa"/>
            <w:tcBorders>
              <w:top w:val="nil"/>
              <w:left w:val="nil"/>
              <w:bottom w:val="nil"/>
              <w:right w:val="nil"/>
            </w:tcBorders>
          </w:tcPr>
          <w:p w14:paraId="3C46FC6C"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A4E94A1"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3A88C5B"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741D2472" w14:textId="77777777" w:rsidR="003E3FD9" w:rsidRDefault="00D31F60" w:rsidP="00C83E79">
            <w:pPr>
              <w:jc w:val="center"/>
            </w:pPr>
            <w:r>
              <w:rPr>
                <w:sz w:val="15"/>
                <w:szCs w:val="15"/>
              </w:rPr>
              <w:t>full</w:t>
            </w:r>
          </w:p>
        </w:tc>
      </w:tr>
      <w:tr w:rsidR="003E3FD9" w14:paraId="104FC253" w14:textId="77777777">
        <w:trPr>
          <w:cantSplit/>
          <w:jc w:val="center"/>
        </w:trPr>
        <w:tc>
          <w:tcPr>
            <w:tcW w:w="560" w:type="dxa"/>
            <w:tcBorders>
              <w:top w:val="nil"/>
              <w:left w:val="nil"/>
              <w:bottom w:val="single" w:sz="8" w:space="0" w:color="000000"/>
              <w:right w:val="nil"/>
            </w:tcBorders>
          </w:tcPr>
          <w:p w14:paraId="74919C24"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112019E6"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178E5A1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4B239793"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F7AAD1B" w14:textId="77777777" w:rsidR="003E3FD9" w:rsidRDefault="00623659" w:rsidP="00C83E79">
            <w:pPr>
              <w:jc w:val="center"/>
            </w:pPr>
            <w:r>
              <w:rPr>
                <w:sz w:val="15"/>
                <w:szCs w:val="15"/>
              </w:rPr>
              <w:t>degraded</w:t>
            </w:r>
          </w:p>
        </w:tc>
      </w:tr>
    </w:tbl>
    <w:p w14:paraId="5EDE91A3" w14:textId="77777777" w:rsidR="00811EB2" w:rsidRDefault="00811EB2" w:rsidP="00811EB2">
      <w:pPr>
        <w:pStyle w:val="Text"/>
        <w:rPr>
          <w:sz w:val="12"/>
          <w:szCs w:val="12"/>
        </w:rPr>
      </w:pPr>
    </w:p>
    <w:p w14:paraId="1B860FDB" w14:textId="77777777" w:rsidR="00926552" w:rsidRDefault="00926552" w:rsidP="00811EB2">
      <w:pPr>
        <w:pStyle w:val="Heading2"/>
      </w:pPr>
      <w:bookmarkStart w:id="56" w:name="_RefSec_V_C"/>
      <w:r>
        <w:t>C</w:t>
      </w:r>
      <w:bookmarkEnd w:id="56"/>
      <w:r>
        <w:t>. Outcome: No Decision Support, Closed Layer, VODA</w:t>
      </w:r>
    </w:p>
    <w:p w14:paraId="011AFEC8" w14:textId="63E860CE"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w:t>
      </w:r>
      <w:r>
        <w:t>Tuning the five seed rules improves the response to the fires that the doctrine already contains, but it does not reach the fires that lie outside the doctrine.</w:t>
      </w:r>
    </w:p>
    <w:p w14:paraId="03ACF74E" w14:textId="17A916A7" w:rsidR="003E3FD9" w:rsidRDefault="00D31F60">
      <w:pPr>
        <w:pStyle w:val="Text"/>
      </w:pPr>
      <w:r>
        <w:rPr>
          <w:noProof/>
        </w:rPr>
        <mc:AlternateContent>
          <mc:Choice Requires="wpg">
            <w:drawing>
              <wp:anchor distT="91440" distB="91440" distL="114300" distR="114300" simplePos="0" relativeHeight="251656192" behindDoc="0" locked="0" layoutInCell="1" allowOverlap="0" wp14:anchorId="71EF3ED3" wp14:editId="3ADC9080">
                <wp:simplePos x="0" y="0"/>
                <wp:positionH relativeFrom="margin">
                  <wp:align>right</wp:align>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47E28452" w14:textId="77777777"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193.6pt;margin-top:0;width:244.8pt;height:294.35pt;z-index:251656192;mso-wrap-distance-top:7.2pt;mso-wrap-distance-bottom:7.2pt;mso-position-horizontal:right;mso-position-horizontal-relative:margin;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7E28452" w14:textId="77777777" w:rsidR="00467EFC" w:rsidRDefault="00DE0BE3">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x="margin" anchory="margin"/>
              </v:group>
            </w:pict>
          </mc:Fallback>
        </mc:AlternateContent>
      </w:r>
      <w:r>
        <w:t>VODA reaches these fires. Against the closed layer</w:t>
      </w:r>
      <w:r>
        <w:t xml:space="preserve"> on the same </w:t>
      </w:r>
      <w:proofErr w:type="gramStart"/>
      <w:r>
        <w:t>worlds</w:t>
      </w:r>
      <w:proofErr w:type="gramEnd"/>
      <w:r>
        <w:t xml:space="preserve"> it burns 29.9 ± 7.2 ha less and is better in 128 of 150 worlds, as Fig. </w:t>
      </w:r>
      <w:r>
        <w:fldChar w:fldCharType="begin"/>
      </w:r>
      <w:r>
        <w:instrText xml:space="preserve"> REF _RefFig7 \h </w:instrText>
      </w:r>
      <w:r>
        <w:fldChar w:fldCharType="separate"/>
      </w:r>
      <w:r>
        <w:rPr>
          <w:noProof/>
        </w:rPr>
        <w:t>7</w:t>
      </w:r>
      <w:r>
        <w:fldChar w:fldCharType="end"/>
      </w:r>
      <w:r>
        <w:t xml:space="preserve">(a)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w:t>
      </w:r>
      <w:r>
        <w:t>Reduced observation therefore degrades the response gradually rather than disabling it.</w:t>
      </w:r>
    </w:p>
    <w:p w14:paraId="1D982B1A" w14:textId="37A5EC71" w:rsidR="003E3FD9" w:rsidRDefault="00D31F60">
      <w:pPr>
        <w:pStyle w:val="Text"/>
      </w:pPr>
      <w:r>
        <w:t xml:space="preserve">The gain does not come from a larger committed response. Fig. </w:t>
      </w:r>
      <w:r>
        <w:fldChar w:fldCharType="begin"/>
      </w:r>
      <w:r>
        <w:instrText xml:space="preserve"> REF _RefFig7 \h </w:instrText>
      </w:r>
      <w:r>
        <w:fldChar w:fldCharType="separate"/>
      </w:r>
      <w:r>
        <w:rPr>
          <w:noProof/>
        </w:rPr>
        <w:t>7</w:t>
      </w:r>
      <w:r>
        <w:fldChar w:fldCharType="end"/>
      </w:r>
      <w:r>
        <w:t xml:space="preserve">(b) sets the physical cost beside the five-term total cost of each configuration. VODA reaches the lowest physical cost, 0.081 against 0.139 for the closed layer, and the lowest total cost, 0.110 against 0.164, </w:t>
      </w:r>
      <w:del w:id="150038" w:author="Claude" w:date="2026-10-18T16:59:12Z">
        <w:r>
          <w:delText xml:space="preserve">while its response term (0.308) stays below that of the closed layer (0.428)</w:delText>
        </w:r>
      </w:del>
      <w:ins w:id="150039" w:author="Claude" w:date="2026-10-18T16:59:12Z">
        <w:r>
          <w:t xml:space="preserve">while its response term (0.308) stays 28% below that of the closed layer (0.428)</w:t>
        </w:r>
      </w:ins>
      <w:r>
        <w:t xml:space="preserve">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The cost of the open layer is computation, about ten model calls per episode and about two seconds of proposer time per decision cycle against the twelve minutes available.</w:t>
      </w:r>
    </w:p>
    <w:p w14:paraId="71BA5985" w14:textId="77777777" w:rsidR="00926552" w:rsidRDefault="00926552" w:rsidP="00926552">
      <w:pPr>
        <w:pStyle w:val="Heading2"/>
      </w:pPr>
      <w:bookmarkStart w:id="59" w:name="_RefSec_V_D"/>
      <w:r>
        <w:t>D</w:t>
      </w:r>
      <w:bookmarkEnd w:id="59"/>
      <w:r>
        <w:t>. What the Open Layer Produced</w:t>
      </w:r>
    </w:p>
    <w:p w14:paraId="15093267" w14:textId="13D6A5C8" w:rsidR="003E3FD9" w:rsidRDefault="00517F54">
      <w:pPr>
        <w:pStyle w:val="Text"/>
      </w:pPr>
      <w:r>
        <w:rPr>
          <w:noProof/>
        </w:rPr>
        <mc:AlternateContent>
          <mc:Choice Requires="wpg">
            <w:drawing>
              <wp:anchor distT="91440" distB="91440" distL="114300" distR="114300" simplePos="0" relativeHeight="251660288" behindDoc="0" locked="0" layoutInCell="1" allowOverlap="0" wp14:anchorId="6EEB1488" wp14:editId="3C9968A7">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59754E40" w14:textId="77777777" w:rsidR="00467EFC" w:rsidRDefault="00DE0BE3">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59754E40" w14:textId="77777777" w:rsidR="00467EFC" w:rsidRDefault="00DE0BE3">
                        <w:pPr>
                          <w:pStyle w:val="Caption"/>
                          <w:spacing w:after="0"/>
                          <w:rPr>
                            <w:noProof/>
                          </w:rPr>
                        </w:pPr>
                        <w:r>
                          <w:t xml:space="preserve">Fig. </w:t>
                        </w:r>
                        <w:bookmarkStart w:id="61" w:name="_RefFig7"/>
                        <w:r>
                          <w:fldChar w:fldCharType="begin"/>
                        </w:r>
                        <w:r>
                          <w:instrText xml:space="preserve"> SEQ Fig. \* ARABIC </w:instrText>
                        </w:r>
                        <w:r>
                          <w:fldChar w:fldCharType="separate"/>
                        </w:r>
                        <w:r>
                          <w:rPr>
                            <w:noProof/>
                          </w:rPr>
                          <w:t>7</w:t>
                        </w:r>
                        <w:r>
                          <w:fldChar w:fldCharType="end"/>
                        </w:r>
                        <w:bookmarkEnd w:id="61"/>
                        <w:r>
                          <w:t>. (a) Area saved by VODA against the closed layer, 150 worlds sorted. (b) Physical and five-term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3360" behindDoc="0" locked="0" layoutInCell="1" allowOverlap="0" wp14:anchorId="77D3BF05" wp14:editId="77BD58A3">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527C5A34" w14:textId="77777777" w:rsidR="00467EFC" w:rsidRDefault="00DE0BE3">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w:t>
                              </w:r>
                              <w:r>
                                <w:t>a) The 710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3360;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527C5A34" w14:textId="77777777" w:rsidR="00467EFC" w:rsidRDefault="00DE0BE3">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w:t>
                        </w:r>
                        <w:r>
                          <w:t>a) The 710 proposals by kind and gate verdict. (b) Admitted objects per family and kind, and the worlds that admitted one.</w:t>
                        </w:r>
                      </w:p>
                    </w:txbxContent>
                  </v:textbox>
                </v:shape>
                <w10:wrap type="topAndBottom" anchory="margin"/>
              </v:group>
            </w:pict>
          </mc:Fallback>
        </mc:AlternateContent>
      </w:r>
      <w:r w:rsidR="00D31F60">
        <w:t xml:space="preserve">Adaptation runs only on demand. Hence, the volume of trials measures how often the standing decision fell short, and the admission rate measures how strictly the gates filtered the responses. Over the 150 worlds the closed layer inside VODA made 3504 adaptation trials and kept 920 of them. The open layer received 710 proposals, one per call with a single revision, and admitted 309 (44%). Proposals that introduce a new decision concept, 78 in the same runs, are outside the scope of this article.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rsidR="00D31F60">
        <w:t xml:space="preserve"> shows where the rejections fell. In all, 227 proposals passed the forecast tests but failed the package margin G7, 155 did not improve the forecast at G5, 12 failed the second seed at G6, and 7 were stopped by the syntactic gates. </w:t>
      </w:r>
      <w:r w:rsidR="00D31F60">
        <w:t>The proposer therefore produces well-formed objects, and admission is decided by the simulation.</w:t>
      </w:r>
      <w:r w:rsidR="00D31F60">
        <w:t xml:space="preserve">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1CDF44A7" w14:textId="4FB55A09" w:rsidR="003E3FD9" w:rsidRDefault="00D31F60">
      <w:pPr>
        <w:pStyle w:val="Text"/>
      </w:pPr>
      <w:r>
        <w:rPr>
          <w:noProof/>
        </w:rPr>
        <mc:AlternateContent>
          <mc:Choice Requires="wpg">
            <w:drawing>
              <wp:anchor distT="91440" distB="91440" distL="114300" distR="114300" simplePos="0" relativeHeight="251664384" behindDoc="0" locked="0" layoutInCell="1" allowOverlap="0" wp14:anchorId="5FFC14BD" wp14:editId="64B46FD3">
                <wp:simplePos x="0" y="0"/>
                <wp:positionH relativeFrom="column">
                  <wp:align>center</wp:align>
                </wp:positionH>
                <wp:positionV relativeFrom="margin">
                  <wp:align>top</wp:align>
                </wp:positionV>
                <wp:extent cx="3109000" cy="326476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3E1187B2" w14:textId="77777777" w:rsidR="00467EFC" w:rsidRDefault="00DE0BE3">
                              <w:pPr>
                                <w:pStyle w:val="Caption"/>
                                <w:spacing w:after="0"/>
                                <w:rPr>
                                  <w:noProof/>
                                </w:rPr>
                              </w:pPr>
                              <w:r>
                                <w:t xml:space="preserve">Fig. </w:t>
                              </w:r>
                              <w:bookmarkStart w:id="64" w:name="_RefFig9"/>
                              <w:r>
                                <w:fldChar w:fldCharType="begin"/>
                              </w:r>
                              <w:r>
                                <w:instrText xml:space="preserve"> SEQ Fig. \* ARABIC </w:instrText>
                              </w:r>
                              <w:r>
                                <w:fldChar w:fldCharType="separate"/>
                              </w:r>
                              <w:r>
                                <w:rPr>
                                  <w:noProof/>
                                </w:rPr>
                                <w:t>9</w:t>
                              </w:r>
                              <w:r>
                                <w:fldChar w:fldCharType="end"/>
                              </w:r>
                              <w:bookmarkEnd w:id="64"/>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0;margin-top:0;width:244.8pt;height:257.05pt;z-index:251664384;mso-wrap-distance-top:7.2pt;mso-wrap-distance-bottom:7.2pt;mso-position-horizontal:center;mso-position-vertical:top;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E1187B2" w14:textId="77777777" w:rsidR="00467EFC" w:rsidRDefault="00DE0BE3">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v:textbox>
                </v:shape>
                <w10:wrap type="topAndBottom" anchory="margin"/>
              </v:group>
            </w:pict>
          </mc:Fallback>
        </mc:AlternateContent>
      </w:r>
      <w:r>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w:t>
      </w:r>
      <w:del w:id="160004" w:author="Claude" w:date="2026-10-18T17:25:20Z">
        <w:r>
          <w:delText xml:space="preserve">Of the 67 admitted rules, 58 order a library intervention, retardant drop in 45 and water drafting in 38, beside containment lines (39) and suppression effort (35). No seed rule orders these two families, </w:delText>
        </w:r>
      </w:del>
      <w:ins w:id="160005" w:author="Claude" w:date="2026-10-18T17:25:20Z">
        <w:r>
          <w:t xml:space="preserve">The admitted rules order containment lines and suppression effort most often, on antecedent cells that the seed rules leave uncovered.</w:t>
        </w:r>
      </w:ins>
      <w:del w:id="150040" w:author="Claude" w:date="2026-10-18T16:59:12Z">
        <w:r>
          <w:delText xml:space="preserve">so the open layer added aerial attack to the doctrine, and it did so in 32 of the 150 worlds.</w:delText>
        </w:r>
      </w:del>
      <w:r>
        <w:t xml:space="preserve"> The 57 macros reduce to two archetypes. Interface hardening blends asset protection with a containment line at 0.7 to 0.8 (18 admissions). The line-and-attack macro blends a containment line with suppression effort (29 admissions). The 185 composed interventions, 72 distinct clause sets, are dominated by two geometries. The asset collar coats the threatened assets and the populated cells within two to three cells before the fire arrives (42 admissions). The head-flank band coats the head within four to six cells and the flanks within two to three, with or without water drafting at the fire (56 admissions). Clauses that wet, clear, ignite, or evacuate are rare and enter only where the forecast rewards them.</w:t>
      </w:r>
    </w:p>
    <w:p w14:paraId="3C598D17" w14:textId="77777777" w:rsidR="00926552" w:rsidRDefault="00926552" w:rsidP="00926552">
      <w:pPr>
        <w:pStyle w:val="Heading2"/>
      </w:pPr>
      <w:bookmarkStart w:id="66" w:name="_RefSec_V_E"/>
      <w:r>
        <w:t>E</w:t>
      </w:r>
      <w:bookmarkEnd w:id="66"/>
      <w:r>
        <w:t>. Where the Gain Came From</w:t>
      </w:r>
    </w:p>
    <w:p w14:paraId="52867DB3" w14:textId="77777777" w:rsidR="003E3FD9" w:rsidRDefault="00D31F60">
      <w:pPr>
        <w:pStyle w:val="Text"/>
      </w:pPr>
      <w:r>
        <w:t xml:space="preserve">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band in 51, the interface-hardening macro in 18, and the line-and-attack macro in 28. Recurrence across independent worlds </w:t>
      </w:r>
      <w:r>
        <w:lastRenderedPageBreak/>
        <w:t>is the first evidence that what the open layer learns is structural rather than incidental.</w:t>
      </w:r>
    </w:p>
    <w:p w14:paraId="0C912DC6" w14:textId="77777777" w:rsidR="003E3FD9" w:rsidRDefault="00D31F60">
      <w:pPr>
        <w:pStyle w:val="Text"/>
      </w:pPr>
      <w:r>
        <w:rPr>
          <w:noProof/>
        </w:rPr>
        <mc:AlternateContent>
          <mc:Choice Requires="wpg">
            <w:drawing>
              <wp:anchor distT="91440" distB="91440" distL="114300" distR="114300" simplePos="0" relativeHeight="251665408" behindDoc="0" locked="0" layoutInCell="1" allowOverlap="0" wp14:anchorId="7932D155" wp14:editId="2D95A85C">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3AF63D3C" w14:textId="77777777" w:rsidR="00467EFC" w:rsidRDefault="00DE0BE3">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(a) Saving without and with admissions. (b)</w:t>
                              </w:r>
                              <w:r>
                                <w:t xml:space="preserve">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5408;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3AF63D3C" w14:textId="77777777" w:rsidR="00467EFC" w:rsidRDefault="00DE0BE3">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w:t>
                        </w:r>
                        <w:r>
                          <w:t xml:space="preserve"> Saving against the number of admissions, bars are medians. (c) One S4 world.</w:t>
                        </w:r>
                      </w:p>
                    </w:txbxContent>
                  </v:textbox>
                </v:shape>
                <w10:wrap type="topAndBottom" anchory="margin"/>
              </v:group>
            </w:pict>
          </mc:Fallback>
        </mc:AlternateContent>
      </w:r>
      <w:r>
        <w:t xml:space="preserve">The realized outcome confirms the forecast 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grows from 10 ha with one admission to 33 ha with four. This attribution is observational, since the admitted set is not assigned at random. The causal version, replaying each world with one admitted object removed, is left to future work. The single world in 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3895AE11" w14:textId="77777777" w:rsidR="00926552" w:rsidRDefault="00926552" w:rsidP="00926552">
      <w:pPr>
        <w:pStyle w:val="Heading2"/>
      </w:pPr>
      <w:bookmarkStart w:id="69" w:name="_RefSec_V_F"/>
      <w:r>
        <w:t>F</w:t>
      </w:r>
      <w:bookmarkEnd w:id="69"/>
      <w:r>
        <w:t>. Timeliness, Scalability, and Compliance</w:t>
      </w:r>
    </w:p>
    <w:p w14:paraId="6143914C" w14:textId="7B4BFA4F" w:rsidR="003E3FD9" w:rsidRDefault="00D31F60">
      <w:pPr>
        <w:pStyle w:val="Text"/>
      </w:pPr>
      <w:r>
        <w:rPr>
          <w:noProof/>
        </w:rPr>
        <mc:AlternateContent>
          <mc:Choice Requires="wpg">
            <w:drawing>
              <wp:anchor distT="91440" distB="91440" distL="114300" distR="114300" simplePos="0" relativeHeight="251666432" behindDoc="0" locked="0" layoutInCell="1" allowOverlap="0" wp14:anchorId="61689C46" wp14:editId="054014E1">
                <wp:simplePos x="0" y="0"/>
                <wp:positionH relativeFrom="column">
                  <wp:align>center</wp:align>
                </wp:positionH>
                <wp:positionV relativeFrom="margin">
                  <wp:align>top</wp:align>
                </wp:positionV>
                <wp:extent cx="3109000" cy="1589657"/>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499F5BE9" w14:textId="77777777" w:rsidR="00467EFC" w:rsidRDefault="00DE0BE3">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w:t>
                              </w:r>
                              <w:r>
                                <w: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0;margin-top:0;width:244.8pt;height:125.15pt;z-index:251666432;mso-wrap-distance-top:7.2pt;mso-wrap-distance-bottom:7.2pt;mso-position-horizontal:center;mso-position-vertical:top;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499F5BE9" w14:textId="77777777" w:rsidR="00467EFC" w:rsidRDefault="00DE0BE3">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w:t>
                        </w:r>
                        <w:r>
                          <w:t>s, (b) against the size of the grid.</w:t>
                        </w:r>
                      </w:p>
                    </w:txbxContent>
                  </v:textbox>
                </v:shape>
                <w10:wrap type="topAndBottom"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reports the cost against the size of the grid. Four times the grid raised the median by 6.9, and six times the forecast horizon by 1.4. </w:t>
      </w:r>
      <w:del w:id="150046" w:author="Claude" w:date="2026-10-18T16:59:12Z">
        <w:r>
          <w:delText xml:space="preserve">Thus, scalability holds on the axis the architecture is built for, while domain size remains the binding limit.</w:delText>
        </w:r>
      </w:del>
      <w:ins w:id="150047" w:author="Claude" w:date="2026-10-18T16:59:12Z">
        <w:r>
          <w:t xml:space="preserve">Thus, scalability holds on the axis the architecture is built for, while domain size remains the binding limit. The agent measurement was taken on the 4800-cell domain, where sixteen regions hold 300 cells each. On the grid axis the cost grows faster than the cell count, so a domain of the order of 100 000 cells would move one decision from a fraction of a second to tens of seconds, still inside a twelve-minute cycle but no longer negligible.</w:t>
        </w:r>
      </w:ins>
    </w:p>
    <w:p w14:paraId="782A099E" w14:textId="77777777" w:rsidR="003E3FD9" w:rsidRDefault="00D31F60">
      <w:pPr>
        <w:pStyle w:val="Text"/>
      </w:pP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82% less burned area than no action and 40% less than the closed layer, better in 128 of 150 paired worlds, with the lowest cost in every family. Timeliness is met with 274 ms per decision and about two seconds of proposer time per cycle. Scalability is met with 1.28 times the cost for sixteen times the agents. </w:t>
      </w:r>
      <w:del w:id="150042" w:author="Claude" w:date="2026-10-18T16:59:12Z">
        <w:r>
          <w:delText xml:space="preserve">Robustness is met with a loss of 7% under degraded observation while the configuration remains the best tested.</w:delText>
        </w:r>
      </w:del>
      <w:ins w:id="150043" w:author="Claude" w:date="2026-10-18T16:59:12Z">
        <w:r>
          <w:t xml:space="preserve">Robustness is tested on one axis only, degraded observation, where the loss is 7% and the configuration remains the best tested.</w:t>
        </w:r>
      </w:ins>
      <w:r>
        <w:t xml:space="preserve"> Uncertainty handling is structural, since every feature carries a confidence that gates its concept. Adaptability shows in 309 admitted objects that recur across worlds. </w:t>
      </w:r>
      <w:del w:id="150044" w:author="Claude" w:date="2026-10-18T16:59:12Z">
        <w:r>
          <w:delText xml:space="preserve">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delText>
        </w:r>
      </w:del>
      <w:ins w:id="150045" w:author="Claude" w:date="2026-10-18T16:59:12Z">
        <w:r>
          <w:t xml:space="preserve">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adaptability is read from admissions rather than from a withheld-knowledge test.</w:t>
        </w:r>
      </w:ins>
    </w:p>
    <w:p w14:paraId="7FBFD9A5" w14:textId="77777777" w:rsidR="00926552" w:rsidRDefault="00926552" w:rsidP="00926552">
      <w:pPr>
        <w:pStyle w:val="Heading1"/>
      </w:pPr>
      <w:bookmarkStart w:id="72" w:name="_RefSec_VI"/>
      <w:r>
        <w:t>VI</w:t>
      </w:r>
      <w:bookmarkEnd w:id="72"/>
      <w:r>
        <w:t>. Discussion</w:t>
      </w:r>
    </w:p>
    <w:p w14:paraId="7E0D9AD4"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w:t>
      </w:r>
      <w:del w:id="150048" w:author="Claude" w:date="2026-10-18T16:59:12Z">
        <w:r>
          <w:delText xml:space="preserve">A single generative mechanism could in principle write the tuning edits as rules, at roughly four times the model calls of this campaign.</w:delText>
        </w:r>
      </w:del>
      <w:ins w:id="150049" w:author="Claude" w:date="2026-10-18T16:59:12Z">
        <w:r>
          <w:t xml:space="preserve">A single generative mechanism could in principle write the tuning edits as rules, at the price of a model call for every edit.</w:t>
        </w:r>
      </w:ins>
      <w:r>
        <w:t xml:space="preserve"> However, keeping the deterministic layer underneath minimizes the number of cycles in which the non-reproducible component acts. It also keeps the ledger able to say which change came from tuning and which from generation.</w:t>
      </w:r>
    </w:p>
    <w:p w14:paraId="6AF9BC03" w14:textId="2CCEB03F" w:rsidR="00926552" w:rsidRDefault="00926552" w:rsidP="00926552">
      <w:pPr>
        <w:pStyle w:val="Text"/>
      </w:pPr>
      <w:del w:id="150052" w:author="Claude" w:date="2026-10-18T16:59:12Z">
        <w:r>
          <w:delText xml:space="preserve">Three limitations bound the claims.</w:delText>
        </w:r>
      </w:del>
      <w:ins w:id="150053" w:author="Claude" w:date="2026-10-18T16:59:12Z">
        <w:r>
          <w:t xml:space="preserve">Four limitations bound the claims.</w:t>
        </w:r>
      </w:ins>
      <w:r>
        <w:t xml:space="preserve"> The evaluation is carried out in simulation. </w:t>
      </w:r>
      <w:del w:id="150050" w:author="Claude" w:date="2026-10-18T16:59:12Z">
        <w:r>
          <w:delText xml:space="preserve">The hazard model is validated on real records, but no order was executed in a real incident and no fire officer took part in the loop.</w:delText>
        </w:r>
      </w:del>
      <w:ins w:id="150051" w:author="Claude" w:date="2026-10-18T16:59:12Z">
        <w:r>
          <w:t xml:space="preserve">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Within one incident the bandit sees a few dozen decisions, so its contribution over a fixed choice rule is not isolated here.</w:t>
        </w:r>
      </w:ins>
      <w:r>
        <w:t xml:space="preserve">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09AEA8D1" w14:textId="77777777" w:rsidR="00926552" w:rsidRDefault="00926552" w:rsidP="00926552">
      <w:pPr>
        <w:pStyle w:val="Heading1"/>
      </w:pPr>
      <w:bookmarkStart w:id="73" w:name="_RefSec_VII"/>
      <w:r>
        <w:t>VII</w:t>
      </w:r>
      <w:bookmarkEnd w:id="73"/>
      <w:r>
        <w:t>. Conclusion</w:t>
      </w:r>
    </w:p>
    <w:p w14:paraId="0C8F18CB" w14:textId="104C2AFE"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w:t>
      </w:r>
      <w:del w:id="150054" w:author="Claude" w:date="2026-10-18T16:59:12Z">
        <w:r>
          <w:delText xml:space="preserve">A gate chain preserves no-harm, life-safety invariance, coverage, and monotone descent whatever the proposer.</w:delText>
        </w:r>
      </w:del>
      <w:ins w:id="150055" w:author="Claude" w:date="2026-10-18T16:59:12Z">
        <w:r>
          <w:t xml:space="preserve">A gate chain preserves no-harm, life-safety invariance, coverage, and monotone descent in the forecast, whatever the proposer.</w:t>
        </w:r>
      </w:ins>
      <w:r>
        <w:t xml:space="preserve">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w:t>
      </w:r>
      <w:del w:id="160006" w:author="Claude" w:date="2026-10-18T17:25:20Z">
        <w:r>
          <w:delText xml:space="preserve">namely aerial attack, the asset collar</w:delText>
        </w:r>
      </w:del>
      <w:ins w:id="160007" w:author="Claude" w:date="2026-10-18T17:25:20Z">
        <w:r>
          <w:t xml:space="preserve">namely the asset collar</w:t>
        </w:r>
      </w:ins>
      <w:r>
        <w:t xml:space="preserve">, the head-flank retardant band, interface hardening, and the line-and-attack macro. </w:t>
      </w:r>
      <w:del w:id="150056" w:author="Claude" w:date="2026-10-18T16:59:12Z">
        <w:r>
          <w:delText xml:space="preserve">Four studies are planned. A leave-one-out replay</w:delText>
        </w:r>
      </w:del>
      <w:ins w:id="150057" w:author="Claude" w:date="2026-10-18T16:59:12Z">
        <w:r>
          <w:t xml:space="preserve">Four studies are planned. A leave-one-out replay</w:t>
        </w:r>
      </w:ins>
      <w:r>
        <w:t xml:space="preserve">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EndPr/>
      <w:sdtContent>
        <w:p w14:paraId="68B6E66E" w14:textId="77777777" w:rsidR="007D0D20" w:rsidRDefault="007D0D20">
          <w:pPr>
            <w:pStyle w:val="Heading1"/>
          </w:pPr>
          <w:r>
            <w:t>References</w:t>
          </w:r>
        </w:p>
        <w:p w14:paraId="4BB2FD20" w14:textId="77777777" w:rsidR="00B23D61" w:rsidRDefault="00D31F6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2CA5956F" w14:textId="77777777" w:rsidR="00B23D61" w:rsidRDefault="00D31F6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676290DF" w14:textId="77777777" w:rsidR="00B23D61" w:rsidRDefault="00D31F6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4B5CBB24" w14:textId="77777777" w:rsidR="00B23D61" w:rsidRDefault="00D31F6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3F841EC8" w14:textId="77777777" w:rsidR="00B23D61" w:rsidRDefault="00D31F6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4A9DBC2B" w14:textId="77777777" w:rsidR="00B23D61" w:rsidRDefault="00D31F60">
          <w:pPr>
            <w:pStyle w:val="Bibliography"/>
          </w:pPr>
          <w:r>
            <w:rPr>
              <w:noProof/>
            </w:rPr>
            <w:t>[6]</w:t>
          </w:r>
          <w:r>
            <w:rPr>
              <w:noProof/>
            </w:rPr>
            <w:tab/>
            <w:t xml:space="preserve">R. C. Rothermel, "A mathematical model for predicting fire spread in wildland fuels," Res. Pap. INT-115, 1972. </w:t>
          </w:r>
        </w:p>
        <w:p w14:paraId="20488B79" w14:textId="77777777" w:rsidR="00B23D61" w:rsidRDefault="00D31F6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1A1B703C" w14:textId="77777777" w:rsidR="00B23D61" w:rsidRDefault="00D31F60">
          <w:pPr>
            <w:pStyle w:val="Bibliography"/>
          </w:pPr>
          <w:r>
            <w:rPr>
              <w:noProof/>
            </w:rPr>
            <w:t>[8]</w:t>
          </w:r>
          <w:r>
            <w:rPr>
              <w:noProof/>
            </w:rPr>
            <w:tab/>
            <w:t xml:space="preserve">C. Pais, J. Carrasco, P. E. Moudio and Z.-J. M. Shen, "Downstream protection value: Detecting critical zones for effective fuel-treatment under wildfire risk," vol. 90, p. 101703, 2021. </w:t>
          </w:r>
        </w:p>
        <w:p w14:paraId="29AD6805" w14:textId="77777777" w:rsidR="00B23D61" w:rsidRDefault="00D31F6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7C7C4075" w14:textId="77777777" w:rsidR="00B23D61" w:rsidRDefault="00D31F6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45C1D4FF" w14:textId="77777777" w:rsidR="00B23D61" w:rsidRDefault="00D31F6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3815044B" w14:textId="77777777" w:rsidR="00B23D61" w:rsidRDefault="00D31F6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195279EE" w14:textId="77777777" w:rsidR="00B23D61" w:rsidRDefault="00D31F6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0C1C5A48" w14:textId="77777777" w:rsidR="00B23D61" w:rsidRDefault="00D31F6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36C04630" w14:textId="77777777" w:rsidR="00B23D61" w:rsidRDefault="00D31F6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0951649A" w14:textId="77777777" w:rsidR="00B23D61" w:rsidRDefault="00D31F6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128D0E29" w14:textId="77777777" w:rsidR="00B23D61" w:rsidRDefault="00D31F6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486506CC" w14:textId="77777777" w:rsidR="00B23D61" w:rsidRDefault="00D31F6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66C29A05" w14:textId="77777777" w:rsidR="00B23D61" w:rsidRDefault="00D31F6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529BB0D2" w14:textId="77777777" w:rsidR="00B23D61" w:rsidRDefault="00D31F6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39DB3D8F" w14:textId="77777777" w:rsidR="00B23D61" w:rsidRDefault="00D31F6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2AD5658D" w14:textId="77777777" w:rsidR="00B23D61" w:rsidRDefault="00D31F6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57A59A74" w14:textId="77777777" w:rsidR="00B23D61" w:rsidRDefault="00D31F6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072331E1" w14:textId="77777777" w:rsidR="00B23D61" w:rsidRDefault="00D31F6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6C3D4121" w14:textId="77777777" w:rsidR="00B23D61" w:rsidRDefault="00D31F6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04F87844" w14:textId="77777777" w:rsidR="00B23D61" w:rsidRDefault="00D31F6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4B2A841F" w14:textId="77777777" w:rsidR="00B23D61" w:rsidRDefault="00D31F6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391B74AD" w14:textId="77777777" w:rsidR="00B23D61" w:rsidRDefault="00D31F6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6D57DB66" w14:textId="77777777" w:rsidR="00B23D61" w:rsidRDefault="00D31F60">
          <w:pPr>
            <w:pStyle w:val="Bibliography"/>
          </w:pPr>
          <w:r>
            <w:rPr>
              <w:noProof/>
            </w:rPr>
            <w:lastRenderedPageBreak/>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5E88CDFE" w14:textId="77777777" w:rsidR="00B23D61" w:rsidRDefault="00D31F6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1535F84" w14:textId="77777777" w:rsidR="00B23D61" w:rsidRDefault="00D31F6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3684276A" w14:textId="77777777" w:rsidR="00B23D61" w:rsidRDefault="00D31F6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06E8ECE5" w14:textId="77777777" w:rsidR="00B23D61" w:rsidRDefault="00D31F6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30D4C96F" w14:textId="77777777" w:rsidR="00B23D61" w:rsidRDefault="00D31F6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6E4082A9" w14:textId="77777777" w:rsidR="00B23D61" w:rsidRDefault="00D31F6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3BE17758" w14:textId="77777777" w:rsidR="00B23D61" w:rsidRDefault="00D31F6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53AC3ED0" w14:textId="77777777" w:rsidR="00B23D61" w:rsidRDefault="00D31F6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11F29538" w14:textId="77777777" w:rsidR="00B23D61" w:rsidRDefault="00D31F6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22534F26" w14:textId="77777777" w:rsidR="00B23D61" w:rsidRDefault="00D31F6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71103B6B" w14:textId="77777777" w:rsidR="00B23D61" w:rsidRDefault="00D31F6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16C4772D" w14:textId="77777777" w:rsidR="00B23D61" w:rsidRDefault="00D31F6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0A1CC434" w14:textId="77777777" w:rsidR="00B23D61" w:rsidRDefault="00D31F6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C9FC3FA" w14:textId="77777777" w:rsidR="00B23D61" w:rsidRDefault="00D31F6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682E136D" w14:textId="77777777" w:rsidR="00B23D61" w:rsidRDefault="00D31F6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4AAC32FC" w14:textId="77777777" w:rsidR="00B23D61" w:rsidRDefault="00D31F60">
          <w:pPr>
            <w:pStyle w:val="Bibliography"/>
          </w:pPr>
          <w:r>
            <w:rPr>
              <w:noProof/>
            </w:rPr>
            <w:t>[45]</w:t>
          </w:r>
          <w:r>
            <w:rPr>
              <w:noProof/>
            </w:rPr>
            <w:tab/>
            <w:t xml:space="preserve">C. E. Van Wagner, "Development and structure of the Canadian Forest Fire Weather Index System," For. Tech. Rep. 35, 1987. </w:t>
          </w:r>
        </w:p>
        <w:p w14:paraId="4B2CC716" w14:textId="77777777" w:rsidR="00B23D61" w:rsidRDefault="00D31F6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0FDE7328" w14:textId="77777777" w:rsidR="00BF222A" w:rsidRDefault="00BF222A">
          <w:pPr>
            <w:divId w:val="446893163"/>
            <w:rPr>
              <w:noProof/>
            </w:rPr>
          </w:pPr>
        </w:p>
        <w:p w14:paraId="63F4890A" w14:textId="77777777" w:rsidR="00D50906" w:rsidRDefault="00DE0BE3">
          <w:pPr>
            <w:pStyle w:val="Bibliography"/>
          </w:pPr>
        </w:p>
      </w:sdtContent>
    </w:sdt>
    <w:p w14:paraId="373A37B9"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F788E0C"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w:t>
      </w:r>
      <w:r>
        <w:t>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34ECD" w14:textId="77777777" w:rsidR="00DE0BE3" w:rsidRDefault="00DE0BE3">
      <w:r>
        <w:separator/>
      </w:r>
    </w:p>
  </w:endnote>
  <w:endnote w:type="continuationSeparator" w:id="0">
    <w:p w14:paraId="3305F278" w14:textId="77777777" w:rsidR="00DE0BE3" w:rsidRDefault="00DE0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3A88C" w14:textId="77777777" w:rsidR="00DE0BE3" w:rsidRPr="009A0AA6" w:rsidRDefault="00DE0BE3" w:rsidP="009A0AA6">
      <w:pPr>
        <w:pStyle w:val="Footer"/>
      </w:pPr>
    </w:p>
  </w:footnote>
  <w:footnote w:type="continuationSeparator" w:id="0">
    <w:p w14:paraId="16EE07DA" w14:textId="77777777" w:rsidR="00DE0BE3" w:rsidRDefault="00DE0BE3">
      <w:r>
        <w:continuationSeparator/>
      </w:r>
    </w:p>
  </w:footnote>
  <w:footnote w:id="1">
    <w:p w14:paraId="41EDE053"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5DC3A5CB"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C9917" w14:textId="77777777" w:rsidR="00732E46" w:rsidRDefault="000F2C11">
    <w:pPr>
      <w:jc w:val="right"/>
    </w:pPr>
    <w:r>
      <w:fldChar w:fldCharType="begin"/>
    </w:r>
    <w:r>
      <w:instrText>PAGE</w:instrText>
    </w:r>
    <w:r>
      <w:fldChar w:fldCharType="separate"/>
    </w:r>
    <w:r w:rsidR="005A170E">
      <w:rPr>
        <w:noProof/>
      </w:rPr>
      <w:t>3</w:t>
    </w:r>
    <w:r>
      <w:fldChar w:fldCharType="end"/>
    </w:r>
  </w:p>
  <w:p w14:paraId="0719D596" w14:textId="77777777" w:rsidR="00732E46" w:rsidRDefault="000F2C11">
    <w:pPr>
      <w:ind w:right="360"/>
    </w:pPr>
    <w:r>
      <w:t>&gt; REPLACE THIS LINE WITH YOUR MANUSCRIPT ID NUMBER (DOUBLE-CLICK HERE TO EDIT) &lt;</w:t>
    </w:r>
  </w:p>
  <w:p w14:paraId="052380E3"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64E4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3316</TotalTime>
  <Pages>12</Pages>
  <Words>10094</Words>
  <Characters>57538</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cakman</cp:lastModifiedBy>
  <cp:revision>69</cp:revision>
  <dcterms:created xsi:type="dcterms:W3CDTF">2024-06-12T13:11:00Z</dcterms:created>
  <dcterms:modified xsi:type="dcterms:W3CDTF">2026-10-18T13:55:00Z</dcterms:modified>
</cp:coreProperties>
</file>