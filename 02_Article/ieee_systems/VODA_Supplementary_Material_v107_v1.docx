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r>
        <w:t>A Decision Support Architecture With a Verified Open Decision Space for Wildfire Response</w:t>
      </w:r>
    </w:p>
    <w:p>
      <w:pPr>
        <w:pStyle w:val="Heading1"/>
        <w:rPr>
          <w:del w:id="1" w:author="ChatGPT" w:date="2026-10-27T23:14:10Z"/>
        </w:rPr>
      </w:pPr>
      <w:del w:id="2" w:author="ChatGPT" w:date="2026-10-27T23:14:10Z">
        <w:r>
          <w:delText>Five decision questions</w:delText>
        </w:r>
      </w:del>
    </w:p>
    <w:p>
      <w:pPr>
        <w:rPr>
          <w:del w:id="3" w:author="ChatGPT" w:date="2026-10-27T23:14:10Z"/>
        </w:rPr>
      </w:pPr>
      <w:del w:id="4" w:author="ChatGPT" w:date="2026-10-27T23:14:10Z">
        <w:r>
          <w:delText>The five seed rules and 35 additional rules translate five assessments of a fire incident into intervention requests. They are hand-written design choices based on fire threat, exposed assets, resource access and availability, elapsed time, and evacuation access. Each decision concept answers one operational question.</w:delText>
        </w:r>
      </w:del>
    </w:p>
    <w:p>
      <w:pPr>
        <w:rPr>
          <w:del w:id="5" w:author="ChatGPT" w:date="2026-10-27T23:14:10Z"/>
        </w:rPr>
      </w:pPr>
      <w:del w:id="6" w:author="ChatGPT" w:date="2026-10-27T23:14:10Z">
        <w:r>
          <w:rPr>
            <w:b/>
          </w:rPr>
          <w:delText>Fire threat level</w:delText>
        </w:r>
      </w:del>
      <w:del w:id="7" w:author="ChatGPT" w:date="2026-10-27T23:14:10Z">
        <w:r>
          <w:delText xml:space="preserve"> asks how serious the fire threat is. It combines fire severity, spread hazard, and fuel hazard, drawing on fire intensity, spread potential, weather severity, ignition proximity, and fuel load.</w:delText>
        </w:r>
      </w:del>
    </w:p>
    <w:p>
      <w:pPr>
        <w:rPr>
          <w:del w:id="8" w:author="ChatGPT" w:date="2026-10-27T23:14:10Z"/>
        </w:rPr>
      </w:pPr>
      <w:del w:id="9" w:author="ChatGPT" w:date="2026-10-27T23:14:10Z">
        <w:r>
          <w:rPr>
            <w:b/>
          </w:rPr>
          <w:delText>Asset exposure risk</w:delText>
        </w:r>
      </w:del>
      <w:del w:id="10" w:author="ChatGPT" w:date="2026-10-27T23:14:10Z">
        <w:r>
          <w:delText xml:space="preserve"> asks how exposed the assets are to the developing fire. It combines spread hazard with asset exposure, so the response reflects both the spread conditions and the assets at risk.</w:delText>
        </w:r>
      </w:del>
    </w:p>
    <w:p>
      <w:pPr>
        <w:rPr>
          <w:del w:id="11" w:author="ChatGPT" w:date="2026-10-27T23:14:10Z"/>
        </w:rPr>
      </w:pPr>
      <w:del w:id="12" w:author="ChatGPT" w:date="2026-10-27T23:14:10Z">
        <w:r>
          <w:rPr>
            <w:b/>
          </w:rPr>
          <w:delText>Suppression feasibility</w:delText>
        </w:r>
      </w:del>
      <w:del w:id="13" w:author="ChatGPT" w:date="2026-10-27T23:14:10Z">
        <w:r>
          <w:delText xml:space="preserve"> asks whether available resources can reach and support suppression. It combines crew reachability and logistics support, using resource accessibility, road status, and suppression availability.</w:delText>
        </w:r>
      </w:del>
    </w:p>
    <w:p>
      <w:pPr>
        <w:rPr>
          <w:del w:id="14" w:author="ChatGPT" w:date="2026-10-27T23:14:10Z"/>
        </w:rPr>
      </w:pPr>
      <w:del w:id="15" w:author="ChatGPT" w:date="2026-10-27T23:14:10Z">
        <w:r>
          <w:rPr>
            <w:b/>
          </w:rPr>
          <w:delText>Intervention urgency</w:delText>
        </w:r>
      </w:del>
      <w:del w:id="16" w:author="ChatGPT" w:date="2026-10-27T23:14:10Z">
        <w:r>
          <w:delText xml:space="preserve"> asks how urgently action is needed. It combines fire threat, asset exposure risk, and the time elapsed since ignition.</w:delText>
        </w:r>
      </w:del>
    </w:p>
    <w:p>
      <w:pPr>
        <w:rPr>
          <w:del w:id="17" w:author="ChatGPT" w:date="2026-10-27T23:14:10Z"/>
        </w:rPr>
      </w:pPr>
      <w:del w:id="18" w:author="ChatGPT" w:date="2026-10-27T23:14:10Z">
        <w:r>
          <w:rPr>
            <w:b/>
          </w:rPr>
          <w:delText>Evacuation pressure</w:delText>
        </w:r>
      </w:del>
      <w:del w:id="19" w:author="ChatGPT" w:date="2026-10-27T23:14:10Z">
        <w:r>
          <w:delText xml:space="preserve"> asks how strongly the situation calls for evacuation. It combines asset exposure risk, reduced road access for leaving the area, and the time elapsed since ignition.</w:delText>
        </w:r>
      </w:del>
    </w:p>
    <w:p>
      <w:pPr>
        <w:pStyle w:val="Heading1"/>
        <w:rPr>
          <w:del w:id="20" w:author="ChatGPT" w:date="2026-10-27T23:14:10Z"/>
        </w:rPr>
      </w:pPr>
      <w:del w:id="21" w:author="ChatGPT" w:date="2026-10-27T23:14:10Z">
        <w:r>
          <w:delText>Rule form</w:delText>
        </w:r>
      </w:del>
    </w:p>
    <w:p>
      <w:pPr>
        <w:rPr>
          <w:del w:id="22" w:author="ChatGPT" w:date="2026-10-27T23:14:10Z"/>
        </w:rPr>
      </w:pPr>
      <w:del w:id="23" w:author="ChatGPT" w:date="2026-10-27T23:14:10Z">
        <w:r>
          <w:delText>Each rule combines one to three of these concepts using the linguistic terms very low, low, medium, high, and very high. Its form is:</w:delText>
        </w:r>
      </w:del>
    </w:p>
    <w:p>
      <w:pPr>
        <w:ind w:left="216"/>
        <w:rPr>
          <w:del w:id="24" w:author="ChatGPT" w:date="2026-10-27T23:14:10Z"/>
        </w:rPr>
      </w:pPr>
      <w:del w:id="25" w:author="ChatGPT" w:date="2026-10-27T23:14:10Z">
        <w:r>
          <w:rPr>
            <w:i/>
          </w:rPr>
          <w:delText>IF the stated concept conditions hold, THEN request the stated intervention intensities.</w:delText>
        </w:r>
      </w:del>
    </w:p>
    <w:p>
      <w:pPr>
        <w:rPr>
          <w:del w:id="26" w:author="ChatGPT" w:date="2026-10-27T23:14:10Z"/>
        </w:rPr>
      </w:pPr>
      <w:del w:id="27" w:author="ChatGPT" w:date="2026-10-27T23:14:10Z">
        <w:r>
          <w:delText>The antecedent is the IF condition; the consequent assigns constant intensities between 0 and 1 to one or more of six intervention families: suppression effort, resource deployment, containment line, asset protection, evacuation, and public warning. Zero means no request and one is the maximum normalized request; the actual response remains subject to resource allocation and availability.</w:delText>
        </w:r>
      </w:del>
    </w:p>
    <w:p>
      <w:pPr>
        <w:rPr>
          <w:del w:id="28" w:author="ChatGPT" w:date="2026-10-27T23:14:10Z"/>
        </w:rPr>
      </w:pPr>
      <w:del w:id="29" w:author="ChatGPT" w:date="2026-10-27T23:14:10Z">
        <w:r>
          <w:delText>A rule fires with the smallest membership of its antecedent terms. Each family receives the firing-weighted sum of the consequents that name it, divided by the sum of their firing strengths with a lower bound of one. Thus, weak support produces a weak command. The numerical consequents encode the response strengths prescribed for this rule base.</w:delText>
        </w:r>
      </w:del>
    </w:p>
    <w:p>
      <w:pPr>
        <w:pStyle w:val="Heading1"/>
      </w:pPr>
      <w:r>
        <w:t>Five seed rules</w:t>
      </w:r>
    </w:p>
    <w:p>
      <w:pPr>
        <w:rPr>
          <w:del w:id="30" w:author="ChatGPT" w:date="2026-10-27T23:14:10Z"/>
        </w:rPr>
      </w:pPr>
      <w:del w:id="31" w:author="ChatGPT" w:date="2026-10-27T23:14:10Z">
        <w:r>
          <w:delText>The seed set is selected by retaining a rule with the largest prescribed consequent intensity for each intervention family; where several rules share the largest intensity, the first in the fixed order of the base is kept. Evacuation and public warning select the same rule, leaving five distinct rules for the six families. This gives the initial base access to every family while keeping the initial doctrine small enough to leave other situations for adaptation.</w:delText>
        </w:r>
      </w:del>
    </w:p>
    <w:p>
      <w:pPr>
        <w:pStyle w:val="Caption"/>
      </w:pPr>
      <w:r>
        <w:t xml:space="preserve">Table S</w:t>
      </w:r>
      <w:r>
        <w:fldChar w:fldCharType="begin"/>
      </w:r>
      <w:r>
        <w:instrText xml:space="preserve"> SEQ VODASupTable \r 1 \* ARABIC </w:instrText>
      </w:r>
      <w:r>
        <w:fldChar w:fldCharType="separate"/>
      </w:r>
      <w:r>
        <w:t>1</w:t>
      </w:r>
      <w:r>
        <w:fldChar w:fldCharType="end"/>
      </w:r>
      <w:r>
        <w:t xml:space="preserve">. The five seed rules.</w:t>
      </w:r>
    </w:p>
    <w:tbl>
      <w:tblPr>
        <w:tblW w:type="dxa" w:w="997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4644"/>
        <w:gridCol w:w="4608"/>
      </w:tblGrid>
      <w:tr>
        <w:trPr>
          <w:tblHeader/>
          <w:cantSplit/>
        </w:trPr>
        <w:tc>
          <w:tcPr>
            <w:tcW w:type="dxa" w:w="720"/>
            <w:vAlign w:val="center"/>
            <w:tcMar>
              <w:top w:w="65" w:type="dxa"/>
              <w:bottom w:w="65" w:type="dxa"/>
              <w:left w:w="75" w:type="dxa"/>
              <w:right w:w="75" w:type="dxa"/>
            </w:tcMar>
            <w:shd w:fill="E7E6E6"/>
          </w:tcPr>
          <w:p>
            <w:pPr>
              <w:spacing w:before="0" w:after="0" w:line="240" w:lineRule="auto"/>
              <w:jc w:val="center"/>
            </w:pPr>
            <w:r>
              <w:rPr>
                <w:rFonts w:ascii="Times New Roman" w:hAnsi="Times New Roman"/>
                <w:b/>
                <w:color w:val="000000"/>
                <w:sz w:val="18"/>
              </w:rPr>
              <w:t>Rule</w:t>
            </w:r>
          </w:p>
        </w:tc>
        <w:tc>
          <w:tcPr>
            <w:tcW w:type="dxa" w:w="4644"/>
            <w:vAlign w:val="center"/>
            <w:tcMar>
              <w:top w:w="65" w:type="dxa"/>
              <w:bottom w:w="65" w:type="dxa"/>
              <w:left w:w="75" w:type="dxa"/>
              <w:right w:w="75" w:type="dxa"/>
            </w:tcMar>
            <w:shd w:fill="E7E6E6"/>
          </w:tcPr>
          <w:p>
            <w:pPr>
              <w:spacing w:before="0" w:after="0" w:line="240" w:lineRule="auto"/>
              <w:jc w:val="left"/>
            </w:pPr>
            <w:r>
              <w:rPr>
                <w:rFonts w:ascii="Times New Roman" w:hAnsi="Times New Roman"/>
                <w:b/>
                <w:color w:val="000000"/>
                <w:sz w:val="18"/>
              </w:rPr>
              <w:t>Antecedent</w:t>
            </w:r>
          </w:p>
        </w:tc>
        <w:tc>
          <w:tcPr>
            <w:tcW w:type="dxa" w:w="4608"/>
            <w:vAlign w:val="center"/>
            <w:tcMar>
              <w:top w:w="65" w:type="dxa"/>
              <w:bottom w:w="65" w:type="dxa"/>
              <w:left w:w="75" w:type="dxa"/>
              <w:right w:w="75" w:type="dxa"/>
            </w:tcMar>
            <w:shd w:fill="E7E6E6"/>
          </w:tcPr>
          <w:p>
            <w:pPr>
              <w:spacing w:before="0" w:after="0" w:line="240" w:lineRule="auto"/>
              <w:jc w:val="left"/>
            </w:pPr>
            <w:r>
              <w:rPr>
                <w:rFonts w:ascii="Times New Roman" w:hAnsi="Times New Roman"/>
                <w:b/>
                <w:color w:val="000000"/>
                <w:sz w:val="18"/>
              </w:rPr>
              <w:t>Consequent</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R1</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very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effort 1, resource deployment 0.8</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R2</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intervention urgency is very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resource deployment 1</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R3</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very high AND suppression feasibility is very low</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containment line 0.9, evacuation 0.6, public warning 0.8</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R4</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exposure risk is very high AND suppression feasibility is low</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protection 0.9, containment line 0.6</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R5</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pressure is very high AND suppression feasibility is very low</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1, public warning 1, resource deployment 0.7</w:t>
            </w:r>
          </w:p>
        </w:tc>
      </w:tr>
    </w:tbl>
    <w:p>
      <w:pPr>
        <w:pStyle w:val="Heading1"/>
        <w:spacing w:before="120"/>
      </w:pPr>
      <w:r>
        <w:t>Extending the five seeds to forty rules</w:t>
      </w:r>
    </w:p>
    <w:p>
      <w:pPr>
        <w:rPr>
          <w:del w:id="32" w:author="ChatGPT" w:date="2026-10-27T23:14:10Z"/>
        </w:rPr>
      </w:pPr>
      <w:del w:id="33" w:author="ChatGPT" w:date="2026-10-27T23:14:10Z">
        <w:r>
          <w:delText>The 35 additional rules broaden coverage of the same five decision concepts and six intervention families. They add intermediate response levels, combinations of threat and exposure, and responses to limited suppression feasibility. The resulting 40-rule base comprises R1–R5 plus R6–R40 and provides a more detailed doctrine before online adaptation.</w:delText>
        </w:r>
      </w:del>
    </w:p>
    <w:p>
      <w:pPr>
        <w:pStyle w:val="Caption"/>
      </w:pPr>
      <w:r>
        <w:t xml:space="preserve">Table S</w:t>
      </w:r>
      <w:r>
        <w:fldChar w:fldCharType="begin"/>
      </w:r>
      <w:r>
        <w:instrText xml:space="preserve"> SEQ VODASupTable \* ARABIC </w:instrText>
      </w:r>
      <w:r>
        <w:fldChar w:fldCharType="separate"/>
      </w:r>
      <w:r>
        <w:t>2</w:t>
      </w:r>
      <w:r>
        <w:fldChar w:fldCharType="end"/>
      </w:r>
      <w:r>
        <w:t xml:space="preserve">. The 35 additional rules.</w:t>
      </w:r>
    </w:p>
    <w:tbl>
      <w:tblPr>
        <w:tblW w:type="dxa" w:w="997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4644"/>
        <w:gridCol w:w="4608"/>
      </w:tblGrid>
      <w:tr>
        <w:trPr>
          <w:tblHeader/>
          <w:cantSplit/>
        </w:trPr>
        <w:tc>
          <w:tcPr>
            <w:tcW w:type="dxa" w:w="720"/>
            <w:vAlign w:val="center"/>
            <w:tcMar>
              <w:top w:w="65" w:type="dxa"/>
              <w:bottom w:w="65" w:type="dxa"/>
              <w:left w:w="75" w:type="dxa"/>
              <w:right w:w="75" w:type="dxa"/>
            </w:tcMar>
            <w:shd w:fill="E7E6E6"/>
          </w:tcPr>
          <w:p>
            <w:pPr>
              <w:spacing w:before="0" w:after="0" w:line="240" w:lineRule="auto"/>
              <w:jc w:val="center"/>
            </w:pPr>
            <w:r>
              <w:rPr>
                <w:rFonts w:ascii="Times New Roman" w:hAnsi="Times New Roman"/>
                <w:b/>
                <w:color w:val="000000"/>
                <w:sz w:val="18"/>
              </w:rPr>
              <w:t>Rule</w:t>
            </w:r>
          </w:p>
        </w:tc>
        <w:tc>
          <w:tcPr>
            <w:tcW w:type="dxa" w:w="4644"/>
            <w:vAlign w:val="center"/>
            <w:tcMar>
              <w:top w:w="65" w:type="dxa"/>
              <w:bottom w:w="65" w:type="dxa"/>
              <w:left w:w="75" w:type="dxa"/>
              <w:right w:w="75" w:type="dxa"/>
            </w:tcMar>
            <w:shd w:fill="E7E6E6"/>
          </w:tcPr>
          <w:p>
            <w:pPr>
              <w:spacing w:before="0" w:after="0" w:line="240" w:lineRule="auto"/>
              <w:jc w:val="left"/>
            </w:pPr>
            <w:r>
              <w:rPr>
                <w:rFonts w:ascii="Times New Roman" w:hAnsi="Times New Roman"/>
                <w:b/>
                <w:color w:val="000000"/>
                <w:sz w:val="18"/>
              </w:rPr>
              <w:t>Antecedent</w:t>
            </w:r>
          </w:p>
        </w:tc>
        <w:tc>
          <w:tcPr>
            <w:tcW w:type="dxa" w:w="4608"/>
            <w:vAlign w:val="center"/>
            <w:tcMar>
              <w:top w:w="65" w:type="dxa"/>
              <w:bottom w:w="65" w:type="dxa"/>
              <w:left w:w="75" w:type="dxa"/>
              <w:right w:w="75" w:type="dxa"/>
            </w:tcMar>
            <w:shd w:fill="E7E6E6"/>
          </w:tcPr>
          <w:p>
            <w:pPr>
              <w:spacing w:before="0" w:after="0" w:line="240" w:lineRule="auto"/>
              <w:jc w:val="left"/>
            </w:pPr>
            <w:r>
              <w:rPr>
                <w:rFonts w:ascii="Times New Roman" w:hAnsi="Times New Roman"/>
                <w:b/>
                <w:color w:val="000000"/>
                <w:sz w:val="18"/>
              </w:rPr>
              <w:t>Consequent</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R6</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high AND suppression feasibility is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effort 0.8, resource deployment 0.6</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R7</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medium AND suppression feasibility is medium</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effort 0.6</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R8</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very low</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effort 0.1</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R9</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high AND suppression feasibility is high AND intervention urgency is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effort 0.9, resource deployment 0.8</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R10</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medium AND suppression feasibility is high AND asset exposure risk is low</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effort 0.6, resource deployment 0.4</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R11</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exposure risk is high AND fire threat level is medium</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protection 0.7, suppression effort 0.4</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R12</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exposure risk is high AND fire threat level is high AND suppression feasibility is medium</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protection 0.8, suppression effort 0.6, containment line 0.4</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R13</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exposure risk is medium AND fire threat level is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protection 0.5, suppression effort 0.6</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R14</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pressure is medium AND intervention urgency is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public warning 0.7, evacuation 0.4</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R15</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pressure is high AND asset exposure risk is very high AND intervention urgency is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0.9, public warning 0.9, asset protection 0.5</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R16</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pressure is medium AND fire threat level is very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public warning 0.8, evacuation 0.5</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R17</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high AND suppression feasibility is low</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containment line 0.7, resource deployment 0.8</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R18</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high AND suppression feasibility is low AND asset exposure risk is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containment line 0.8, asset protection 0.7, resource deployment 0.6</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R19</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medium AND suppression feasibility is very low AND intervention urgency is medium</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containment line 0.5, resource deployment 0.3</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R20</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feasibility is medium AND intervention urgency is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resource deployment 0.6, containment line 0.4</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R21</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high AND asset exposure risk is very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0.9</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R22</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very high AND evacuation pressure is high AND suppression feasibility is low</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1, public warning 1, containment line 0.6</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R23</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exposure risk is very high AND intervention urgency is very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protection 0.9, evacuation 0.8, resource deployment 0.9</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R24</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low</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effort 0.2</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R25</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medium</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effort 0.5</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R26</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fire threat level is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effort 0.8</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R27</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exposure risk is low</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protection 0.1</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R28</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exposure risk is medium</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protection 0.4</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R29</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exposure risk is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protection 0.7</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R30</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exposure risk is very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asset protection 0.9, containment line 0.5</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R31</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feasibility is very low</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containment line 0.6</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R32</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feasibility is low</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containment line 0.5</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R33</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feasibility is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resource deployment 0.6</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R34</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suppression feasibility is very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resource deployment 0.8</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R35</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intervention urgency is medium</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resource deployment 0.4</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R36</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intervention urgency is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resource deployment 0.7</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R37</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pressure is low</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public warning 0.3</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R38</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pressure is medium</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public warning 0.6, evacuation 0.3</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R39</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pressure is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0.7, public warning 0.8</w:t>
            </w:r>
          </w:p>
        </w:tc>
      </w:tr>
      <w:tr>
        <w:trPr>
          <w:cantSplit/>
        </w:trPr>
        <w:tc>
          <w:tcPr>
            <w:tcW w:type="dxa" w:w="720"/>
            <w:vAlign w:val="center"/>
            <w:tcMar>
              <w:top w:w="65" w:type="dxa"/>
              <w:bottom w:w="65" w:type="dxa"/>
              <w:left w:w="75" w:type="dxa"/>
              <w:right w:w="75" w:type="dxa"/>
            </w:tcMar>
          </w:tcPr>
          <w:p>
            <w:pPr>
              <w:spacing w:before="0" w:after="0" w:line="240" w:lineRule="auto"/>
              <w:jc w:val="center"/>
            </w:pPr>
            <w:r>
              <w:rPr>
                <w:rFonts w:ascii="Times New Roman" w:hAnsi="Times New Roman"/>
                <w:b w:val="0"/>
                <w:color w:val="000000"/>
                <w:sz w:val="18"/>
              </w:rPr>
              <w:t>R40</w:t>
            </w:r>
          </w:p>
        </w:tc>
        <w:tc>
          <w:tcPr>
            <w:tcW w:type="dxa" w:w="4644"/>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pressure is very high</w:t>
            </w:r>
          </w:p>
        </w:tc>
        <w:tc>
          <w:tcPr>
            <w:tcW w:type="dxa" w:w="4608"/>
            <w:vAlign w:val="center"/>
            <w:tcMar>
              <w:top w:w="65" w:type="dxa"/>
              <w:bottom w:w="65" w:type="dxa"/>
              <w:left w:w="75" w:type="dxa"/>
              <w:right w:w="75" w:type="dxa"/>
            </w:tcMar>
          </w:tcPr>
          <w:p>
            <w:pPr>
              <w:spacing w:before="0" w:after="0" w:line="240" w:lineRule="auto"/>
              <w:jc w:val="left"/>
            </w:pPr>
            <w:r>
              <w:rPr>
                <w:rFonts w:ascii="Times New Roman" w:hAnsi="Times New Roman"/>
                <w:b w:val="0"/>
                <w:color w:val="000000"/>
                <w:sz w:val="18"/>
              </w:rPr>
              <w:t>evacuation 1, public warning 1</w:t>
            </w:r>
          </w:p>
        </w:tc>
      </w:tr>
    </w:tbl>
    <w:p>
      <w:pPr>
        <w:pStyle w:val="Heading1"/>
        <w:spacing w:before="120"/>
      </w:pPr>
      <w:r>
        <w:t>Fixed adjustments to intervention intensities</w:t>
      </w:r>
    </w:p>
    <w:p>
      <w:r>
        <w:t>Six rules apply fixed adjustments after family outputs are aggregated. For firing strength w and aggregated intensity u, a cap c gives u ← min(u, cw + u(1 − w)); a raise d gives u ← min(1, u + dw); a scaling s gives u ← min(1, u(1 + (s − 1)w)) on every nonzero intensity. Withdrawal multiplies suppression effort and containment line by 1 − w. Final intensities are clipped to [0, 1].</w:t>
      </w:r>
    </w:p>
    <w:p>
      <w:r>
        <w:t>Adjustments run automatically in this order: R5 withdraws suppression effort and containment line; R31 caps suppression effort at 0.2 and raises evacuation by 0.25; R32 caps suppression effort at 0.4; R34 raises suppression effort by 0.25; R36 scales active intensities by 1.2; R40 withdraws suppression effort and containment line.</w:t>
      </w:r>
    </w:p>
    <w:p>
      <w:pPr>
        <w:pStyle w:val="Heading1"/>
        <w:spacing w:after="120"/>
        <w:rPr>
          <w:ins w:id="34" w:author="ChatGPT" w:date="2026-10-27T23:14:10Z"/>
        </w:rPr>
      </w:pPr>
      <w:ins w:id="35" w:author="ChatGPT" w:date="2026-10-27T23:14:10Z">
        <w:r>
          <w:t xml:space="preserve">Four recorded rules</w:t>
        </w:r>
      </w:ins>
    </w:p>
    <w:p>
      <w:pPr>
        <w:pStyle w:val="Caption"/>
        <w:spacing w:after="120"/>
        <w:rPr>
          <w:ins w:id="36" w:author="ChatGPT" w:date="2026-10-27T23:14:10Z"/>
        </w:rPr>
      </w:pPr>
      <w:ins w:id="38" w:author="ChatGPT" w:date="2026-10-27T23:14:10Z">
        <w:r>
          <w:t xml:space="preserve">Table S</w:t>
        </w:r>
        <w:r>
          <w:fldChar w:fldCharType="begin"/>
        </w:r>
        <w:r>
          <w:instrText xml:space="preserve"> SEQ VODASupTable \* ARABIC </w:instrText>
        </w:r>
        <w:r>
          <w:fldChar w:fldCharType="separate"/>
        </w:r>
        <w:r>
          <w:t>3</w:t>
        </w:r>
        <w:r>
          <w:fldChar w:fldCharType="end"/>
        </w:r>
        <w:r>
          <w:t xml:space="preserve">. Recorded rules and their intervention definitions</w:t>
        </w:r>
      </w:ins>
    </w:p>
    <w:tbl>
      <w:tblPr>
        <w:tblW w:w="9360" w:type="dxa"/>
        <w:tblBorders>
          <w:top w:val="single" w:sz="4" w:color="B7B7B7"/>
          <w:left w:val="single" w:sz="4" w:color="B7B7B7"/>
          <w:bottom w:val="single" w:sz="4" w:color="B7B7B7"/>
          <w:right w:val="single" w:sz="4" w:color="B7B7B7"/>
          <w:insideH w:val="single" w:sz="4" w:color="B7B7B7"/>
          <w:insideV w:val="single" w:sz="4" w:color="B7B7B7"/>
        </w:tblBorders>
        <w:tblLayout w:type="fixed"/>
        <w:tblCellMar>
          <w:top w:w="35" w:type="dxa"/>
          <w:left w:w="30" w:type="dxa"/>
          <w:bottom w:w="35" w:type="dxa"/>
          <w:right w:w="30" w:type="dxa"/>
        </w:tblCellMar>
      </w:tblPr>
      <w:tblGrid>
        <w:gridCol w:w="1700"/>
        <w:gridCol w:w="2600"/>
        <w:gridCol w:w="5060"/>
      </w:tblGrid>
      <w:tr>
        <w:trPr>
          <w:cantSplit/>
          <w:tblHeader/>
          <w:ins w:id="39" w:author="ChatGPT" w:date="2026-10-27T23:14:10Z"/>
        </w:trPr>
        <w:tc>
          <w:tcPr>
            <w:tcW w:w="1700" w:type="dxa"/>
            <w:shd w:fill="E7E6E6"/>
            <w:vAlign w:val="center"/>
          </w:tcPr>
          <w:p>
            <w:pPr>
              <w:spacing w:before="0" w:after="0" w:line="220" w:lineRule="auto"/>
            </w:pPr>
            <w:ins w:id="40" w:author="ChatGPT" w:date="2026-10-27T23:14:10Z">
              <w:r>
                <w:rPr>
                  <w:rFonts w:ascii="Times New Roman" w:hAnsi="Times New Roman"/>
                  <w:b/>
                  <w:sz w:val="18"/>
                </w:rPr>
                <w:t xml:space="preserve">Rule</w:t>
              </w:r>
            </w:ins>
          </w:p>
        </w:tc>
        <w:tc>
          <w:tcPr>
            <w:tcW w:w="2600" w:type="dxa"/>
            <w:shd w:fill="E7E6E6"/>
            <w:vAlign w:val="center"/>
          </w:tcPr>
          <w:p>
            <w:pPr>
              <w:spacing w:before="0" w:after="0" w:line="220" w:lineRule="auto"/>
            </w:pPr>
            <w:ins w:id="41" w:author="ChatGPT" w:date="2026-10-27T23:14:10Z">
              <w:r>
                <w:rPr>
                  <w:rFonts w:ascii="Times New Roman" w:hAnsi="Times New Roman"/>
                  <w:b/>
                  <w:sz w:val="18"/>
                </w:rPr>
                <w:t xml:space="preserve">Antecedent</w:t>
              </w:r>
            </w:ins>
          </w:p>
        </w:tc>
        <w:tc>
          <w:tcPr>
            <w:tcW w:w="5060" w:type="dxa"/>
            <w:shd w:fill="E7E6E6"/>
            <w:vAlign w:val="center"/>
          </w:tcPr>
          <w:p>
            <w:pPr>
              <w:spacing w:before="0" w:after="0" w:line="220" w:lineRule="auto"/>
            </w:pPr>
            <w:ins w:id="42" w:author="ChatGPT" w:date="2026-10-27T23:14:10Z">
              <w:r>
                <w:rPr>
                  <w:rFonts w:ascii="Times New Roman" w:hAnsi="Times New Roman"/>
                  <w:b/>
                  <w:sz w:val="18"/>
                </w:rPr>
                <w:t xml:space="preserve">Consequent and definition</w:t>
              </w:r>
            </w:ins>
          </w:p>
        </w:tc>
      </w:tr>
      <w:tr>
        <w:trPr>
          <w:cantSplit/>
          <w:ins w:id="43" w:author="ChatGPT" w:date="2026-10-27T23:14:10Z"/>
        </w:trPr>
        <w:tc>
          <w:tcPr>
            <w:tcW w:w="1700" w:type="dxa"/>
            <w:vAlign w:val="center"/>
          </w:tcPr>
          <w:p>
            <w:pPr>
              <w:spacing w:before="0" w:after="0" w:line="220" w:lineRule="auto"/>
            </w:pPr>
            <w:ins w:id="44" w:author="ChatGPT" w:date="2026-10-27T23:14:10Z">
              <w:r>
                <w:rPr>
                  <w:rFonts w:ascii="Times New Roman" w:hAnsi="Times New Roman"/>
                  <w:sz w:val="18"/>
                </w:rPr>
                <w:t xml:space="preserve">asset collar</w:t>
              </w:r>
            </w:ins>
          </w:p>
        </w:tc>
        <w:tc>
          <w:tcPr>
            <w:tcW w:w="2600" w:type="dxa"/>
            <w:vAlign w:val="center"/>
          </w:tcPr>
          <w:p>
            <w:pPr>
              <w:spacing w:before="0" w:after="0" w:line="220" w:lineRule="auto"/>
            </w:pPr>
            <w:ins w:id="45" w:author="ChatGPT" w:date="2026-10-27T23:14:10Z">
              <w:r>
                <w:rPr>
                  <w:rFonts w:ascii="Times New Roman" w:hAnsi="Times New Roman"/>
                  <w:sz w:val="18"/>
                </w:rPr>
                <w:t xml:space="preserve">asset exposure risk is high AND evacuation pressure is very low</w:t>
              </w:r>
            </w:ins>
          </w:p>
        </w:tc>
        <w:tc>
          <w:tcPr>
            <w:tcW w:w="5060" w:type="dxa"/>
            <w:vAlign w:val="center"/>
          </w:tcPr>
          <w:p>
            <w:pPr>
              <w:spacing w:before="0" w:after="0" w:line="220" w:lineRule="auto"/>
            </w:pPr>
            <w:ins w:id="46" w:author="ChatGPT" w:date="2026-10-27T23:14:10Z">
              <w:r>
                <w:rPr>
                  <w:rFonts w:ascii="Times New Roman" w:hAnsi="Times New Roman"/>
                  <w:sz w:val="18"/>
                </w:rPr>
                <w:t xml:space="preserve">populated ready belt 0.9</w:t>
                <w:br/>
                <w:t xml:space="preserve">prime on populated, cells [0, 3], amount 1.0; coat on populated, cells [1, 4], amount 1.0</w:t>
              </w:r>
            </w:ins>
          </w:p>
        </w:tc>
      </w:tr>
      <w:tr>
        <w:trPr>
          <w:cantSplit/>
          <w:ins w:id="47" w:author="ChatGPT" w:date="2026-10-27T23:14:10Z"/>
        </w:trPr>
        <w:tc>
          <w:tcPr>
            <w:tcW w:w="1700" w:type="dxa"/>
            <w:vAlign w:val="center"/>
          </w:tcPr>
          <w:p>
            <w:pPr>
              <w:spacing w:before="0" w:after="0" w:line="220" w:lineRule="auto"/>
            </w:pPr>
            <w:ins w:id="48" w:author="ChatGPT" w:date="2026-10-27T23:14:10Z">
              <w:r>
                <w:rPr>
                  <w:rFonts w:ascii="Times New Roman" w:hAnsi="Times New Roman"/>
                  <w:sz w:val="18"/>
                </w:rPr>
                <w:t xml:space="preserve">head coating</w:t>
              </w:r>
            </w:ins>
          </w:p>
        </w:tc>
        <w:tc>
          <w:tcPr>
            <w:tcW w:w="2600" w:type="dxa"/>
            <w:vAlign w:val="center"/>
          </w:tcPr>
          <w:p>
            <w:pPr>
              <w:spacing w:before="0" w:after="0" w:line="220" w:lineRule="auto"/>
            </w:pPr>
            <w:ins w:id="49" w:author="ChatGPT" w:date="2026-10-27T23:14:10Z">
              <w:r>
                <w:rPr>
                  <w:rFonts w:ascii="Times New Roman" w:hAnsi="Times New Roman"/>
                  <w:sz w:val="18"/>
                </w:rPr>
                <w:t xml:space="preserve">asset exposure risk is medium</w:t>
              </w:r>
            </w:ins>
          </w:p>
        </w:tc>
        <w:tc>
          <w:tcPr>
            <w:tcW w:w="5060" w:type="dxa"/>
            <w:vAlign w:val="center"/>
          </w:tcPr>
          <w:p>
            <w:pPr>
              <w:spacing w:before="0" w:after="0" w:line="220" w:lineRule="auto"/>
            </w:pPr>
            <w:ins w:id="50" w:author="ChatGPT" w:date="2026-10-27T23:14:10Z">
              <w:r>
                <w:rPr>
                  <w:rFonts w:ascii="Times New Roman" w:hAnsi="Times New Roman"/>
                  <w:sz w:val="18"/>
                </w:rPr>
                <w:t xml:space="preserve">downwind interval belt 1.0</w:t>
                <w:br/>
                <w:t xml:space="preserve">coat on head, cells [4, 8], amount 1.0</w:t>
              </w:r>
            </w:ins>
          </w:p>
        </w:tc>
      </w:tr>
      <w:tr>
        <w:trPr>
          <w:cantSplit/>
          <w:ins w:id="51" w:author="ChatGPT" w:date="2026-10-27T23:14:10Z"/>
        </w:trPr>
        <w:tc>
          <w:tcPr>
            <w:tcW w:w="1700" w:type="dxa"/>
            <w:vAlign w:val="center"/>
          </w:tcPr>
          <w:p>
            <w:pPr>
              <w:spacing w:before="0" w:after="0" w:line="220" w:lineRule="auto"/>
            </w:pPr>
            <w:ins w:id="52" w:author="ChatGPT" w:date="2026-10-27T23:14:10Z">
              <w:r>
                <w:rPr>
                  <w:rFonts w:ascii="Times New Roman" w:hAnsi="Times New Roman"/>
                  <w:sz w:val="18"/>
                </w:rPr>
                <w:t xml:space="preserve">interface hardening</w:t>
              </w:r>
            </w:ins>
          </w:p>
        </w:tc>
        <w:tc>
          <w:tcPr>
            <w:tcW w:w="2600" w:type="dxa"/>
            <w:vAlign w:val="center"/>
          </w:tcPr>
          <w:p>
            <w:pPr>
              <w:spacing w:before="0" w:after="0" w:line="220" w:lineRule="auto"/>
            </w:pPr>
            <w:ins w:id="53" w:author="ChatGPT" w:date="2026-10-27T23:14:10Z">
              <w:r>
                <w:rPr>
                  <w:rFonts w:ascii="Times New Roman" w:hAnsi="Times New Roman"/>
                  <w:sz w:val="18"/>
                </w:rPr>
                <w:t xml:space="preserve">suppression feasibility is very high AND asset exposure risk is medium AND evacuation pressure is medium</w:t>
              </w:r>
            </w:ins>
          </w:p>
        </w:tc>
        <w:tc>
          <w:tcPr>
            <w:tcW w:w="5060" w:type="dxa"/>
            <w:vAlign w:val="center"/>
          </w:tcPr>
          <w:p>
            <w:pPr>
              <w:spacing w:before="0" w:after="0" w:line="220" w:lineRule="auto"/>
            </w:pPr>
            <w:ins w:id="54" w:author="ChatGPT" w:date="2026-10-27T23:14:10Z">
              <w:r>
                <w:rPr>
                  <w:rFonts w:ascii="Times New Roman" w:hAnsi="Times New Roman"/>
                  <w:sz w:val="18"/>
                </w:rPr>
                <w:t xml:space="preserve">village hardening 1.0</w:t>
                <w:br/>
                <w:t xml:space="preserve">Macro weights asset protection 1.0, containment line 0.7</w:t>
              </w:r>
            </w:ins>
          </w:p>
        </w:tc>
      </w:tr>
      <w:tr>
        <w:trPr>
          <w:cantSplit/>
          <w:ins w:id="55" w:author="ChatGPT" w:date="2026-10-27T23:14:10Z"/>
        </w:trPr>
        <w:tc>
          <w:tcPr>
            <w:tcW w:w="1700" w:type="dxa"/>
            <w:vAlign w:val="center"/>
          </w:tcPr>
          <w:p>
            <w:pPr>
              <w:spacing w:before="0" w:after="0" w:line="220" w:lineRule="auto"/>
            </w:pPr>
            <w:ins w:id="56" w:author="ChatGPT" w:date="2026-10-27T23:14:10Z">
              <w:r>
                <w:rPr>
                  <w:rFonts w:ascii="Times New Roman" w:hAnsi="Times New Roman"/>
                  <w:sz w:val="18"/>
                </w:rPr>
                <w:t xml:space="preserve">line and attack</w:t>
              </w:r>
            </w:ins>
          </w:p>
        </w:tc>
        <w:tc>
          <w:tcPr>
            <w:tcW w:w="2600" w:type="dxa"/>
            <w:vAlign w:val="center"/>
          </w:tcPr>
          <w:p>
            <w:pPr>
              <w:spacing w:before="0" w:after="0" w:line="220" w:lineRule="auto"/>
            </w:pPr>
            <w:ins w:id="57" w:author="ChatGPT" w:date="2026-10-27T23:14:10Z">
              <w:r>
                <w:rPr>
                  <w:rFonts w:ascii="Times New Roman" w:hAnsi="Times New Roman"/>
                  <w:sz w:val="18"/>
                </w:rPr>
                <w:t xml:space="preserve">suppression feasibility is very high</w:t>
              </w:r>
            </w:ins>
          </w:p>
        </w:tc>
        <w:tc>
          <w:tcPr>
            <w:tcW w:w="5060" w:type="dxa"/>
            <w:vAlign w:val="center"/>
          </w:tcPr>
          <w:p>
            <w:pPr>
              <w:spacing w:before="0" w:after="0" w:line="220" w:lineRule="auto"/>
            </w:pPr>
            <w:ins w:id="58" w:author="ChatGPT" w:date="2026-10-27T23:14:10Z">
              <w:r>
                <w:rPr>
                  <w:rFonts w:ascii="Times New Roman" w:hAnsi="Times New Roman"/>
                  <w:sz w:val="18"/>
                </w:rPr>
                <w:t xml:space="preserve">downwind backburn pattern 0.9, resource deployment 0.8</w:t>
                <w:br/>
                <w:t xml:space="preserve">Macro weights containment line 1.0, suppression effort 0.8</w:t>
              </w:r>
            </w:ins>
          </w:p>
        </w:tc>
      </w:tr>
    </w:tbl>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trackRevisions w:val="tru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color w:val="000000"/>
      <w:sz w:val="20"/>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cstheme="majorBidi" w:ascii="Times New Roman" w:hAnsi="Times New Roman" w:eastAsia="Times New Roman"/>
      <w:b/>
      <w:bCs/>
      <w:color w:val="000000"/>
      <w:sz w:val="22"/>
      <w:szCs w:val="28"/>
      <w:u w:val="none"/>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cstheme="majorBidi" w:ascii="Times New Roman" w:hAnsi="Times New Roman"/>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b/>
      <w:color w:val="000000"/>
      <w:spacing w:val="5"/>
      <w:kern w:val="28"/>
      <w:sz w:val="2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Times New Roman" w:hAnsi="Times New Roman"/>
      <w:b/>
      <w:bCs/>
      <w:i w:val="0"/>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2026-10-25T20:31:09Z</dcterms:modified>
  <cp:category/>
</cp:coreProperties>
</file>