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99744DE"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2A12549C"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1C44B5D2"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00000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07D1AF2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00000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000000">
      <w:pPr>
        <w:pStyle w:val="Heading2"/>
      </w:pPr>
      <w:bookmarkStart w:id="10" w:name="_RefSec_III_B"/>
      <w:r>
        <w:t>B</w:t>
      </w:r>
      <w:bookmarkEnd w:id="10"/>
      <w:r>
        <w:t>. State, Transition, and Spread</w:t>
      </w:r>
    </w:p>
    <w:p w14:paraId="6F7DF633"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9264" behindDoc="0" locked="0" layoutInCell="1" allowOverlap="1" wp14:anchorId="01A87C69" wp14:editId="5B1AF43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9264;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&#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00000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8000" behindDoc="0" locked="0" layoutInCell="1" allowOverlap="1" wp14:anchorId="72420015" wp14:editId="1AC705A9">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8000;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000000">
      <w:pPr>
        <w:pStyle w:val="Heading2"/>
      </w:pPr>
      <w:bookmarkStart w:id="24" w:name="_RefSec_IV_A"/>
      <w:r>
        <w:t>A</w:t>
      </w:r>
      <w:bookmarkEnd w:id="24"/>
      <w:r>
        <w:t>. Sources, Features, and Confidence</w:t>
      </w:r>
    </w:p>
    <w:p w14:paraId="399AF168"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082BFDAC"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8240" behindDoc="0" locked="0" layoutInCell="1" allowOverlap="1" wp14:anchorId="08D66336" wp14:editId="268EB538">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824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74BF219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000000">
      <w:pPr>
        <w:pStyle w:val="Heading2"/>
      </w:pPr>
      <w:bookmarkStart w:id="38" w:name="_RefSec_IV_D"/>
      <w:r>
        <w:lastRenderedPageBreak/>
        <w:t>D</w:t>
      </w:r>
      <w:bookmarkEnd w:id="38"/>
      <w:r>
        <w:t>. The Open Decision Layer</w:t>
      </w:r>
    </w:p>
    <w:p w14:paraId="3801E242" w14:textId="10EBF5F0"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00000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7216" behindDoc="0" locked="0" layoutInCell="1" allowOverlap="1" wp14:anchorId="3A475B93" wp14:editId="4994DBBD">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7216;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Dou7zPgAAAACQEAAA8AAABkcnMvZG93bnJldi54&#10;bWxMj09rwkAQxe+FfodlCr3VzR/TSsxGRNqepKAWircxGZNgdjZk1yR++66n9vaG93jvN9lq0q0Y&#10;qLeNYQXhLABBXJiy4UrB9+HjZQHCOuQSW8Ok4EYWVvnjQ4ZpaUbe0bB3lfAlbFNUUDvXpVLaoiaN&#10;dmY6Yu+dTa/R+bOvZNnj6Mt1K6MgeJUaG/YLNXa0qam47K9aweeI4zoO34ft5by5HQ/J1882JKWe&#10;n6b1EoSjyf2F4Y7v0SH3TCdz5dKKVkESR7GPKohA3O1gHnt1UjB/WyQg80z+/yD/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7777777" w:rsidR="00DF7EE8" w:rsidRDefault="00000000">
      <w:pPr>
        <w:pStyle w:val="Text"/>
      </w:pPr>
      <w:r>
        <w:t>A clause is resolved on the engine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1312" behindDoc="0" locked="0" layoutInCell="1" allowOverlap="0" wp14:anchorId="08D66336" wp14:editId="4B8079A1">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00000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1312;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00000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r w:rsidR="0083545B">
                          <w:t>.</w:t>
                        </w:r>
                      </w:p>
                    </w:txbxContent>
                  </v:textbox>
                </v:shape>
                <w10:wrap type="square" anchorx="margin" anchory="margin"/>
              </v:group>
            </w:pict>
          </mc:Fallback>
        </mc:AlternateContent>
      </w:r>
      <w:r>
        <w:t>E</w:t>
      </w:r>
      <w:bookmarkEnd w:id="45"/>
      <w:r>
        <w:t>. Local Agents and Global Coordination</w:t>
      </w:r>
    </w:p>
    <w:p w14:paraId="5475E94F"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00000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00000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00000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00000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00000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00000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00000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00000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00000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00000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00000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00000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00000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00000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00000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00000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00000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00000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00000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00000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00000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056B004E" w:rsidR="00926552" w:rsidRDefault="00926552" w:rsidP="00926552">
      <w:pPr>
        <w:pStyle w:val="Heading2"/>
      </w:pPr>
      <w:bookmarkStart w:id="51" w:name="_RefSec_V_A"/>
      <w:r>
        <w:t>A</w:t>
      </w:r>
      <w:bookmarkEnd w:id="51"/>
      <w:r>
        <w:t>. Validation of the Simulation Core</w:t>
      </w:r>
    </w:p>
    <w:p w14:paraId="5F0A659C" w14:textId="69ACD8E7" w:rsidR="003E3FD9" w:rsidRDefault="0000000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area overlap is not a fair score.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Fig. </w:t>
      </w:r>
      <w:r>
        <w:fldChar w:fldCharType="begin"/>
      </w:r>
      <w:r>
        <w:instrText xml:space="preserve"> REF _RefFig5 \h </w:instrText>
      </w:r>
      <w:r>
        <w:fldChar w:fldCharType="separate"/>
      </w:r>
      <w:r>
        <w:rPr>
          <w:noProof/>
        </w:rPr>
        <w:t>5</w:t>
      </w:r>
      <w:r>
        <w:fldChar w:fldCharType="end"/>
      </w:r>
      <w:r>
        <w:t xml:space="preserve"> shows the agreement maps of the four fires, each panel with a 5 km scale bar.</w:t>
      </w:r>
    </w:p>
    <w:p w14:paraId="2CE8EBD0" w14:textId="77777777" w:rsidR="003E3FD9" w:rsidRDefault="0000000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00000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00000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00000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00000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00000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00000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00000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000000">
            <w:pPr>
              <w:keepNext/>
              <w:jc w:val="center"/>
            </w:pPr>
            <w:r>
              <w:rPr>
                <w:sz w:val="15"/>
                <w:szCs w:val="15"/>
              </w:rPr>
              <w:t>82%</w:t>
            </w:r>
          </w:p>
        </w:tc>
        <w:tc>
          <w:tcPr>
            <w:tcW w:w="735" w:type="pct"/>
            <w:tcBorders>
              <w:top w:val="nil"/>
              <w:left w:val="nil"/>
              <w:bottom w:val="nil"/>
              <w:right w:val="nil"/>
            </w:tcBorders>
          </w:tcPr>
          <w:p w14:paraId="06E21ABE" w14:textId="77777777" w:rsidR="003E3FD9" w:rsidRDefault="00000000">
            <w:pPr>
              <w:keepNext/>
              <w:jc w:val="center"/>
            </w:pPr>
            <w:r>
              <w:rPr>
                <w:sz w:val="15"/>
                <w:szCs w:val="15"/>
              </w:rPr>
              <w:t>90%</w:t>
            </w:r>
          </w:p>
        </w:tc>
        <w:tc>
          <w:tcPr>
            <w:tcW w:w="735" w:type="pct"/>
            <w:tcBorders>
              <w:top w:val="nil"/>
              <w:left w:val="nil"/>
              <w:bottom w:val="nil"/>
              <w:right w:val="nil"/>
            </w:tcBorders>
          </w:tcPr>
          <w:p w14:paraId="2B28985B" w14:textId="77777777" w:rsidR="003E3FD9" w:rsidRDefault="00000000">
            <w:pPr>
              <w:keepNext/>
              <w:jc w:val="center"/>
            </w:pPr>
            <w:r>
              <w:rPr>
                <w:sz w:val="15"/>
                <w:szCs w:val="15"/>
              </w:rPr>
              <w:t>89%</w:t>
            </w:r>
          </w:p>
        </w:tc>
        <w:tc>
          <w:tcPr>
            <w:tcW w:w="735" w:type="pct"/>
            <w:tcBorders>
              <w:top w:val="nil"/>
              <w:left w:val="nil"/>
              <w:bottom w:val="nil"/>
              <w:right w:val="nil"/>
            </w:tcBorders>
          </w:tcPr>
          <w:p w14:paraId="4F69B0C7" w14:textId="77777777" w:rsidR="003E3FD9" w:rsidRDefault="0000000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00000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000000">
            <w:pPr>
              <w:keepNext/>
              <w:jc w:val="center"/>
            </w:pPr>
            <w:r>
              <w:rPr>
                <w:sz w:val="15"/>
                <w:szCs w:val="15"/>
              </w:rPr>
              <w:t>90%</w:t>
            </w:r>
          </w:p>
        </w:tc>
        <w:tc>
          <w:tcPr>
            <w:tcW w:w="735" w:type="pct"/>
            <w:tcBorders>
              <w:top w:val="nil"/>
              <w:left w:val="nil"/>
              <w:bottom w:val="nil"/>
              <w:right w:val="nil"/>
            </w:tcBorders>
          </w:tcPr>
          <w:p w14:paraId="309B4341" w14:textId="77777777" w:rsidR="003E3FD9" w:rsidRDefault="00000000">
            <w:pPr>
              <w:keepNext/>
              <w:jc w:val="center"/>
            </w:pPr>
            <w:r>
              <w:rPr>
                <w:sz w:val="15"/>
                <w:szCs w:val="15"/>
              </w:rPr>
              <w:t>98%</w:t>
            </w:r>
          </w:p>
        </w:tc>
        <w:tc>
          <w:tcPr>
            <w:tcW w:w="735" w:type="pct"/>
            <w:tcBorders>
              <w:top w:val="nil"/>
              <w:left w:val="nil"/>
              <w:bottom w:val="nil"/>
              <w:right w:val="nil"/>
            </w:tcBorders>
          </w:tcPr>
          <w:p w14:paraId="4F6FD5F3" w14:textId="77777777" w:rsidR="003E3FD9" w:rsidRDefault="00000000">
            <w:pPr>
              <w:keepNext/>
              <w:jc w:val="center"/>
            </w:pPr>
            <w:r>
              <w:rPr>
                <w:sz w:val="15"/>
                <w:szCs w:val="15"/>
              </w:rPr>
              <w:t>71%</w:t>
            </w:r>
          </w:p>
        </w:tc>
        <w:tc>
          <w:tcPr>
            <w:tcW w:w="735" w:type="pct"/>
            <w:tcBorders>
              <w:top w:val="nil"/>
              <w:left w:val="nil"/>
              <w:bottom w:val="nil"/>
              <w:right w:val="nil"/>
            </w:tcBorders>
          </w:tcPr>
          <w:p w14:paraId="106FB41B" w14:textId="77777777" w:rsidR="003E3FD9" w:rsidRDefault="0000000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00000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000000">
            <w:pPr>
              <w:keepNext/>
              <w:jc w:val="center"/>
            </w:pPr>
            <w:r>
              <w:rPr>
                <w:sz w:val="15"/>
                <w:szCs w:val="15"/>
              </w:rPr>
              <w:t>92%</w:t>
            </w:r>
          </w:p>
        </w:tc>
        <w:tc>
          <w:tcPr>
            <w:tcW w:w="735" w:type="pct"/>
            <w:tcBorders>
              <w:top w:val="nil"/>
              <w:left w:val="nil"/>
              <w:bottom w:val="nil"/>
              <w:right w:val="nil"/>
            </w:tcBorders>
          </w:tcPr>
          <w:p w14:paraId="27516FFE" w14:textId="77777777" w:rsidR="003E3FD9" w:rsidRDefault="00000000">
            <w:pPr>
              <w:keepNext/>
              <w:jc w:val="center"/>
            </w:pPr>
            <w:r>
              <w:rPr>
                <w:sz w:val="15"/>
                <w:szCs w:val="15"/>
              </w:rPr>
              <w:t>93%</w:t>
            </w:r>
          </w:p>
        </w:tc>
        <w:tc>
          <w:tcPr>
            <w:tcW w:w="735" w:type="pct"/>
            <w:tcBorders>
              <w:top w:val="nil"/>
              <w:left w:val="nil"/>
              <w:bottom w:val="nil"/>
              <w:right w:val="nil"/>
            </w:tcBorders>
          </w:tcPr>
          <w:p w14:paraId="7A421F23" w14:textId="77777777" w:rsidR="003E3FD9" w:rsidRDefault="00000000">
            <w:pPr>
              <w:keepNext/>
              <w:jc w:val="center"/>
            </w:pPr>
            <w:r>
              <w:rPr>
                <w:sz w:val="15"/>
                <w:szCs w:val="15"/>
              </w:rPr>
              <w:t>97%</w:t>
            </w:r>
          </w:p>
        </w:tc>
        <w:tc>
          <w:tcPr>
            <w:tcW w:w="735" w:type="pct"/>
            <w:tcBorders>
              <w:top w:val="nil"/>
              <w:left w:val="nil"/>
              <w:bottom w:val="nil"/>
              <w:right w:val="nil"/>
            </w:tcBorders>
          </w:tcPr>
          <w:p w14:paraId="55B186F0" w14:textId="77777777" w:rsidR="003E3FD9" w:rsidRDefault="0000000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00000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00000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00000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00000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00000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77777777" w:rsidR="003E3FD9" w:rsidRDefault="0000000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w:t>
      </w:r>
      <w:r>
        <w:lastRenderedPageBreak/>
        <w:t xml:space="preserve">from seeds 201 to 230, and every world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w:t>
      </w:r>
      <w:proofErr w:type="gramStart"/>
      <w:r>
        <w:t>its</w:t>
      </w:r>
      <w:proofErr w:type="gramEnd"/>
      <w:r>
        <w:t xml:space="preserve"> 95% half-width and the number of worlds in which the first configuration is better. Sensitivity of the closed layer was assessed one parameter at a time over five worlds, 880 runs in total. Observation quality decides light fire loads and resources decide heavy ones, and the satisficing bound sets how often adaptation engages, 42% of cycles at 0.35.</w:t>
      </w:r>
    </w:p>
    <w:p w14:paraId="5D1A119A" w14:textId="77777777" w:rsidR="003E3FD9" w:rsidRDefault="00000000">
      <w:pPr>
        <w:pStyle w:val="TableTitle"/>
        <w:keepNext/>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77777777" w:rsidR="003E3FD9" w:rsidRDefault="00000000">
      <w:pPr>
        <w:pStyle w:val="TableTitle"/>
        <w:keepNext/>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000000">
            <w:pPr>
              <w:keepNext/>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000000">
            <w:pPr>
              <w:keepNext/>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000000">
            <w:pPr>
              <w:keepNext/>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000000">
            <w:pPr>
              <w:keepNext/>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000000">
            <w:pPr>
              <w:keepNext/>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000000">
            <w:pPr>
              <w:keepNext/>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000000">
            <w:pPr>
              <w:keepNext/>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000000">
            <w:pPr>
              <w:keepNext/>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000000">
            <w:pPr>
              <w:keepNext/>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000000">
            <w:pPr>
              <w:keepNext/>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000000">
            <w:pPr>
              <w:keepNext/>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000000">
            <w:pPr>
              <w:keepNext/>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000000">
            <w:pPr>
              <w:keepNext/>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000000">
            <w:pPr>
              <w:keepNext/>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000000">
            <w:pPr>
              <w:keepNext/>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000000">
            <w:pPr>
              <w:keepNext/>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000000">
            <w:pPr>
              <w:keepNext/>
              <w:rPr>
                <w:sz w:val="16"/>
                <w:szCs w:val="16"/>
              </w:rPr>
            </w:pPr>
            <w:r w:rsidRPr="000C4153">
              <w:rPr>
                <w:sz w:val="16"/>
                <w:szCs w:val="16"/>
              </w:rPr>
              <w:t>1, 1, 1, 0.2, 0.2</w:t>
            </w:r>
          </w:p>
        </w:tc>
        <w:tc>
          <w:tcPr>
            <w:tcW w:w="2046" w:type="dxa"/>
            <w:tcBorders>
              <w:top w:val="nil"/>
              <w:left w:val="nil"/>
              <w:bottom w:val="nil"/>
              <w:right w:val="nil"/>
            </w:tcBorders>
          </w:tcPr>
          <w:p w14:paraId="0DEA6E39" w14:textId="77777777" w:rsidR="003E3FD9" w:rsidRPr="000C4153" w:rsidRDefault="00000000">
            <w:pPr>
              <w:keepNext/>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000000">
            <w:pPr>
              <w:keepNext/>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000000">
            <w:pPr>
              <w:keepNext/>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000000">
            <w:pPr>
              <w:keepNext/>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000000">
            <w:pPr>
              <w:keepNext/>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000000">
            <w:pPr>
              <w:keepNext/>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000000">
            <w:pPr>
              <w:keepNext/>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000000">
            <w:pPr>
              <w:keepNext/>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000000">
            <w:pPr>
              <w:keepNext/>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000000">
            <w:pPr>
              <w:keepNext/>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000000">
            <w:pPr>
              <w:keepNext/>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000000">
            <w:pPr>
              <w:keepNext/>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000000">
            <w:pPr>
              <w:keepNext/>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000000">
            <w:pPr>
              <w:keepNext/>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000000">
            <w:pPr>
              <w:keepNext/>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000000">
            <w:pPr>
              <w:keepNext/>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000000">
            <w:pPr>
              <w:keepNext/>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000000">
            <w:pPr>
              <w:keepNext/>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000000">
            <w:pPr>
              <w:keepNext/>
              <w:rPr>
                <w:sz w:val="16"/>
                <w:szCs w:val="16"/>
              </w:rPr>
            </w:pPr>
            <w:r w:rsidRPr="000C4153">
              <w:rPr>
                <w:sz w:val="16"/>
                <w:szCs w:val="16"/>
              </w:rPr>
              <w:t>one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000000">
            <w:pPr>
              <w:keepNext/>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000000">
            <w:pPr>
              <w:keepNext/>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000000">
            <w:pPr>
              <w:keepNext/>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000000">
            <w:pPr>
              <w:keepNext/>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000000">
            <w:pPr>
              <w:keepNext/>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000000">
            <w:pPr>
              <w:keepNext/>
              <w:rPr>
                <w:sz w:val="16"/>
                <w:szCs w:val="16"/>
              </w:rPr>
            </w:pPr>
            <w:r w:rsidRPr="000C4153">
              <w:rPr>
                <w:sz w:val="16"/>
                <w:szCs w:val="16"/>
              </w:rPr>
              <w:t>a region below it gets a reduced offensive share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000000">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000000">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000000">
            <w:pPr>
              <w:rPr>
                <w:sz w:val="16"/>
                <w:szCs w:val="16"/>
              </w:rPr>
            </w:pPr>
            <w:r w:rsidRPr="000C4153">
              <w:rPr>
                <w:sz w:val="16"/>
                <w:szCs w:val="16"/>
              </w:rPr>
              <w:t>one in four readings missing, 10% noise on the rest</w:t>
            </w:r>
          </w:p>
        </w:tc>
      </w:tr>
    </w:tbl>
    <w:p w14:paraId="2BDF4B8E" w14:textId="77777777" w:rsidR="003E3FD9" w:rsidRDefault="003E3FD9">
      <w:pPr>
        <w:pStyle w:val="Text"/>
        <w:rPr>
          <w:sz w:val="12"/>
          <w:szCs w:val="12"/>
        </w:rPr>
      </w:pPr>
    </w:p>
    <w:p w14:paraId="306240A8" w14:textId="77777777" w:rsidR="003E3FD9" w:rsidRDefault="00000000">
      <w:pPr>
        <w:pStyle w:val="TableTitle"/>
        <w:keepNext/>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77777777" w:rsidR="003E3FD9" w:rsidRDefault="00000000">
      <w:pPr>
        <w:pStyle w:val="TableTitle"/>
        <w:keepNext/>
        <w:spacing w:after="60"/>
      </w:pPr>
      <w:r>
        <w:t>Scenario families (72 by 50 cells at 30 m,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000000">
            <w:pPr>
              <w:keepNext/>
            </w:pPr>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000000">
            <w:pPr>
              <w:keepNext/>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000000">
            <w:pPr>
              <w:keepNext/>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000000">
            <w:pPr>
              <w:keepNext/>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000000">
            <w:pPr>
              <w:keepNext/>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000000">
            <w:pPr>
              <w:keepNext/>
            </w:pPr>
            <w:r>
              <w:rPr>
                <w:sz w:val="15"/>
                <w:szCs w:val="15"/>
              </w:rPr>
              <w:t>S1</w:t>
            </w:r>
          </w:p>
        </w:tc>
        <w:tc>
          <w:tcPr>
            <w:tcW w:w="1700" w:type="dxa"/>
            <w:tcBorders>
              <w:top w:val="nil"/>
              <w:left w:val="nil"/>
              <w:bottom w:val="nil"/>
              <w:right w:val="nil"/>
            </w:tcBorders>
          </w:tcPr>
          <w:p w14:paraId="0ECC7854"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000000">
            <w:pPr>
              <w:keepNext/>
              <w:jc w:val="center"/>
            </w:pPr>
            <w:r>
              <w:rPr>
                <w:sz w:val="15"/>
                <w:szCs w:val="15"/>
              </w:rPr>
              <w:t>full</w:t>
            </w:r>
          </w:p>
        </w:tc>
        <w:tc>
          <w:tcPr>
            <w:tcW w:w="1100" w:type="dxa"/>
            <w:tcBorders>
              <w:top w:val="nil"/>
              <w:left w:val="nil"/>
              <w:bottom w:val="nil"/>
              <w:right w:val="nil"/>
            </w:tcBorders>
          </w:tcPr>
          <w:p w14:paraId="4FA55B95" w14:textId="77777777" w:rsidR="003E3FD9" w:rsidRDefault="00000000">
            <w:pPr>
              <w:keepNext/>
              <w:jc w:val="center"/>
            </w:pPr>
            <w:r>
              <w:rPr>
                <w:sz w:val="15"/>
                <w:szCs w:val="15"/>
              </w:rPr>
              <w:t>1, remote</w:t>
            </w:r>
          </w:p>
        </w:tc>
        <w:tc>
          <w:tcPr>
            <w:tcW w:w="1036" w:type="dxa"/>
            <w:tcBorders>
              <w:top w:val="nil"/>
              <w:left w:val="nil"/>
              <w:bottom w:val="nil"/>
              <w:right w:val="nil"/>
            </w:tcBorders>
          </w:tcPr>
          <w:p w14:paraId="15B74477" w14:textId="77777777" w:rsidR="003E3FD9" w:rsidRDefault="00000000">
            <w:pPr>
              <w:keepNext/>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77777777" w:rsidR="003E3FD9" w:rsidRDefault="00000000">
            <w:pPr>
              <w:keepNext/>
            </w:pPr>
            <w:r>
              <w:rPr>
                <w:sz w:val="15"/>
                <w:szCs w:val="15"/>
              </w:rPr>
              <w:t>S2</w:t>
            </w:r>
          </w:p>
        </w:tc>
        <w:tc>
          <w:tcPr>
            <w:tcW w:w="1700" w:type="dxa"/>
            <w:tcBorders>
              <w:top w:val="nil"/>
              <w:left w:val="nil"/>
              <w:bottom w:val="nil"/>
              <w:right w:val="nil"/>
            </w:tcBorders>
          </w:tcPr>
          <w:p w14:paraId="149A80B9"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000000">
            <w:pPr>
              <w:keepNext/>
              <w:jc w:val="center"/>
            </w:pPr>
            <w:r>
              <w:rPr>
                <w:sz w:val="15"/>
                <w:szCs w:val="15"/>
              </w:rPr>
              <w:t>0.6</w:t>
            </w:r>
          </w:p>
        </w:tc>
        <w:tc>
          <w:tcPr>
            <w:tcW w:w="1100" w:type="dxa"/>
            <w:tcBorders>
              <w:top w:val="nil"/>
              <w:left w:val="nil"/>
              <w:bottom w:val="nil"/>
              <w:right w:val="nil"/>
            </w:tcBorders>
          </w:tcPr>
          <w:p w14:paraId="3947A93E" w14:textId="77777777" w:rsidR="003E3FD9" w:rsidRDefault="00000000">
            <w:pPr>
              <w:keepNext/>
              <w:jc w:val="center"/>
            </w:pPr>
            <w:r>
              <w:rPr>
                <w:sz w:val="15"/>
                <w:szCs w:val="15"/>
              </w:rPr>
              <w:t>2, remote</w:t>
            </w:r>
          </w:p>
        </w:tc>
        <w:tc>
          <w:tcPr>
            <w:tcW w:w="1036" w:type="dxa"/>
            <w:tcBorders>
              <w:top w:val="nil"/>
              <w:left w:val="nil"/>
              <w:bottom w:val="nil"/>
              <w:right w:val="nil"/>
            </w:tcBorders>
          </w:tcPr>
          <w:p w14:paraId="0D348BEA" w14:textId="77777777" w:rsidR="003E3FD9" w:rsidRDefault="00000000">
            <w:pPr>
              <w:keepNext/>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000000">
            <w:pPr>
              <w:keepNext/>
            </w:pPr>
            <w:r>
              <w:rPr>
                <w:sz w:val="15"/>
                <w:szCs w:val="15"/>
              </w:rPr>
              <w:t>S3</w:t>
            </w:r>
          </w:p>
        </w:tc>
        <w:tc>
          <w:tcPr>
            <w:tcW w:w="1700" w:type="dxa"/>
            <w:tcBorders>
              <w:top w:val="nil"/>
              <w:left w:val="nil"/>
              <w:bottom w:val="nil"/>
              <w:right w:val="nil"/>
            </w:tcBorders>
          </w:tcPr>
          <w:p w14:paraId="274E3950"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000000">
            <w:pPr>
              <w:keepNext/>
              <w:jc w:val="center"/>
            </w:pPr>
            <w:r>
              <w:rPr>
                <w:sz w:val="15"/>
                <w:szCs w:val="15"/>
              </w:rPr>
              <w:t>full</w:t>
            </w:r>
          </w:p>
        </w:tc>
        <w:tc>
          <w:tcPr>
            <w:tcW w:w="1100" w:type="dxa"/>
            <w:tcBorders>
              <w:top w:val="nil"/>
              <w:left w:val="nil"/>
              <w:bottom w:val="nil"/>
              <w:right w:val="nil"/>
            </w:tcBorders>
          </w:tcPr>
          <w:p w14:paraId="43B00EAA" w14:textId="77777777" w:rsidR="003E3FD9" w:rsidRDefault="00000000">
            <w:pPr>
              <w:keepNext/>
              <w:jc w:val="center"/>
            </w:pPr>
            <w:r>
              <w:rPr>
                <w:sz w:val="15"/>
                <w:szCs w:val="15"/>
              </w:rPr>
              <w:t>1, near interface</w:t>
            </w:r>
          </w:p>
        </w:tc>
        <w:tc>
          <w:tcPr>
            <w:tcW w:w="1036" w:type="dxa"/>
            <w:tcBorders>
              <w:top w:val="nil"/>
              <w:left w:val="nil"/>
              <w:bottom w:val="nil"/>
              <w:right w:val="nil"/>
            </w:tcBorders>
          </w:tcPr>
          <w:p w14:paraId="542F5B82" w14:textId="77777777" w:rsidR="003E3FD9" w:rsidRDefault="00000000">
            <w:pPr>
              <w:keepNext/>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000000">
            <w:pPr>
              <w:keepNext/>
            </w:pPr>
            <w:r>
              <w:rPr>
                <w:sz w:val="15"/>
                <w:szCs w:val="15"/>
              </w:rPr>
              <w:t>S4</w:t>
            </w:r>
          </w:p>
        </w:tc>
        <w:tc>
          <w:tcPr>
            <w:tcW w:w="1700" w:type="dxa"/>
            <w:tcBorders>
              <w:top w:val="nil"/>
              <w:left w:val="nil"/>
              <w:bottom w:val="nil"/>
              <w:right w:val="nil"/>
            </w:tcBorders>
          </w:tcPr>
          <w:p w14:paraId="4EA9ED78"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000000">
            <w:pPr>
              <w:keepNext/>
              <w:jc w:val="center"/>
            </w:pPr>
            <w:r>
              <w:rPr>
                <w:sz w:val="15"/>
                <w:szCs w:val="15"/>
              </w:rPr>
              <w:t>0.6</w:t>
            </w:r>
          </w:p>
        </w:tc>
        <w:tc>
          <w:tcPr>
            <w:tcW w:w="1100" w:type="dxa"/>
            <w:tcBorders>
              <w:top w:val="nil"/>
              <w:left w:val="nil"/>
              <w:bottom w:val="nil"/>
              <w:right w:val="nil"/>
            </w:tcBorders>
          </w:tcPr>
          <w:p w14:paraId="12B1F13E" w14:textId="77777777" w:rsidR="003E3FD9" w:rsidRDefault="00000000">
            <w:pPr>
              <w:keepNext/>
              <w:jc w:val="center"/>
            </w:pPr>
            <w:r>
              <w:rPr>
                <w:sz w:val="15"/>
                <w:szCs w:val="15"/>
              </w:rPr>
              <w:t>2, near interface</w:t>
            </w:r>
          </w:p>
        </w:tc>
        <w:tc>
          <w:tcPr>
            <w:tcW w:w="1036" w:type="dxa"/>
            <w:tcBorders>
              <w:top w:val="nil"/>
              <w:left w:val="nil"/>
              <w:bottom w:val="nil"/>
              <w:right w:val="nil"/>
            </w:tcBorders>
          </w:tcPr>
          <w:p w14:paraId="4F808B26" w14:textId="77777777" w:rsidR="003E3FD9" w:rsidRDefault="00000000">
            <w:pPr>
              <w:keepNext/>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000000">
            <w:r>
              <w:rPr>
                <w:sz w:val="15"/>
                <w:szCs w:val="15"/>
              </w:rPr>
              <w:t>S5</w:t>
            </w:r>
          </w:p>
        </w:tc>
        <w:tc>
          <w:tcPr>
            <w:tcW w:w="1700" w:type="dxa"/>
            <w:tcBorders>
              <w:top w:val="nil"/>
              <w:left w:val="nil"/>
              <w:bottom w:val="single" w:sz="8" w:space="0" w:color="000000"/>
              <w:right w:val="nil"/>
            </w:tcBorders>
          </w:tcPr>
          <w:p w14:paraId="67E09301" w14:textId="77777777" w:rsidR="003E3FD9" w:rsidRDefault="00000000" w:rsidP="00C86984">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000000">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000000">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pPr>
              <w:jc w:val="center"/>
            </w:pPr>
            <w:r>
              <w:rPr>
                <w:sz w:val="15"/>
                <w:szCs w:val="15"/>
              </w:rPr>
              <w:t>degraded</w:t>
            </w:r>
          </w:p>
        </w:tc>
      </w:tr>
    </w:tbl>
    <w:p w14:paraId="66E3FB05" w14:textId="77777777" w:rsidR="003E3FD9" w:rsidRDefault="003E3FD9">
      <w:pPr>
        <w:pStyle w:val="Text"/>
        <w:rPr>
          <w:sz w:val="12"/>
          <w:szCs w:val="12"/>
        </w:rPr>
      </w:pPr>
    </w:p>
    <w:p w14:paraId="5321CCA0" w14:textId="77777777" w:rsidR="00926552" w:rsidRDefault="00926552" w:rsidP="00926552">
      <w:pPr>
        <w:pStyle w:val="Heading2"/>
      </w:pPr>
      <w:bookmarkStart w:id="56" w:name="_RefSec_V_C"/>
      <w:r>
        <w:t>C</w:t>
      </w:r>
      <w:bookmarkEnd w:id="56"/>
      <w:r>
        <w:t>. Outcome: No Decision Support, Closed Layer, VODA</w:t>
      </w:r>
    </w:p>
    <w:p w14:paraId="52B3FFD9" w14:textId="77777777" w:rsidR="003E3FD9" w:rsidRDefault="00000000">
      <w:pPr>
        <w:pStyle w:val="Text"/>
      </w:pPr>
      <w:r>
        <w:rPr>
          <w:noProof/>
        </w:rPr>
        <mc:AlternateContent>
          <mc:Choice Requires="wpg">
            <w:drawing>
              <wp:anchor distT="0" distB="0" distL="114300" distR="114300" simplePos="0" relativeHeight="251662336" behindDoc="0" locked="0" layoutInCell="1" allowOverlap="0" wp14:anchorId="08D66336" wp14:editId="72CC4402">
                <wp:simplePos x="0" y="0"/>
                <wp:positionH relativeFrom="column">
                  <wp:posOffset>0</wp:posOffset>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5B066CC5" w14:textId="77777777" w:rsidR="003E3FD9" w:rsidRDefault="00000000">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6" o:spid="_x0000_s1041" style="position:absolute;left:0;text-align:left;margin-left:0;margin-top:0;width:244.8pt;height:294.35pt;z-index:251662336;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5B066CC5" w14:textId="77777777" w:rsidR="003E3FD9" w:rsidRDefault="00000000">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five rules finishes the fires the doctrine already holds. It does not reach the fires the doctrine does not hold.</w:t>
      </w:r>
    </w:p>
    <w:p w14:paraId="5E6B0CFC" w14:textId="77777777" w:rsidR="003E3FD9" w:rsidRDefault="00000000">
      <w:pPr>
        <w:pStyle w:val="Text"/>
      </w:pPr>
      <w:r>
        <w:rPr>
          <w:noProof/>
        </w:rPr>
        <w:lastRenderedPageBreak/>
        <mc:AlternateContent>
          <mc:Choice Requires="wpg">
            <w:drawing>
              <wp:anchor distT="0" distB="0" distL="114300" distR="114300" simplePos="0" relativeHeight="251663360" behindDoc="0" locked="0" layoutInCell="1" allowOverlap="0" wp14:anchorId="08D66336" wp14:editId="1380099B">
                <wp:simplePos x="0" y="0"/>
                <wp:positionH relativeFrom="column">
                  <wp:posOffset>0</wp:posOffset>
                </wp:positionH>
                <wp:positionV relativeFrom="margin">
                  <wp:align>bottom</wp:align>
                </wp:positionV>
                <wp:extent cx="3109000" cy="3137457"/>
                <wp:effectExtent l="0" t="0" r="0" b="0"/>
                <wp:wrapSquare wrapText="bothSides"/>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FF118F8" w14:textId="77777777" w:rsidR="003E3FD9" w:rsidRDefault="00000000">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7" o:spid="_x0000_s1044" style="position:absolute;left:0;text-align:left;margin-left:0;margin-top:0;width:244.8pt;height:247.05pt;z-index:251663360;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FF118F8" w14:textId="77777777" w:rsidR="003E3FD9" w:rsidRDefault="00000000">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v:textbox>
                </v:shape>
                <w10:wrap type="square" anchory="margin"/>
              </v:group>
            </w:pict>
          </mc:Fallback>
        </mc:AlternateContent>
      </w:r>
      <w:r>
        <w:t xml:space="preserve">VODA does.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degrades the response instead of breaking it.</w:t>
      </w:r>
    </w:p>
    <w:p w14:paraId="4BDE01A1" w14:textId="77777777" w:rsidR="003E3FD9" w:rsidRDefault="0000000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 xml:space="preserve">(b) sets the </w:t>
      </w:r>
      <w:r>
        <w:t>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What the open layer costs is computation. An episode makes 10.3 model calls and takes 124 s of wall time against 22 s for the closed layer, about two seconds per decision cycle against the twelve minutes available.</w:t>
      </w:r>
    </w:p>
    <w:p w14:paraId="1EF14E6A" w14:textId="77777777" w:rsidR="00926552" w:rsidRDefault="00926552" w:rsidP="00926552">
      <w:pPr>
        <w:pStyle w:val="Heading2"/>
      </w:pPr>
      <w:bookmarkStart w:id="61" w:name="_RefSec_V_D"/>
      <w:r>
        <w:t>D</w:t>
      </w:r>
      <w:bookmarkEnd w:id="61"/>
      <w:r>
        <w:t>. What the Open Layer Produced</w:t>
      </w:r>
    </w:p>
    <w:p w14:paraId="2A59F294" w14:textId="77777777" w:rsidR="003E3FD9" w:rsidRDefault="00000000">
      <w:pPr>
        <w:pStyle w:val="Text"/>
      </w:pPr>
      <w:r>
        <w:rPr>
          <w:noProof/>
        </w:rPr>
        <mc:AlternateContent>
          <mc:Choice Requires="wpg">
            <w:drawing>
              <wp:anchor distT="0" distB="0" distL="114300" distR="114300" simplePos="0" relativeHeight="251664384" behindDoc="0" locked="0" layoutInCell="1" allowOverlap="0" wp14:anchorId="08D66336" wp14:editId="33F9DC2A">
                <wp:simplePos x="0" y="0"/>
                <wp:positionH relativeFrom="column">
                  <wp:posOffset>0</wp:posOffset>
                </wp:positionH>
                <wp:positionV relativeFrom="margin">
                  <wp:align>top</wp:align>
                </wp:positionV>
                <wp:extent cx="3109000" cy="2878373"/>
                <wp:effectExtent l="0" t="0" r="0" b="0"/>
                <wp:wrapSquare wrapText="bothSides"/>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0EBF2DD" w14:textId="77777777" w:rsidR="003E3FD9" w:rsidRDefault="00000000">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8" o:spid="_x0000_s1047" style="position:absolute;left:0;text-align:left;margin-left:0;margin-top:0;width:244.8pt;height:226.65pt;z-index:251664384;mso-position-vertical:top;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0EBF2DD" w14:textId="77777777" w:rsidR="003E3FD9" w:rsidRDefault="00000000">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710 proposals by kind and gate verdict. (b) Admitted objects per family and kind, and the worlds that admitted one.</w:t>
                        </w:r>
                      </w:p>
                    </w:txbxContent>
                  </v:textbox>
                </v:shape>
                <w10:wrap type="square"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77777777" w:rsidR="003E3FD9" w:rsidRDefault="00000000">
      <w:pPr>
        <w:pStyle w:val="Text"/>
      </w:pPr>
      <w:r>
        <w:rPr>
          <w:noProof/>
        </w:rPr>
        <w:lastRenderedPageBreak/>
        <mc:AlternateContent>
          <mc:Choice Requires="wpg">
            <w:drawing>
              <wp:anchor distT="0" distB="0" distL="114300" distR="114300" simplePos="0" relativeHeight="251665408" behindDoc="0" locked="0" layoutInCell="1" allowOverlap="0" wp14:anchorId="08D66336" wp14:editId="264158D6">
                <wp:simplePos x="0" y="0"/>
                <wp:positionH relativeFrom="column">
                  <wp:posOffset>0</wp:posOffset>
                </wp:positionH>
                <wp:positionV relativeFrom="margin">
                  <wp:align>bottom</wp:align>
                </wp:positionV>
                <wp:extent cx="3109000" cy="3264765"/>
                <wp:effectExtent l="0" t="0" r="0" b="0"/>
                <wp:wrapSquare wrapText="bothSides"/>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14CACAF5" w14:textId="77777777" w:rsidR="003E3FD9" w:rsidRDefault="00000000">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9" o:spid="_x0000_s1050" style="position:absolute;left:0;text-align:left;margin-left:0;margin-top:0;width:244.8pt;height:257.05pt;z-index:251665408;mso-position-vertical:bottom;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14CACAF5" w14:textId="77777777" w:rsidR="003E3FD9" w:rsidRDefault="00000000">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square" anchory="margin"/>
              </v:group>
            </w:pict>
          </mc:Fallback>
        </mc:AlternateContent>
      </w: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The line-and-attack macro blends a containment line with suppression effort and, in 11 cases, resource deployment (29 admissions). The 185 composed interventions, 72 distinct clause sets, are dominated by two geometries. The asset collar coats the threatened assets and the populated cells within two to three cells before the fire arrives (26 admissions in its plain form, 42 </w:t>
      </w:r>
      <w:r>
        <w:t>with variants). The head-flank band coats the head within four to six cells and the flanks within two to three, with or without water drafting at the fire (41 in its two plain forms, 56 with variants). Clauses that wet, clear, ignite, or evacuate are rare and enter only where the forecast rewards them.</w:t>
      </w:r>
    </w:p>
    <w:p w14:paraId="5EE0481C" w14:textId="77777777" w:rsidR="00926552" w:rsidRDefault="00926552" w:rsidP="00926552">
      <w:pPr>
        <w:pStyle w:val="Heading2"/>
      </w:pPr>
      <w:bookmarkStart w:id="66" w:name="_RefSec_V_E"/>
      <w:r>
        <w:t>E</w:t>
      </w:r>
      <w:bookmarkEnd w:id="66"/>
      <w:r>
        <w:t>. Where the Gain Came From</w:t>
      </w:r>
    </w:p>
    <w:p w14:paraId="5D3B495D" w14:textId="77777777" w:rsidR="003E3FD9" w:rsidRDefault="0000000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is the first evidence that what the open layer learns is structural rather than incidental.</w:t>
      </w:r>
    </w:p>
    <w:p w14:paraId="467A63E7" w14:textId="77777777" w:rsidR="003E3FD9" w:rsidRDefault="00000000">
      <w:pPr>
        <w:pStyle w:val="Text"/>
      </w:pPr>
      <w:r>
        <w:rPr>
          <w:noProof/>
        </w:rPr>
        <mc:AlternateContent>
          <mc:Choice Requires="wpg">
            <w:drawing>
              <wp:anchor distT="0" distB="0" distL="114300" distR="114300" simplePos="0" relativeHeight="251666432" behindDoc="0" locked="0" layoutInCell="1" allowOverlap="0" wp14:anchorId="08D66336" wp14:editId="35A21661">
                <wp:simplePos x="0" y="0"/>
                <wp:positionH relativeFrom="column">
                  <wp:posOffset>0</wp:posOffset>
                </wp:positionH>
                <wp:positionV relativeFrom="margin">
                  <wp:align>top</wp:align>
                </wp:positionV>
                <wp:extent cx="3109000" cy="3137457"/>
                <wp:effectExtent l="0" t="0" r="0" b="0"/>
                <wp:wrapSquare wrapText="bothSides"/>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13FB0768" w14:textId="77777777" w:rsidR="003E3FD9" w:rsidRDefault="00000000">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0" o:spid="_x0000_s1053" style="position:absolute;left:0;text-align:left;margin-left:0;margin-top:0;width:244.8pt;height:247.05pt;z-index:251666432;mso-position-vertical:top;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13FB0768" w14:textId="77777777" w:rsidR="003E3FD9" w:rsidRDefault="00000000">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square"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0577D11" w14:textId="77777777" w:rsidR="00926552" w:rsidRDefault="00926552" w:rsidP="00926552">
      <w:pPr>
        <w:pStyle w:val="Heading2"/>
      </w:pPr>
      <w:bookmarkStart w:id="69" w:name="_RefSec_V_F"/>
      <w:r>
        <w:t>F</w:t>
      </w:r>
      <w:bookmarkEnd w:id="69"/>
      <w:r>
        <w:t>. Timeliness, Scalability, and Compliance</w:t>
      </w:r>
    </w:p>
    <w:p w14:paraId="1765E173" w14:textId="77777777" w:rsidR="003E3FD9" w:rsidRDefault="00000000">
      <w:pPr>
        <w:pStyle w:val="Text"/>
      </w:pPr>
      <w:r>
        <w:rPr>
          <w:noProof/>
        </w:rPr>
        <mc:AlternateContent>
          <mc:Choice Requires="wpg">
            <w:drawing>
              <wp:anchor distT="0" distB="0" distL="114300" distR="114300" simplePos="0" relativeHeight="251667456" behindDoc="0" locked="0" layoutInCell="1" allowOverlap="0" wp14:anchorId="08D66336" wp14:editId="730C3033">
                <wp:simplePos x="0" y="0"/>
                <wp:positionH relativeFrom="column">
                  <wp:posOffset>0</wp:posOffset>
                </wp:positionH>
                <wp:positionV relativeFrom="margin">
                  <wp:align>bottom</wp:align>
                </wp:positionV>
                <wp:extent cx="3109000" cy="1589657"/>
                <wp:effectExtent l="0" t="0" r="0" b="0"/>
                <wp:wrapSquare wrapText="bothSides"/>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67D512D9" w14:textId="77777777" w:rsidR="003E3FD9" w:rsidRDefault="00000000">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1" o:spid="_x0000_s1056" style="position:absolute;left:0;text-align:left;margin-left:0;margin-top:0;width:244.8pt;height:125.15pt;z-index:251667456;mso-position-vertical:bottom;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67D512D9" w14:textId="77777777" w:rsidR="003E3FD9" w:rsidRDefault="00000000">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square"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gives the other axis. Four times the grid raised the median by 6.9, and six times the forecast horizon by 1.4. Thus, scalability holds on the axis the architecture is built for, while domain </w:t>
      </w:r>
      <w:r>
        <w:lastRenderedPageBreak/>
        <w:t>size remains the binding limit.</w:t>
      </w:r>
    </w:p>
    <w:p w14:paraId="3A86BE50" w14:textId="77777777" w:rsidR="003E3FD9" w:rsidRDefault="00000000">
      <w:pPr>
        <w:pStyle w:val="Text"/>
      </w:pPr>
      <w:del w:id="72" w:author="Claude" w:date="2026-10-18T07:13:00Z">
        <w:r>
          <w:delText>Against the eight criteria, the picture is as follows.</w:delText>
        </w:r>
      </w:del>
      <w:ins w:id="73" w:author="Claude" w:date="2026-10-18T07:13:00Z">
        <w:r>
          <w:t>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w:t>
        </w:r>
      </w:ins>
      <w:r>
        <w:t xml:space="preserve">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5235DF43" w14:textId="77777777" w:rsidR="00926552" w:rsidRDefault="00926552" w:rsidP="00926552">
      <w:pPr>
        <w:pStyle w:val="Heading1"/>
      </w:pPr>
      <w:bookmarkStart w:id="74" w:name="_RefSec_VI"/>
      <w:r>
        <w:t>VI</w:t>
      </w:r>
      <w:bookmarkEnd w:id="74"/>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w:t>
      </w:r>
      <w:r>
        <w:t>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75" w:name="_RefSec_VII"/>
      <w:r>
        <w:t>VII</w:t>
      </w:r>
      <w:bookmarkEnd w:id="75"/>
      <w:r>
        <w:t>. Conclusion</w:t>
      </w:r>
    </w:p>
    <w:p w14:paraId="160FFEE0"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w:t>
      </w:r>
      <w:r w:rsidR="00773EDB">
        <w:t>5</w:t>
      </w:r>
      <w:r>
        <w:t xml:space="preserve"> decision concepts and </w:t>
      </w:r>
      <w:r w:rsidR="00773EDB">
        <w:t>6</w:t>
      </w:r>
      <w:r>
        <w:t xml:space="preserve">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7EB190FE" w14:textId="77777777" w:rsidR="007D0D20" w:rsidRDefault="007D0D20">
          <w:pPr>
            <w:pStyle w:val="Heading1"/>
          </w:pPr>
          <w:r>
            <w:t>References</w:t>
          </w:r>
        </w:p>
        <w:p w14:paraId="7D145442"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55EC3CCD"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62E5710B" w14:textId="77777777" w:rsidR="00B23D61" w:rsidRDefault="00000000">
          <w:pPr>
            <w:pStyle w:val="Bibliography"/>
          </w:pPr>
          <w:r>
            <w:rPr>
              <w:noProof/>
            </w:rPr>
            <w:lastRenderedPageBreak/>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71001259"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119AD06A"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00000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4548602A"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3EC8CFA6"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0E95B97B"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174FA00E"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188BE0B2"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280483BA"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05BD2B1E"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00000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37C8E94D"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1AAFFE5" w14:textId="77777777" w:rsidR="00B23D61" w:rsidRDefault="0000000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0827D4A1"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7B14CF32"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860FC12"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42DDB893"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00000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C725" w14:textId="77777777" w:rsidR="001A4604" w:rsidRDefault="001A4604">
      <w:r>
        <w:separator/>
      </w:r>
    </w:p>
  </w:endnote>
  <w:endnote w:type="continuationSeparator" w:id="0">
    <w:p w14:paraId="72E46042" w14:textId="77777777" w:rsidR="001A4604" w:rsidRDefault="001A4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CC9A" w14:textId="77777777" w:rsidR="001A4604" w:rsidRPr="009A0AA6" w:rsidRDefault="001A4604" w:rsidP="009A0AA6">
      <w:pPr>
        <w:pStyle w:val="Footer"/>
      </w:pPr>
    </w:p>
  </w:footnote>
  <w:footnote w:type="continuationSeparator" w:id="0">
    <w:p w14:paraId="16A57E3B" w14:textId="77777777" w:rsidR="001A4604" w:rsidRDefault="001A4604">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A4604"/>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243E"/>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97EBB"/>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D78C5"/>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3259</TotalTime>
  <Pages>1</Pages>
  <Words>10108</Words>
  <Characters>57619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67</cp:revision>
  <dcterms:created xsi:type="dcterms:W3CDTF">2024-06-12T13:11:00Z</dcterms:created>
  <dcterms:modified xsi:type="dcterms:W3CDTF">2026-10-18T07:18:00Z</dcterms:modified>
</cp:coreProperties>
</file>