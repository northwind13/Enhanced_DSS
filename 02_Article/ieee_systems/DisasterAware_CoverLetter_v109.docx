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240"/>
        <w:jc w:val="left"/>
      </w:pPr>
      <w:r>
        <w:rPr>
          <w:rFonts w:ascii="Times New Roman" w:cs="Times New Roman" w:eastAsia="Times New Roman" w:hAnsi="Times New Roman"/>
          <w:b w:val="false"/>
          <w:bCs w:val="false"/>
          <w:i w:val="false"/>
          <w:iCs w:val="false"/>
          <w:sz w:val="22"/>
          <w:szCs w:val="22"/>
        </w:rPr>
        <w:t xml:space="preserve">[Date]</w:t>
      </w:r>
    </w:p>
    <w:p>
      <w:pPr>
        <w:spacing w:after="0" w:before="0" w:line="240"/>
        <w:jc w:val="left"/>
      </w:pPr>
      <w:r>
        <w:rPr>
          <w:rFonts w:ascii="Times New Roman" w:cs="Times New Roman" w:eastAsia="Times New Roman" w:hAnsi="Times New Roman"/>
          <w:b w:val="false"/>
          <w:bCs w:val="false"/>
          <w:i w:val="false"/>
          <w:iCs w:val="false"/>
          <w:sz w:val="22"/>
          <w:szCs w:val="22"/>
        </w:rPr>
        <w:t xml:space="preserve">Editor-in-Chief</w:t>
      </w:r>
    </w:p>
    <w:p>
      <w:pPr>
        <w:spacing w:after="300" w:before="0" w:line="240"/>
        <w:jc w:val="left"/>
      </w:pPr>
      <w:r>
        <w:rPr>
          <w:rFonts w:ascii="Times New Roman" w:cs="Times New Roman" w:eastAsia="Times New Roman" w:hAnsi="Times New Roman"/>
          <w:b w:val="false"/>
          <w:bCs w:val="false"/>
          <w:i w:val="false"/>
          <w:iCs w:val="false"/>
          <w:sz w:val="22"/>
          <w:szCs w:val="22"/>
        </w:rPr>
        <w:t xml:space="preserve">IEEE </w:t>
      </w:r>
      <w:del w:id="91001" w:author="Claude" w:date="2026-10-29T12:16:11Z">
        <w:r>
          <w:rPr>
            <w:rFonts w:ascii="Times New Roman" w:cs="Times New Roman" w:eastAsia="Times New Roman" w:hAnsi="Times New Roman"/>
            <w:b w:val="false"/>
            <w:bCs w:val="false"/>
            <w:i w:val="false"/>
            <w:iCs w:val="false"/>
            <w:sz w:val="22"/>
            <w:szCs w:val="22"/>
          </w:rPr>
          <w:delText xml:space="preserve">Transactions on Systems, Man, and Cybernetics: Systems</w:delText>
        </w:r>
      </w:del>
      <w:ins w:id="91002" w:author="Claude" w:date="2026-10-29T12:16:11Z">
        <w:r>
          <w:rPr>
            <w:rFonts w:ascii="Times New Roman" w:cs="Times New Roman" w:eastAsia="Times New Roman" w:hAnsi="Times New Roman"/>
            <w:b w:val="false"/>
            <w:bCs w:val="false"/>
            <w:i w:val="false"/>
            <w:iCs w:val="false"/>
            <w:sz w:val="22"/>
            <w:szCs w:val="22"/>
          </w:rPr>
          <w:t xml:space="preserve">Systems Journal</w:t>
        </w:r>
      </w:ins>
    </w:p>
    <w:p>
      <w:pPr>
        <w:spacing w:after="200" w:before="0" w:line="240"/>
        <w:jc w:val="left"/>
      </w:pPr>
      <w:r>
        <w:rPr>
          <w:rFonts w:ascii="Times New Roman" w:cs="Times New Roman" w:eastAsia="Times New Roman" w:hAnsi="Times New Roman"/>
          <w:b w:val="false"/>
          <w:bCs w:val="false"/>
          <w:i w:val="false"/>
          <w:iCs w:val="false"/>
          <w:sz w:val="22"/>
          <w:szCs w:val="22"/>
        </w:rPr>
        <w:t xml:space="preserve">Dear Editor-in-Chief,</w:t>
      </w:r>
    </w:p>
    <w:p>
      <w:pPr>
        <w:spacing w:after="150" w:before="0" w:line="240"/>
        <w:jc w:val="both"/>
      </w:pPr>
      <w:del w:id="91003" w:author="Claude" w:date="2026-10-29T12:16:11Z">
        <w:r>
          <w:rPr>
            <w:rFonts w:ascii="Times New Roman" w:cs="Times New Roman" w:eastAsia="Times New Roman" w:hAnsi="Times New Roman"/>
            <w:b w:val="false"/>
            <w:bCs w:val="false"/>
            <w:i w:val="false"/>
            <w:iCs w:val="false"/>
            <w:sz w:val="22"/>
            <w:szCs w:val="22"/>
          </w:rPr>
          <w:delText xml:space="preserve">We submit for your consideration the manuscript entitled "DisasterAware: AI Enhanced Concept-Based Fuzzy Reasoning for Scalable Wildfire Decision Support" as a Regular Paper</w:delText>
        </w:r>
      </w:del>
      <w:ins w:id="91004" w:author="Claude" w:date="2026-10-29T12:16:11Z">
        <w:r>
          <w:rPr>
            <w:rFonts w:ascii="Times New Roman" w:cs="Times New Roman" w:eastAsia="Times New Roman" w:hAnsi="Times New Roman"/>
            <w:b w:val="false"/>
            <w:bCs w:val="false"/>
            <w:i w:val="false"/>
            <w:iCs w:val="false"/>
            <w:sz w:val="22"/>
            <w:szCs w:val="22"/>
          </w:rPr>
          <w:t xml:space="preserve">The enclosed manuscript, "A Decision Support Architecture With a Verified Open Decision Space for Wildfire Response," is submitted for consideration as a regular paper in the IEEE Systems Journal</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del w:id="91005" w:author="Claude" w:date="2026-10-29T12:16:11Z">
        <w:r>
          <w:rPr>
            <w:rFonts w:ascii="Times New Roman" w:cs="Times New Roman" w:eastAsia="Times New Roman" w:hAnsi="Times New Roman"/>
            <w:b w:val="false"/>
            <w:bCs w:val="false"/>
            <w:i w:val="false"/>
            <w:iCs w:val="false"/>
            <w:sz w:val="22"/>
            <w:szCs w:val="22"/>
          </w:rPr>
          <w:delText xml:space="preserve">Operational wildfire decision support systems choose from closed catalogues of predefined actions, cannot revise their rule bases during an incident, and rarely expose the reasoning behind a recommendation. The manuscript addresses these three limitations with a system-level design. Ten confidence-gated observation features are aggregated into five decision concepts, a sparse Takagi-Sugeno rule base written over those concepts produces intervention intensities, satisficing acceptance and a graduated fail-safe screen every order before it is fielded, and a non-inferential coordination layer ranks regions and allocates capacity across distributed local agents. The central contribution is the open decision space: when the standing decision demonstrably falls short, a three-stage ladder adapts rule parameters, then term resolution, and finally the vocabulary of the rule base itself, with every addition admitted only after deterministic verification gates and a forecast test</w:delText>
        </w:r>
      </w:del>
      <w:ins w:id="91006" w:author="Claude" w:date="2026-10-29T12:16:11Z">
        <w:r>
          <w:rPr>
            <w:rFonts w:ascii="Times New Roman" w:cs="Times New Roman" w:eastAsia="Times New Roman" w:hAnsi="Times New Roman"/>
            <w:b w:val="false"/>
            <w:bCs w:val="false"/>
            <w:i w:val="false"/>
            <w:iCs w:val="false"/>
            <w:sz w:val="22"/>
            <w:szCs w:val="22"/>
          </w:rPr>
          <w:t xml:space="preserve">Most decision support systems decide within a closed decision space, a set of rules or tactics fixed before the incident. The manuscript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A simulation core holds the hazard state, and a decision core reads it through confidence-rated observations. The decision core combines a self-tuning sparse Takagi-Sugeno rule base with an open layer in which a pretrained language model proposes rules and composed interventions that are pre-selected on forecasts and checked by a chain of gates</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del w:id="91007" w:author="Claude" w:date="2026-10-29T12:16:11Z">
        <w:r>
          <w:rPr>
            <w:rFonts w:ascii="Times New Roman" w:cs="Times New Roman" w:eastAsia="Times New Roman" w:hAnsi="Times New Roman"/>
            <w:b w:val="false"/>
            <w:bCs w:val="false"/>
            <w:i w:val="false"/>
            <w:iCs w:val="false"/>
            <w:sz w:val="22"/>
            <w:szCs w:val="22"/>
          </w:rPr>
          <w:delText xml:space="preserve">The claims are supported by an end-to-end evaluation on two independently validated cores. The simulation core reproduces the front propagation of four historical fires from real inputs with 86 to 94 percent agreement against the satellite record, without tuning on those fires. On this ground the full configuration reduces mean burned area from 220 to 39 ha and physical cost from 0.506 to 0.090 against no action, decides in a median of 274 ms against a twelve-minute cycle, and carries sixteen times the agents at no more than 1.29 times the cost per decision. Every fielded order remains traceable to the concepts, rules, and confidences that produced it, without post-hoc attribution</w:delText>
        </w:r>
      </w:del>
      <w:ins w:id="91008" w:author="Claude" w:date="2026-10-29T12:16:11Z">
        <w:r>
          <w:rPr>
            <w:rFonts w:ascii="Times New Roman" w:cs="Times New Roman" w:eastAsia="Times New Roman" w:hAnsi="Times New Roman"/>
            <w:b w:val="false"/>
            <w:bCs w:val="false"/>
            <w:i w:val="false"/>
            <w:iCs w:val="false"/>
            <w:sz w:val="22"/>
            <w:szCs w:val="22"/>
          </w:rPr>
          <w:t xml:space="preserve">On 150 paired synthetic incidents, VODA lowers burned area by 61%, affected population by 80% and priced response by 46% against the closed layer, and raises the share of extinguished incidents from 52% to 91%. A random proposer behind the same pre-selection and gates reaches three quarters of this gain, so the result rests on the architecture rather than on a particular language model. The admitted interventions recur across incidents and, recorded as rules, transfer to unseen ones, while continued generation adds further gain under new conditions. The hazard model is assessed separately by blind hindcast of four documented fires, and the decision core decides in under one second between model calls, with a cost that grows slowly with the number of regional agents</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del w:id="91009" w:author="Claude" w:date="2026-10-29T12:16:11Z">
        <w:r>
          <w:rPr>
            <w:rFonts w:ascii="Times New Roman" w:cs="Times New Roman" w:eastAsia="Times New Roman" w:hAnsi="Times New Roman"/>
            <w:b w:val="false"/>
            <w:bCs w:val="false"/>
            <w:i w:val="false"/>
            <w:iCs w:val="false"/>
            <w:sz w:val="22"/>
            <w:szCs w:val="22"/>
          </w:rPr>
          <w:delText xml:space="preserve">We believe the work fits the scope of the Transactions on Systems, Man, and Cybernetics: Systems. It is a systems contribution rather than a single algorithm: the architecture separates a physics-based simulation core from a decision core that reads it only through observations, distributes inference across local agents under a coordination layer that performs none, and keeps a human operator in supervisory control through bounded, reversible inputs. The fuzzy inference, the staged adaptation, and the verification gates are developed and evaluated as parts of that system rather than in isolation</w:delText>
        </w:r>
      </w:del>
      <w:ins w:id="91010" w:author="Claude" w:date="2026-10-29T12:16:11Z">
        <w:r>
          <w:rPr>
            <w:rFonts w:ascii="Times New Roman" w:cs="Times New Roman" w:eastAsia="Times New Roman" w:hAnsi="Times New Roman"/>
            <w:b w:val="false"/>
            <w:bCs w:val="false"/>
            <w:i w:val="false"/>
            <w:iCs w:val="false"/>
            <w:sz w:val="22"/>
            <w:szCs w:val="22"/>
          </w:rPr>
          <w:t xml:space="preserve">The work fits the scope of the IEEE Systems Journal as a system-of-systems contribution. Wildfire response joins a hazard model, regional decision agents, a shared resource pool and a human operator. The manuscript contributes the architecture that couples these parts and keeps the admission of new interventions under the control of the hazard model, and evaluates it as one system rather than as isolated algorithms</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r>
        <w:rPr>
          <w:rFonts w:ascii="Times New Roman" w:cs="Times New Roman" w:eastAsia="Times New Roman" w:hAnsi="Times New Roman"/>
          <w:b w:val="false"/>
          <w:bCs w:val="false"/>
          <w:i w:val="false"/>
          <w:iCs w:val="false"/>
          <w:sz w:val="22"/>
          <w:szCs w:val="22"/>
        </w:rPr>
        <w:t xml:space="preserve">The manuscript is original, has not been published previously, and is not under consideration elsewhere. All authors have read and approved the submitted version. Part of the material derives from the doctoral research of the corresponding author at Middle East Technical University. The corresponding author is employed by HAVELSAN A.Ş., which had no role in the design, execution, analysis, or reporting of the study, and the authors declare no other competing interests. </w:t>
      </w:r>
      <w:del w:id="91011" w:author="Claude" w:date="2026-10-29T12:16:11Z">
        <w:r>
          <w:rPr>
            <w:rFonts w:ascii="Times New Roman" w:cs="Times New Roman" w:eastAsia="Times New Roman" w:hAnsi="Times New Roman"/>
            <w:b w:val="false"/>
            <w:bCs w:val="false"/>
            <w:i w:val="false"/>
            <w:iCs w:val="false"/>
            <w:sz w:val="22"/>
            <w:szCs w:val="22"/>
          </w:rPr>
          <w:delText xml:space="preserve">The submitted manuscript is prepared for double-anonymous review and carries no author identifying information; author names, affiliations, correspondence details, acknowledgment, and the conflict of interest statement are provided in the separate title pag</w:delText>
        </w:r>
      </w:del>
      <w:ins w:id="91012" w:author="Claude" w:date="2026-10-29T12:16:11Z">
        <w:r>
          <w:rPr>
            <w:rFonts w:ascii="Times New Roman" w:cs="Times New Roman" w:eastAsia="Times New Roman" w:hAnsi="Times New Roman"/>
            <w:b w:val="false"/>
            <w:bCs w:val="false"/>
            <w:i w:val="false"/>
            <w:iCs w:val="false"/>
            <w:sz w:val="22"/>
            <w:szCs w:val="22"/>
          </w:rPr>
          <w:t xml:space="preserve">A supplementary file lists the hand-written rule base used as a closed referenc</w:t>
        </w:r>
      </w:ins>
      <w:r>
        <w:rPr>
          <w:rFonts w:ascii="Times New Roman" w:cs="Times New Roman" w:eastAsia="Times New Roman" w:hAnsi="Times New Roman"/>
          <w:b w:val="false"/>
          <w:bCs w:val="false"/>
          <w:i w:val="false"/>
          <w:iCs w:val="false"/>
          <w:sz w:val="22"/>
          <w:szCs w:val="22"/>
        </w:rPr>
        <w:t xml:space="preserve">e.</w:t>
      </w:r>
    </w:p>
    <w:p>
      <w:pPr>
        <w:spacing w:after="300" w:before="0" w:line="240"/>
        <w:jc w:val="both"/>
      </w:pPr>
      <w:r>
        <w:rPr>
          <w:rFonts w:ascii="Times New Roman" w:cs="Times New Roman" w:eastAsia="Times New Roman" w:hAnsi="Times New Roman"/>
          <w:b w:val="false"/>
          <w:bCs w:val="false"/>
          <w:i w:val="false"/>
          <w:iCs w:val="false"/>
          <w:sz w:val="22"/>
          <w:szCs w:val="22"/>
        </w:rPr>
        <w:t xml:space="preserve">Thank you for considering </w:t>
      </w:r>
      <w:del w:id="91013" w:author="Claude" w:date="2026-10-29T12:16:11Z">
        <w:r>
          <w:rPr>
            <w:rFonts w:ascii="Times New Roman" w:cs="Times New Roman" w:eastAsia="Times New Roman" w:hAnsi="Times New Roman"/>
            <w:b w:val="false"/>
            <w:bCs w:val="false"/>
            <w:i w:val="false"/>
            <w:iCs w:val="false"/>
            <w:sz w:val="22"/>
            <w:szCs w:val="22"/>
          </w:rPr>
          <w:delText xml:space="preserve">our work. We</w:delText>
        </w:r>
      </w:del>
      <w:ins w:id="91014" w:author="Claude" w:date="2026-10-29T12:16:11Z">
        <w:r>
          <w:rPr>
            <w:rFonts w:ascii="Times New Roman" w:cs="Times New Roman" w:eastAsia="Times New Roman" w:hAnsi="Times New Roman"/>
            <w:b w:val="false"/>
            <w:bCs w:val="false"/>
            <w:i w:val="false"/>
            <w:iCs w:val="false"/>
            <w:sz w:val="22"/>
            <w:szCs w:val="22"/>
          </w:rPr>
          <w:t xml:space="preserve">this work. The authors</w:t>
        </w:r>
      </w:ins>
      <w:r>
        <w:rPr>
          <w:rFonts w:ascii="Times New Roman" w:cs="Times New Roman" w:eastAsia="Times New Roman" w:hAnsi="Times New Roman"/>
          <w:b w:val="false"/>
          <w:bCs w:val="false"/>
          <w:i w:val="false"/>
          <w:iCs w:val="false"/>
          <w:sz w:val="22"/>
          <w:szCs w:val="22"/>
        </w:rPr>
        <w:t xml:space="preserve"> look forward to the reviewers’ comments.</w:t>
      </w:r>
    </w:p>
    <w:p>
      <w:pPr>
        <w:spacing w:after="240" w:before="0" w:line="240"/>
        <w:jc w:val="left"/>
      </w:pPr>
      <w:r>
        <w:rPr>
          <w:rFonts w:ascii="Times New Roman" w:cs="Times New Roman" w:eastAsia="Times New Roman" w:hAnsi="Times New Roman"/>
          <w:b w:val="false"/>
          <w:bCs w:val="false"/>
          <w:i w:val="false"/>
          <w:iCs w:val="false"/>
          <w:sz w:val="22"/>
          <w:szCs w:val="22"/>
        </w:rPr>
        <w:t xml:space="preserve">Sincerely,</w:t>
      </w:r>
    </w:p>
    <w:p>
      <w:pPr>
        <w:spacing w:after="0" w:before="0" w:line="240"/>
        <w:jc w:val="left"/>
      </w:pPr>
      <w:r>
        <w:rPr>
          <w:rFonts w:ascii="Times New Roman" w:cs="Times New Roman" w:eastAsia="Times New Roman" w:hAnsi="Times New Roman"/>
          <w:b w:val="false"/>
          <w:bCs w:val="false"/>
          <w:i w:val="false"/>
          <w:iCs w:val="false"/>
          <w:sz w:val="22"/>
          <w:szCs w:val="22"/>
        </w:rPr>
        <w:t xml:space="preserve">Çağlar Akman</w:t>
      </w:r>
    </w:p>
    <w:p>
      <w:pPr>
        <w:spacing w:after="0" w:before="0" w:line="240"/>
        <w:jc w:val="left"/>
      </w:pPr>
      <w:r>
        <w:rPr>
          <w:rFonts w:ascii="Times New Roman" w:cs="Times New Roman" w:eastAsia="Times New Roman" w:hAnsi="Times New Roman"/>
          <w:b w:val="false"/>
          <w:bCs w:val="false"/>
          <w:i w:val="false"/>
          <w:iCs w:val="false"/>
          <w:sz w:val="22"/>
          <w:szCs w:val="22"/>
        </w:rPr>
        <w:t xml:space="preserve">Corresponding author</w:t>
      </w:r>
    </w:p>
    <w:p>
      <w:pPr>
        <w:spacing w:after="0" w:before="0" w:line="240"/>
        <w:jc w:val="left"/>
      </w:pPr>
      <w:r>
        <w:rPr>
          <w:rFonts w:ascii="Times New Roman" w:cs="Times New Roman" w:eastAsia="Times New Roman" w:hAnsi="Times New Roman"/>
          <w:b w:val="false"/>
          <w:bCs w:val="false"/>
          <w:i w:val="false"/>
          <w:iCs w:val="false"/>
          <w:sz w:val="22"/>
          <w:szCs w:val="22"/>
        </w:rPr>
        <w:t xml:space="preserve">Department of Electrical and Electronics Engineering, Middle East Technical University, 06800 Ankara, Türkiye</w:t>
      </w:r>
    </w:p>
    <w:p>
      <w:pPr>
        <w:spacing w:after="0" w:before="0" w:line="240"/>
        <w:jc w:val="left"/>
      </w:pPr>
      <w:r>
        <w:rPr>
          <w:rFonts w:ascii="Times New Roman" w:cs="Times New Roman" w:eastAsia="Times New Roman" w:hAnsi="Times New Roman"/>
          <w:b w:val="false"/>
          <w:bCs w:val="false"/>
          <w:i w:val="false"/>
          <w:iCs w:val="false"/>
          <w:sz w:val="22"/>
          <w:szCs w:val="22"/>
        </w:rPr>
        <w:t xml:space="preserve">E-mail: caglar.akman@metu.edu.tr | Telephone: </w:t>
      </w:r>
      <w:del w:id="91015" w:author="Claude" w:date="2026-10-29T12:16:11Z">
        <w:r>
          <w:rPr>
            <w:rFonts w:ascii="Times New Roman" w:cs="Times New Roman" w:eastAsia="Times New Roman" w:hAnsi="Times New Roman"/>
            <w:b w:val="false"/>
            <w:bCs w:val="false"/>
            <w:i w:val="false"/>
            <w:iCs w:val="false"/>
            <w:sz w:val="22"/>
            <w:szCs w:val="22"/>
          </w:rPr>
          <w:delText xml:space="preserve">[telephone number]</w:delText>
        </w:r>
      </w:del>
      <w:ins w:id="91016" w:author="Claude" w:date="2026-10-29T12:16:11Z">
        <w:r>
          <w:rPr>
            <w:rFonts w:ascii="Times New Roman" w:cs="Times New Roman" w:eastAsia="Times New Roman" w:hAnsi="Times New Roman"/>
            <w:b w:val="false"/>
            <w:bCs w:val="false"/>
            <w:i w:val="false"/>
            <w:iCs w:val="false"/>
            <w:sz w:val="22"/>
            <w:szCs w:val="22"/>
          </w:rPr>
          <w:t xml:space="preserve">+90 533 052 03 94</w:t>
        </w:r>
      </w:ins>
    </w:p>
    <w:p>
      <w:pPr>
        <w:spacing w:after="0" w:before="0" w:line="240"/>
        <w:jc w:val="left"/>
      </w:pPr>
      <w:r>
        <w:rPr>
          <w:rFonts w:ascii="Times New Roman" w:cs="Times New Roman" w:eastAsia="Times New Roman" w:hAnsi="Times New Roman"/>
          <w:b w:val="false"/>
          <w:bCs w:val="false"/>
          <w:i w:val="false"/>
          <w:iCs w:val="false"/>
          <w:sz w:val="22"/>
          <w:szCs w:val="22"/>
        </w:rPr>
        <w:t xml:space="preserve">On behalf of the co-author, Kemal Leblebicioğlu</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2026-08-07T15:03:13.553Z</dcterms:created>
  <dcterms:modified xsi:type="dcterms:W3CDTF">2026-08-07T15:03:13.553Z</dcterms:modified>
</cp:coreProperties>
</file>

<file path=docProps/custom.xml><?xml version="1.0" encoding="utf-8"?>
<Properties xmlns="http://schemas.openxmlformats.org/officeDocument/2006/custom-properties" xmlns:vt="http://schemas.openxmlformats.org/officeDocument/2006/docPropsVTypes"/>
</file>