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BDD2F"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7FB129B7"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4A9A42EC"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1B0631E0"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57B4258E"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3511A7DB" w14:textId="2875CD55"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—Decision support systems (DSSs) are systems of systems.</w:t>
      </w:r>
      <w:r>
        <w:rPr>
          <w:b/>
          <w:sz w:val="18"/>
          <w:szCs w:val="18"/>
        </w:rPr>
        <w:t xml:space="preserve"> Most decide inside a closed decision space, a set of rules fixed before the incident. Outside this set, the system cannot respond. This article presents the Verified Open Decision Architecture (VODA), an architecture with an open decision space. It defines the invariants of the space, a verified set of physical effects from which new interventions are composed, and a chain of gates. </w:t>
      </w:r>
      <w:del w:id="1079" w:author="Claude" w:date="2026-10-19T23:30:00Z">
        <w:r>
          <w:rPr>
            <w:b/>
            <w:sz w:val="18"/>
            <w:szCs w:val="18"/>
          </w:rPr>
          <w:delText xml:space="preserve">A generative model proposes new rules and blended or composed interventions.</w:delText>
        </w:r>
      </w:del>
      <w:ins w:id="1080" w:author="Claude" w:date="2026-10-19T23:30:00Z">
        <w:r>
          <w:rPr>
            <w:b/>
            <w:sz w:val="18"/>
            <w:szCs w:val="18"/>
          </w:rPr>
          <w:t xml:space="preserve">A generative model proposes candidate rules and blended or composed interventions, and the candidates are screened on forecasts before they reach the gates.</w:t>
        </w:r>
      </w:ins>
      <w:r>
        <w:rPr>
          <w:b/>
          <w:sz w:val="18"/>
          <w:szCs w:val="18"/>
        </w:rPr>
        <w:t xml:space="preserve"> A proposal enters the rule base only after deterministic checks and a paired forecast test on reseeded futures. A simulation core holds the hazard state. A decision core reads it through confidence-rated observations. The decision core has a closed layer, a sparse Takagi-Sugeno rule base that tunes itself online, and an open layer that proposes and verifies new objects. The approach is applied to wildfire response and tested on paired worlds in various scenarios. </w:t>
      </w:r>
      <w:commentRangeStart w:id="1083"/>
      <w:del w:id="1081" w:author="Claude" w:date="2026-10-19T23:30:00Z">
        <w:r w:rsidR="00E95B17" w:rsidRPr="00E95B17">
          <w:rPr>
            <w:b/>
            <w:sz w:val="18"/>
            <w:szCs w:val="18"/>
          </w:rPr>
          <w:delText xml:space="preserve">Compared with the closed layer alone, the open layer reduces burned area by about 30%, affected population by about half, and committed response by about a sixth. It raises the share of extinguished incidents from about half to over 70%.</w:delText>
        </w:r>
      </w:del>
      <w:ins w:id="1082" w:author="Claude" w:date="2026-10-19T23:30:00Z">
        <w:r>
          <w:rPr>
            <w:b/>
            <w:sz w:val="18"/>
            <w:szCs w:val="18"/>
          </w:rPr>
          <w:t xml:space="preserve">Compared with the closed layer alone, the open layer reduces burned area by about half, affected population by about 70%, and committed response by about a third. It raises the share of extinguished incidents from about half to 85%.</w:t>
        </w:r>
      </w:ins>
      <w:commentRangeEnd w:id="1083"/>
      <w:r>
        <w:rPr>
          <w:rStyle w:val="CommentReference"/>
        </w:rPr>
        <w:commentReference w:id="1083"/>
      </w:r>
      <w:r w:rsidR="00E95B17">
        <w:rPr>
          <w:b/>
          <w:sz w:val="18"/>
          <w:szCs w:val="18"/>
        </w:rPr>
        <w:t xml:space="preserve"> </w:t>
      </w:r>
      <w:commentRangeStart w:id="1084"/>
      <w:r>
        <w:rPr>
          <w:b/>
          <w:sz w:val="18"/>
          <w:szCs w:val="18"/>
        </w:rPr>
        <w:t xml:space="preserve">The decision core is distributed and suits real-time operation.</w:t>
      </w:r>
      <w:commentRangeEnd w:id="1084"/>
      <w:r>
        <w:rPr>
          <w:rStyle w:val="CommentReference"/>
        </w:rPr>
        <w:commentReference w:id="1084"/>
      </w:r>
      <w:r>
        <w:rPr>
          <w:b/>
          <w:sz w:val="18"/>
          <w:szCs w:val="18"/>
        </w:rPr>
        <w:t xml:space="preserve"> Each agent reasons only over its own region, so computing cost grows slowly with the number of regions.</w:t>
      </w:r>
    </w:p>
    <w:p w14:paraId="01614C49" w14:textId="77777777" w:rsidR="00534101" w:rsidRDefault="00534101" w:rsidP="00534101"/>
    <w:p w14:paraId="0CB84A30"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w:t>
      </w:r>
      <w:r>
        <w:t xml:space="preserve"> </w:t>
      </w:r>
      <w:r>
        <w:rPr>
          <w:b/>
          <w:sz w:val="18"/>
          <w:szCs w:val="18"/>
        </w:rPr>
        <w:t>Decision support systems, open decision space, generative rule proposal, system-of-systems architecture, wildfire management.</w:t>
      </w:r>
    </w:p>
    <w:p w14:paraId="1502D9B9" w14:textId="77777777" w:rsidR="00BE4774" w:rsidRPr="006E071F" w:rsidRDefault="00BE4774" w:rsidP="00BE4774">
      <w:pPr>
        <w:pStyle w:val="Text"/>
        <w:ind w:firstLine="0"/>
        <w:rPr>
          <w:rFonts w:ascii="Times" w:hAnsi="Times"/>
          <w:sz w:val="18"/>
          <w:szCs w:val="18"/>
        </w:rPr>
      </w:pPr>
    </w:p>
    <w:p w14:paraId="29675BB9" w14:textId="77777777" w:rsidR="00926552" w:rsidRDefault="00926552" w:rsidP="00926552">
      <w:pPr>
        <w:pStyle w:val="Heading1"/>
      </w:pPr>
      <w:bookmarkStart w:id="2" w:name="_RefSec_I"/>
      <w:r>
        <w:t>I</w:t>
      </w:r>
      <w:bookmarkEnd w:id="2"/>
      <w:r>
        <w:t>. INTRODUCTION</w:t>
      </w:r>
    </w:p>
    <w:p w14:paraId="7D368B4D"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308B0F48" w14:textId="77777777" w:rsidR="00926552" w:rsidRDefault="0017143C" w:rsidP="0017143C">
      <w:pPr>
        <w:pStyle w:val="Text"/>
        <w:ind w:firstLine="0"/>
      </w:pPr>
      <w:r>
        <w:t xml:space="preserve">ILDFIRE response is carried out by a system of systems </w:t>
      </w:r>
      <w:sdt>
        <w:sdtPr>
          <w:id w:val="-1999990991"/>
          <w:citation/>
        </w:sdt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61D61A97" w14:textId="77777777" w:rsidR="00D50906" w:rsidRDefault="00D31F60">
      <w:pPr>
        <w:pStyle w:val="Text"/>
      </w:pPr>
      <w:r>
        <w:t xml:space="preserve">DSSs exist for parts of this task </w:t>
      </w:r>
      <w:sdt>
        <w:sdtPr>
          <w:id w:val="-1979979995"/>
          <w:citation/>
        </w:sdt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w:t>
      </w:r>
      <w:r>
        <w:t xml:space="preserve">the field </w:t>
      </w:r>
      <w:sdt>
        <w:sdtPr>
          <w:id w:val="-197997999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how widely they are used, not whether the decisions taken with them are better </w:t>
      </w:r>
      <w:sdt>
        <w:sdtPr>
          <w:id w:val="-1979979981"/>
          <w:citation/>
        </w:sdt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system.</w:t>
      </w:r>
    </w:p>
    <w:p w14:paraId="6DC70019" w14:textId="77777777" w:rsidR="00D50906" w:rsidRDefault="00D31F6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Hence, the benefit of the decision mechanism is not measured separately from the quality of the forecast behind it.</w:t>
      </w:r>
    </w:p>
    <w:p w14:paraId="065BB8D8" w14:textId="77777777" w:rsidR="00926552" w:rsidRDefault="00CA3DD6" w:rsidP="00926552">
      <w:pPr>
        <w:pStyle w:val="Text"/>
      </w:pPr>
      <w:r>
        <w:t xml:space="preserve">VODA answers the first limit with an open decision space,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w:t>
      </w:r>
      <w:r w:rsidR="00940DFB">
        <w:t>it</w:t>
      </w:r>
      <w:r>
        <w:t xml:space="preserve"> falls short, the open layer </w:t>
      </w:r>
      <w:del w:id="1085" w:author="Claude" w:date="2026-10-19T23:30:00Z">
        <w:r>
          <w:delText xml:space="preserve">lets a pretrained large language model (LLM) propose a new rule, a blend of existing interventions, or a new intervention composed from physical effects the simulator can execute.</w:delText>
        </w:r>
      </w:del>
      <w:ins w:id="1086" w:author="Claude" w:date="2026-10-19T23:30:00Z">
        <w:r>
          <w:t xml:space="preserve">lets a pretrained large language model (LLM) propose candidate rules, blends of existing interventions, and new interventions composed from physical effects the simulator can execute. The candidates are screened on forecasts of the hazard model, and only the best one is tested further.</w:t>
        </w:r>
      </w:ins>
      <w:r>
        <w:t xml:space="preserve"> Nothing enters the doctrine </w:t>
      </w:r>
      <w:r w:rsidR="00940DFB">
        <w:t>without</w:t>
      </w:r>
      <w:r>
        <w:t xml:space="preserve"> a chain of algebraic gates and a paired forecast test. Hence, the space is closed at physical effects and open at interventions.</w:t>
      </w:r>
    </w:p>
    <w:p w14:paraId="07CEF064" w14:textId="4A5307C6" w:rsidR="00682ED6" w:rsidRDefault="00D31F60">
      <w:pPr>
        <w:pStyle w:val="Text"/>
      </w:pPr>
      <w:r>
        <w:t xml:space="preserve">The second limit is answered in two steps. Each observation carries a confidence, and the confidence gates every concept that depends on it, so uncertainty is handled without a distribution. Moreover, every order is written over named decision concepts and every edit, rejection, and generated object is logged. Hence, the reason for a recommendation is read from the rule that produced it, not reconstructed afterwards. </w:t>
      </w:r>
      <w:commentRangeStart w:id="1089"/>
      <w:del w:id="1087" w:author="Claude" w:date="2026-10-19T23:30:00Z">
        <w:r>
          <w:delText xml:space="preserve">Under degraded observation the response of VODA degrades gradually and remains the best tested.</w:delText>
        </w:r>
      </w:del>
      <w:ins w:id="1088" w:author="Claude" w:date="2026-10-19T23:30:00Z">
        <w:r>
          <w:t xml:space="preserve">Under degraded observation the response of VODA degrades gradually and remains better than that of the closed layer.</w:t>
        </w:r>
      </w:ins>
      <w:commentRangeEnd w:id="1089"/>
      <w:r>
        <w:rPr>
          <w:rStyle w:val="CommentReference"/>
        </w:rPr>
        <w:commentReference w:id="1089"/>
      </w:r>
    </w:p>
    <w:p w14:paraId="28E8EF77" w14:textId="77777777" w:rsidR="00682ED6" w:rsidRDefault="00D31F60">
      <w:pPr>
        <w:pStyle w:val="Text"/>
      </w:pPr>
      <w:r>
        <w:t xml:space="preserve">The third limit is answered by the separation of two cores. A simulation core owns the hazard state, and a decision core reads it through confidence-rated observations. The simulation core is validated by blind hindcast against satellite records of </w:t>
      </w:r>
      <w:r>
        <w:lastRenderedPageBreak/>
        <w:t xml:space="preserve">documented fires, and the decision core by paired comparison on that validated core, so the benefit of opening the decision space is read as a difference on identical worlds. The decision core is distributed over regional agents, </w:t>
      </w:r>
      <w:commentRangeStart w:id="1090"/>
      <w:r>
        <w:lastRenderedPageBreak/>
        <w:t xml:space="preserve">decides in a small fraction of a second, and its cost grows slowly with the number of agents</w:t>
      </w:r>
      <w:commentRangeEnd w:id="1090"/>
      <w:r>
        <w:rPr>
          <w:rStyle w:val="CommentReference"/>
        </w:rPr>
        <w:commentReference w:id="1090"/>
      </w:r>
      <w:r>
        <w:lastRenderedPageBreak/>
        <w:t xml:space="preserve">, so it suits real-time operation.</w:t>
      </w:r>
    </w:p>
    <w:p w14:paraId="0B37787B" w14:textId="77777777" w:rsidR="00926552" w:rsidRDefault="00926552" w:rsidP="00926552">
      <w:pPr>
        <w:pStyle w:val="Text"/>
      </w:pPr>
      <w:r>
        <w:t xml:space="preserve">The remainder of the article is organized as follows. Section </w:t>
      </w:r>
      <w:r>
        <w:fldChar w:fldCharType="begin"/>
      </w:r>
      <w:r>
        <w:instrText xml:space="preserve"> REF _RefSec_II \h </w:instrText>
      </w:r>
      <w:r>
        <w:fldChar w:fldCharType="separate"/>
      </w:r>
      <w:r>
        <w:rPr>
          <w:noProof/>
        </w:rPr>
        <w:t>II</w:t>
      </w:r>
      <w:r>
        <w:fldChar w:fldCharType="end"/>
      </w:r>
      <w:r>
        <w:t xml:space="preserve"> reviews related work. Section </w:t>
      </w:r>
      <w:r>
        <w:fldChar w:fldCharType="begin"/>
      </w:r>
      <w:r>
        <w:instrText xml:space="preserve"> REF _RefSec_III \h </w:instrText>
      </w:r>
      <w:r>
        <w:fldChar w:fldCharType="separate"/>
      </w:r>
      <w:r>
        <w:rPr>
          <w:noProof/>
        </w:rPr>
        <w:t>III</w:t>
      </w:r>
      <w:r>
        <w:fldChar w:fldCharType="end"/>
      </w:r>
      <w:r>
        <w:t xml:space="preserve"> presents the architecture and Section </w:t>
      </w:r>
      <w:r>
        <w:fldChar w:fldCharType="begin"/>
      </w:r>
      <w:r>
        <w:instrText xml:space="preserve"> REF _RefSec_IV \h </w:instrText>
      </w:r>
      <w:r>
        <w:fldChar w:fldCharType="separate"/>
      </w:r>
      <w:r>
        <w:rPr>
          <w:noProof/>
        </w:rPr>
        <w:t>IV</w:t>
      </w:r>
      <w:r>
        <w:fldChar w:fldCharType="end"/>
      </w:r>
      <w:r>
        <w:t xml:space="preserve"> the decision core. Section </w:t>
      </w:r>
      <w:r>
        <w:fldChar w:fldCharType="begin"/>
      </w:r>
      <w:r>
        <w:instrText xml:space="preserve"> REF _RefSec_V \h </w:instrText>
      </w:r>
      <w:r>
        <w:fldChar w:fldCharType="separate"/>
      </w:r>
      <w:r>
        <w:rPr>
          <w:noProof/>
        </w:rPr>
        <w:t>V</w:t>
      </w:r>
      <w:r>
        <w:fldChar w:fldCharType="end"/>
      </w:r>
      <w:r>
        <w:t xml:space="preserve"> reports the results, Section </w:t>
      </w:r>
      <w:r>
        <w:fldChar w:fldCharType="begin"/>
      </w:r>
      <w:r>
        <w:instrText xml:space="preserve"> REF _RefSec_VI \h </w:instrText>
      </w:r>
      <w:r>
        <w:fldChar w:fldCharType="separate"/>
      </w:r>
      <w:r>
        <w:rPr>
          <w:noProof/>
        </w:rPr>
        <w:t>VI</w:t>
      </w:r>
      <w:r>
        <w:fldChar w:fldCharType="end"/>
      </w:r>
      <w:r>
        <w:t xml:space="preserve"> discusses them, and Section </w:t>
      </w:r>
      <w:r>
        <w:fldChar w:fldCharType="begin"/>
      </w:r>
      <w:r>
        <w:instrText xml:space="preserve"> REF _RefSec_VII \h </w:instrText>
      </w:r>
      <w:r>
        <w:fldChar w:fldCharType="separate"/>
      </w:r>
      <w:r>
        <w:rPr>
          <w:noProof/>
        </w:rPr>
        <w:t>VII</w:t>
      </w:r>
      <w:r>
        <w:fldChar w:fldCharType="end"/>
      </w:r>
      <w:r>
        <w:t xml:space="preserve"> concludes.</w:t>
      </w:r>
    </w:p>
    <w:p w14:paraId="6A15CEC3" w14:textId="77777777" w:rsidR="00926552" w:rsidRDefault="00926552" w:rsidP="00926552">
      <w:pPr>
        <w:pStyle w:val="Heading1"/>
      </w:pPr>
      <w:bookmarkStart w:id="3" w:name="_RefSec_II"/>
      <w:r>
        <w:t>II</w:t>
      </w:r>
      <w:bookmarkEnd w:id="3"/>
      <w:r>
        <w:t>. Related Work and Background</w:t>
      </w:r>
    </w:p>
    <w:p w14:paraId="61AA0500" w14:textId="77777777" w:rsidR="00926552" w:rsidRDefault="00926552" w:rsidP="00926552">
      <w:pPr>
        <w:pStyle w:val="Heading2"/>
      </w:pPr>
      <w:bookmarkStart w:id="4" w:name="_RefSec_II_A"/>
      <w:r>
        <w:t>A</w:t>
      </w:r>
      <w:bookmarkEnd w:id="4"/>
      <w:r>
        <w:t>. Wildfire Dynamics and Decision Support</w:t>
      </w:r>
    </w:p>
    <w:p w14:paraId="528EBBFF"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offline and the intervention menu is fixed. Fire management economics judges a response by the sum of two terms, the cost of the resources committed and the loss that still occurs </w:t>
      </w:r>
      <w:sdt>
        <w:sdtPr>
          <w:id w:val="-1979979970"/>
          <w:citation/>
        </w:sdt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48CF0E29" w14:textId="77777777" w:rsidR="000334CF" w:rsidRDefault="00D31F60">
      <w:pPr>
        <w:pStyle w:val="Heading2"/>
      </w:pPr>
      <w:bookmarkStart w:id="5" w:name="_RefSec_II_B"/>
      <w:r>
        <w:t>B</w:t>
      </w:r>
      <w:bookmarkEnd w:id="5"/>
      <w:r>
        <w:t>. Observation Features</w:t>
      </w:r>
      <w:r w:rsidR="0003218A">
        <w:t xml:space="preserve"> and Fuzzy Reasoning Over Concepts</w:t>
      </w:r>
    </w:p>
    <w:p w14:paraId="4A5F23A5" w14:textId="77777777" w:rsidR="000334CF" w:rsidRDefault="00D31F60">
      <w:pPr>
        <w:pStyle w:val="Text"/>
      </w:pPr>
      <w:r>
        <w:t>VODA reads 10 features extracted from observations of heterogeneous sources. Each is bounded, meaningful to an expert, and not redundant. They are fire intensity and spread potential, weather severity, ignition proximity, fuel load, asset exposure, resource accessibility, access and road status, suppression availability, and temporal urgency. Together they cover threat, exposure, feasibility, and timing.</w:t>
      </w:r>
    </w:p>
    <w:p w14:paraId="3EE7483C" w14:textId="77777777"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constant consequents </w:t>
      </w:r>
      <w:sdt>
        <w:sdtPr>
          <w:id w:val="-1959958998"/>
          <w:citation/>
        </w:sdtPr>
        <w:sdtContent>
          <w:r>
            <w:fldChar w:fldCharType="begin" w:fldLock="1"/>
          </w:r>
          <w:r>
            <w:instrText xml:space="preserve"> CITATION Takagi85 \l 1033 </w:instrText>
          </w:r>
          <w:r>
            <w:fldChar w:fldCharType="separate"/>
          </w:r>
          <w:r>
            <w:rPr>
              <w:noProof/>
            </w:rPr>
            <w:t>[25]</w:t>
          </w:r>
          <w:r>
            <w:fldChar w:fldCharType="end"/>
          </w:r>
        </w:sdtContent>
      </w:sdt>
      <w:r>
        <w:t xml:space="preserve"> give a numeric intensity command the simulator can apply and let rules be tuned online with a predictable effect, as evolving TS models have shown </w:t>
      </w:r>
      <w:sdt>
        <w:sdtPr>
          <w:id w:val="-955333348"/>
          <w:citation/>
        </w:sdt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since </w:t>
      </w:r>
      <m:oMath>
        <m:r>
          <w:rPr>
            <w:rFonts w:ascii="Cambria Math" w:hAnsi="Cambria Math"/>
          </w:rPr>
          <m:t>N</m:t>
        </m:r>
      </m:oMath>
      <w:r>
        <w:t xml:space="preserve"> features with </w:t>
      </w:r>
      <m:oMath>
        <m:r>
          <w:rPr>
            <w:rFonts w:ascii="Cambria Math" w:hAnsi="Cambria Math"/>
          </w:rPr>
          <m:t>T</m:t>
        </m:r>
      </m:oMath>
      <w:r>
        <w:t xml:space="preserve"> terms each need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about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for 10 features and 5 terms. The remedy is a conceptual middle layer. Features are composed into decision concepts by weighted aggregation, and rules are written over the concepts only. VODA uses 5 concepts, each answering a question that recurs in response planning </w:t>
      </w:r>
      <w:sdt>
        <w:sdtPr>
          <w:id w:val="-1959958991"/>
          <w:citation/>
        </w:sdt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fire threat is, whether an intervention can feasibly be mounted, how exposed the assets are, how urgent action is, and whether evacuation pressure is building. The concepts are fire threat level, suppression feasibility, asset exposure risk, intervention urgency, and evacuation pressure. </w:t>
      </w:r>
      <w:r>
        <w:t xml:space="preserve">The count is a side benefit. The main reason for the concept layer is that a rule written over concepts reads as an operator statement, so a generated rule can be checked by an expert.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49CAF0BA" w14:textId="77777777" w:rsidR="00926552" w:rsidRDefault="0003218A" w:rsidP="00926552">
      <w:pPr>
        <w:pStyle w:val="Heading2"/>
      </w:pPr>
      <w:r>
        <w:t>C</w:t>
      </w:r>
      <w:r w:rsidR="00926552">
        <w:t>. Closed and Open Decision Spaces</w:t>
      </w:r>
    </w:p>
    <w:p w14:paraId="0981DBA0"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Content>
          <w:r>
            <w:fldChar w:fldCharType="begin" w:fldLock="1"/>
          </w:r>
          <w:r>
            <w:instrText xml:space="preserve"> CITATION Klein17 \l 1033 </w:instrText>
          </w:r>
          <w:r>
            <w:fldChar w:fldCharType="separate"/>
          </w:r>
          <w:r>
            <w:rPr>
              <w:noProof/>
            </w:rPr>
            <w:t>[18]</w:t>
          </w:r>
          <w:r>
            <w:fldChar w:fldCharType="end"/>
          </w:r>
        </w:sdtContent>
      </w:sdt>
      <w:r>
        <w:t>. Hence, a DSS should generate alternatives during operation and filter them by a strict, external evaluation.</w:t>
      </w:r>
    </w:p>
    <w:p w14:paraId="55D34A9C" w14:textId="77777777" w:rsidR="004F3172" w:rsidRDefault="00D31F60">
      <w:pPr>
        <w:pStyle w:val="Text"/>
      </w:pPr>
      <w:r>
        <w:t xml:space="preserve">Mechanisms that generate alternatives share one pattern. Some search a fixed model for structurally different solutions </w:t>
      </w:r>
      <w:sdt>
        <w:sdtPr>
          <w:id w:val="-1979979961"/>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from parts the system already understands, so an open decision space is an open composition over a closed and verified basis. Mechanisms that change a rule base at run time follow the same pattern. Evolving TS models tune and add rules within the vocabulary </w:t>
      </w:r>
      <w:sdt>
        <w:sdtPr>
          <w:id w:val="-1979979928"/>
          <w:citation/>
        </w:sdt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Value-based selectors learn when a structural change is needed </w:t>
      </w:r>
      <w:sdt>
        <w:sdtPr>
          <w:id w:val="-1979979927"/>
          <w:citation/>
        </w:sdtPr>
        <w:sdtContent>
          <w:r>
            <w:fldChar w:fldCharType="begin" w:fldLock="1"/>
          </w:r>
          <w:r>
            <w:instrText xml:space="preserve"> CITATION Sutton18 \l 1033 </w:instrText>
          </w:r>
          <w:r>
            <w:fldChar w:fldCharType="separate"/>
          </w:r>
          <w:r>
            <w:rPr>
              <w:noProof/>
            </w:rPr>
            <w:t>[32]</w:t>
          </w:r>
          <w:r>
            <w:fldChar w:fldCharType="end"/>
          </w:r>
        </w:sdtContent>
      </w:sdt>
      <w:r>
        <w:t xml:space="preserve">. Generative models draft rules outside the current structure </w:t>
      </w:r>
      <w:sdt>
        <w:sdtPr>
          <w:id w:val="-1979979926"/>
          <w:citation/>
        </w:sdtPr>
        <w:sdtContent>
          <w:r>
            <w:fldChar w:fldCharType="begin" w:fldLock="1"/>
          </w:r>
          <w:r>
            <w:instrText xml:space="preserve"> CITATION Xie24 \l 1033 </w:instrText>
          </w:r>
          <w:r>
            <w:fldChar w:fldCharType="separate"/>
          </w:r>
          <w:r>
            <w:rPr>
              <w:noProof/>
            </w:rPr>
            <w:t>[33]</w:t>
          </w:r>
          <w:r>
            <w:fldChar w:fldCharType="end"/>
          </w:r>
        </w:sdtContent>
      </w:sdt>
      <w:r>
        <w:t xml:space="preserve">. VODA uses all three, tuning and selection in the closed layer and generation in the open layer, behind one satisficing acceptance rule </w:t>
      </w:r>
      <w:sdt>
        <w:sdtPr>
          <w:id w:val="-1260212028"/>
          <w:citation/>
        </w:sdt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w:t>
      </w:r>
      <w:r w:rsidR="00F036EB">
        <w:t xml:space="preserve">rejection </w:t>
      </w:r>
      <w:r>
        <w:t>cheap and the evaluator independent of the generator.</w:t>
      </w:r>
    </w:p>
    <w:p w14:paraId="25E2396F" w14:textId="77777777" w:rsidR="00926552" w:rsidRDefault="0003218A" w:rsidP="00926552">
      <w:pPr>
        <w:pStyle w:val="Heading2"/>
      </w:pPr>
      <w:r>
        <w:t>D</w:t>
      </w:r>
      <w:r w:rsidR="00926552">
        <w:t>. Generative Components in Disaster Decision Support</w:t>
      </w:r>
    </w:p>
    <w:p w14:paraId="72C22D57" w14:textId="77777777" w:rsidR="00926552" w:rsidRDefault="00926552" w:rsidP="00926552">
      <w:pPr>
        <w:pStyle w:val="Text"/>
      </w:pPr>
      <w:r>
        <w:t xml:space="preserve">Recent DSSs add generative components but keep the intervention space closed or unchecked. Dubey and Dubey </w:t>
      </w:r>
      <w:sdt>
        <w:sdtPr>
          <w:id w:val="-1979979962"/>
          <w:citation/>
        </w:sdt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Gerolimos et al. </w:t>
      </w:r>
      <w:sdt>
        <w:sdtPr>
          <w:id w:val="-1979979959"/>
          <w:citation/>
        </w:sdt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but for recognizing unseen events rather than responding to them. Multi-agent LLMs write free-text plans whose hallucinations are contained by retrieval, schemas, or post-hoc grading </w:t>
      </w:r>
      <w:sdt>
        <w:sdtPr>
          <w:id w:val="-1979979955"/>
          <w:citation/>
        </w:sdt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simulation yet confine their agent to a fixed tool library. WildfireKR </w:t>
      </w:r>
      <w:sdt>
        <w:sdtPr>
          <w:id w:val="-1979979956"/>
          <w:citation/>
        </w:sdt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VODA is built to fill this gap.</w:t>
      </w:r>
    </w:p>
    <w:p w14:paraId="1E525087" w14:textId="77777777" w:rsidR="00C63C9D" w:rsidRDefault="00975DE2">
      <w:pPr>
        <w:pStyle w:val="Heading1"/>
      </w:pPr>
      <w:bookmarkStart w:id="6" w:name="_RefSec_III"/>
      <w:r>
        <w:t>III</w:t>
      </w:r>
      <w:bookmarkEnd w:id="6"/>
      <w:r w:rsidR="00116384">
        <w:t>. System Architecture</w:t>
      </w:r>
    </w:p>
    <w:p w14:paraId="56E81080" w14:textId="77777777" w:rsidR="00C63C9D" w:rsidRDefault="00D31F60" w:rsidP="00AD5871">
      <w:pPr>
        <w:pStyle w:val="Heading2"/>
      </w:pPr>
      <w:bookmarkStart w:id="7" w:name="_RefSec_III_A"/>
      <w:r>
        <w:t>A</w:t>
      </w:r>
      <w:bookmarkEnd w:id="7"/>
      <w:r>
        <w:t>. Two Cores and the Interface</w:t>
      </w:r>
    </w:p>
    <w:p w14:paraId="1FCDE6F4" w14:textId="77777777" w:rsidR="00096354" w:rsidRDefault="00EF3860">
      <w:pPr>
        <w:pStyle w:val="Text"/>
      </w:pPr>
      <w:r>
        <w:t xml:space="preserve">Fig. </w:t>
      </w:r>
      <w:r>
        <w:fldChar w:fldCharType="begin"/>
      </w:r>
      <w:r>
        <w:instrText xml:space="preserve"> REF _Ref242815634 \h </w:instrText>
      </w:r>
      <w:r>
        <w:fldChar w:fldCharType="separate"/>
      </w:r>
      <w:r>
        <w:rPr>
          <w:noProof/>
        </w:rPr>
        <w:t>1</w:t>
      </w:r>
      <w:r>
        <w:fldChar w:fldCharType="end"/>
      </w:r>
      <w:r>
        <w:t xml:space="preserve"> shows four blocks, namely simulation core, decision core, external sources, and operator dashboard. The external </w:t>
      </w:r>
      <w:r>
        <w:lastRenderedPageBreak/>
        <w:t xml:space="preserve">sources feed the meteorological, geographic, and fuel fields; 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and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D0C84D7" w14:textId="77777777">
        <w:trPr>
          <w:cantSplit/>
          <w:jc w:val="center"/>
        </w:trPr>
        <w:tc>
          <w:tcPr>
            <w:tcW w:w="4500" w:type="pct"/>
            <w:vAlign w:val="center"/>
          </w:tcPr>
          <w:p w14:paraId="3921DA0F" w14:textId="77777777" w:rsidR="00096354" w:rsidRDefault="0000000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62B74CDC" w14:textId="77777777" w:rsidR="00096354" w:rsidRDefault="00D31F60">
            <w:pPr>
              <w:keepNext/>
              <w:jc w:val="right"/>
            </w:pPr>
            <w:r>
              <w:t>(</w:t>
            </w:r>
            <w:bookmarkStart w:id="8" w:name="_RefEqN_fin"/>
            <w:r>
              <w:fldChar w:fldCharType="begin"/>
            </w:r>
            <w:r>
              <w:instrText xml:space="preserve"> SEQ ( \* ARABIC </w:instrText>
            </w:r>
            <w:r>
              <w:fldChar w:fldCharType="separate"/>
            </w:r>
            <w:r>
              <w:rPr>
                <w:noProof/>
              </w:rPr>
              <w:t>1</w:t>
            </w:r>
            <w:r>
              <w:fldChar w:fldCharType="end"/>
            </w:r>
            <w:bookmarkEnd w:id="8"/>
            <w:r>
              <w:t>)</w:t>
            </w:r>
          </w:p>
        </w:tc>
      </w:tr>
    </w:tbl>
    <w:p w14:paraId="5450FBAE" w14:textId="77777777" w:rsidR="00096354" w:rsidRDefault="00096354">
      <w:pPr>
        <w:pStyle w:val="Text"/>
        <w:rPr>
          <w:sz w:val="12"/>
          <w:szCs w:val="12"/>
        </w:rPr>
      </w:pPr>
    </w:p>
    <w:p w14:paraId="41D4184E" w14:textId="77777777" w:rsidR="00096354" w:rsidRDefault="00DD4DC8">
      <w:pPr>
        <w:pStyle w:val="Text"/>
      </w:pPr>
      <w:r>
        <w:rPr>
          <w:noProof/>
        </w:rPr>
        <mc:AlternateContent>
          <mc:Choice Requires="wpg">
            <w:drawing>
              <wp:anchor distT="0" distB="0" distL="114300" distR="114300" simplePos="0" relativeHeight="251656192" behindDoc="0" locked="0" layoutInCell="1" allowOverlap="1" wp14:anchorId="5EEE3408" wp14:editId="70461561">
                <wp:simplePos x="0" y="0"/>
                <wp:positionH relativeFrom="margin">
                  <wp:posOffset>3461825</wp:posOffset>
                </wp:positionH>
                <wp:positionV relativeFrom="margin">
                  <wp:posOffset>114007</wp:posOffset>
                </wp:positionV>
                <wp:extent cx="3110865" cy="3229610"/>
                <wp:effectExtent l="0" t="0" r="0" b="8890"/>
                <wp:wrapSquare wrapText="bothSides"/>
                <wp:docPr id="868292319" name="Group 7"/>
                <wp:cNvGraphicFramePr/>
                <a:graphic xmlns:a="http://schemas.openxmlformats.org/drawingml/2006/main">
                  <a:graphicData uri="http://schemas.microsoft.com/office/word/2010/wordprocessingGroup">
                    <wpg:wgp>
                      <wpg:cNvGrpSpPr/>
                      <wpg:grpSpPr>
                        <a:xfrm>
                          <a:off x="0" y="0"/>
                          <a:ext cx="3110865" cy="3229610"/>
                          <a:chOff x="-240317" y="106318"/>
                          <a:chExt cx="3111504" cy="3229767"/>
                        </a:xfrm>
                      </wpg:grpSpPr>
                      <wps:wsp>
                        <wps:cNvPr id="471822409" name="Text Box 1"/>
                        <wps:cNvSpPr txBox="1"/>
                        <wps:spPr>
                          <a:xfrm>
                            <a:off x="-240317" y="3113835"/>
                            <a:ext cx="3111504" cy="222250"/>
                          </a:xfrm>
                          <a:prstGeom prst="rect">
                            <a:avLst/>
                          </a:prstGeom>
                          <a:solidFill>
                            <a:prstClr val="white"/>
                          </a:solidFill>
                          <a:ln>
                            <a:noFill/>
                          </a:ln>
                        </wps:spPr>
                        <wps:txbx>
                          <w:txbxContent>
                            <w:p w14:paraId="6E588DD4" w14:textId="77777777" w:rsidR="00137C4F" w:rsidRPr="0030542E" w:rsidRDefault="00137C4F" w:rsidP="00137C4F">
                              <w:pPr>
                                <w:pStyle w:val="Caption"/>
                                <w:rPr>
                                  <w:noProof/>
                                </w:rPr>
                              </w:pPr>
                              <w:r>
                                <w:t xml:space="preserve">Fig. </w:t>
                              </w:r>
                              <w:bookmarkStart w:id="9" w:name="_RefFig2"/>
                              <w:r>
                                <w:fldChar w:fldCharType="begin"/>
                              </w:r>
                              <w:r>
                                <w:instrText xml:space="preserve"> SEQ Fig. \* ARABIC </w:instrText>
                              </w:r>
                              <w:r>
                                <w:fldChar w:fldCharType="separate"/>
                              </w:r>
                              <w:r w:rsidR="007A1391">
                                <w:rPr>
                                  <w:noProof/>
                                </w:rPr>
                                <w:t>1</w:t>
                              </w:r>
                              <w:r>
                                <w:rPr>
                                  <w:noProof/>
                                </w:rPr>
                                <w:fldChar w:fldCharType="end"/>
                              </w:r>
                              <w:bookmarkEnd w:id="9"/>
                              <w:r>
                                <w:t>. The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741897964" name="Picture 6"/>
                          <pic:cNvPicPr>
                            <a:picLocks noChangeAspect="1"/>
                          </pic:cNvPicPr>
                        </pic:nvPicPr>
                        <pic:blipFill rotWithShape="1">
                          <a:blip r:embed="rId10" cstate="print">
                            <a:extLst>
                              <a:ext uri="{28A0092B-C50C-407E-A947-70E740481C1C}">
                                <a14:useLocalDpi xmlns:a14="http://schemas.microsoft.com/office/drawing/2010/main" val="0"/>
                              </a:ext>
                            </a:extLst>
                          </a:blip>
                          <a:stretch/>
                        </pic:blipFill>
                        <pic:spPr bwMode="auto">
                          <a:xfrm>
                            <a:off x="-128563" y="106318"/>
                            <a:ext cx="2879725" cy="3007523"/>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EEE3408" id="Group 7" o:spid="_x0000_s1026" style="position:absolute;left:0;text-align:left;margin-left:272.6pt;margin-top:9pt;width:244.95pt;height:254.3pt;z-index:251656192;mso-position-horizontal-relative:margin;mso-position-vertical-relative:margin;mso-width-relative:margin;mso-height-relative:margin" coordorigin="-2403,1063" coordsize="31115,322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">
                <v:shapetype id="_x0000_t202" coordsize="21600,21600" o:spt="202" path="m,l,21600r21600,l21600,xe">
                  <v:stroke joinstyle="miter"/>
                  <v:path gradientshapeok="t" o:connecttype="rect"/>
                </v:shapetype>
                <v:shape id="Text Box 1" o:spid="_x0000_s1027" type="#_x0000_t202" style="position:absolute;left:-2403;top:31138;width:31114;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6E588DD4" w14:textId="77777777" w:rsidR="00137C4F" w:rsidRPr="0030542E" w:rsidRDefault="00137C4F" w:rsidP="00137C4F">
                        <w:pPr>
                          <w:pStyle w:val="Caption"/>
                          <w:rPr>
                            <w:noProof/>
                          </w:rPr>
                        </w:pPr>
                        <w:r>
                          <w:t xml:space="preserve">Fig. </w:t>
                        </w:r>
                        <w:bookmarkStart w:id="10" w:name="_RefFig2"/>
                        <w:r>
                          <w:fldChar w:fldCharType="begin"/>
                        </w:r>
                        <w:r>
                          <w:instrText xml:space="preserve"> SEQ Fig. \* ARABIC </w:instrText>
                        </w:r>
                        <w:r>
                          <w:fldChar w:fldCharType="separate"/>
                        </w:r>
                        <w:r w:rsidR="007A1391">
                          <w:rPr>
                            <w:noProof/>
                          </w:rPr>
                          <w:t>1</w:t>
                        </w:r>
                        <w:r>
                          <w:rPr>
                            <w:noProof/>
                          </w:rPr>
                          <w:fldChar w:fldCharType="end"/>
                        </w:r>
                        <w:bookmarkEnd w:id="10"/>
                        <w:r>
                          <w:t>. The system architecture.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1285;top:1063;width:28796;height:30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">
                  <v:imagedata r:id="rId11" o:title=""/>
                </v:shape>
                <w10:wrap type="square" anchorx="margin" anchory="margin"/>
              </v:group>
            </w:pict>
          </mc:Fallback>
        </mc:AlternateContent>
      </w:r>
      <w:r w:rsidR="00B75CB5">
        <w:t xml:space="preserve">In all equations, </w:t>
      </w:r>
      <m:oMath>
        <m:r>
          <w:rPr>
            <w:rFonts w:ascii="Cambria Math" w:hAnsi="Cambria Math"/>
          </w:rPr>
          <m:t>k</m:t>
        </m:r>
      </m:oMath>
      <w:r w:rsidR="00B75CB5">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rsidR="00B75CB5">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00B75CB5">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rsidR="00B75CB5">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rsidR="00B75CB5">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rsidR="00B75CB5">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00B75CB5">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rsidR="00B75CB5">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rsidR="00B75CB5">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rsidR="00B75CB5">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B75CB5">
        <w:t xml:space="preserve"> of a standard fuel model </w:t>
      </w:r>
      <w:sdt>
        <w:sdtPr>
          <w:id w:val="-1979969983"/>
          <w:citation/>
        </w:sdtPr>
        <w:sdtContent>
          <w:r w:rsidR="00B75CB5">
            <w:fldChar w:fldCharType="begin" w:fldLock="1"/>
          </w:r>
          <w:r w:rsidR="00B75CB5">
            <w:instrText xml:space="preserve"> CITATION ScottBurgan05 \l 1033 </w:instrText>
          </w:r>
          <w:r w:rsidR="00B75CB5">
            <w:fldChar w:fldCharType="separate"/>
          </w:r>
          <w:r w:rsidR="00B75CB5">
            <w:rPr>
              <w:noProof/>
            </w:rPr>
            <w:t>[42]</w:t>
          </w:r>
          <w:r w:rsidR="00B75CB5">
            <w:fldChar w:fldCharType="end"/>
          </w:r>
        </w:sdtContent>
      </w:sdt>
      <w:r w:rsidR="00B75CB5">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00B75CB5">
        <w:t xml:space="preserve"> holds scenario ignitions. The decisional fields never enter </w:t>
      </w:r>
      <m:oMath>
        <m:r>
          <w:rPr>
            <w:rFonts w:ascii="Cambria Math" w:hAnsi="Cambria Math"/>
          </w:rPr>
          <m:t>Φ</m:t>
        </m:r>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rsidR="00B75CB5">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rsidR="00B75CB5">
        <w:t xml:space="preserve"> describes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rsidR="00B75CB5">
        <w:t xml:space="preserve"> an order can draw on a cell,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rsidR="00B75CB5">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rsidR="00B75CB5">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rsidR="00B75CB5">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A7E6B54" w14:textId="77777777">
        <w:trPr>
          <w:cantSplit/>
          <w:jc w:val="center"/>
        </w:trPr>
        <w:tc>
          <w:tcPr>
            <w:tcW w:w="4500" w:type="pct"/>
            <w:vAlign w:val="center"/>
          </w:tcPr>
          <w:p w14:paraId="00B536DD" w14:textId="77777777" w:rsidR="00F37C7B" w:rsidRPr="00F37C7B" w:rsidRDefault="00000000" w:rsidP="004F7DCA">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43067D8C" w14:textId="77777777" w:rsidR="00096354" w:rsidRDefault="00000000" w:rsidP="004F7DCA">
            <w:pPr>
              <w:keepNext/>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6B0B45B7" w14:textId="77777777" w:rsidR="00096354" w:rsidRDefault="00D31F60" w:rsidP="004F7DCA">
            <w:pPr>
              <w:keepNext/>
              <w:jc w:val="right"/>
            </w:pPr>
            <w:r>
              <w:t>(</w:t>
            </w:r>
            <w:bookmarkStart w:id="11" w:name="_RefEqN_loop"/>
            <w:r>
              <w:fldChar w:fldCharType="begin"/>
            </w:r>
            <w:r>
              <w:instrText xml:space="preserve"> SEQ ( \* ARABIC </w:instrText>
            </w:r>
            <w:r>
              <w:fldChar w:fldCharType="separate"/>
            </w:r>
            <w:r>
              <w:rPr>
                <w:noProof/>
              </w:rPr>
              <w:t>2</w:t>
            </w:r>
            <w:r>
              <w:fldChar w:fldCharType="end"/>
            </w:r>
            <w:bookmarkEnd w:id="11"/>
            <w:r>
              <w:t>)</w:t>
            </w:r>
          </w:p>
        </w:tc>
      </w:tr>
    </w:tbl>
    <w:p w14:paraId="4EE83415" w14:textId="77777777" w:rsidR="00096354" w:rsidRDefault="00096354">
      <w:pPr>
        <w:pStyle w:val="Text"/>
        <w:rPr>
          <w:sz w:val="12"/>
          <w:szCs w:val="12"/>
        </w:rPr>
      </w:pPr>
    </w:p>
    <w:p w14:paraId="3D22D6CE" w14:textId="77777777" w:rsidR="00096354" w:rsidRDefault="00F13B08">
      <w:pPr>
        <w:pStyle w:val="Text"/>
      </w:pPr>
      <w:r>
        <w:t>The two cores run the loop of (</w:t>
      </w:r>
      <w:r>
        <w:fldChar w:fldCharType="begin"/>
      </w:r>
      <w:r>
        <w:instrText xml:space="preserve"> REF _RefEqN_loop \h </w:instrText>
      </w:r>
      <w:r>
        <w:fldChar w:fldCharType="separate"/>
      </w:r>
      <w:r>
        <w:rPr>
          <w:noProof/>
        </w:rPr>
        <w:t>2</w:t>
      </w:r>
      <w:r>
        <w:fldChar w:fldCharType="end"/>
      </w:r>
      <w:r>
        <w:t xml:space="preserve">) once per decision cycle. 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as in (</w:t>
      </w:r>
      <w:r>
        <w:fldChar w:fldCharType="begin"/>
      </w:r>
      <w:r>
        <w:instrText xml:space="preserve"> REF _RefEqN_loop \h </w:instrText>
      </w:r>
      <w:r>
        <w:fldChar w:fldCharType="separate"/>
      </w:r>
      <w:r>
        <w:rPr>
          <w:noProof/>
        </w:rPr>
        <w:t>2</w:t>
      </w:r>
      <w:r>
        <w:fldChar w:fldCharType="end"/>
      </w:r>
      <w:r>
        <w:t xml:space="preserve">), so a confident cell is observed exactly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maps the observation and the decisional fields 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replace the simulation core. </w:t>
      </w:r>
      <w:r w:rsidR="00704EFD" w:rsidRPr="00704EFD">
        <w:t>The core is seeded and replayed from a snapshot of its random state, so the same incident runs with and without a decision mechanism and the difference is due to the mechanism alone, the basis of every paired comparison in</w:t>
      </w:r>
      <w:r w:rsidR="00704EFD">
        <w:t xml:space="preserve"> </w:t>
      </w:r>
      <w:r>
        <w:t xml:space="preserve">Section </w:t>
      </w:r>
      <w:r>
        <w:fldChar w:fldCharType="begin"/>
      </w:r>
      <w:r>
        <w:instrText xml:space="preserve"> REF _RefSec_V \h </w:instrText>
      </w:r>
      <w:r>
        <w:fldChar w:fldCharType="separate"/>
      </w:r>
      <w:r>
        <w:rPr>
          <w:noProof/>
        </w:rPr>
        <w:t>V</w:t>
      </w:r>
      <w:r>
        <w:fldChar w:fldCharType="end"/>
      </w:r>
      <w:r>
        <w:t>.</w:t>
      </w:r>
    </w:p>
    <w:p w14:paraId="7C977A1E" w14:textId="77777777" w:rsidR="00A3331E" w:rsidRDefault="00D31F60">
      <w:pPr>
        <w:pStyle w:val="Heading2"/>
      </w:pPr>
      <w:bookmarkStart w:id="12" w:name="_RefSec_III_B"/>
      <w:r>
        <w:t>B</w:t>
      </w:r>
      <w:bookmarkEnd w:id="12"/>
      <w:r>
        <w:t>. State, Transition, and Spread</w:t>
      </w:r>
    </w:p>
    <w:p w14:paraId="5A34D692" w14:textId="77777777" w:rsidR="00096354" w:rsidRDefault="00D31F6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remaining fraction of the initial fuel load.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time since ignition.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DC27FE9" w14:textId="77777777">
        <w:trPr>
          <w:cantSplit/>
          <w:jc w:val="center"/>
        </w:trPr>
        <w:tc>
          <w:tcPr>
            <w:tcW w:w="4500" w:type="pct"/>
            <w:vAlign w:val="center"/>
          </w:tcPr>
          <w:p w14:paraId="38187AAD"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1E271E4F" w14:textId="77777777" w:rsidR="00096354" w:rsidRDefault="00D31F60">
            <w:pPr>
              <w:keepNext/>
              <w:jc w:val="right"/>
            </w:pPr>
            <w:r>
              <w:t>(</w:t>
            </w:r>
            <w:bookmarkStart w:id="13" w:name="_RefEqN_state"/>
            <w:r>
              <w:fldChar w:fldCharType="begin"/>
            </w:r>
            <w:r>
              <w:instrText xml:space="preserve"> SEQ ( \* ARABIC </w:instrText>
            </w:r>
            <w:r>
              <w:fldChar w:fldCharType="separate"/>
            </w:r>
            <w:r>
              <w:rPr>
                <w:noProof/>
              </w:rPr>
              <w:t>3</w:t>
            </w:r>
            <w:r>
              <w:fldChar w:fldCharType="end"/>
            </w:r>
            <w:bookmarkEnd w:id="13"/>
            <w:r>
              <w:t>)</w:t>
            </w:r>
          </w:p>
        </w:tc>
      </w:tr>
    </w:tbl>
    <w:p w14:paraId="09B1E4DD" w14:textId="77777777" w:rsidR="00096354" w:rsidRDefault="00096354">
      <w:pPr>
        <w:pStyle w:val="Text"/>
        <w:rPr>
          <w:sz w:val="12"/>
          <w:szCs w:val="12"/>
        </w:rPr>
      </w:pPr>
    </w:p>
    <w:p w14:paraId="08A5B640" w14:textId="77777777" w:rsidR="00096354" w:rsidRDefault="00D31F6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or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437BD05" w14:textId="77777777">
        <w:trPr>
          <w:cantSplit/>
          <w:jc w:val="center"/>
        </w:trPr>
        <w:tc>
          <w:tcPr>
            <w:tcW w:w="4500" w:type="pct"/>
            <w:vAlign w:val="center"/>
          </w:tcPr>
          <w:p w14:paraId="584D5F0F"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2B44A9ED" w14:textId="77777777" w:rsidR="00096354" w:rsidRDefault="00D31F60" w:rsidP="004F7DCA">
            <w:pPr>
              <w:keepNext/>
              <w:jc w:val="right"/>
            </w:pPr>
            <w:r>
              <w:t>(</w:t>
            </w:r>
            <w:bookmarkStart w:id="14" w:name="_RefEqN_burn"/>
            <w:r>
              <w:fldChar w:fldCharType="begin"/>
            </w:r>
            <w:r>
              <w:instrText xml:space="preserve"> SEQ ( \* ARABIC </w:instrText>
            </w:r>
            <w:r>
              <w:fldChar w:fldCharType="separate"/>
            </w:r>
            <w:r>
              <w:rPr>
                <w:noProof/>
              </w:rPr>
              <w:t>4</w:t>
            </w:r>
            <w:r>
              <w:fldChar w:fldCharType="end"/>
            </w:r>
            <w:bookmarkEnd w:id="14"/>
            <w:r>
              <w:t>)</w:t>
            </w:r>
          </w:p>
        </w:tc>
      </w:tr>
    </w:tbl>
    <w:p w14:paraId="695B2D13" w14:textId="77777777" w:rsidR="00096354" w:rsidRDefault="00096354">
      <w:pPr>
        <w:pStyle w:val="Text"/>
        <w:rPr>
          <w:sz w:val="12"/>
          <w:szCs w:val="12"/>
        </w:rPr>
      </w:pPr>
    </w:p>
    <w:p w14:paraId="69DD1DF2" w14:textId="77777777" w:rsidR="00096354" w:rsidRDefault="00D31F6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FB50795" w14:textId="77777777">
        <w:trPr>
          <w:cantSplit/>
          <w:jc w:val="center"/>
        </w:trPr>
        <w:tc>
          <w:tcPr>
            <w:tcW w:w="4500" w:type="pct"/>
            <w:vAlign w:val="center"/>
          </w:tcPr>
          <w:p w14:paraId="62D2CA44"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4BA68E7C" w14:textId="77777777" w:rsidR="00096354" w:rsidRDefault="00D31F60" w:rsidP="004F7DCA">
            <w:pPr>
              <w:keepNext/>
              <w:jc w:val="right"/>
            </w:pPr>
            <w:r>
              <w:t>(</w:t>
            </w:r>
            <w:bookmarkStart w:id="15" w:name="_RefEqN_fuel"/>
            <w:r>
              <w:fldChar w:fldCharType="begin"/>
            </w:r>
            <w:r>
              <w:instrText xml:space="preserve"> SEQ ( \* ARABIC </w:instrText>
            </w:r>
            <w:r>
              <w:fldChar w:fldCharType="separate"/>
            </w:r>
            <w:r>
              <w:rPr>
                <w:noProof/>
              </w:rPr>
              <w:t>5</w:t>
            </w:r>
            <w:r>
              <w:fldChar w:fldCharType="end"/>
            </w:r>
            <w:bookmarkEnd w:id="15"/>
            <w:r>
              <w:t>)</w:t>
            </w:r>
          </w:p>
        </w:tc>
      </w:tr>
      <w:tr w:rsidR="00096354" w14:paraId="725BF368" w14:textId="77777777">
        <w:trPr>
          <w:cantSplit/>
          <w:jc w:val="center"/>
        </w:trPr>
        <w:tc>
          <w:tcPr>
            <w:tcW w:w="4500" w:type="pct"/>
            <w:vAlign w:val="center"/>
          </w:tcPr>
          <w:p w14:paraId="6EF0C57A"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25D4DE2C" w14:textId="77777777" w:rsidR="00096354" w:rsidRDefault="00D31F60" w:rsidP="004F7DCA">
            <w:pPr>
              <w:keepNext/>
              <w:jc w:val="right"/>
            </w:pPr>
            <w:r>
              <w:t>(</w:t>
            </w:r>
            <w:bookmarkStart w:id="16" w:name="_RefEqN_supp"/>
            <w:r>
              <w:fldChar w:fldCharType="begin"/>
            </w:r>
            <w:r>
              <w:instrText xml:space="preserve"> SEQ ( \* ARABIC </w:instrText>
            </w:r>
            <w:r>
              <w:fldChar w:fldCharType="separate"/>
            </w:r>
            <w:r>
              <w:rPr>
                <w:noProof/>
              </w:rPr>
              <w:t>6</w:t>
            </w:r>
            <w:r>
              <w:fldChar w:fldCharType="end"/>
            </w:r>
            <w:bookmarkEnd w:id="16"/>
            <w:r>
              <w:t>)</w:t>
            </w:r>
          </w:p>
        </w:tc>
      </w:tr>
    </w:tbl>
    <w:p w14:paraId="4C95CA2D" w14:textId="77777777" w:rsidR="00096354" w:rsidRDefault="00096354">
      <w:pPr>
        <w:pStyle w:val="Text"/>
        <w:rPr>
          <w:sz w:val="12"/>
          <w:szCs w:val="12"/>
        </w:rPr>
      </w:pPr>
    </w:p>
    <w:p w14:paraId="297A01AE" w14:textId="77777777" w:rsidR="00096354" w:rsidRDefault="00D31F6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Content>
          <w:r>
            <w:fldChar w:fldCharType="begin" w:fldLock="1"/>
          </w:r>
          <w:r>
            <w:instrText xml:space="preserve"> CITATION Rothermel72 \l 1033 </w:instrText>
          </w:r>
          <w:r>
            <w:fldChar w:fldCharType="separate"/>
          </w:r>
          <w:r>
            <w:rPr>
              <w:noProof/>
            </w:rPr>
            <w:t>[6]</w:t>
          </w:r>
          <w:r>
            <w:fldChar w:fldCharType="end"/>
          </w:r>
        </w:sdtContent>
      </w:sdt>
      <w:r>
        <w:t>, and is zero where the cell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063F2D1" w14:textId="77777777">
        <w:trPr>
          <w:cantSplit/>
          <w:jc w:val="center"/>
        </w:trPr>
        <w:tc>
          <w:tcPr>
            <w:tcW w:w="4500" w:type="pct"/>
            <w:vAlign w:val="center"/>
          </w:tcPr>
          <w:p w14:paraId="489F482D"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21A0C9A1" w14:textId="77777777" w:rsidR="00096354" w:rsidRDefault="00D31F60" w:rsidP="004F7DCA">
            <w:pPr>
              <w:keepNext/>
              <w:jc w:val="right"/>
            </w:pPr>
            <w:r>
              <w:t>(</w:t>
            </w:r>
            <w:bookmarkStart w:id="17" w:name="_RefEqN_inten"/>
            <w:r>
              <w:fldChar w:fldCharType="begin"/>
            </w:r>
            <w:r>
              <w:instrText xml:space="preserve"> SEQ ( \* ARABIC </w:instrText>
            </w:r>
            <w:r>
              <w:fldChar w:fldCharType="separate"/>
            </w:r>
            <w:r>
              <w:rPr>
                <w:noProof/>
              </w:rPr>
              <w:t>7</w:t>
            </w:r>
            <w:r>
              <w:fldChar w:fldCharType="end"/>
            </w:r>
            <w:bookmarkEnd w:id="17"/>
            <w:r>
              <w:t>)</w:t>
            </w:r>
          </w:p>
        </w:tc>
      </w:tr>
    </w:tbl>
    <w:p w14:paraId="056700CA" w14:textId="77777777" w:rsidR="00096354" w:rsidRDefault="00096354">
      <w:pPr>
        <w:pStyle w:val="Text"/>
        <w:rPr>
          <w:sz w:val="12"/>
          <w:szCs w:val="12"/>
        </w:rPr>
      </w:pPr>
    </w:p>
    <w:p w14:paraId="5B95F616" w14:textId="77777777" w:rsidR="00096354" w:rsidRDefault="00D31F6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at ignition,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burns, and returns to zero when it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DD36065" w14:textId="77777777">
        <w:trPr>
          <w:cantSplit/>
          <w:jc w:val="center"/>
        </w:trPr>
        <w:tc>
          <w:tcPr>
            <w:tcW w:w="4500" w:type="pct"/>
            <w:vAlign w:val="center"/>
          </w:tcPr>
          <w:p w14:paraId="230E8662"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7F460FA6" w14:textId="77777777" w:rsidR="00096354" w:rsidRDefault="00D31F60" w:rsidP="004F7DCA">
            <w:pPr>
              <w:keepNext/>
              <w:jc w:val="right"/>
            </w:pPr>
            <w:r>
              <w:t>(</w:t>
            </w:r>
            <w:bookmarkStart w:id="18" w:name="_RefEqN_tau"/>
            <w:r>
              <w:fldChar w:fldCharType="begin"/>
            </w:r>
            <w:r>
              <w:instrText xml:space="preserve"> SEQ ( \* ARABIC </w:instrText>
            </w:r>
            <w:r>
              <w:fldChar w:fldCharType="separate"/>
            </w:r>
            <w:r>
              <w:rPr>
                <w:noProof/>
              </w:rPr>
              <w:t>8</w:t>
            </w:r>
            <w:r>
              <w:fldChar w:fldCharType="end"/>
            </w:r>
            <w:bookmarkEnd w:id="18"/>
            <w:r>
              <w:t>)</w:t>
            </w:r>
          </w:p>
        </w:tc>
      </w:tr>
    </w:tbl>
    <w:p w14:paraId="7125DDBA" w14:textId="77777777" w:rsidR="00096354" w:rsidRDefault="00096354">
      <w:pPr>
        <w:pStyle w:val="Text"/>
        <w:rPr>
          <w:sz w:val="12"/>
          <w:szCs w:val="12"/>
        </w:rPr>
      </w:pPr>
    </w:p>
    <w:p w14:paraId="54B81D02" w14:textId="77777777" w:rsidR="00096354" w:rsidRDefault="00EF3860">
      <w:pPr>
        <w:pStyle w:val="Text"/>
      </w:pP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w:t>
      </w:r>
      <w:r>
        <w:lastRenderedPageBreak/>
        <w:t xml:space="preserve">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over wind, slope, aspect, moisture, and fuel type. The front advances in substeps of at most one cell</w:t>
      </w:r>
      <w:r w:rsidR="007E00D7">
        <w:t xml:space="preserve">, </w:t>
      </w:r>
      <w:r w:rsidR="007E00D7" w:rsidRPr="007E00D7">
        <w:t>and spotting is the only stochastic element</w:t>
      </w:r>
      <w:r>
        <w:t xml:space="preserve">.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gradually, so a front dies out rather than stopping at once.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17925B6B" w14:textId="77777777">
        <w:trPr>
          <w:cantSplit/>
          <w:jc w:val="center"/>
        </w:trPr>
        <w:tc>
          <w:tcPr>
            <w:tcW w:w="4500" w:type="pct"/>
            <w:vAlign w:val="center"/>
          </w:tcPr>
          <w:p w14:paraId="363DBA0E" w14:textId="77777777" w:rsidR="00096354" w:rsidRDefault="00000000" w:rsidP="004F7DCA">
            <w:pPr>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500" w:type="pct"/>
            <w:noWrap/>
            <w:tcMar>
              <w:left w:w="0" w:type="dxa"/>
              <w:right w:w="0" w:type="dxa"/>
            </w:tcMar>
            <w:vAlign w:val="center"/>
          </w:tcPr>
          <w:p w14:paraId="79178D3D" w14:textId="77777777" w:rsidR="00096354" w:rsidRDefault="00D31F60" w:rsidP="004F7DCA">
            <w:pPr>
              <w:jc w:val="right"/>
            </w:pPr>
            <w:r>
              <w:t>(</w:t>
            </w:r>
            <w:bookmarkStart w:id="19" w:name="_RefEqN_psi"/>
            <w:r>
              <w:fldChar w:fldCharType="begin"/>
            </w:r>
            <w:r>
              <w:instrText xml:space="preserve"> SEQ ( \* ARABIC </w:instrText>
            </w:r>
            <w:r>
              <w:fldChar w:fldCharType="separate"/>
            </w:r>
            <w:r>
              <w:rPr>
                <w:noProof/>
              </w:rPr>
              <w:t>9</w:t>
            </w:r>
            <w:r>
              <w:fldChar w:fldCharType="end"/>
            </w:r>
            <w:bookmarkEnd w:id="19"/>
            <w:r>
              <w:t>)</w:t>
            </w:r>
          </w:p>
        </w:tc>
      </w:tr>
      <w:tr w:rsidR="00096354" w14:paraId="0D26FB0A" w14:textId="77777777">
        <w:trPr>
          <w:cantSplit/>
          <w:jc w:val="center"/>
        </w:trPr>
        <w:tc>
          <w:tcPr>
            <w:tcW w:w="4500" w:type="pct"/>
            <w:vAlign w:val="center"/>
          </w:tcPr>
          <w:p w14:paraId="64C9CDE4" w14:textId="77777777" w:rsidR="00096354" w:rsidRDefault="00000000" w:rsidP="004F7DCA">
            <w:pPr>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2CECA29C" w14:textId="77777777" w:rsidR="00096354" w:rsidRDefault="00D31F60" w:rsidP="004F7DCA">
            <w:pPr>
              <w:jc w:val="right"/>
            </w:pPr>
            <w:r>
              <w:t>(</w:t>
            </w:r>
            <w:bookmarkStart w:id="20" w:name="_RefEqN_ros"/>
            <w:r>
              <w:fldChar w:fldCharType="begin"/>
            </w:r>
            <w:r>
              <w:instrText xml:space="preserve"> SEQ ( \* ARABIC </w:instrText>
            </w:r>
            <w:r>
              <w:fldChar w:fldCharType="separate"/>
            </w:r>
            <w:r>
              <w:rPr>
                <w:noProof/>
              </w:rPr>
              <w:t>10</w:t>
            </w:r>
            <w:r>
              <w:fldChar w:fldCharType="end"/>
            </w:r>
            <w:bookmarkEnd w:id="20"/>
            <w:r>
              <w:t>)</w:t>
            </w:r>
          </w:p>
        </w:tc>
      </w:tr>
    </w:tbl>
    <w:p w14:paraId="2B79633C" w14:textId="77777777" w:rsidR="00C63C9D" w:rsidRDefault="00D31F60">
      <w:pPr>
        <w:pStyle w:val="Heading1"/>
      </w:pPr>
      <w:bookmarkStart w:id="21" w:name="_RefSec_IV"/>
      <w:r>
        <w:t>IV</w:t>
      </w:r>
      <w:bookmarkEnd w:id="21"/>
      <w:r>
        <w:t>. The Decision Core</w:t>
      </w:r>
    </w:p>
    <w:p w14:paraId="6AE0BBE7" w14:textId="77777777" w:rsidR="00096354" w:rsidRDefault="000A3F47">
      <w:pPr>
        <w:pStyle w:val="Text"/>
      </w:pP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four stages, feature extraction, the concept space, the closed decision layer, and the open decision layer, 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A local agent is this path confined to one region; the global coordinator ranks the regions, allocates the shared pool, and merges the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as given in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_RefSec_IV_E \h </w:instrText>
      </w:r>
      <w:r>
        <w:fldChar w:fldCharType="separate"/>
      </w:r>
      <w:r>
        <w:rPr>
          <w:noProof/>
        </w:rPr>
        <w:t>E</w:t>
      </w:r>
      <w:r>
        <w:fldChar w:fldCharType="end"/>
      </w:r>
      <w:r>
        <w:t>.</w:t>
      </w:r>
    </w:p>
    <w:p w14:paraId="4A957538" w14:textId="77777777" w:rsidR="00C63C9D" w:rsidRDefault="00D31F60">
      <w:pPr>
        <w:pStyle w:val="Heading2"/>
      </w:pPr>
      <w:bookmarkStart w:id="22" w:name="_RefSec_IV_A"/>
      <w:r>
        <w:t>A</w:t>
      </w:r>
      <w:bookmarkEnd w:id="22"/>
      <w:r>
        <w:t>. Sources, Features, and Confidence</w:t>
      </w:r>
    </w:p>
    <w:p w14:paraId="62BEB930" w14:textId="77777777" w:rsidR="00C63C9D" w:rsidRDefault="004F7DCA">
      <w:pPr>
        <w:pStyle w:val="Text"/>
      </w:pPr>
      <w:r>
        <w:rPr>
          <w:noProof/>
        </w:rPr>
        <mc:AlternateContent>
          <mc:Choice Requires="wpg">
            <w:drawing>
              <wp:anchor distT="0" distB="0" distL="114300" distR="114300" simplePos="0" relativeHeight="251651072" behindDoc="0" locked="0" layoutInCell="1" allowOverlap="1" wp14:anchorId="366561D6" wp14:editId="2112E489">
                <wp:simplePos x="0" y="0"/>
                <wp:positionH relativeFrom="margin">
                  <wp:posOffset>3679767</wp:posOffset>
                </wp:positionH>
                <wp:positionV relativeFrom="margin">
                  <wp:posOffset>1039</wp:posOffset>
                </wp:positionV>
                <wp:extent cx="2895600" cy="2044154"/>
                <wp:effectExtent l="0" t="0" r="0" b="2540"/>
                <wp:wrapSquare wrapText="bothSides"/>
                <wp:docPr id="1312418893" name="Group 2"/>
                <wp:cNvGraphicFramePr/>
                <a:graphic xmlns:a="http://schemas.openxmlformats.org/drawingml/2006/main">
                  <a:graphicData uri="http://schemas.microsoft.com/office/word/2010/wordprocessingGroup">
                    <wpg:wgp>
                      <wpg:cNvGrpSpPr/>
                      <wpg:grpSpPr>
                        <a:xfrm>
                          <a:off x="0" y="0"/>
                          <a:ext cx="2895600" cy="2044154"/>
                          <a:chOff x="0" y="0"/>
                          <a:chExt cx="2895600" cy="2044154"/>
                        </a:xfrm>
                      </wpg:grpSpPr>
                      <pic:pic xmlns:pic="http://schemas.openxmlformats.org/drawingml/2006/picture">
                        <pic:nvPicPr>
                          <pic:cNvPr id="30780932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8000" cy="1817895"/>
                          </a:xfrm>
                          <a:prstGeom prst="rect">
                            <a:avLst/>
                          </a:prstGeom>
                        </pic:spPr>
                      </pic:pic>
                      <wps:wsp>
                        <wps:cNvPr id="1087296100" name="Text Box 1"/>
                        <wps:cNvSpPr txBox="1"/>
                        <wps:spPr>
                          <a:xfrm>
                            <a:off x="0" y="1821070"/>
                            <a:ext cx="2895600" cy="223084"/>
                          </a:xfrm>
                          <a:prstGeom prst="rect">
                            <a:avLst/>
                          </a:prstGeom>
                          <a:solidFill>
                            <a:prstClr val="white"/>
                          </a:solidFill>
                          <a:ln>
                            <a:noFill/>
                          </a:ln>
                        </wps:spPr>
                        <wps:txbx>
                          <w:txbxContent>
                            <w:p w14:paraId="5142D533" w14:textId="77777777" w:rsidR="00733504" w:rsidRPr="00733504" w:rsidRDefault="00116384" w:rsidP="0032616D">
                              <w:pPr>
                                <w:pStyle w:val="Caption"/>
                              </w:pPr>
                              <w:bookmarkStart w:id="23" w:name="_Ref242815634"/>
                              <w:r>
                                <w:t xml:space="preserve">Fig. </w:t>
                              </w:r>
                              <w:fldSimple w:instr=" SEQ Fig. \* ARABIC ">
                                <w:r w:rsidR="007A1391">
                                  <w:rPr>
                                    <w:noProof/>
                                  </w:rPr>
                                  <w:t>2</w:t>
                                </w:r>
                              </w:fldSimple>
                              <w:bookmarkEnd w:id="23"/>
                              <w:r>
                                <w:t>. Observation and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66561D6" id="Group 2" o:spid="_x0000_s1029" style="position:absolute;left:0;text-align:left;margin-left:289.75pt;margin-top:.1pt;width:228pt;height:160.95pt;z-index:251651072;mso-position-horizontal-relative:margin;mso-position-vertical-relative:margin;mso-width-relative:margin;mso-height-relative:margin" coordsize="28956,20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">
                <v:shape id="Picture 1" o:spid="_x0000_s1030" type="#_x0000_t75" style="position:absolute;width:28080;height:18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">
                  <v:imagedata r:id="rId13" o:title=""/>
                </v:shape>
                <v:shape id="Text Box 1" o:spid="_x0000_s1031" type="#_x0000_t202" style="position:absolute;top:18210;width:28956;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5142D533" w14:textId="77777777" w:rsidR="00733504" w:rsidRPr="00733504" w:rsidRDefault="00116384" w:rsidP="0032616D">
                        <w:pPr>
                          <w:pStyle w:val="Caption"/>
                        </w:pPr>
                        <w:bookmarkStart w:id="24" w:name="_Ref242815634"/>
                        <w:r>
                          <w:t xml:space="preserve">Fig. </w:t>
                        </w:r>
                        <w:fldSimple w:instr=" SEQ Fig. \* ARABIC ">
                          <w:r w:rsidR="007A1391">
                            <w:rPr>
                              <w:noProof/>
                            </w:rPr>
                            <w:t>2</w:t>
                          </w:r>
                        </w:fldSimple>
                        <w:bookmarkEnd w:id="24"/>
                        <w:r>
                          <w:t>. Observation and concept space of one agent.</w:t>
                        </w:r>
                      </w:p>
                    </w:txbxContent>
                  </v:textbox>
                </v:shape>
                <w10:wrap type="square" anchorx="margin" anchory="margin"/>
              </v:group>
            </w:pict>
          </mc:Fallback>
        </mc:AlternateContent>
      </w:r>
      <w:r w:rsidR="00D31F60">
        <w:t>The sources are weather stations and forecasts, satellite and airborne imagery, terrain and fuel maps, road networks, resource status, asset and population layers, and field reports. The agent reduces them to 10 features in the unit interval (</w:t>
      </w:r>
      <w:r w:rsidR="00D31F60">
        <w:fldChar w:fldCharType="begin"/>
      </w:r>
      <w:r w:rsidR="00D31F60">
        <w:instrText xml:space="preserve"> REF _RefEqN_feat \h </w:instrText>
      </w:r>
      <w:r w:rsidR="00D31F60">
        <w:fldChar w:fldCharType="separate"/>
      </w:r>
      <w:r w:rsidR="00D31F60">
        <w:rPr>
          <w:noProof/>
        </w:rPr>
        <w:t>11</w:t>
      </w:r>
      <w:r w:rsidR="00D31F60">
        <w:fldChar w:fldCharType="end"/>
      </w:r>
      <w:r w:rsidR="00D31F60">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00D31F60">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00D31F60">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rsidR="00D31F60">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rsidR="00D31F60">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rsidR="00D31F60">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rsidR="00D31F60">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rsidR="00D31F60">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rsidR="00D31F60">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rsidR="00D31F60">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rsidR="00D31F60">
        <w:t>. Every cell has a confidence composed from observability, coverage, freshness, and reliability by their minimum (</w:t>
      </w:r>
      <w:r w:rsidR="00D31F60">
        <w:fldChar w:fldCharType="begin"/>
      </w:r>
      <w:r w:rsidR="00D31F60">
        <w:instrText xml:space="preserve"> REF _RefEqN_conf \h </w:instrText>
      </w:r>
      <w:r w:rsidR="00D31F60">
        <w:fldChar w:fldCharType="separate"/>
      </w:r>
      <w:r w:rsidR="00D31F60">
        <w:rPr>
          <w:noProof/>
        </w:rPr>
        <w:t>12</w:t>
      </w:r>
      <w:r w:rsidR="00D31F60">
        <w:fldChar w:fldCharType="end"/>
      </w:r>
      <w:r w:rsidR="00D31F60">
        <w:t xml:space="preserve">). The state is under-observed rather than noisy </w:t>
      </w:r>
      <w:sdt>
        <w:sdtPr>
          <w:id w:val="-1979969849"/>
          <w:citation/>
        </w:sdtPr>
        <w:sdtContent>
          <w:r w:rsidR="00D31F60">
            <w:fldChar w:fldCharType="begin" w:fldLock="1"/>
          </w:r>
          <w:r w:rsidR="00D31F60">
            <w:instrText xml:space="preserve"> CITATION Morgan90 \l 1033 </w:instrText>
          </w:r>
          <w:r w:rsidR="00D31F60">
            <w:fldChar w:fldCharType="separate"/>
          </w:r>
          <w:r w:rsidR="00D31F60">
            <w:rPr>
              <w:noProof/>
            </w:rPr>
            <w:t>[19]</w:t>
          </w:r>
          <w:r w:rsidR="00D31F60">
            <w:fldChar w:fldCharType="end"/>
          </w:r>
        </w:sdtContent>
      </w:sdt>
      <w:r w:rsidR="00D31F60">
        <w:t xml:space="preserve">, and Bayesian or Dempster-Shafer treatments presuppose distributional knowledge that real-time sensing lacks </w:t>
      </w:r>
      <w:sdt>
        <w:sdtPr>
          <w:id w:val="-1979969848"/>
          <w:citation/>
        </w:sdtPr>
        <w:sdtContent>
          <w:r w:rsidR="00D31F60">
            <w:fldChar w:fldCharType="begin" w:fldLock="1"/>
          </w:r>
          <w:r w:rsidR="00D31F60">
            <w:instrText xml:space="preserve"> CITATION Shafer76 \l 1033 </w:instrText>
          </w:r>
          <w:r w:rsidR="00D31F60">
            <w:fldChar w:fldCharType="separate"/>
          </w:r>
          <w:r w:rsidR="00D31F60">
            <w:rPr>
              <w:noProof/>
            </w:rPr>
            <w:t>[20]</w:t>
          </w:r>
          <w:r w:rsidR="00D31F60">
            <w:fldChar w:fldCharType="end"/>
          </w:r>
        </w:sdtContent>
      </w:sdt>
      <w:r w:rsidR="00D31F60">
        <w:t>.</w:t>
      </w:r>
    </w:p>
    <w:p w14:paraId="49D34A18" w14:textId="77777777" w:rsidR="00510E30" w:rsidRDefault="00D31F60">
      <w:pPr>
        <w:pStyle w:val="Text"/>
      </w:pPr>
      <w:r>
        <w:t xml:space="preserve">Each extraction map normalizes a standard operational descriptor to the unit interval. Fire intensity and spread potential follow fireline intensity after Byram </w:t>
      </w:r>
      <w:sdt>
        <w:sdtPr>
          <w:id w:val="-1979954992"/>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and the Rothermel rate of spread </w:t>
      </w:r>
      <w:sdt>
        <w:sdtPr>
          <w:id w:val="-1979954991"/>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on the observed fire state; weather severity is a fire weather index of the Canadian type </w:t>
      </w:r>
      <w:sdt>
        <w:sdtPr>
          <w:id w:val="-1979954990"/>
          <w:citation/>
        </w:sdtPr>
        <w:sdtContent>
          <w:r>
            <w:fldChar w:fldCharType="begin" w:fldLock="1"/>
          </w:r>
          <w:r>
            <w:instrText xml:space="preserve"> CITATION VanWagner87 \l 1033 </w:instrText>
          </w:r>
          <w:r>
            <w:fldChar w:fldCharType="separate"/>
          </w:r>
          <w:r>
            <w:rPr>
              <w:noProof/>
            </w:rPr>
            <w:t>[45]</w:t>
          </w:r>
          <w:r>
            <w:fldChar w:fldCharType="end"/>
          </w:r>
        </w:sdtContent>
      </w:sdt>
      <w:r>
        <w:t xml:space="preserve">; ignition proximity is the distance between the ignition points and the nearest roads and infrastructure; fuel load is the load of the standard fuel model </w:t>
      </w:r>
      <w:sdt>
        <w:sdtPr>
          <w:id w:val="-1979954989"/>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Asset exposure follows values-at-risk mapping </w:t>
      </w:r>
      <w:sdt>
        <w:sdtPr>
          <w:id w:val="-1979954988"/>
          <w:citation/>
        </w:sdtPr>
        <w:sdtContent>
          <w:r>
            <w:fldChar w:fldCharType="begin" w:fldLock="1"/>
          </w:r>
          <w:r>
            <w:instrText xml:space="preserve"> CITATION Calkin21 \l 1033 </w:instrText>
          </w:r>
          <w:r>
            <w:fldChar w:fldCharType="separate"/>
          </w:r>
          <w:r>
            <w:rPr>
              <w:noProof/>
            </w:rPr>
            <w:t>[4]</w:t>
          </w:r>
          <w:r>
            <w:fldChar w:fldCharType="end"/>
          </w:r>
        </w:sdtContent>
      </w:sdt>
      <w:r>
        <w:t xml:space="preserve">, resource accessibility a suppression difficulty index over terrain, fuel, and access </w:t>
      </w:r>
      <w:sdt>
        <w:sdtPr>
          <w:id w:val="-1979954987"/>
          <w:citation/>
        </w:sdtPr>
        <w:sdtContent>
          <w:r>
            <w:fldChar w:fldCharType="begin" w:fldLock="1"/>
          </w:r>
          <w:r>
            <w:instrText xml:space="preserve"> CITATION RodriguezSilva14 \l 1033 </w:instrText>
          </w:r>
          <w:r>
            <w:fldChar w:fldCharType="separate"/>
          </w:r>
          <w:r>
            <w:rPr>
              <w:noProof/>
            </w:rPr>
            <w:t>[46]</w:t>
          </w:r>
          <w:r>
            <w:fldChar w:fldCharType="end"/>
          </w:r>
        </w:sdtContent>
      </w:sdt>
      <w:r>
        <w:t xml:space="preserve">, access and road status the road network and field reports, suppression availability the fireline production rate of the available crews </w:t>
      </w:r>
      <w:sdt>
        <w:sdtPr>
          <w:id w:val="-1979954986"/>
          <w:citation/>
        </w:sdtPr>
        <w:sdtContent>
          <w:r>
            <w:fldChar w:fldCharType="begin" w:fldLock="1"/>
          </w:r>
          <w:r>
            <w:instrText xml:space="preserve"> CITATION HirschMartell96 \l 1033 </w:instrText>
          </w:r>
          <w:r>
            <w:fldChar w:fldCharType="separate"/>
          </w:r>
          <w:r>
            <w:rPr>
              <w:noProof/>
            </w:rPr>
            <w:t>[43]</w:t>
          </w:r>
          <w:r>
            <w:fldChar w:fldCharType="end"/>
          </w:r>
        </w:sdtContent>
      </w:sdt>
      <w:r>
        <w:t>, and temporal urgency the time elapsed since ignition. Each feature inherits its confidence from the observation fields its map reads.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016FF8C" w14:textId="77777777">
        <w:trPr>
          <w:cantSplit/>
          <w:jc w:val="center"/>
        </w:trPr>
        <w:tc>
          <w:tcPr>
            <w:tcW w:w="4500" w:type="pct"/>
            <w:vAlign w:val="center"/>
          </w:tcPr>
          <w:p w14:paraId="49CE4486" w14:textId="77777777" w:rsidR="00096354" w:rsidRDefault="00000000" w:rsidP="004F7DCA">
            <w:pPr>
              <w:keepNext/>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09279F4D" w14:textId="77777777" w:rsidR="00096354" w:rsidRDefault="00D31F60" w:rsidP="004F7DCA">
            <w:pPr>
              <w:keepNext/>
              <w:jc w:val="right"/>
            </w:pPr>
            <w:r>
              <w:t>(</w:t>
            </w:r>
            <w:bookmarkStart w:id="25" w:name="_RefEqN_feat"/>
            <w:r>
              <w:fldChar w:fldCharType="begin"/>
            </w:r>
            <w:r>
              <w:instrText xml:space="preserve"> SEQ ( \* ARABIC </w:instrText>
            </w:r>
            <w:r>
              <w:fldChar w:fldCharType="separate"/>
            </w:r>
            <w:r>
              <w:rPr>
                <w:noProof/>
              </w:rPr>
              <w:t>11</w:t>
            </w:r>
            <w:r>
              <w:fldChar w:fldCharType="end"/>
            </w:r>
            <w:bookmarkEnd w:id="25"/>
            <w:r>
              <w:t>)</w:t>
            </w:r>
          </w:p>
        </w:tc>
      </w:tr>
      <w:tr w:rsidR="00096354" w14:paraId="7A2F5369" w14:textId="77777777">
        <w:trPr>
          <w:cantSplit/>
          <w:jc w:val="center"/>
        </w:trPr>
        <w:tc>
          <w:tcPr>
            <w:tcW w:w="4500" w:type="pct"/>
            <w:vAlign w:val="center"/>
          </w:tcPr>
          <w:p w14:paraId="1D568F01"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1CB8D77B" w14:textId="77777777" w:rsidR="00096354" w:rsidRDefault="00D31F60" w:rsidP="004F7DCA">
            <w:pPr>
              <w:keepNext/>
              <w:jc w:val="right"/>
            </w:pPr>
            <w:r>
              <w:t>(</w:t>
            </w:r>
            <w:bookmarkStart w:id="26" w:name="_RefEqN_conf"/>
            <w:r>
              <w:fldChar w:fldCharType="begin"/>
            </w:r>
            <w:r>
              <w:instrText xml:space="preserve"> SEQ ( \* ARABIC </w:instrText>
            </w:r>
            <w:r>
              <w:fldChar w:fldCharType="separate"/>
            </w:r>
            <w:r>
              <w:rPr>
                <w:noProof/>
              </w:rPr>
              <w:t>12</w:t>
            </w:r>
            <w:r>
              <w:fldChar w:fldCharType="end"/>
            </w:r>
            <w:bookmarkEnd w:id="26"/>
            <w:r>
              <w:t>)</w:t>
            </w:r>
          </w:p>
        </w:tc>
      </w:tr>
    </w:tbl>
    <w:p w14:paraId="049FD929" w14:textId="77777777" w:rsidR="00096354" w:rsidRDefault="00096354">
      <w:pPr>
        <w:pStyle w:val="Text"/>
        <w:rPr>
          <w:sz w:val="12"/>
          <w:szCs w:val="12"/>
        </w:rPr>
      </w:pPr>
    </w:p>
    <w:p w14:paraId="035AB0AC" w14:textId="77777777" w:rsidR="00C63C9D" w:rsidRDefault="00D31F6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4938617E" w14:textId="77777777" w:rsidR="00C63C9D" w:rsidRDefault="00B94C98">
      <w:pPr>
        <w:pStyle w:val="Heading2"/>
      </w:pPr>
      <w:bookmarkStart w:id="27" w:name="_RefSec_IV_B"/>
      <w:r>
        <w:t>B</w:t>
      </w:r>
      <w:bookmarkEnd w:id="27"/>
      <w:r>
        <w:t>. Concept Space</w:t>
      </w:r>
    </w:p>
    <w:p w14:paraId="130102A8" w14:textId="77777777" w:rsidR="00096354" w:rsidRDefault="00A436DD">
      <w:pPr>
        <w:pStyle w:val="Text"/>
      </w:pPr>
      <w:r>
        <w:t xml:space="preserve">Fig. </w:t>
      </w:r>
      <w:r>
        <w:fldChar w:fldCharType="begin"/>
      </w:r>
      <w:r>
        <w:instrText xml:space="preserve"> REF _RefFig2 \h </w:instrText>
      </w:r>
      <w:r>
        <w:fldChar w:fldCharType="separate"/>
      </w:r>
      <w:r w:rsidR="009B784F">
        <w:rPr>
          <w:noProof/>
        </w:rPr>
        <w:t>2</w:t>
      </w:r>
      <w:r>
        <w:fldChar w:fldCharType="end"/>
      </w:r>
      <w:r>
        <w:t xml:space="preserve"> shows the path from the sources to the </w:t>
      </w:r>
      <w:r w:rsidR="00D64352">
        <w:t>5</w:t>
      </w:r>
      <w:r>
        <w:t xml:space="preserve"> decision concepts. Each feature is fuzzified over a </w:t>
      </w:r>
      <w:r w:rsidR="00D64352">
        <w:t>5</w:t>
      </w:r>
      <w:r>
        <w:t xml:space="preserve">-term partition of unity. The concept space composes the features into </w:t>
      </w:r>
      <w:r w:rsidR="00D64352">
        <w:t>6</w:t>
      </w:r>
      <w:r>
        <w:t xml:space="preserve"> base concepts, </w:t>
      </w:r>
      <w:r w:rsidR="00EA0124">
        <w:t>these</w:t>
      </w:r>
      <w:r>
        <w:t xml:space="preserve"> into </w:t>
      </w:r>
      <w:r w:rsidR="00D64352">
        <w:t>5</w:t>
      </w:r>
      <w:r>
        <w:t xml:space="preserve"> decision concepts on two levels, and two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rsidR="003F6DAD">
        <w:t>). Each raw activation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w:t>
      </w:r>
      <w:r w:rsidR="00B63DEC" w:rsidRPr="00B63DEC">
        <w:t>and returns with confidence</w:t>
      </w:r>
      <w:r>
        <w:t xml:space="preserve">. The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xml:space="preserve">, are the only variables rules are </w:t>
      </w:r>
      <w:r w:rsidR="00EA0124">
        <w:t>written over</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6C5B9D6" w14:textId="77777777">
        <w:trPr>
          <w:cantSplit/>
          <w:jc w:val="center"/>
        </w:trPr>
        <w:tc>
          <w:tcPr>
            <w:tcW w:w="4500" w:type="pct"/>
            <w:vAlign w:val="center"/>
          </w:tcPr>
          <w:p w14:paraId="28CF9F61" w14:textId="77777777" w:rsidR="00096354" w:rsidRDefault="00000000" w:rsidP="00AD14D1">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4022167E" w14:textId="77777777" w:rsidR="00096354" w:rsidRDefault="00D31F60" w:rsidP="00AD14D1">
            <w:pPr>
              <w:keepNext/>
              <w:jc w:val="right"/>
            </w:pPr>
            <w:r>
              <w:t>(</w:t>
            </w:r>
            <w:bookmarkStart w:id="28" w:name="_RefEqN_sets"/>
            <w:r>
              <w:fldChar w:fldCharType="begin"/>
            </w:r>
            <w:r>
              <w:instrText xml:space="preserve"> SEQ ( \* ARABIC </w:instrText>
            </w:r>
            <w:r>
              <w:fldChar w:fldCharType="separate"/>
            </w:r>
            <w:r>
              <w:rPr>
                <w:noProof/>
              </w:rPr>
              <w:t>13</w:t>
            </w:r>
            <w:r>
              <w:fldChar w:fldCharType="end"/>
            </w:r>
            <w:bookmarkEnd w:id="28"/>
            <w:r>
              <w:t>)</w:t>
            </w:r>
          </w:p>
        </w:tc>
      </w:tr>
      <w:tr w:rsidR="00096354" w14:paraId="035B5426" w14:textId="77777777">
        <w:trPr>
          <w:cantSplit/>
          <w:jc w:val="center"/>
        </w:trPr>
        <w:tc>
          <w:tcPr>
            <w:tcW w:w="4500" w:type="pct"/>
            <w:vAlign w:val="center"/>
          </w:tcPr>
          <w:p w14:paraId="1A772D52"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500" w:type="pct"/>
            <w:noWrap/>
            <w:tcMar>
              <w:left w:w="0" w:type="dxa"/>
              <w:right w:w="0" w:type="dxa"/>
            </w:tcMar>
            <w:vAlign w:val="center"/>
          </w:tcPr>
          <w:p w14:paraId="69126FE3" w14:textId="77777777" w:rsidR="00096354" w:rsidRDefault="00D31F60" w:rsidP="00AD14D1">
            <w:pPr>
              <w:keepNext/>
              <w:jc w:val="right"/>
            </w:pPr>
            <w:r>
              <w:t>(</w:t>
            </w:r>
            <w:bookmarkStart w:id="29" w:name="_RefEqN_agg"/>
            <w:r>
              <w:fldChar w:fldCharType="begin"/>
            </w:r>
            <w:r>
              <w:instrText xml:space="preserve"> SEQ ( \* ARABIC </w:instrText>
            </w:r>
            <w:r>
              <w:fldChar w:fldCharType="separate"/>
            </w:r>
            <w:r>
              <w:rPr>
                <w:noProof/>
              </w:rPr>
              <w:t>14</w:t>
            </w:r>
            <w:r>
              <w:fldChar w:fldCharType="end"/>
            </w:r>
            <w:bookmarkEnd w:id="29"/>
            <w:r>
              <w:t>)</w:t>
            </w:r>
          </w:p>
        </w:tc>
      </w:tr>
      <w:tr w:rsidR="00096354" w14:paraId="6E61D068" w14:textId="77777777">
        <w:trPr>
          <w:cantSplit/>
          <w:jc w:val="center"/>
        </w:trPr>
        <w:tc>
          <w:tcPr>
            <w:tcW w:w="4500" w:type="pct"/>
            <w:vAlign w:val="center"/>
          </w:tcPr>
          <w:p w14:paraId="61B7F2DF"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ρ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68ED3046" w14:textId="77777777" w:rsidR="00096354" w:rsidRDefault="00D31F60" w:rsidP="00AD14D1">
            <w:pPr>
              <w:keepNext/>
              <w:jc w:val="right"/>
            </w:pPr>
            <w:r>
              <w:t>(</w:t>
            </w:r>
            <w:bookmarkStart w:id="30" w:name="_RefEqN_gate"/>
            <w:r>
              <w:fldChar w:fldCharType="begin"/>
            </w:r>
            <w:r>
              <w:instrText xml:space="preserve"> SEQ ( \* ARABIC </w:instrText>
            </w:r>
            <w:r>
              <w:fldChar w:fldCharType="separate"/>
            </w:r>
            <w:r>
              <w:rPr>
                <w:noProof/>
              </w:rPr>
              <w:t>15</w:t>
            </w:r>
            <w:r>
              <w:fldChar w:fldCharType="end"/>
            </w:r>
            <w:bookmarkEnd w:id="30"/>
            <w:r>
              <w:t>)</w:t>
            </w:r>
          </w:p>
        </w:tc>
      </w:tr>
    </w:tbl>
    <w:p w14:paraId="398523F6" w14:textId="77777777" w:rsidR="00096354" w:rsidRDefault="00096354">
      <w:pPr>
        <w:pStyle w:val="Text"/>
        <w:rPr>
          <w:sz w:val="12"/>
          <w:szCs w:val="12"/>
        </w:rPr>
      </w:pPr>
    </w:p>
    <w:p w14:paraId="43C169B6" w14:textId="77777777" w:rsidR="00C63C9D" w:rsidRDefault="00D31F6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concept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priority </w:t>
      </w:r>
      <w:r w:rsidR="00AD14D1">
        <w:t>of</w:t>
      </w:r>
      <w:r>
        <w:t xml:space="preserve">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decay.</w:t>
      </w:r>
    </w:p>
    <w:p w14:paraId="6E0140AF" w14:textId="77777777" w:rsidR="00C63C9D" w:rsidRDefault="00A13A12">
      <w:pPr>
        <w:pStyle w:val="Heading2"/>
      </w:pPr>
      <w:bookmarkStart w:id="31" w:name="_RefSec_IV_C"/>
      <w:r>
        <w:lastRenderedPageBreak/>
        <w:t>C</w:t>
      </w:r>
      <w:bookmarkEnd w:id="31"/>
      <w:r>
        <w:t>. The Closed Decision Layer</w:t>
      </w:r>
    </w:p>
    <w:p w14:paraId="411B640C" w14:textId="77777777" w:rsidR="00101890" w:rsidRDefault="00D31F60">
      <w:pPr>
        <w:pStyle w:val="Text"/>
      </w:pPr>
      <w:r>
        <w:t xml:space="preserve">Fig. </w:t>
      </w:r>
      <w:r>
        <w:fldChar w:fldCharType="begin"/>
      </w:r>
      <w:r>
        <w:instrText xml:space="preserve"> REF _RefFig3 \h </w:instrText>
      </w:r>
      <w:r>
        <w:fldChar w:fldCharType="separate"/>
      </w:r>
      <w:r>
        <w:rPr>
          <w:noProof/>
        </w:rPr>
        <w:t>3</w:t>
      </w:r>
      <w:r>
        <w:fldChar w:fldCharType="end"/>
      </w:r>
      <w:r>
        <w:t xml:space="preserve"> gives the closed layer. Each rule has the TS form (</w:t>
      </w:r>
      <w:r>
        <w:fldChar w:fldCharType="begin"/>
      </w:r>
      <w:r>
        <w:instrText xml:space="preserve"> REF _RefEqN_rule \h </w:instrText>
      </w:r>
      <w:r>
        <w:fldChar w:fldCharType="separate"/>
      </w:r>
      <w:r>
        <w:rPr>
          <w:noProof/>
        </w:rPr>
        <w:t>16</w:t>
      </w:r>
      <w:r>
        <w:fldChar w:fldCharType="end"/>
      </w:r>
      <w:r>
        <w:t xml:space="preserve">) over 5 decision concepts and a constant consequent over 6 intervention families </w:t>
      </w:r>
      <m:oMath>
        <m:r>
          <w:rPr>
            <w:rFonts w:ascii="Cambria Math" w:hAnsi="Cambria Math"/>
          </w:rPr>
          <m:t>M</m:t>
        </m:r>
      </m:oMath>
      <w:r>
        <w:t xml:space="preserve">, namely suppression effort, resource deployment, containment line, asset protection, evacuation, and public warning, with inaction as the zero point of each. A rule fires with its weakest clause. The candidate is the firing-weighted average of the consequents, with the sum of firing strengths floored at one in the denominator, so that weak support gives a weak order. Five seed rules start the base and must cover every reachable reading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2044E2E3" w14:textId="77777777">
        <w:trPr>
          <w:cantSplit/>
          <w:jc w:val="center"/>
        </w:trPr>
        <w:tc>
          <w:tcPr>
            <w:tcW w:w="4500" w:type="pct"/>
            <w:vAlign w:val="center"/>
          </w:tcPr>
          <w:p w14:paraId="52D9FE8B" w14:textId="77777777" w:rsidR="00D602B3" w:rsidRPr="00D602B3" w:rsidRDefault="00000000" w:rsidP="00B264AF">
            <w:pPr>
              <w:keepNext/>
              <w:spacing w:after="40"/>
              <w:jc w:val="center"/>
            </w:pPr>
            <m:oMathPara>
              <m:oMath>
                <m:sSub>
                  <m:sSubPr>
                    <m:ctrlPr>
                      <w:rPr>
                        <w:rFonts w:ascii="Cambria Math" w:hAnsi="Cambria Math"/>
                        <w:sz w:val="16"/>
                        <w:szCs w:val="16"/>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m:t>
                </m:r>
                <m:r>
                  <m:rPr>
                    <m:nor/>
                  </m:rPr>
                  <w:rPr>
                    <w:sz w:val="18"/>
                    <w:szCs w:val="18"/>
                  </w:rPr>
                  <m:t>IF</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1</m:t>
                    </m:r>
                  </m:sub>
                </m:sSub>
                <m:r>
                  <m:rPr>
                    <m:nor/>
                  </m:rPr>
                  <w:rPr>
                    <w:sz w:val="18"/>
                    <w:szCs w:val="18"/>
                  </w:rPr>
                  <m:t>AND</m:t>
                </m:r>
                <m:r>
                  <m:rPr>
                    <m:sty m:val="p"/>
                  </m:rPr>
                  <w:rPr>
                    <w:rFonts w:ascii="Cambria Math" w:hAnsi="Cambria Math"/>
                    <w:sz w:val="18"/>
                    <w:szCs w:val="18"/>
                  </w:rPr>
                  <m:t>⋯</m:t>
                </m:r>
                <m:r>
                  <m:rPr>
                    <m:nor/>
                  </m:rPr>
                  <w:rPr>
                    <w:sz w:val="18"/>
                    <w:szCs w:val="18"/>
                  </w:rPr>
                  <m:t>AND</m:t>
                </m:r>
                <m:r>
                  <m:rPr>
                    <m:nor/>
                  </m:rPr>
                  <w:rPr>
                    <w:rFonts w:ascii="Cambria Math"/>
                    <w:sz w:val="18"/>
                    <w:szCs w:val="18"/>
                  </w:rPr>
                  <m:t xml:space="preserve"> </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5</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 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5</m:t>
                    </m:r>
                  </m:sub>
                </m:sSub>
                <m:r>
                  <m:rPr>
                    <m:nor/>
                  </m:rPr>
                  <w:rPr>
                    <w:sz w:val="18"/>
                    <w:szCs w:val="18"/>
                  </w:rPr>
                  <m:t>THEN</m:t>
                </m:r>
                <m:sSub>
                  <m:sSubPr>
                    <m:ctrlPr>
                      <w:rPr>
                        <w:rFonts w:ascii="Cambria Math" w:hAnsi="Cambria Math"/>
                        <w:sz w:val="16"/>
                        <w:szCs w:val="16"/>
                      </w:rPr>
                    </m:ctrlPr>
                  </m:sSubPr>
                  <m:e>
                    <m:r>
                      <w:rPr>
                        <w:rFonts w:ascii="Cambria Math" w:hAnsi="Cambria Math"/>
                        <w:sz w:val="18"/>
                        <w:szCs w:val="18"/>
                      </w:rPr>
                      <m:t>u</m:t>
                    </m:r>
                  </m:e>
                  <m:sub>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sz w:val="16"/>
                        <w:szCs w:val="16"/>
                      </w:rPr>
                    </m:ctrlPr>
                  </m:sSubPr>
                  <m:e>
                    <m:r>
                      <w:rPr>
                        <w:rFonts w:ascii="Cambria Math" w:hAnsi="Cambria Math"/>
                        <w:sz w:val="18"/>
                        <w:szCs w:val="18"/>
                      </w:rPr>
                      <m:t>v</m:t>
                    </m:r>
                  </m:e>
                  <m:sub>
                    <m:r>
                      <w:rPr>
                        <w:rFonts w:ascii="Cambria Math" w:hAnsi="Cambria Math"/>
                        <w:sz w:val="18"/>
                        <w:szCs w:val="18"/>
                      </w:rPr>
                      <m:t>r</m:t>
                    </m:r>
                  </m:sub>
                </m:sSub>
                <m:r>
                  <w:rPr>
                    <w:rFonts w:ascii="Cambria Math" w:hAnsi="Cambria Math"/>
                    <w:sz w:val="18"/>
                    <w:szCs w:val="18"/>
                  </w:rPr>
                  <m:t xml:space="preserve"> </m:t>
                </m:r>
              </m:oMath>
            </m:oMathPara>
          </w:p>
          <w:p w14:paraId="100700B4" w14:textId="77777777" w:rsidR="00D602B3" w:rsidRPr="00D602B3" w:rsidRDefault="00000000" w:rsidP="00B264AF">
            <w:pPr>
              <w:keepNext/>
              <w:spacing w:after="40"/>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77B2A392" w14:textId="77777777" w:rsidR="00101890" w:rsidRDefault="00000000" w:rsidP="00B264AF">
            <w:pPr>
              <w:keepNext/>
              <w:spacing w:after="40"/>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500" w:type="pct"/>
            <w:noWrap/>
            <w:tcMar>
              <w:left w:w="0" w:type="dxa"/>
              <w:right w:w="0" w:type="dxa"/>
            </w:tcMar>
            <w:vAlign w:val="center"/>
          </w:tcPr>
          <w:p w14:paraId="1B3A225C" w14:textId="77777777" w:rsidR="00101890" w:rsidRDefault="00D31F60" w:rsidP="00B264AF">
            <w:pPr>
              <w:keepNext/>
              <w:spacing w:after="40"/>
              <w:jc w:val="right"/>
            </w:pPr>
            <w:r>
              <w:t>(</w:t>
            </w:r>
            <w:bookmarkStart w:id="32" w:name="_RefEqN_rule"/>
            <w:r>
              <w:fldChar w:fldCharType="begin"/>
            </w:r>
            <w:r>
              <w:instrText xml:space="preserve"> SEQ ( \* ARABIC </w:instrText>
            </w:r>
            <w:r>
              <w:fldChar w:fldCharType="separate"/>
            </w:r>
            <w:r>
              <w:rPr>
                <w:noProof/>
              </w:rPr>
              <w:t>16</w:t>
            </w:r>
            <w:r>
              <w:fldChar w:fldCharType="end"/>
            </w:r>
            <w:bookmarkEnd w:id="32"/>
            <w:r>
              <w:t>)</w:t>
            </w:r>
          </w:p>
        </w:tc>
      </w:tr>
    </w:tbl>
    <w:p w14:paraId="0DC0F28A" w14:textId="77777777" w:rsidR="00101890" w:rsidRDefault="00101890">
      <w:pPr>
        <w:pStyle w:val="Text"/>
        <w:rPr>
          <w:sz w:val="12"/>
          <w:szCs w:val="12"/>
        </w:rPr>
      </w:pPr>
    </w:p>
    <w:p w14:paraId="3E2543F7" w14:textId="77777777" w:rsidR="00ED0FF9" w:rsidRDefault="00D31F60">
      <w:pPr>
        <w:pStyle w:val="Text"/>
      </w:pPr>
      <w:r>
        <w:t>In (</w:t>
      </w:r>
      <w:r>
        <w:fldChar w:fldCharType="begin"/>
      </w:r>
      <w:r>
        <w:instrText xml:space="preserve"> REF _RefEqN_rule \h </w:instrText>
      </w:r>
      <w:r>
        <w:fldChar w:fldCharType="separate"/>
      </w:r>
      <w:r>
        <w:rPr>
          <w:noProof/>
        </w:rPr>
        <w:t>16</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term for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36AD3E89" w14:textId="77777777" w:rsidR="00101890" w:rsidRDefault="004F7DCA">
      <w:pPr>
        <w:pStyle w:val="Text"/>
      </w:pPr>
      <w:r>
        <w:rPr>
          <w:noProof/>
        </w:rPr>
        <mc:AlternateContent>
          <mc:Choice Requires="wpg">
            <w:drawing>
              <wp:anchor distT="0" distB="0" distL="114300" distR="114300" simplePos="0" relativeHeight="251653120" behindDoc="0" locked="0" layoutInCell="1" allowOverlap="1" wp14:anchorId="1070461E" wp14:editId="27AC0A58">
                <wp:simplePos x="0" y="0"/>
                <wp:positionH relativeFrom="margin">
                  <wp:posOffset>3400697</wp:posOffset>
                </wp:positionH>
                <wp:positionV relativeFrom="margin">
                  <wp:posOffset>544</wp:posOffset>
                </wp:positionV>
                <wp:extent cx="3179445" cy="2489200"/>
                <wp:effectExtent l="0" t="0" r="1905" b="6350"/>
                <wp:wrapSquare wrapText="bothSides"/>
                <wp:docPr id="547767082" name="Group 6"/>
                <wp:cNvGraphicFramePr/>
                <a:graphic xmlns:a="http://schemas.openxmlformats.org/drawingml/2006/main">
                  <a:graphicData uri="http://schemas.microsoft.com/office/word/2010/wordprocessingGroup">
                    <wpg:wgp>
                      <wpg:cNvGrpSpPr/>
                      <wpg:grpSpPr>
                        <a:xfrm>
                          <a:off x="0" y="0"/>
                          <a:ext cx="3179445" cy="2489200"/>
                          <a:chOff x="-480944" y="152400"/>
                          <a:chExt cx="3180743" cy="2494368"/>
                        </a:xfrm>
                      </wpg:grpSpPr>
                      <pic:pic xmlns:pic="http://schemas.openxmlformats.org/drawingml/2006/picture">
                        <pic:nvPicPr>
                          <pic:cNvPr id="1632599473"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t="6092" b="6"/>
                          <a:stretch>
                            <a:fillRect/>
                          </a:stretch>
                        </pic:blipFill>
                        <pic:spPr bwMode="auto">
                          <a:xfrm>
                            <a:off x="-260755" y="152400"/>
                            <a:ext cx="2700000" cy="2348922"/>
                          </a:xfrm>
                          <a:prstGeom prst="rect">
                            <a:avLst/>
                          </a:prstGeom>
                          <a:noFill/>
                        </pic:spPr>
                      </pic:pic>
                      <wps:wsp>
                        <wps:cNvPr id="285984097" name="Text Box Fig3"/>
                        <wps:cNvSpPr txBox="1"/>
                        <wps:spPr>
                          <a:xfrm>
                            <a:off x="-480944" y="2432182"/>
                            <a:ext cx="3180743" cy="214586"/>
                          </a:xfrm>
                          <a:prstGeom prst="rect">
                            <a:avLst/>
                          </a:prstGeom>
                          <a:solidFill>
                            <a:prstClr val="white"/>
                          </a:solidFill>
                          <a:ln>
                            <a:noFill/>
                          </a:ln>
                        </wps:spPr>
                        <wps:txbx>
                          <w:txbxContent>
                            <w:p w14:paraId="0A659D0F" w14:textId="77777777" w:rsidR="00137C4F" w:rsidRPr="0030542E" w:rsidRDefault="00137C4F" w:rsidP="00B63DEC">
                              <w:pPr>
                                <w:pStyle w:val="Caption"/>
                                <w:spacing w:after="0"/>
                                <w:rPr>
                                  <w:noProof/>
                                </w:rPr>
                              </w:pPr>
                              <w:r>
                                <w:t xml:space="preserve">Fig. </w:t>
                              </w:r>
                              <w:bookmarkStart w:id="33" w:name="_RefFig3"/>
                              <w:r>
                                <w:fldChar w:fldCharType="begin"/>
                              </w:r>
                              <w:r>
                                <w:instrText xml:space="preserve"> SEQ Fig. \* ARABIC </w:instrText>
                              </w:r>
                              <w:r>
                                <w:fldChar w:fldCharType="separate"/>
                              </w:r>
                              <w:r w:rsidR="007A1391">
                                <w:rPr>
                                  <w:noProof/>
                                </w:rPr>
                                <w:t>3</w:t>
                              </w:r>
                              <w:r>
                                <w:fldChar w:fldCharType="end"/>
                              </w:r>
                              <w:bookmarkEnd w:id="33"/>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70461E" id="Group 6" o:spid="_x0000_s1032" style="position:absolute;left:0;text-align:left;margin-left:267.75pt;margin-top:.05pt;width:250.35pt;height:196pt;z-index:251653120;mso-position-horizontal-relative:margin;mso-position-vertical-relative:margin;mso-width-relative:margin;mso-height-relative:margin" coordorigin="-4809,1524" coordsize="31807,24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">
                <v:shape id="Picture 5" o:spid="_x0000_s1033" type="#_x0000_t75" style="position:absolute;left:-2607;top:1524;width:26999;height:2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">
                  <v:imagedata r:id="rId15" o:title="" croptop="3992f" cropbottom="4f"/>
                </v:shape>
                <v:shape id="Text Box Fig3" o:spid="_x0000_s1034" type="#_x0000_t202" style="position:absolute;left:-4809;top:24321;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" stroked="f">
                  <v:textbox inset="0,0,0,0">
                    <w:txbxContent>
                      <w:p w14:paraId="0A659D0F" w14:textId="77777777" w:rsidR="00137C4F" w:rsidRPr="0030542E" w:rsidRDefault="00137C4F" w:rsidP="00B63DEC">
                        <w:pPr>
                          <w:pStyle w:val="Caption"/>
                          <w:spacing w:after="0"/>
                          <w:rPr>
                            <w:noProof/>
                          </w:rPr>
                        </w:pPr>
                        <w:r>
                          <w:t xml:space="preserve">Fig. </w:t>
                        </w:r>
                        <w:bookmarkStart w:id="34" w:name="_RefFig3"/>
                        <w:r>
                          <w:fldChar w:fldCharType="begin"/>
                        </w:r>
                        <w:r>
                          <w:instrText xml:space="preserve"> SEQ Fig. \* ARABIC </w:instrText>
                        </w:r>
                        <w:r>
                          <w:fldChar w:fldCharType="separate"/>
                        </w:r>
                        <w:r w:rsidR="007A1391">
                          <w:rPr>
                            <w:noProof/>
                          </w:rPr>
                          <w:t>3</w:t>
                        </w:r>
                        <w:r>
                          <w:fldChar w:fldCharType="end"/>
                        </w:r>
                        <w:bookmarkEnd w:id="34"/>
                        <w:r>
                          <w:t>. Decision layer 1, the closed decision space.</w:t>
                        </w:r>
                      </w:p>
                    </w:txbxContent>
                  </v:textbox>
                </v:shape>
                <w10:wrap type="square" anchorx="margin" anchory="margin"/>
              </v:group>
            </w:pict>
          </mc:Fallback>
        </mc:AlternateContent>
      </w:r>
      <w:r w:rsidR="00D31F60">
        <w:t xml:space="preserve">Every candidate is judged on a shadow copy of the simulation core over a horizon </w:t>
      </w:r>
      <m:oMath>
        <m:r>
          <w:rPr>
            <w:rFonts w:ascii="Cambria Math" w:hAnsi="Cambria Math"/>
          </w:rPr>
          <m:t>H</m:t>
        </m:r>
      </m:oMath>
      <w:r w:rsidR="0092569A">
        <w:t>. The decision cost (</w:t>
      </w:r>
      <w:r w:rsidR="0092569A">
        <w:fldChar w:fldCharType="begin"/>
      </w:r>
      <w:r w:rsidR="0092569A">
        <w:instrText xml:space="preserve"> REF _RefEqN_cost \h </w:instrText>
      </w:r>
      <w:r w:rsidR="0092569A">
        <w:fldChar w:fldCharType="separate"/>
      </w:r>
      <w:r w:rsidR="0092569A">
        <w:rPr>
          <w:noProof/>
        </w:rPr>
        <w:t>17</w:t>
      </w:r>
      <w:r w:rsidR="0092569A">
        <w:fldChar w:fldCharType="end"/>
      </w:r>
      <w:r w:rsidR="00D31F60">
        <w:t xml:space="preserve">) is a weighted sum of five bounded terms, namely burned area, lost asset value, population exposure, committed response, and dispatch delay.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rsidR="00D31F60">
        <w:t xml:space="preserve">, the measure read in every comparison across configurations, since a run without intervention carries no response cost.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70B2DBF8" w14:textId="77777777">
        <w:trPr>
          <w:cantSplit/>
          <w:jc w:val="center"/>
        </w:trPr>
        <w:tc>
          <w:tcPr>
            <w:tcW w:w="4500" w:type="pct"/>
            <w:vAlign w:val="center"/>
          </w:tcPr>
          <w:p w14:paraId="2F44E583" w14:textId="77777777" w:rsidR="00C83219" w:rsidRPr="00C83219" w:rsidRDefault="00C83219" w:rsidP="004F7DCA">
            <w:pPr>
              <w:keepNext/>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e>
                </m:d>
              </m:oMath>
            </m:oMathPara>
          </w:p>
          <w:p w14:paraId="0125A0F8" w14:textId="77777777" w:rsidR="00101890" w:rsidRDefault="00000000" w:rsidP="004F7DCA">
            <w:pPr>
              <w:keepNext/>
            </w:pPr>
            <m:oMathPara>
              <m:oMathParaPr>
                <m:jc m:val="left"/>
              </m:oMathParaPr>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1B9CFD6C" w14:textId="77777777" w:rsidR="00101890" w:rsidRDefault="00D31F60" w:rsidP="004F7DCA">
            <w:pPr>
              <w:keepNext/>
              <w:jc w:val="right"/>
            </w:pPr>
            <w:r>
              <w:t>(</w:t>
            </w:r>
            <w:bookmarkStart w:id="35" w:name="_RefEqN_cost"/>
            <w:r>
              <w:fldChar w:fldCharType="begin"/>
            </w:r>
            <w:r>
              <w:instrText xml:space="preserve"> SEQ ( \* ARABIC </w:instrText>
            </w:r>
            <w:r>
              <w:fldChar w:fldCharType="separate"/>
            </w:r>
            <w:r>
              <w:rPr>
                <w:noProof/>
              </w:rPr>
              <w:t>17</w:t>
            </w:r>
            <w:r>
              <w:fldChar w:fldCharType="end"/>
            </w:r>
            <w:bookmarkEnd w:id="35"/>
            <w:r>
              <w:t>)</w:t>
            </w:r>
          </w:p>
        </w:tc>
      </w:tr>
    </w:tbl>
    <w:p w14:paraId="18ADA63B" w14:textId="77777777" w:rsidR="00101890" w:rsidRDefault="004F7DCA">
      <w:pPr>
        <w:pStyle w:val="Text"/>
        <w:rPr>
          <w:sz w:val="10"/>
          <w:szCs w:val="10"/>
        </w:rPr>
      </w:pPr>
      <w:r>
        <w:t>Acceptance follows the satisficing rule of (</w:t>
      </w:r>
      <w:r>
        <w:fldChar w:fldCharType="begin"/>
      </w:r>
      <w:r>
        <w:instrText xml:space="preserve"> REF _RefEqN_sat \h </w:instrText>
      </w:r>
      <w:r>
        <w:fldChar w:fldCharType="separate"/>
      </w:r>
      <w:r>
        <w:rPr>
          <w:noProof/>
        </w:rPr>
        <w:t>18</w:t>
      </w:r>
      <w:r>
        <w:fldChar w:fldCharType="end"/>
      </w:r>
      <w:r>
        <w:t>). The forecast cost must stay under a ceiling and improve on inaction by a margin. The quality test in (</w:t>
      </w:r>
      <w:r>
        <w:fldChar w:fldCharType="begin"/>
      </w:r>
      <w:r>
        <w:instrText xml:space="preserve"> REF _RefEqN_sat \h </w:instrText>
      </w:r>
      <w:r>
        <w:fldChar w:fldCharType="separate"/>
      </w:r>
      <w:r>
        <w:rPr>
          <w:noProof/>
        </w:rPr>
        <w:t>18</w:t>
      </w:r>
      <w:r>
        <w:fldChar w:fldCharType="end"/>
      </w:r>
      <w:r>
        <w:t xml:space="preserve">) compares each scored concept with the strongest intensity ordered for its answering family.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and leaves the two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untouched,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F7DCA" w14:paraId="18340FBB" w14:textId="77777777" w:rsidTr="002B2CE5">
        <w:trPr>
          <w:cantSplit/>
          <w:jc w:val="center"/>
        </w:trPr>
        <w:tc>
          <w:tcPr>
            <w:tcW w:w="4500" w:type="pct"/>
            <w:vAlign w:val="center"/>
          </w:tcPr>
          <w:p w14:paraId="58CEDB4E"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oMath>
            </m:oMathPara>
          </w:p>
          <w:p w14:paraId="12C0302E"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oMath>
            </m:oMathPara>
          </w:p>
          <w:p w14:paraId="72051D50" w14:textId="77777777" w:rsidR="004F7DCA" w:rsidRPr="0021084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494286A4" w14:textId="77777777" w:rsidR="004F7DCA" w:rsidRDefault="004F7DCA" w:rsidP="002B2CE5">
            <w:pPr>
              <w:keepNext/>
              <w:jc w:val="right"/>
            </w:pPr>
            <w:r>
              <w:t>(</w:t>
            </w:r>
            <w:bookmarkStart w:id="36" w:name="_RefEqN_sat"/>
            <w:r>
              <w:fldChar w:fldCharType="begin"/>
            </w:r>
            <w:r>
              <w:instrText xml:space="preserve"> SEQ ( \* ARABIC </w:instrText>
            </w:r>
            <w:r>
              <w:fldChar w:fldCharType="separate"/>
            </w:r>
            <w:r>
              <w:rPr>
                <w:noProof/>
              </w:rPr>
              <w:t>18</w:t>
            </w:r>
            <w:r>
              <w:fldChar w:fldCharType="end"/>
            </w:r>
            <w:bookmarkEnd w:id="36"/>
            <w:r>
              <w:t>)</w:t>
            </w:r>
          </w:p>
        </w:tc>
      </w:tr>
    </w:tbl>
    <w:p w14:paraId="204C3DB8" w14:textId="77777777" w:rsidR="002D62AF" w:rsidRDefault="00D31F60" w:rsidP="002D62AF">
      <w:pPr>
        <w:pStyle w:val="Text"/>
      </w:pPr>
      <w:r>
        <w:t>In (</w:t>
      </w:r>
      <w:r>
        <w:fldChar w:fldCharType="begin"/>
      </w:r>
      <w:r>
        <w:instrText xml:space="preserve"> REF _RefEqN_cost \h </w:instrText>
      </w:r>
      <w:r>
        <w:fldChar w:fldCharType="separate"/>
      </w:r>
      <w:r>
        <w:rPr>
          <w:noProof/>
        </w:rPr>
        <w:t>17</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the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w:t>
      </w:r>
      <w:r>
        <w:t xml:space="preserve">the reference dispatch time.</w:t>
      </w:r>
      <w:commentRangeStart w:id="1092"/>
      <w:ins w:id="1091" w:author="Claude" w:date="2026-10-19T23:30:00Z">
        <w:r>
          <w:t xml:space="preserve"> Retardant coating, tactical ignition, and public warning do not field capacity, so each of them is charged to the same sum at a fixed price in capacity units. Hence, every order has a cost.</w:t>
        </w:r>
      </w:ins>
      <w:commentRangeEnd w:id="1092"/>
      <w:r>
        <w:rPr>
          <w:rStyle w:val="CommentReference"/>
        </w:rPr>
        <w:commentReference w:id="1092"/>
      </w:r>
      <w:r>
        <w:t xml:space="preserve"> The physical cost is the mean of its three terms, whereas the total cost is divided by the sum of the weights, 3.4, so the physical cost can exceed the total cost when the response terms are small. In (</w:t>
      </w:r>
      <w:r>
        <w:fldChar w:fldCharType="begin"/>
      </w:r>
      <w:r>
        <w:instrText xml:space="preserve"> REF _RefEqN_sat \h </w:instrText>
      </w:r>
      <w:r>
        <w:fldChar w:fldCharType="separate"/>
      </w:r>
      <w:r>
        <w:rPr>
          <w:noProof/>
        </w:rPr>
        <w:t>18</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the no-action forecast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the four scored concepts, all but suppression feasibility, which gates the others, and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 families that answer concept </w:t>
      </w:r>
      <m:oMath>
        <m:r>
          <w:rPr>
            <w:rFonts w:ascii="Cambria Math" w:hAnsi="Cambria Math"/>
          </w:rPr>
          <m:t>n</m:t>
        </m:r>
      </m:oMath>
      <w:r>
        <w:t>.</w:t>
      </w:r>
    </w:p>
    <w:p w14:paraId="27E88BF2" w14:textId="77777777" w:rsidR="00101890" w:rsidRDefault="00D31F60">
      <w:pPr>
        <w:pStyle w:val="Text"/>
      </w:pPr>
      <w:r>
        <w:t xml:space="preserve">When the standing decision falls short, the layer adapts within its vocabulary, in the evolving fuzzy tradition </w:t>
      </w:r>
      <w:sdt>
        <w:sdtPr>
          <w:id w:val="-1979969946"/>
          <w:citation/>
        </w:sdtPr>
        <w:sdtContent>
          <w:r>
            <w:fldChar w:fldCharType="begin" w:fldLock="1"/>
          </w:r>
          <w:r>
            <w:instrText xml:space="preserve"> CITATION Angelov04 \l 1033 </w:instrText>
          </w:r>
          <w:r>
            <w:fldChar w:fldCharType="separate"/>
          </w:r>
          <w:r>
            <w:rPr>
              <w:noProof/>
            </w:rPr>
            <w:t>[26]</w:t>
          </w:r>
          <w:r>
            <w:fldChar w:fldCharType="end"/>
          </w:r>
        </w:sdtContent>
      </w:sdt>
      <w:r>
        <w:t>, by the four moves of (</w:t>
      </w:r>
      <w:r>
        <w:fldChar w:fldCharType="begin"/>
      </w:r>
      <w:r>
        <w:instrText xml:space="preserve"> REF _RefEqN_adapt \h </w:instrText>
      </w:r>
      <w:r>
        <w:fldChar w:fldCharType="separate"/>
      </w:r>
      <w:r>
        <w:rPr>
          <w:noProof/>
        </w:rPr>
        <w:t>19</w:t>
      </w:r>
      <w:r>
        <w:fldChar w:fldCharType="end"/>
      </w:r>
      <w:r>
        <w:t xml:space="preserve">). A step changes one consequent. A shift moves a term edge with the facing edge of its left neighbor, so the partition of unity is preserved. A new rule is written on the uncovered combination of the two most active concepts. A new term is inserted where no term reads the current value clearly. Every move is tried on a working copy and kept only when the forecast physical cost falls. After the last trial, the no-harm guard restricts the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when it forecasts a higher physical cost than inaction. The result is the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of region </w:t>
      </w:r>
      <m:oMath>
        <m:r>
          <w:rPr>
            <w:rFonts w:ascii="Cambria Math" w:hAnsi="Cambria Math"/>
          </w:rPr>
          <m:t>i</m:t>
        </m:r>
      </m:oMath>
      <w:r>
        <w:t>, merged by the coordinator.</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47830322" w14:textId="77777777">
        <w:trPr>
          <w:cantSplit/>
          <w:jc w:val="center"/>
        </w:trPr>
        <w:tc>
          <w:tcPr>
            <w:tcW w:w="4500" w:type="pct"/>
            <w:vAlign w:val="center"/>
          </w:tcPr>
          <w:p w14:paraId="1F4D7D10" w14:textId="77777777" w:rsidR="00535D85" w:rsidRPr="005B300A" w:rsidRDefault="00D31F60" w:rsidP="00D059CA">
            <w:pPr>
              <w:keepNext/>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7AC3807D" w14:textId="77777777" w:rsidR="00535D85" w:rsidRPr="005B300A" w:rsidRDefault="00D31F60" w:rsidP="00D059CA">
            <w:pPr>
              <w:keepNext/>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392525A9" w14:textId="77777777" w:rsidR="00535D85" w:rsidRPr="005B300A" w:rsidRDefault="00D31F60" w:rsidP="00D059CA">
            <w:pPr>
              <w:keepNext/>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oMath>
            </m:oMathPara>
          </w:p>
          <w:p w14:paraId="61228DBF" w14:textId="77777777" w:rsidR="00535D85" w:rsidRPr="005B300A" w:rsidRDefault="00000000" w:rsidP="00D059CA">
            <w:pPr>
              <w:keepNext/>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05A4D1ED" w14:textId="77777777" w:rsidR="00C83219" w:rsidRPr="005B300A" w:rsidRDefault="00D31F60" w:rsidP="00D059CA">
            <w:pPr>
              <w:keepNext/>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oMath>
            </m:oMathPara>
          </w:p>
          <w:p w14:paraId="1F16160A" w14:textId="77777777" w:rsidR="00C83219" w:rsidRPr="005B300A" w:rsidRDefault="00000000" w:rsidP="00D059CA">
            <w:pPr>
              <w:keepNext/>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e>
                </m:d>
                <m:r>
                  <w:rPr>
                    <w:rFonts w:ascii="Cambria Math" w:hAnsi="Cambria Math"/>
                  </w:rPr>
                  <m:t xml:space="preserve"> </m:t>
                </m:r>
              </m:oMath>
            </m:oMathPara>
          </w:p>
          <w:p w14:paraId="2D58462A" w14:textId="77777777" w:rsidR="00101890" w:rsidRPr="00D12190" w:rsidRDefault="00D31F60" w:rsidP="00D059CA">
            <w:pPr>
              <w:keepNext/>
              <w:jc w:val="center"/>
            </w:pPr>
            <m:oMathPara>
              <m:oMath>
                <m:r>
                  <m:rPr>
                    <m:nor/>
                  </m:rPr>
                  <w:rPr>
                    <w:rFonts w:ascii="Cambria Math" w:hAnsi="Cambria Math"/>
                  </w:rPr>
                  <m:t xml:space="preserve">keep: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m:t>
                </m:r>
              </m:oMath>
            </m:oMathPara>
          </w:p>
        </w:tc>
        <w:tc>
          <w:tcPr>
            <w:tcW w:w="500" w:type="pct"/>
            <w:noWrap/>
            <w:tcMar>
              <w:left w:w="0" w:type="dxa"/>
              <w:right w:w="0" w:type="dxa"/>
            </w:tcMar>
            <w:vAlign w:val="center"/>
          </w:tcPr>
          <w:p w14:paraId="2E888C81" w14:textId="77777777" w:rsidR="00101890" w:rsidRDefault="00D31F60" w:rsidP="00D059CA">
            <w:pPr>
              <w:keepNext/>
              <w:jc w:val="right"/>
            </w:pPr>
            <w:r>
              <w:t>(</w:t>
            </w:r>
            <w:bookmarkStart w:id="37" w:name="_RefEqN_adapt"/>
            <w:r>
              <w:fldChar w:fldCharType="begin"/>
            </w:r>
            <w:r>
              <w:instrText xml:space="preserve"> SEQ ( \* ARABIC </w:instrText>
            </w:r>
            <w:r>
              <w:fldChar w:fldCharType="separate"/>
            </w:r>
            <w:r>
              <w:rPr>
                <w:noProof/>
              </w:rPr>
              <w:t>19</w:t>
            </w:r>
            <w:r>
              <w:fldChar w:fldCharType="end"/>
            </w:r>
            <w:bookmarkEnd w:id="37"/>
            <w:r>
              <w:t>)</w:t>
            </w:r>
          </w:p>
        </w:tc>
      </w:tr>
    </w:tbl>
    <w:p w14:paraId="081C1A21" w14:textId="77777777" w:rsidR="00101890" w:rsidRPr="00A13A12" w:rsidRDefault="00101890">
      <w:pPr>
        <w:pStyle w:val="Text"/>
        <w:rPr>
          <w:sz w:val="8"/>
          <w:szCs w:val="8"/>
        </w:rPr>
      </w:pPr>
    </w:p>
    <w:p w14:paraId="3923113F" w14:textId="77777777" w:rsidR="00101890" w:rsidRDefault="00D31F60">
      <w:pPr>
        <w:pStyle w:val="Text"/>
      </w:pPr>
      <w:r>
        <w:t>In (</w:t>
      </w:r>
      <w:r>
        <w:fldChar w:fldCharType="begin"/>
      </w:r>
      <w:r>
        <w:instrText xml:space="preserve"> REF _RefEqN_adapt \h </w:instrText>
      </w:r>
      <w:r>
        <w:fldChar w:fldCharType="separate"/>
      </w:r>
      <w:r>
        <w:rPr>
          <w:noProof/>
        </w:rPr>
        <w:t>19</w:t>
      </w:r>
      <w:r>
        <w:fldChar w:fldCharType="end"/>
      </w:r>
      <w:r>
        <w:t xml:space="preserve">), </w:t>
      </w:r>
      <m:oMath>
        <m:r>
          <w:rPr>
            <w:rFonts w:ascii="Cambria Math" w:hAnsi="Cambria Math"/>
          </w:rPr>
          <m:t>δ</m:t>
        </m:r>
      </m:oMath>
      <w:r>
        <w:t xml:space="preserve"> is the step,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the left corners of term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the two most active concepts,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term set of concept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dominant term,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and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a trapezoid of half-width </w:t>
      </w:r>
      <m:oMath>
        <m:r>
          <m:rPr>
            <m:scr m:val="script"/>
            <m:sty m:val="p"/>
          </m:rPr>
          <w:rPr>
            <w:rFonts w:ascii="Cambria Math" w:hAnsi="Cambria Math"/>
          </w:rPr>
          <m:t>l</m:t>
        </m:r>
      </m:oMath>
      <w:r>
        <w:t xml:space="preserve"> centered on the crisp reading </w:t>
      </w:r>
      <m:oMath>
        <m:r>
          <w:rPr>
            <w:rFonts w:ascii="Cambria Math" w:hAnsi="Cambria Math"/>
          </w:rPr>
          <m:t>x</m:t>
        </m:r>
      </m:oMath>
      <w:r>
        <w:t>.</w:t>
      </w:r>
    </w:p>
    <w:p w14:paraId="11596CA4" w14:textId="77777777" w:rsidR="00C63C9D" w:rsidRDefault="00D31F60">
      <w:pPr>
        <w:pStyle w:val="Heading2"/>
      </w:pPr>
      <w:bookmarkStart w:id="38" w:name="_RefSec_IV_D"/>
      <w:r>
        <w:t>D</w:t>
      </w:r>
      <w:bookmarkEnd w:id="38"/>
      <w:r>
        <w:t>. The Open Decision Layer</w:t>
      </w:r>
    </w:p>
    <w:p w14:paraId="2EA97F62" w14:textId="77777777" w:rsidR="00DF7EE8" w:rsidRDefault="00D31F60">
      <w:pPr>
        <w:pStyle w:val="Text"/>
      </w:pPr>
      <w:r>
        <w:t xml:space="preserve">Fig. </w:t>
      </w:r>
      <w:r>
        <w:fldChar w:fldCharType="begin"/>
      </w:r>
      <w:r>
        <w:instrText xml:space="preserve"> REF _RefFig4 \h </w:instrText>
      </w:r>
      <w:r>
        <w:fldChar w:fldCharType="separate"/>
      </w:r>
      <w:r>
        <w:rPr>
          <w:noProof/>
        </w:rPr>
        <w:t>4</w:t>
      </w:r>
      <w:r>
        <w:fldChar w:fldCharType="end"/>
      </w:r>
      <w:r>
        <w:t xml:space="preserve"> gives the open layer. It is entered when adaptation leaves a deficit, when a coverage gap opens while the fire is alive, or when spread renews under applied orders. At entry a </w:t>
      </w:r>
      <w:r>
        <w:lastRenderedPageBreak/>
        <w:t xml:space="preserve">stage selector, in form a contextual bandit </w:t>
      </w:r>
      <w:sdt>
        <w:sdtPr>
          <w:id w:val="-1979969998"/>
          <w:citation/>
        </w:sdtPr>
        <w:sdtContent>
          <w:r>
            <w:fldChar w:fldCharType="begin" w:fldLock="1"/>
          </w:r>
          <w:r>
            <w:instrText xml:space="preserve"> CITATION Sutton18 \l 1033 </w:instrText>
          </w:r>
          <w:r>
            <w:fldChar w:fldCharType="separate"/>
          </w:r>
          <w:r>
            <w:rPr>
              <w:noProof/>
            </w:rPr>
            <w:t>[32]</w:t>
          </w:r>
          <w:r>
            <w:fldChar w:fldCharType="end"/>
          </w:r>
        </w:sdtContent>
      </w:sdt>
      <w:r>
        <w:t>, chooses between another closed trial, a tuning or a new rule, and a proposal (</w:t>
      </w:r>
      <w:r>
        <w:fldChar w:fldCharType="begin"/>
      </w:r>
      <w:r>
        <w:instrText xml:space="preserve"> REF _RefEqN_bandit \h </w:instrText>
      </w:r>
      <w:r>
        <w:fldChar w:fldCharType="separate"/>
      </w:r>
      <w:r>
        <w:rPr>
          <w:noProof/>
        </w:rPr>
        <w:t>20</w:t>
      </w:r>
      <w:r>
        <w:fldChar w:fldCharType="end"/>
      </w:r>
      <w:r>
        <w:t xml:space="preserve">). The context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deficit band and the coverage flag, the options </w:t>
      </w:r>
      <m:oMath>
        <m:r>
          <w:rPr>
            <w:rFonts w:ascii="Cambria Math" w:hAnsi="Cambria Math"/>
          </w:rPr>
          <m:t>q</m:t>
        </m:r>
      </m:oMath>
      <w:r>
        <w:t xml:space="preserve"> are the two choices, and the reward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is the forecast cost reduction of the cycle. The value table </w:t>
      </w:r>
      <m:oMath>
        <m:r>
          <m:rPr>
            <m:scr m:val="script"/>
            <m:sty m:val="p"/>
          </m:rPr>
          <w:rPr>
            <w:rFonts w:ascii="Cambria Math" w:hAnsi="Cambria Math"/>
          </w:rPr>
          <m:t>V</m:t>
        </m:r>
      </m:oMath>
      <w:r>
        <w:t xml:space="preserve"> is updated with the step </w:t>
      </w:r>
      <m:oMath>
        <m:sSub>
          <m:sSubPr>
            <m:ctrlPr>
              <w:rPr>
                <w:rFonts w:ascii="Cambria Math" w:hAnsi="Cambria Math"/>
              </w:rPr>
            </m:ctrlPr>
          </m:sSubPr>
          <m:e>
            <m:r>
              <w:rPr>
                <w:rFonts w:ascii="Cambria Math" w:hAnsi="Cambria Math"/>
              </w:rPr>
              <m:t>α</m:t>
            </m:r>
          </m:e>
          <m:sub>
            <m:r>
              <w:rPr>
                <w:rFonts w:ascii="Cambria Math" w:hAnsi="Cambria Math"/>
              </w:rPr>
              <m:t>b</m:t>
            </m:r>
          </m:sub>
        </m:sSub>
      </m:oMath>
      <w:r>
        <w:t xml:space="preserve">, and a random option is tried with the exploration rate </w:t>
      </w:r>
      <m:oMath>
        <m:sSub>
          <m:sSubPr>
            <m:ctrlPr>
              <w:rPr>
                <w:rFonts w:ascii="Cambria Math" w:hAnsi="Cambria Math"/>
              </w:rPr>
            </m:ctrlPr>
          </m:sSubPr>
          <m:e>
            <m:r>
              <w:rPr>
                <w:rFonts w:ascii="Cambria Math" w:hAnsi="Cambria Math"/>
              </w:rPr>
              <m:t>ϵ</m:t>
            </m:r>
          </m:e>
          <m:sub>
            <m:r>
              <w:rPr>
                <w:rFonts w:ascii="Cambria Math" w:hAnsi="Cambria Math"/>
              </w:rPr>
              <m:t>b</m:t>
            </m:r>
          </m:sub>
        </m:sSub>
      </m:oMath>
      <w:r>
        <w:t>. The table is reset at the start of each incident, so the selector learns within one incident only, from a few dozen decisions. Whether it improves on a fixed order of trial is tested in the experiments.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38CE60F0" w14:textId="77777777">
        <w:trPr>
          <w:cantSplit/>
          <w:jc w:val="center"/>
        </w:trPr>
        <w:tc>
          <w:tcPr>
            <w:tcW w:w="4500" w:type="pct"/>
            <w:vAlign w:val="center"/>
          </w:tcPr>
          <w:p w14:paraId="3788A818" w14:textId="77777777" w:rsidR="00F30F81" w:rsidRDefault="00000000" w:rsidP="00D059CA">
            <w:pPr>
              <w:keepNext/>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w:rPr>
                    <w:rFonts w:ascii="Cambria Math" w:hAnsi="Cambria Math"/>
                  </w:rPr>
                  <m:t> </m:t>
                </m:r>
                <m:r>
                  <m:rPr>
                    <m:nor/>
                  </m:rPr>
                  <m:t xml:space="preserve"> with probability </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r>
                  <w:rPr>
                    <w:rFonts w:ascii="Cambria Math" w:hAnsi="Cambria Math"/>
                  </w:rPr>
                  <m:t xml:space="preserve"> </m:t>
                </m:r>
                <m:r>
                  <m:rPr>
                    <m:scr m:val="script"/>
                    <m:sty m:val="p"/>
                  </m:rPr>
                  <w:rPr>
                    <w:rFonts w:ascii="Cambria Math" w:hAnsi="Cambria Math"/>
                  </w:rPr>
                  <w:br/>
                </m:r>
              </m:oMath>
              <m:oMath>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oMath>
            </m:oMathPara>
          </w:p>
        </w:tc>
        <w:tc>
          <w:tcPr>
            <w:tcW w:w="500" w:type="pct"/>
            <w:noWrap/>
            <w:tcMar>
              <w:left w:w="0" w:type="dxa"/>
              <w:right w:w="0" w:type="dxa"/>
            </w:tcMar>
            <w:vAlign w:val="center"/>
          </w:tcPr>
          <w:p w14:paraId="10A5843A" w14:textId="77777777" w:rsidR="00F30F81" w:rsidRDefault="00D31F60" w:rsidP="00D059CA">
            <w:pPr>
              <w:keepNext/>
              <w:jc w:val="right"/>
            </w:pPr>
            <w:r>
              <w:t>(</w:t>
            </w:r>
            <w:bookmarkStart w:id="39" w:name="_RefEqN_bandit"/>
            <w:r>
              <w:fldChar w:fldCharType="begin"/>
            </w:r>
            <w:r>
              <w:instrText xml:space="preserve"> SEQ ( \* ARABIC </w:instrText>
            </w:r>
            <w:r>
              <w:fldChar w:fldCharType="separate"/>
            </w:r>
            <w:r>
              <w:rPr>
                <w:noProof/>
              </w:rPr>
              <w:t>20</w:t>
            </w:r>
            <w:r>
              <w:fldChar w:fldCharType="end"/>
            </w:r>
            <w:bookmarkEnd w:id="39"/>
            <w:r>
              <w:t>)</w:t>
            </w:r>
          </w:p>
        </w:tc>
      </w:tr>
    </w:tbl>
    <w:p w14:paraId="6069B60C" w14:textId="77777777" w:rsidR="00F30F81" w:rsidRDefault="00F30F81">
      <w:pPr>
        <w:pStyle w:val="Text"/>
        <w:rPr>
          <w:sz w:val="12"/>
          <w:szCs w:val="12"/>
        </w:rPr>
      </w:pPr>
    </w:p>
    <w:p w14:paraId="5279C28D" w14:textId="77777777" w:rsidR="00DF7EE8" w:rsidRDefault="00795A4B">
      <w:pPr>
        <w:pStyle w:val="Text"/>
      </w:pPr>
      <w:r w:rsidRPr="00795A4B">
        <w:t xml:space="preserve"> The proposer is a pretrained LLM called through a command-line interface </w:t>
      </w:r>
      <w:del w:id="1093" w:author="Claude" w:date="2026-10-19T23:30:00Z">
        <w:r w:rsidRPr="00795A4B">
          <w:delText xml:space="preserve">with default sampling settings, one call per proposal, and a 180 s timeout.</w:delText>
        </w:r>
      </w:del>
      <w:ins w:id="1094" w:author="Claude" w:date="2026-10-19T23:30:00Z">
        <w:r>
          <w:t xml:space="preserve">with default sampling settings and a 240 s timeout.</w:t>
        </w:r>
      </w:ins>
      <w:r w:rsidRPr="00795A4B">
        <w:t xml:space="preserve"> Any model that returns the object of (21) can take this place; the architecture does not depend on which one is used.</w:t>
      </w:r>
      <w:r>
        <w:t xml:space="preserve"> </w:t>
      </w:r>
      <w:r w:rsidR="001426E9">
        <w:t xml:space="preserve">It is used in context only and is not fine-tuned. It receives the gated activations, the firing rules, the deficit, the resource state, and the vocabulary of effects, sectors, and bands, </w:t>
      </w:r>
      <w:del w:id="1095" w:author="Claude" w:date="2026-10-19T23:30:00Z">
        <w:r w:rsidR="001426E9">
          <w:delText xml:space="preserve">and returns one object of</w:delText>
        </w:r>
      </w:del>
      <w:ins w:id="1096" w:author="Claude" w:date="2026-10-19T23:30:00Z">
        <w:r>
          <w:t xml:space="preserve">and returns six different objects of</w:t>
        </w:r>
      </w:ins>
      <w:r w:rsidR="001426E9">
        <w:t xml:space="preserve"> (</w:t>
      </w:r>
      <w:r w:rsidR="001426E9">
        <w:fldChar w:fldCharType="begin"/>
      </w:r>
      <w:r w:rsidR="001426E9">
        <w:instrText xml:space="preserve"> REF _RefEqN_object \h </w:instrText>
      </w:r>
      <w:r w:rsidR="001426E9">
        <w:fldChar w:fldCharType="separate"/>
      </w:r>
      <w:r w:rsidR="001426E9">
        <w:rPr>
          <w:noProof/>
        </w:rPr>
        <w:t>21</w:t>
      </w:r>
      <w:r w:rsidR="001426E9">
        <w:fldChar w:fldCharType="end"/>
      </w:r>
      <w:r w:rsidR="001426E9">
        <w:t xml:space="preserve">). </w:t>
      </w:r>
      <w:del w:id="2168" w:author="Claude" w:date="2026-10-19T23:30:00Z">
        <w:r w:rsidR="001426E9">
          <w:delText xml:space="preserve">The object is a rule in the form of</w:delText>
        </w:r>
      </w:del>
      <w:ins w:id="2169" w:author="Claude" w:date="2026-10-19T23:30:00Z">
        <w:r>
          <w:t xml:space="preserve">Each object is a rule in the form of</w:t>
        </w:r>
      </w:ins>
      <w:r w:rsidR="001426E9">
        <w:t xml:space="preserve"> (</w:t>
      </w:r>
      <w:r w:rsidR="001426E9">
        <w:fldChar w:fldCharType="begin"/>
      </w:r>
      <w:r w:rsidR="001426E9">
        <w:instrText xml:space="preserve"> REF _RefEqN_rule \h </w:instrText>
      </w:r>
      <w:r w:rsidR="001426E9">
        <w:fldChar w:fldCharType="separate"/>
      </w:r>
      <w:r w:rsidR="001426E9">
        <w:rPr>
          <w:noProof/>
        </w:rPr>
        <w:t>16</w:t>
      </w:r>
      <w:r w:rsidR="001426E9">
        <w:fldChar w:fldCharType="end"/>
      </w:r>
      <w:r w:rsidR="001426E9">
        <w:t xml:space="preserve">), a macro </w:t>
      </w:r>
      <m:oMath>
        <m:r>
          <m:rPr>
            <m:scr m:val="script"/>
            <m:sty m:val="p"/>
          </m:rPr>
          <w:rPr>
            <w:rFonts w:ascii="Cambria Math" w:hAnsi="Cambria Math"/>
          </w:rPr>
          <m:t>B</m:t>
        </m:r>
      </m:oMath>
      <w:r w:rsidR="001426E9">
        <w:t xml:space="preserve"> that blends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rsidR="001426E9">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rsidR="001426E9">
        <w:t xml:space="preserve">, or a composed intervention </w:t>
      </w:r>
      <m:oMath>
        <m:r>
          <w:rPr>
            <w:rFonts w:ascii="Cambria Math" w:hAnsi="Cambria Math"/>
          </w:rPr>
          <m:t>A</m:t>
        </m:r>
      </m:oMath>
      <w:r w:rsidR="001426E9">
        <w:t xml:space="preserve"> of up to three clauses. A clause names an effect </w:t>
      </w:r>
      <m:oMath>
        <m:r>
          <w:rPr>
            <w:rFonts w:ascii="Cambria Math" w:hAnsi="Cambria Math"/>
          </w:rPr>
          <m:t>e</m:t>
        </m:r>
      </m:oMath>
      <w:r w:rsidR="001426E9">
        <w:t xml:space="preserve"> from seven verified effects, a sector </w:t>
      </w:r>
      <m:oMath>
        <m:r>
          <w:rPr>
            <w:rFonts w:ascii="Cambria Math" w:hAnsi="Cambria Math"/>
          </w:rPr>
          <m:t>s</m:t>
        </m:r>
      </m:oMath>
      <w:r w:rsidR="001426E9">
        <w:t xml:space="preserve"> from seven sectors,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rsidR="001426E9">
        <w:t xml:space="preserve"> in cells, and an amount </w:t>
      </w:r>
      <m:oMath>
        <m:r>
          <w:rPr>
            <w:rFonts w:ascii="Cambria Math" w:hAnsi="Cambria Math"/>
          </w:rPr>
          <m:t>α</m:t>
        </m:r>
      </m:oMath>
      <w:r w:rsidR="001426E9">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65500422" w14:textId="77777777" w:rsidTr="0083545B">
        <w:trPr>
          <w:cantSplit/>
          <w:jc w:val="center"/>
        </w:trPr>
        <w:tc>
          <w:tcPr>
            <w:tcW w:w="4529" w:type="pct"/>
            <w:vAlign w:val="center"/>
          </w:tcPr>
          <w:p w14:paraId="24296D0C" w14:textId="77777777" w:rsidR="00F30F81" w:rsidRDefault="00D31F60" w:rsidP="00D059CA">
            <w:pPr>
              <w:keepNext/>
              <w:jc w:val="center"/>
            </w:pPr>
            <m:oMathPara>
              <m:oMath>
                <m:r>
                  <m:rPr>
                    <m:scr m:val="script"/>
                    <m:sty m:val="p"/>
                  </m:rP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m:rPr>
                        <m:scr m:val="script"/>
                        <m:sty m:val="p"/>
                      </m:rPr>
                      <w:rPr>
                        <w:rFonts w:ascii="Cambria Math" w:hAnsi="Cambria Math"/>
                      </w:rPr>
                      <m:t>B,</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r>
                  <w:rPr>
                    <w:rFonts w:ascii="Cambria Math" w:hAnsi="Cambria Math"/>
                  </w:rPr>
                  <m:t xml:space="preserve"> </m:t>
                </m:r>
                <m:r>
                  <m:rPr>
                    <m:sty m:val="p"/>
                  </m:rPr>
                  <w:rPr>
                    <w:rFonts w:ascii="Cambria Math" w:hAnsi="Cambria Math"/>
                  </w:rPr>
                  <w:br/>
                </m:r>
              </m:oMath>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w:rPr>
                    <w:rFonts w:ascii="Cambria Math" w:hAnsi="Cambria Math"/>
                  </w:rPr>
                  <m:t xml:space="preserve"> </m:t>
                </m:r>
                <m:r>
                  <m:rPr>
                    <m:sty m:val="p"/>
                  </m:rPr>
                  <w:rPr>
                    <w:rFonts w:ascii="Cambria Math" w:hAnsi="Cambria Math"/>
                  </w:rPr>
                  <w:br/>
                </m:r>
              </m:oMath>
              <m:oMath>
                <m:r>
                  <w:rPr>
                    <w:rFonts w:ascii="Cambria Math" w:hAnsi="Cambria Math"/>
                    <w:sz w:val="18"/>
                    <w:szCs w:val="18"/>
                  </w:rPr>
                  <m:t>e</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wet</m:t>
                    </m:r>
                    <m:r>
                      <m:rPr>
                        <m:sty m:val="p"/>
                      </m:rPr>
                      <w:rPr>
                        <w:rFonts w:ascii="Cambria Math" w:hAnsi="Cambria Math"/>
                        <w:sz w:val="18"/>
                        <w:szCs w:val="18"/>
                      </w:rPr>
                      <m:t>,</m:t>
                    </m:r>
                    <m:r>
                      <w:rPr>
                        <w:rFonts w:ascii="Cambria Math" w:hAnsi="Cambria Math"/>
                        <w:sz w:val="18"/>
                        <w:szCs w:val="18"/>
                      </w:rPr>
                      <m:t>clear</m:t>
                    </m:r>
                    <m:r>
                      <m:rPr>
                        <m:sty m:val="p"/>
                      </m:rPr>
                      <w:rPr>
                        <w:rFonts w:ascii="Cambria Math" w:hAnsi="Cambria Math"/>
                        <w:sz w:val="18"/>
                        <w:szCs w:val="18"/>
                      </w:rPr>
                      <m:t>,</m:t>
                    </m:r>
                    <m:r>
                      <w:rPr>
                        <w:rFonts w:ascii="Cambria Math" w:hAnsi="Cambria Math"/>
                        <w:sz w:val="18"/>
                        <w:szCs w:val="18"/>
                      </w:rPr>
                      <m:t>ignite</m:t>
                    </m:r>
                    <m:r>
                      <m:rPr>
                        <m:sty m:val="p"/>
                      </m:rPr>
                      <w:rPr>
                        <w:rFonts w:ascii="Cambria Math" w:hAnsi="Cambria Math"/>
                        <w:sz w:val="18"/>
                        <w:szCs w:val="18"/>
                      </w:rPr>
                      <m:t>,</m:t>
                    </m:r>
                    <m:r>
                      <w:rPr>
                        <w:rFonts w:ascii="Cambria Math" w:hAnsi="Cambria Math"/>
                        <w:sz w:val="18"/>
                        <w:szCs w:val="18"/>
                      </w:rPr>
                      <m:t>coat</m:t>
                    </m:r>
                    <m:r>
                      <m:rPr>
                        <m:sty m:val="p"/>
                      </m:rPr>
                      <w:rPr>
                        <w:rFonts w:ascii="Cambria Math" w:hAnsi="Cambria Math"/>
                        <w:sz w:val="18"/>
                        <w:szCs w:val="18"/>
                      </w:rPr>
                      <m:t>,</m:t>
                    </m:r>
                    <m:r>
                      <w:rPr>
                        <w:rFonts w:ascii="Cambria Math" w:hAnsi="Cambria Math"/>
                        <w:sz w:val="18"/>
                        <w:szCs w:val="18"/>
                      </w:rPr>
                      <m:t>draft</m:t>
                    </m:r>
                    <m:r>
                      <m:rPr>
                        <m:sty m:val="p"/>
                      </m:rPr>
                      <w:rPr>
                        <w:rFonts w:ascii="Cambria Math" w:hAnsi="Cambria Math"/>
                        <w:sz w:val="18"/>
                        <w:szCs w:val="18"/>
                      </w:rPr>
                      <m:t>,</m:t>
                    </m:r>
                    <m:r>
                      <w:rPr>
                        <w:rFonts w:ascii="Cambria Math" w:hAnsi="Cambria Math"/>
                        <w:sz w:val="18"/>
                        <w:szCs w:val="18"/>
                      </w:rPr>
                      <m:t>evacuate</m:t>
                    </m:r>
                    <m:r>
                      <m:rPr>
                        <m:sty m:val="p"/>
                      </m:rPr>
                      <w:rPr>
                        <w:rFonts w:ascii="Cambria Math" w:hAnsi="Cambria Math"/>
                        <w:sz w:val="18"/>
                        <w:szCs w:val="18"/>
                      </w:rPr>
                      <m:t>,</m:t>
                    </m:r>
                    <m:r>
                      <w:rPr>
                        <w:rFonts w:ascii="Cambria Math" w:hAnsi="Cambria Math"/>
                        <w:sz w:val="18"/>
                        <w:szCs w:val="18"/>
                      </w:rPr>
                      <m:t>prime</m:t>
                    </m:r>
                  </m:e>
                </m:d>
                <m:r>
                  <m:rPr>
                    <m:sty m:val="p"/>
                  </m:rPr>
                  <w:rPr>
                    <w:rFonts w:ascii="Cambria Math" w:hAnsi="Cambria Math"/>
                    <w:sz w:val="18"/>
                    <w:szCs w:val="18"/>
                  </w:rPr>
                  <w:br/>
                </m:r>
              </m:oMath>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head</m:t>
                </m:r>
                <m:r>
                  <m:rPr>
                    <m:sty m:val="p"/>
                  </m:rPr>
                  <w:rPr>
                    <w:rFonts w:ascii="Cambria Math" w:hAnsi="Cambria Math"/>
                    <w:sz w:val="18"/>
                    <w:szCs w:val="18"/>
                  </w:rPr>
                  <m:t>,</m:t>
                </m:r>
                <m:r>
                  <w:rPr>
                    <w:rFonts w:ascii="Cambria Math" w:hAnsi="Cambria Math"/>
                    <w:sz w:val="18"/>
                    <w:szCs w:val="18"/>
                  </w:rPr>
                  <m:t>flank</m:t>
                </m:r>
                <m:r>
                  <m:rPr>
                    <m:sty m:val="p"/>
                  </m:rPr>
                  <w:rPr>
                    <w:rFonts w:ascii="Cambria Math" w:hAnsi="Cambria Math"/>
                    <w:sz w:val="18"/>
                    <w:szCs w:val="18"/>
                  </w:rPr>
                  <m:t>,</m:t>
                </m:r>
                <m:r>
                  <w:rPr>
                    <w:rFonts w:ascii="Cambria Math" w:hAnsi="Cambria Math"/>
                    <w:sz w:val="18"/>
                    <w:szCs w:val="18"/>
                  </w:rPr>
                  <m:t>rear</m:t>
                </m:r>
                <m:r>
                  <m:rPr>
                    <m:sty m:val="p"/>
                  </m:rPr>
                  <w:rPr>
                    <w:rFonts w:ascii="Cambria Math" w:hAnsi="Cambria Math"/>
                    <w:sz w:val="18"/>
                    <w:szCs w:val="18"/>
                  </w:rPr>
                  <m:t>,</m:t>
                </m:r>
                <m:r>
                  <w:rPr>
                    <w:rFonts w:ascii="Cambria Math" w:hAnsi="Cambria Math"/>
                    <w:sz w:val="18"/>
                    <w:szCs w:val="18"/>
                  </w:rPr>
                  <m:t>ring</m:t>
                </m:r>
                <m:r>
                  <m:rPr>
                    <m:sty m:val="p"/>
                  </m:rPr>
                  <w:rPr>
                    <w:rFonts w:ascii="Cambria Math" w:hAnsi="Cambria Math"/>
                    <w:sz w:val="18"/>
                    <w:szCs w:val="18"/>
                  </w:rPr>
                  <m:t>,</m:t>
                </m:r>
                <m:r>
                  <w:rPr>
                    <w:rFonts w:ascii="Cambria Math" w:hAnsi="Cambria Math"/>
                    <w:sz w:val="18"/>
                    <w:szCs w:val="18"/>
                  </w:rPr>
                  <m:t>at</m:t>
                </m:r>
                <m:r>
                  <m:rPr>
                    <m:sty m:val="p"/>
                  </m:rPr>
                  <w:rPr>
                    <w:rFonts w:ascii="Cambria Math" w:hAnsi="Cambria Math"/>
                    <w:sz w:val="18"/>
                    <w:szCs w:val="18"/>
                  </w:rPr>
                  <m:t>_</m:t>
                </m:r>
                <m:r>
                  <w:rPr>
                    <w:rFonts w:ascii="Cambria Math" w:hAnsi="Cambria Math"/>
                    <w:sz w:val="18"/>
                    <w:szCs w:val="18"/>
                  </w:rPr>
                  <m:t>fire</m:t>
                </m:r>
                <m:r>
                  <m:rPr>
                    <m:sty m:val="p"/>
                  </m:rPr>
                  <w:rPr>
                    <w:rFonts w:ascii="Cambria Math" w:hAnsi="Cambria Math"/>
                    <w:sz w:val="18"/>
                    <w:szCs w:val="18"/>
                  </w:rPr>
                  <m:t>,</m:t>
                </m:r>
                <m:r>
                  <w:rPr>
                    <w:rFonts w:ascii="Cambria Math" w:hAnsi="Cambria Math"/>
                    <w:sz w:val="18"/>
                    <w:szCs w:val="18"/>
                  </w:rPr>
                  <m:t>assets</m:t>
                </m:r>
                <m:r>
                  <m:rPr>
                    <m:sty m:val="p"/>
                  </m:rPr>
                  <w:rPr>
                    <w:rFonts w:ascii="Cambria Math" w:hAnsi="Cambria Math"/>
                    <w:sz w:val="18"/>
                    <w:szCs w:val="18"/>
                  </w:rPr>
                  <m:t>,</m:t>
                </m:r>
                <m:r>
                  <w:rPr>
                    <w:rFonts w:ascii="Cambria Math" w:hAnsi="Cambria Math"/>
                    <w:sz w:val="18"/>
                    <w:szCs w:val="18"/>
                  </w:rPr>
                  <m:t>populated</m:t>
                </m:r>
                <m:r>
                  <m:rPr>
                    <m:sty m:val="p"/>
                  </m:rPr>
                  <w:rPr>
                    <w:rFonts w:ascii="Cambria Math" w:hAnsi="Cambria Math"/>
                    <w:sz w:val="18"/>
                    <w:szCs w:val="18"/>
                  </w:rPr>
                  <m:t>}</m:t>
                </m:r>
              </m:oMath>
            </m:oMathPara>
          </w:p>
        </w:tc>
        <w:tc>
          <w:tcPr>
            <w:tcW w:w="471" w:type="pct"/>
            <w:noWrap/>
            <w:tcMar>
              <w:left w:w="0" w:type="dxa"/>
              <w:right w:w="0" w:type="dxa"/>
            </w:tcMar>
            <w:vAlign w:val="center"/>
          </w:tcPr>
          <w:p w14:paraId="64492652" w14:textId="77777777" w:rsidR="00F30F81" w:rsidRDefault="00D31F60" w:rsidP="00D059CA">
            <w:pPr>
              <w:keepNext/>
              <w:jc w:val="right"/>
            </w:pPr>
            <w:r>
              <w:t>(</w:t>
            </w:r>
            <w:bookmarkStart w:id="40" w:name="_RefEqN_object"/>
            <w:r>
              <w:fldChar w:fldCharType="begin"/>
            </w:r>
            <w:r>
              <w:instrText xml:space="preserve"> SEQ ( \* ARABIC </w:instrText>
            </w:r>
            <w:r>
              <w:fldChar w:fldCharType="separate"/>
            </w:r>
            <w:r>
              <w:rPr>
                <w:noProof/>
              </w:rPr>
              <w:t>21</w:t>
            </w:r>
            <w:r>
              <w:fldChar w:fldCharType="end"/>
            </w:r>
            <w:bookmarkEnd w:id="40"/>
            <w:r>
              <w:t>)</w:t>
            </w:r>
          </w:p>
        </w:tc>
      </w:tr>
    </w:tbl>
    <w:p w14:paraId="49BB7F37" w14:textId="77777777" w:rsidR="00F30F81" w:rsidRDefault="00F30F81">
      <w:pPr>
        <w:pStyle w:val="Text"/>
        <w:rPr>
          <w:sz w:val="12"/>
          <w:szCs w:val="12"/>
        </w:rPr>
      </w:pPr>
    </w:p>
    <w:p w14:paraId="390C4C47" w14:textId="77777777" w:rsidR="00DF7EE8" w:rsidRDefault="00D059CA">
      <w:pPr>
        <w:pStyle w:val="Text"/>
      </w:pPr>
      <w:r>
        <w:rPr>
          <w:noProof/>
        </w:rPr>
        <mc:AlternateContent>
          <mc:Choice Requires="wpg">
            <w:drawing>
              <wp:anchor distT="0" distB="0" distL="114300" distR="114300" simplePos="0" relativeHeight="251652096" behindDoc="0" locked="0" layoutInCell="1" allowOverlap="1" wp14:anchorId="04A98865" wp14:editId="7497B408">
                <wp:simplePos x="0" y="0"/>
                <wp:positionH relativeFrom="margin">
                  <wp:align>right</wp:align>
                </wp:positionH>
                <wp:positionV relativeFrom="margin">
                  <wp:posOffset>-1270</wp:posOffset>
                </wp:positionV>
                <wp:extent cx="3244215" cy="3037205"/>
                <wp:effectExtent l="0" t="0" r="0" b="0"/>
                <wp:wrapSquare wrapText="bothSides"/>
                <wp:docPr id="553784506" name="Group Fig4"/>
                <wp:cNvGraphicFramePr/>
                <a:graphic xmlns:a="http://schemas.openxmlformats.org/drawingml/2006/main">
                  <a:graphicData uri="http://schemas.microsoft.com/office/word/2010/wordprocessingGroup">
                    <wpg:wgp>
                      <wpg:cNvGrpSpPr/>
                      <wpg:grpSpPr>
                        <a:xfrm>
                          <a:off x="0" y="0"/>
                          <a:ext cx="3244215" cy="3037205"/>
                          <a:chOff x="-186891" y="192504"/>
                          <a:chExt cx="3244718" cy="3038488"/>
                        </a:xfrm>
                      </wpg:grpSpPr>
                      <pic:pic xmlns:pic="http://schemas.openxmlformats.org/drawingml/2006/picture">
                        <pic:nvPicPr>
                          <pic:cNvPr id="198138969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t="6264" b="2093"/>
                          <a:stretch>
                            <a:fillRect/>
                          </a:stretch>
                        </pic:blipFill>
                        <pic:spPr>
                          <a:xfrm>
                            <a:off x="0" y="192504"/>
                            <a:ext cx="3017520" cy="2816200"/>
                          </a:xfrm>
                          <a:prstGeom prst="rect">
                            <a:avLst/>
                          </a:prstGeom>
                        </pic:spPr>
                      </pic:pic>
                      <wps:wsp>
                        <wps:cNvPr id="561013665" name="Text Box Fig4"/>
                        <wps:cNvSpPr txBox="1"/>
                        <wps:spPr>
                          <a:xfrm>
                            <a:off x="-186891" y="3008704"/>
                            <a:ext cx="3244718" cy="222288"/>
                          </a:xfrm>
                          <a:prstGeom prst="rect">
                            <a:avLst/>
                          </a:prstGeom>
                          <a:solidFill>
                            <a:prstClr val="white"/>
                          </a:solidFill>
                          <a:ln>
                            <a:noFill/>
                          </a:ln>
                        </wps:spPr>
                        <wps:txbx>
                          <w:txbxContent>
                            <w:p w14:paraId="7A01DBD8" w14:textId="77777777" w:rsidR="00137C4F" w:rsidRPr="0030542E" w:rsidRDefault="00137C4F" w:rsidP="00137C4F">
                              <w:pPr>
                                <w:pStyle w:val="Caption"/>
                                <w:rPr>
                                  <w:noProof/>
                                </w:rPr>
                              </w:pPr>
                              <w:r>
                                <w:t xml:space="preserve">Fig. </w:t>
                              </w:r>
                              <w:bookmarkStart w:id="41" w:name="_RefFig4"/>
                              <w:r>
                                <w:fldChar w:fldCharType="begin"/>
                              </w:r>
                              <w:r>
                                <w:instrText xml:space="preserve"> SEQ Fig. \* ARABIC </w:instrText>
                              </w:r>
                              <w:r>
                                <w:fldChar w:fldCharType="separate"/>
                              </w:r>
                              <w:r w:rsidR="007A1391">
                                <w:rPr>
                                  <w:noProof/>
                                </w:rPr>
                                <w:t>4</w:t>
                              </w:r>
                              <w:r>
                                <w:fldChar w:fldCharType="end"/>
                              </w:r>
                              <w:bookmarkEnd w:id="41"/>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4A98865" id="Group Fig4" o:spid="_x0000_s1035" style="position:absolute;left:0;text-align:left;margin-left:204.25pt;margin-top:-.1pt;width:255.45pt;height:239.15pt;z-index:251652096;mso-position-horizontal:right;mso-position-horizontal-relative:margin;mso-position-vertical-relative:margin;mso-width-relative:margin;mso-height-relative:margin" coordorigin="-1868,1925" coordsize="32447,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">
                <v:shape id="Picture Fig4" o:spid="_x0000_s1036" type="#_x0000_t75" style="position:absolute;top:1925;width:30175;height:28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">
                  <v:imagedata r:id="rId17" o:title="" croptop="4105f" cropbottom="1372f"/>
                </v:shape>
                <v:shape id="Text Box Fig4" o:spid="_x0000_s1037" type="#_x0000_t202" style="position:absolute;left:-1868;top:30087;width:32446;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" stroked="f">
                  <v:textbox style="mso-fit-shape-to-text:t" inset="0,0,0,0">
                    <w:txbxContent>
                      <w:p w14:paraId="7A01DBD8" w14:textId="77777777" w:rsidR="00137C4F" w:rsidRPr="0030542E" w:rsidRDefault="00137C4F" w:rsidP="00137C4F">
                        <w:pPr>
                          <w:pStyle w:val="Caption"/>
                          <w:rPr>
                            <w:noProof/>
                          </w:rPr>
                        </w:pPr>
                        <w:r>
                          <w:t xml:space="preserve">Fig. </w:t>
                        </w:r>
                        <w:bookmarkStart w:id="42" w:name="_RefFig4"/>
                        <w:r>
                          <w:fldChar w:fldCharType="begin"/>
                        </w:r>
                        <w:r>
                          <w:instrText xml:space="preserve"> SEQ Fig. \* ARABIC </w:instrText>
                        </w:r>
                        <w:r>
                          <w:fldChar w:fldCharType="separate"/>
                        </w:r>
                        <w:r w:rsidR="007A1391">
                          <w:rPr>
                            <w:noProof/>
                          </w:rPr>
                          <w:t>4</w:t>
                        </w:r>
                        <w:r>
                          <w:fldChar w:fldCharType="end"/>
                        </w:r>
                        <w:bookmarkEnd w:id="42"/>
                        <w:r>
                          <w:t>. Decision layer 2, the open decision space.</w:t>
                        </w:r>
                      </w:p>
                    </w:txbxContent>
                  </v:textbox>
                </v:shape>
                <w10:wrap type="square" anchorx="margin" anchory="margin"/>
              </v:group>
            </w:pict>
          </mc:Fallback>
        </mc:AlternateContent>
      </w:r>
      <w:r w:rsidR="00D31F60">
        <w:t>A clause is resolved on the simulation fields by the band geometry and the idempotent operators of (</w:t>
      </w:r>
      <w:r w:rsidR="00D31F60">
        <w:fldChar w:fldCharType="begin"/>
      </w:r>
      <w:r w:rsidR="00D31F60">
        <w:instrText xml:space="preserve"> REF _RefEqN_resolve \h </w:instrText>
      </w:r>
      <w:r w:rsidR="00D31F60">
        <w:fldChar w:fldCharType="separate"/>
      </w:r>
      <w:r w:rsidR="00D31F60">
        <w:rPr>
          <w:noProof/>
        </w:rPr>
        <w:t>22</w:t>
      </w:r>
      <w:r w:rsidR="00D31F60">
        <w:fldChar w:fldCharType="end"/>
      </w:r>
      <w:r w:rsidR="00D31F60">
        <w:t xml:space="preserve">). The band </w:t>
      </w:r>
      <m:oMath>
        <m:r>
          <w:rPr>
            <w:rFonts w:ascii="Cambria Math" w:hAnsi="Cambria Math"/>
          </w:rPr>
          <m:t>B</m:t>
        </m:r>
      </m:oMath>
      <w:r w:rsidR="00D31F60">
        <w:t xml:space="preserve"> is the set of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rsidR="00D31F60">
        <w:t xml:space="preserve"> of the sector core </w:t>
      </w:r>
      <m:oMath>
        <m:r>
          <w:rPr>
            <w:rFonts w:ascii="Cambria Math" w:hAnsi="Cambria Math"/>
          </w:rPr>
          <m:t>C</m:t>
        </m:r>
      </m:oMath>
      <w:r w:rsidR="00D31F60">
        <w:t xml:space="preserve"> but not within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rsidR="00D31F60">
        <w:t xml:space="preserve">, and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rsidR="00D31F60">
        <w:t xml:space="preserve"> denotes such a disk. The cosine </w:t>
      </w:r>
      <m:oMath>
        <m:r>
          <w:rPr>
            <w:rFonts w:ascii="Cambria Math" w:hAnsi="Cambria Math"/>
          </w:rPr>
          <m:t>κ</m:t>
        </m:r>
      </m:oMath>
      <w:r w:rsidR="00D31F60">
        <w:t xml:space="preserve"> between a cell direction from the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00D31F60">
        <w:t xml:space="preserve"> and the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rsidR="00D31F60">
        <w:t xml:space="preserve"> splits head, flank, and rear. The amount </w:t>
      </w:r>
      <m:oMath>
        <m:r>
          <w:rPr>
            <w:rFonts w:ascii="Cambria Math" w:hAnsi="Cambria Math"/>
          </w:rPr>
          <m:t>a</m:t>
        </m:r>
      </m:oMath>
      <w:r w:rsidR="00D31F60">
        <w:t xml:space="preserve"> is the clause amount scaled by the firing intensity </w:t>
      </w:r>
      <m:oMath>
        <m:r>
          <w:rPr>
            <w:rFonts w:ascii="Cambria Math" w:hAnsi="Cambria Math"/>
          </w:rPr>
          <m:t>u</m:t>
        </m:r>
      </m:oMath>
      <w:r w:rsidR="00D31F60">
        <w:t xml:space="preserve"> of the rule. It raises the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rsidR="00D31F60">
        <w:t xml:space="preserve"> on the mask </w:t>
      </w:r>
      <m:oMath>
        <m:r>
          <w:rPr>
            <w:rFonts w:ascii="Cambria Math" w:hAnsi="Cambria Math"/>
          </w:rPr>
          <m:t>M</m:t>
        </m:r>
      </m:oMath>
      <w:r w:rsidR="00D31F60">
        <w:t xml:space="preserve"> by a maximum and the capacity field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rsidR="00D31F60">
        <w:t xml:space="preserve"> by a minimum, with the drafting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rsidR="00D31F60">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rsidR="00D31F60">
        <w:t xml:space="preserve"> and the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rsidR="00D31F60">
        <w:t>, so that repeating a clause changes nothing.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54E970F2" w14:textId="77777777">
        <w:trPr>
          <w:cantSplit/>
          <w:jc w:val="center"/>
        </w:trPr>
        <w:tc>
          <w:tcPr>
            <w:tcW w:w="4500" w:type="pct"/>
            <w:vAlign w:val="center"/>
          </w:tcPr>
          <w:p w14:paraId="27D71DD4" w14:textId="77777777" w:rsidR="00F30F81" w:rsidRDefault="00D31F60" w:rsidP="00D059CA">
            <w:pPr>
              <w:keepNext/>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02A02649" w14:textId="77777777" w:rsidR="00F30F81" w:rsidRDefault="00D31F60" w:rsidP="00D059CA">
            <w:pPr>
              <w:keepNext/>
              <w:jc w:val="right"/>
            </w:pPr>
            <w:r>
              <w:t>(</w:t>
            </w:r>
            <w:bookmarkStart w:id="43" w:name="_RefEqN_resolve"/>
            <w:r>
              <w:fldChar w:fldCharType="begin"/>
            </w:r>
            <w:r>
              <w:instrText xml:space="preserve"> SEQ ( \* ARABIC </w:instrText>
            </w:r>
            <w:r>
              <w:fldChar w:fldCharType="separate"/>
            </w:r>
            <w:r>
              <w:rPr>
                <w:noProof/>
              </w:rPr>
              <w:t>22</w:t>
            </w:r>
            <w:r>
              <w:fldChar w:fldCharType="end"/>
            </w:r>
            <w:bookmarkEnd w:id="43"/>
            <w:r>
              <w:t>)</w:t>
            </w:r>
          </w:p>
        </w:tc>
      </w:tr>
    </w:tbl>
    <w:p w14:paraId="1A9ED720" w14:textId="77777777" w:rsidR="00F30F81" w:rsidRDefault="00F30F81">
      <w:pPr>
        <w:pStyle w:val="Text"/>
        <w:rPr>
          <w:sz w:val="12"/>
          <w:szCs w:val="12"/>
        </w:rPr>
      </w:pPr>
    </w:p>
    <w:p w14:paraId="5AAF9D9F" w14:textId="6E5E2539" w:rsidR="00ED0FF9" w:rsidRDefault="00517F54">
      <w:pPr>
        <w:pStyle w:val="Text"/>
      </w:pPr>
      <w:r>
        <w:t xml:space="preserve">Each proposal passes the gates in Fig. </w:t>
      </w:r>
      <w:r w:rsidR="00D31F60">
        <w:fldChar w:fldCharType="begin"/>
      </w:r>
      <w:r w:rsidR="00D31F60">
        <w:instrText xml:space="preserve"> REF _RefFig4 \h </w:instrText>
      </w:r>
      <w:r w:rsidR="00D31F60">
        <w:fldChar w:fldCharType="separate"/>
      </w:r>
      <w:r w:rsidR="00D31F60">
        <w:rPr>
          <w:noProof/>
        </w:rPr>
        <w:t>4</w:t>
      </w:r>
      <w:r w:rsidR="00D31F60">
        <w:fldChar w:fldCharType="end"/>
      </w:r>
      <w:r>
        <w:t>. The first four gates are algebraic. G1 rejects an object that does not parse into the vocabulary, G2 an unknown effect or sector, a duplicate of the base, or an object that lowers a life-safety family, G3 a rule that does not fire on the current reading, and G4 an order that exceeds the free pool. The last four run on the shadow core and read the physical cost, as the closed layer does (</w:t>
      </w:r>
      <w:r w:rsidR="00D31F60">
        <w:fldChar w:fldCharType="begin"/>
      </w:r>
      <w:r w:rsidR="00D31F60">
        <w:instrText xml:space="preserve"> REF _RefEqN_gates \h </w:instrText>
      </w:r>
      <w:r w:rsidR="00D31F60">
        <w:fldChar w:fldCharType="separate"/>
      </w:r>
      <w:r w:rsidR="00D31F60">
        <w:rPr>
          <w:noProof/>
        </w:rPr>
        <w:t>23</w:t>
      </w:r>
      <w:r w:rsidR="00D31F60">
        <w:fldChar w:fldCharType="end"/>
      </w:r>
      <w:r>
        <w:t xml:space="preserve">). They run over the guard horizon, which is longer than the planning horizon so that a line or a coating has taken effect by the time it is judged. G5 and G6 demand a strict gain on two independent futures, G7 a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for a package on each seed, and G8 attribution, a package must beat its own rule without the new object by the same margin. A rejection returns the gate name and both forecasts, </w:t>
      </w:r>
      <w:commentRangeStart w:id="1097"/>
      <w:r>
        <w:t xml:space="preserve">and the proposer may revise once.</w:t>
      </w:r>
      <w:commentRangeEnd w:id="1097"/>
      <w:r>
        <w:rPr>
          <w:rStyle w:val="CommentReference"/>
        </w:rPr>
        <w:commentReference w:id="1097"/>
      </w:r>
      <w:r>
        <w:t xml:space="preserve"> An admitted object joins the base with its origin and gate values logged.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227047A4" w14:textId="77777777">
        <w:trPr>
          <w:cantSplit/>
          <w:jc w:val="center"/>
        </w:trPr>
        <w:tc>
          <w:tcPr>
            <w:tcW w:w="4500" w:type="pct"/>
            <w:vAlign w:val="center"/>
          </w:tcPr>
          <w:p w14:paraId="1E3EC30B" w14:textId="77777777" w:rsidR="00F30F81" w:rsidRDefault="00D31F60" w:rsidP="00D059CA">
            <w:pPr>
              <w:keepNext/>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68CD2E26" w14:textId="77777777" w:rsidR="00F30F81" w:rsidRDefault="00D31F60" w:rsidP="00D059CA">
            <w:pPr>
              <w:keepNext/>
              <w:jc w:val="right"/>
            </w:pPr>
            <w:r>
              <w:t>(</w:t>
            </w:r>
            <w:bookmarkStart w:id="44" w:name="_RefEqN_gates"/>
            <w:r>
              <w:fldChar w:fldCharType="begin"/>
            </w:r>
            <w:r>
              <w:instrText xml:space="preserve"> SEQ ( \* ARABIC </w:instrText>
            </w:r>
            <w:r>
              <w:fldChar w:fldCharType="separate"/>
            </w:r>
            <w:r>
              <w:rPr>
                <w:noProof/>
              </w:rPr>
              <w:t>23</w:t>
            </w:r>
            <w:r>
              <w:fldChar w:fldCharType="end"/>
            </w:r>
            <w:bookmarkEnd w:id="44"/>
            <w:r>
              <w:t>)</w:t>
            </w:r>
          </w:p>
        </w:tc>
      </w:tr>
    </w:tbl>
    <w:p w14:paraId="48791E44" w14:textId="77777777" w:rsidR="00F30F81" w:rsidRDefault="00F30F81">
      <w:pPr>
        <w:pStyle w:val="Text"/>
        <w:rPr>
          <w:sz w:val="12"/>
          <w:szCs w:val="12"/>
        </w:rPr>
      </w:pPr>
    </w:p>
    <w:p w14:paraId="698AFFAD" w14:textId="77777777" w:rsidR="00B23D61" w:rsidRDefault="00F616EA">
      <w:pPr>
        <w:pStyle w:val="Text"/>
      </w:pPr>
      <w:r>
        <w:t>In (</w:t>
      </w:r>
      <w:r>
        <w:fldChar w:fldCharType="begin"/>
      </w:r>
      <w:r>
        <w:instrText xml:space="preserve"> REF _RefEqN_gates \h </w:instrText>
      </w:r>
      <w:r>
        <w:fldChar w:fldCharType="separate"/>
      </w:r>
      <w:r>
        <w:rPr>
          <w:noProof/>
        </w:rPr>
        <w:t>23</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p>
      <w:pPr>
        <w:pStyle w:val="Text"/>
        <w:rPr>
          <w:ins w:id="1098" w:author="Claude" w:date="2026-10-19T23:30:00Z"/>
        </w:rPr>
      </w:pPr>
      <w:commentRangeStart w:id="1100"/>
      <w:ins w:id="1099" w:author="Claude" w:date="2026-10-19T23:30:00Z">
        <w:r>
          <w:t xml:space="preserve">The proposer does not hand its objects to the gates directly. Each object of a call that passes G1 to G4 is priced on one shadow forecast. The rest of the forecast budget of the call, 36 forecasts in all, is spent on local variations of the best objects, built by the same grammar. The three best candidates are priced on a second future, and the candidate with the larger gain on the worse of the two futures goes to G5 to G8. When no candidate lowers the forecast on both futures, nothing is handed to the gates. The origin of every admitted object, the model or a variation, is recorded.</w:t>
        </w:r>
      </w:ins>
      <w:commentRangeEnd w:id="1100"/>
      <w:r>
        <w:rPr>
          <w:rStyle w:val="CommentReference"/>
        </w:rPr>
        <w:commentReference w:id="1100"/>
      </w:r>
    </w:p>
    <w:p w14:paraId="147F7C0C" w14:textId="77777777" w:rsidR="00F30F81" w:rsidRDefault="00D31F60">
      <w:pPr>
        <w:pStyle w:val="Text"/>
      </w:pPr>
      <w:r>
        <w:t xml:space="preserve">Four properties follow from the acceptance rules alone and hold whatever the proposer produces. No order reaches the field whose forecast physical cost exceeds the no-action forecast over the guard horizon. The intensities of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are never reduced, since neither the fail-safe nor the no-harm rule acts on them and a proposal that lowers them fails G2. At every reachable reading some rule fires above the coverage floor of (</w:t>
      </w:r>
      <w:r>
        <w:fldChar w:fldCharType="begin"/>
      </w:r>
      <w:r>
        <w:instrText xml:space="preserve"> REF _RefEqN_rule \h </w:instrText>
      </w:r>
      <w:r>
        <w:fldChar w:fldCharType="separate"/>
      </w:r>
      <w:r>
        <w:rPr>
          <w:noProof/>
        </w:rPr>
        <w:t>16</w:t>
      </w:r>
      <w:r>
        <w:fldChar w:fldCharType="end"/>
      </w:r>
      <w:r>
        <w:t xml:space="preserve">), or the layer falls back to the watchful posture and adapts. Each admitted package lowers the forecast physical cost on both seeds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so the admissions in one incident are bounded and the extension halts once no proposal clears the gates. One risk remains, and it is statistical. A proposal with zero or harmful true effect passes G5 and G6 with probability at most </w:t>
      </w:r>
      <m:oMath>
        <m:sSup>
          <m:sSupPr>
            <m:ctrlPr>
              <w:rPr>
                <w:rFonts w:ascii="Cambria Math" w:hAnsi="Cambria Math"/>
              </w:rPr>
            </m:ctrlPr>
          </m:sSupPr>
          <m:e>
            <m:r>
              <w:rPr>
                <w:rFonts w:ascii="Cambria Math" w:hAnsi="Cambria Math"/>
              </w:rPr>
              <m:t>ψ</m:t>
            </m:r>
          </m:e>
          <m:sup>
            <m:r>
              <w:rPr>
                <w:rFonts w:ascii="Cambria Math" w:hAnsi="Cambria Math"/>
              </w:rPr>
              <m:t>2</m:t>
            </m:r>
          </m:sup>
        </m:sSup>
      </m:oMath>
      <w:r>
        <w:t xml:space="preserve">, where </w:t>
      </w:r>
      <m:oMath>
        <m:r>
          <w:rPr>
            <w:rFonts w:ascii="Cambria Math" w:hAnsi="Cambria Math"/>
          </w:rPr>
          <m:t>ψ</m:t>
        </m:r>
      </m:oMath>
      <w:r>
        <w:t xml:space="preserve"> is the probability that one shadow forecast reports a gain by chance.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_RefSec_V_E \h </w:instrText>
      </w:r>
      <w:r>
        <w:fldChar w:fldCharType="separate"/>
      </w:r>
      <w:r>
        <w:rPr>
          <w:noProof/>
        </w:rPr>
        <w:t>E</w:t>
      </w:r>
      <w:r>
        <w:fldChar w:fldCharType="end"/>
      </w:r>
      <w:r>
        <w:t xml:space="preserve"> reports how often admitted objects paid off in the outcome.</w:t>
      </w:r>
    </w:p>
    <w:p w14:paraId="79C696EC" w14:textId="77777777" w:rsidR="00C63C9D" w:rsidRDefault="00A77F45">
      <w:pPr>
        <w:pStyle w:val="Heading2"/>
      </w:pPr>
      <w:bookmarkStart w:id="45" w:name="_RefSec_IV_E"/>
      <w:r>
        <w:rPr>
          <w:noProof/>
        </w:rPr>
        <w:lastRenderedPageBreak/>
        <mc:AlternateContent>
          <mc:Choice Requires="wpg">
            <w:drawing>
              <wp:anchor distT="0" distB="0" distL="114300" distR="114300" simplePos="0" relativeHeight="251658240" behindDoc="0" locked="0" layoutInCell="1" allowOverlap="0" wp14:anchorId="5FD6D089" wp14:editId="395C32BA">
                <wp:simplePos x="0" y="0"/>
                <wp:positionH relativeFrom="margin">
                  <wp:posOffset>3471545</wp:posOffset>
                </wp:positionH>
                <wp:positionV relativeFrom="margin">
                  <wp:posOffset>635</wp:posOffset>
                </wp:positionV>
                <wp:extent cx="3108960" cy="2274570"/>
                <wp:effectExtent l="0" t="0" r="0" b="0"/>
                <wp:wrapSquare wrapText="bothSides"/>
                <wp:docPr id="600005" name="Group Fig5"/>
                <wp:cNvGraphicFramePr/>
                <a:graphic xmlns:a="http://schemas.openxmlformats.org/drawingml/2006/main">
                  <a:graphicData uri="http://schemas.microsoft.com/office/word/2010/wordprocessingGroup">
                    <wpg:wgp>
                      <wpg:cNvGrpSpPr/>
                      <wpg:grpSpPr>
                        <a:xfrm>
                          <a:off x="0" y="0"/>
                          <a:ext cx="3108960" cy="2274570"/>
                          <a:chOff x="0" y="0"/>
                          <a:chExt cx="3109000" cy="2275025"/>
                        </a:xfrm>
                      </wpg:grpSpPr>
                      <pic:pic xmlns:pic="http://schemas.openxmlformats.org/drawingml/2006/picture">
                        <pic:nvPicPr>
                          <pic:cNvPr id="610005" name="Picture Fig5"/>
                          <pic:cNvPicPr>
                            <a:picLocks noChangeAspect="1"/>
                          </pic:cNvPicPr>
                        </pic:nvPicPr>
                        <pic:blipFill rotWithShape="1">
                          <a:blip r:embed="rId18" cstate="print">
                            <a:extLst>
                              <a:ext uri="{28A0092B-C50C-407E-A947-70E740481C1C}">
                                <a14:useLocalDpi xmlns:a14="http://schemas.microsoft.com/office/drawing/2010/main" val="0"/>
                              </a:ext>
                            </a:extLst>
                          </a:blip>
                          <a:stretch>
                            <a:fillRect/>
                          </a:stretch>
                        </pic:blipFill>
                        <pic:spPr bwMode="auto">
                          <a:xfrm>
                            <a:off x="413090" y="0"/>
                            <a:ext cx="2015181" cy="2095387"/>
                          </a:xfrm>
                          <a:prstGeom prst="rect">
                            <a:avLst/>
                          </a:prstGeom>
                          <a:noFill/>
                        </pic:spPr>
                      </pic:pic>
                      <wps:wsp>
                        <wps:cNvPr id="620005" name="Text Box Fig5"/>
                        <wps:cNvSpPr txBox="1"/>
                        <wps:spPr>
                          <a:xfrm>
                            <a:off x="0" y="2081725"/>
                            <a:ext cx="3109000" cy="193300"/>
                          </a:xfrm>
                          <a:prstGeom prst="rect">
                            <a:avLst/>
                          </a:prstGeom>
                          <a:solidFill>
                            <a:prstClr val="white"/>
                          </a:solidFill>
                          <a:ln>
                            <a:noFill/>
                          </a:ln>
                        </wps:spPr>
                        <wps:txbx>
                          <w:txbxContent>
                            <w:p w14:paraId="434CCD2A" w14:textId="77777777" w:rsidR="003E3FD9" w:rsidRDefault="00D31F60" w:rsidP="0083545B">
                              <w:pPr>
                                <w:pStyle w:val="Caption"/>
                                <w:rPr>
                                  <w:noProof/>
                                </w:rPr>
                              </w:pPr>
                              <w:r>
                                <w:t xml:space="preserve">Fig. </w:t>
                              </w:r>
                              <w:bookmarkStart w:id="46" w:name="_RefFig5"/>
                              <w:r>
                                <w:fldChar w:fldCharType="begin"/>
                              </w:r>
                              <w:r>
                                <w:instrText xml:space="preserve"> SEQ Fig. \* ARABIC </w:instrText>
                              </w:r>
                              <w:r>
                                <w:fldChar w:fldCharType="separate"/>
                              </w:r>
                              <w:r>
                                <w:rPr>
                                  <w:noProof/>
                                </w:rPr>
                                <w:t>5</w:t>
                              </w:r>
                              <w:r>
                                <w:fldChar w:fldCharType="end"/>
                              </w:r>
                              <w:bookmarkEnd w:id="46"/>
                              <w:r>
                                <w:t>. Hindcast agreement maps.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D6D089" id="Group Fig5" o:spid="_x0000_s1038" style="position:absolute;left:0;text-align:left;margin-left:273.35pt;margin-top:.05pt;width:244.8pt;height:179.1pt;z-index:251658240;mso-position-horizontal-relative:margin;mso-position-vertical-relative:margin;mso-width-relative:margin;mso-height-relative:margin" coordsize="31090,227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&#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" o:allowoverlap="f">
                <v:shape id="Picture Fig5" o:spid="_x0000_s1039" type="#_x0000_t75" style="position:absolute;left:4130;width:20152;height:20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">
                  <v:imagedata r:id="rId19" o:title=""/>
                </v:shape>
                <v:shape id="Text Box Fig5" o:spid="_x0000_s1040" type="#_x0000_t202" style="position:absolute;top:20817;width:31090;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" stroked="f">
                  <v:textbox inset="0,0,0,0">
                    <w:txbxContent>
                      <w:p w14:paraId="434CCD2A" w14:textId="77777777" w:rsidR="003E3FD9" w:rsidRDefault="00D31F60" w:rsidP="0083545B">
                        <w:pPr>
                          <w:pStyle w:val="Caption"/>
                          <w:rPr>
                            <w:noProof/>
                          </w:rPr>
                        </w:pPr>
                        <w:r>
                          <w:t xml:space="preserve">Fig. </w:t>
                        </w:r>
                        <w:bookmarkStart w:id="47" w:name="_RefFig5"/>
                        <w:r>
                          <w:fldChar w:fldCharType="begin"/>
                        </w:r>
                        <w:r>
                          <w:instrText xml:space="preserve"> SEQ Fig. \* ARABIC </w:instrText>
                        </w:r>
                        <w:r>
                          <w:fldChar w:fldCharType="separate"/>
                        </w:r>
                        <w:r>
                          <w:rPr>
                            <w:noProof/>
                          </w:rPr>
                          <w:t>5</w:t>
                        </w:r>
                        <w:r>
                          <w:fldChar w:fldCharType="end"/>
                        </w:r>
                        <w:bookmarkEnd w:id="47"/>
                        <w:r>
                          <w:t>. Hindcast agreement maps.</w:t>
                        </w:r>
                      </w:p>
                    </w:txbxContent>
                  </v:textbox>
                </v:shape>
                <w10:wrap type="square" anchorx="margin" anchory="margin"/>
              </v:group>
            </w:pict>
          </mc:Fallback>
        </mc:AlternateContent>
      </w:r>
      <w:r w:rsidR="0083545B">
        <w:t>E</w:t>
      </w:r>
      <w:bookmarkEnd w:id="45"/>
      <w:r w:rsidR="0083545B">
        <w:t>. Local Agents and Global Coordination</w:t>
      </w:r>
    </w:p>
    <w:p w14:paraId="5298CF46" w14:textId="77777777" w:rsidR="00F30F81" w:rsidRDefault="00D31F60">
      <w:pPr>
        <w:pStyle w:val="Text"/>
      </w:pPr>
      <w:r>
        <w:t xml:space="preserve">Algorithm 1 gives one decision cycle of the decision core. The agents of one incident share one rule base, and each of the </w:t>
      </w:r>
      <m:oMath>
        <m:r>
          <w:rPr>
            <w:rFonts w:ascii="Cambria Math" w:hAnsi="Cambria Math"/>
          </w:rPr>
          <m:t>N</m:t>
        </m:r>
      </m:oMath>
      <w:r>
        <w:t xml:space="preserve"> local agents runs the closed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_RefSec_IV_C \h </w:instrText>
      </w:r>
      <w:r>
        <w:fldChar w:fldCharType="separate"/>
      </w:r>
      <w:r>
        <w:rPr>
          <w:noProof/>
        </w:rPr>
        <w:t>C</w:t>
      </w:r>
      <w:r>
        <w:fldChar w:fldCharType="end"/>
      </w:r>
      <w:r>
        <w:t xml:space="preserve"> with the open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_RefSec_IV_D \h </w:instrText>
      </w:r>
      <w:r>
        <w:fldChar w:fldCharType="separate"/>
      </w:r>
      <w:r>
        <w:rPr>
          <w:noProof/>
        </w:rPr>
        <w:t>D</w:t>
      </w:r>
      <w:r>
        <w:fldChar w:fldCharType="end"/>
      </w:r>
      <w:r>
        <w:t xml:space="preserve"> inside its trial loop, and the coordinator performs no inference.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receives the allocation, the priority weights, and the acceptance thresholds in force. Regions ranked by priority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24</w:t>
      </w:r>
      <w:r>
        <w:fldChar w:fldCharType="end"/>
      </w:r>
      <w:r>
        <w:t>), which scales only the offensive families, and a monitored region faces a stricter quality threshold. The merged field of (</w:t>
      </w:r>
      <w:r>
        <w:fldChar w:fldCharType="begin"/>
      </w:r>
      <w:r>
        <w:instrText xml:space="preserve"> REF _RefEqN_merge \h </w:instrText>
      </w:r>
      <w:r>
        <w:fldChar w:fldCharType="separate"/>
      </w:r>
      <w:r>
        <w:rPr>
          <w:noProof/>
        </w:rPr>
        <w:t>25</w:t>
      </w:r>
      <w:r>
        <w:fldChar w:fldCharType="end"/>
      </w:r>
      <w:r>
        <w:t xml:space="preserve">) passes the no-harm guard once more against inaction. When the plan is worse, the field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and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14F8E8CE" w14:textId="77777777">
        <w:trPr>
          <w:cantSplit/>
          <w:jc w:val="center"/>
        </w:trPr>
        <w:tc>
          <w:tcPr>
            <w:tcW w:w="4500" w:type="pct"/>
            <w:vAlign w:val="center"/>
          </w:tcPr>
          <w:p w14:paraId="4B548DDD"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05D34489" w14:textId="77777777" w:rsidR="00F30F81" w:rsidRDefault="00D31F60">
            <w:pPr>
              <w:keepNext/>
              <w:jc w:val="right"/>
            </w:pPr>
            <w:r>
              <w:t>(</w:t>
            </w:r>
            <w:bookmarkStart w:id="48" w:name="_RefEqN_share"/>
            <w:r>
              <w:fldChar w:fldCharType="begin"/>
            </w:r>
            <w:r>
              <w:instrText xml:space="preserve"> SEQ ( \* ARABIC </w:instrText>
            </w:r>
            <w:r>
              <w:fldChar w:fldCharType="separate"/>
            </w:r>
            <w:r>
              <w:rPr>
                <w:noProof/>
              </w:rPr>
              <w:t>24</w:t>
            </w:r>
            <w:r>
              <w:fldChar w:fldCharType="end"/>
            </w:r>
            <w:bookmarkEnd w:id="48"/>
            <w:r>
              <w:t>)</w:t>
            </w:r>
          </w:p>
        </w:tc>
      </w:tr>
      <w:tr w:rsidR="00F30F81" w14:paraId="433D2E65" w14:textId="77777777">
        <w:trPr>
          <w:cantSplit/>
          <w:jc w:val="center"/>
        </w:trPr>
        <w:tc>
          <w:tcPr>
            <w:tcW w:w="4500" w:type="pct"/>
            <w:vAlign w:val="center"/>
          </w:tcPr>
          <w:p w14:paraId="2C07E0AF"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454355BE" w14:textId="77777777" w:rsidR="00F30F81" w:rsidRDefault="00D31F60">
            <w:pPr>
              <w:keepNext/>
              <w:jc w:val="right"/>
            </w:pPr>
            <w:r>
              <w:t>(</w:t>
            </w:r>
            <w:bookmarkStart w:id="49" w:name="_RefEqN_merge"/>
            <w:r>
              <w:fldChar w:fldCharType="begin"/>
            </w:r>
            <w:r>
              <w:instrText xml:space="preserve"> SEQ ( \* ARABIC </w:instrText>
            </w:r>
            <w:r>
              <w:fldChar w:fldCharType="separate"/>
            </w:r>
            <w:r>
              <w:rPr>
                <w:noProof/>
              </w:rPr>
              <w:t>25</w:t>
            </w:r>
            <w:r>
              <w:fldChar w:fldCharType="end"/>
            </w:r>
            <w:bookmarkEnd w:id="49"/>
            <w:r>
              <w:t>)</w:t>
            </w:r>
          </w:p>
        </w:tc>
      </w:tr>
    </w:tbl>
    <w:p w14:paraId="1D29A066" w14:textId="77777777" w:rsidR="00F30F81" w:rsidRDefault="00F30F81">
      <w:pPr>
        <w:pStyle w:val="Text"/>
        <w:rPr>
          <w:sz w:val="12"/>
          <w:szCs w:val="12"/>
        </w:rPr>
      </w:pPr>
    </w:p>
    <w:p w14:paraId="60FB3C60" w14:textId="77777777" w:rsidR="00F30F81" w:rsidRDefault="00D31F60" w:rsidP="00517F54">
      <w:pPr>
        <w:pStyle w:val="Text"/>
        <w:spacing w:after="120"/>
      </w:pPr>
      <w:r>
        <w:t>In (</w:t>
      </w:r>
      <w:r>
        <w:fldChar w:fldCharType="begin"/>
      </w:r>
      <w:r>
        <w:instrText xml:space="preserve"> REF _RefEqN_share \h </w:instrText>
      </w:r>
      <w:r>
        <w:fldChar w:fldCharType="separate"/>
      </w:r>
      <w:r>
        <w:rPr>
          <w:noProof/>
        </w:rPr>
        <w:t>24</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25</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regional fields into one intervention field.</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F30F81" w14:paraId="636C272F" w14:textId="77777777">
        <w:trPr>
          <w:cantSplit/>
        </w:trPr>
        <w:tc>
          <w:tcPr>
            <w:tcW w:w="4968" w:type="dxa"/>
          </w:tcPr>
          <w:p w14:paraId="2148081E" w14:textId="77777777" w:rsidR="00F30F81" w:rsidRDefault="00D31F60" w:rsidP="00517F54">
            <w:r>
              <w:rPr>
                <w:b/>
                <w:sz w:val="16"/>
                <w:szCs w:val="16"/>
              </w:rPr>
              <w:t xml:space="preserve">Algorithm 1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F30F81" w14:paraId="6ECDC537" w14:textId="77777777">
        <w:trPr>
          <w:cantSplit/>
        </w:trPr>
        <w:tc>
          <w:tcPr>
            <w:tcW w:w="4968" w:type="dxa"/>
          </w:tcPr>
          <w:p w14:paraId="4728306F" w14:textId="77777777" w:rsidR="00F30F81" w:rsidRDefault="00D31F60" w:rsidP="00B61580">
            <w:pPr>
              <w:tabs>
                <w:tab w:val="left" w:pos="260"/>
              </w:tabs>
              <w:ind w:left="260" w:hanging="260"/>
            </w:pPr>
            <w:r>
              <w:rPr>
                <w:sz w:val="16"/>
                <w:szCs w:val="16"/>
              </w:rPr>
              <w:t xml:space="preserve">1: </w:t>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shares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and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6BD6DD8D" w14:textId="77777777" w:rsidR="00F30F81" w:rsidRDefault="00D31F60" w:rsidP="00B61580">
            <w:pPr>
              <w:tabs>
                <w:tab w:val="left" w:pos="260"/>
              </w:tabs>
              <w:ind w:left="260" w:hanging="260"/>
            </w:pPr>
            <w:r>
              <w:rPr>
                <w:sz w:val="16"/>
                <w:szCs w:val="16"/>
              </w:rPr>
              <w:t>2:</w:t>
            </w:r>
            <w:r w:rsidR="00623659">
              <w:rPr>
                <w:sz w:val="16"/>
                <w:szCs w:val="16"/>
              </w:rPr>
              <w:t xml:space="preserve"> </w:t>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parallel </w:t>
            </w:r>
            <w:r>
              <w:rPr>
                <w:b/>
                <w:sz w:val="16"/>
                <w:szCs w:val="16"/>
              </w:rPr>
              <w:t>do</w:t>
            </w:r>
          </w:p>
          <w:p w14:paraId="2CFE5226" w14:textId="77777777" w:rsidR="00F30F81" w:rsidRDefault="00D31F60" w:rsidP="00B61580">
            <w:pPr>
              <w:tabs>
                <w:tab w:val="left" w:pos="380"/>
              </w:tabs>
              <w:ind w:left="380" w:hanging="380"/>
            </w:pPr>
            <w:r>
              <w:rPr>
                <w:sz w:val="16"/>
                <w:szCs w:val="16"/>
              </w:rPr>
              <w:t>3:</w:t>
            </w:r>
            <w:r w:rsidR="000C4153">
              <w:rPr>
                <w:sz w:val="16"/>
                <w:szCs w:val="16"/>
              </w:rPr>
              <w:t xml:space="preserve">   </w:t>
            </w:r>
            <w:r>
              <w:rPr>
                <w:sz w:val="16"/>
                <w:szCs w:val="16"/>
              </w:rPr>
              <w:t>features and confidences (</w:t>
            </w:r>
            <w:r>
              <w:rPr>
                <w:sz w:val="16"/>
                <w:szCs w:val="16"/>
              </w:rPr>
              <w:fldChar w:fldCharType="begin"/>
            </w:r>
            <w:r>
              <w:rPr>
                <w:sz w:val="16"/>
                <w:szCs w:val="16"/>
              </w:rPr>
              <w:instrText xml:space="preserve"> REF _RefEqN_feat \h </w:instrText>
            </w:r>
            <w:r>
              <w:rPr>
                <w:sz w:val="16"/>
                <w:szCs w:val="16"/>
              </w:rPr>
            </w:r>
            <w:r>
              <w:rPr>
                <w:sz w:val="16"/>
                <w:szCs w:val="16"/>
              </w:rPr>
              <w:fldChar w:fldCharType="separate"/>
            </w:r>
            <w:r>
              <w:rPr>
                <w:noProof/>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w:instrText>
            </w:r>
            <w:r>
              <w:rPr>
                <w:sz w:val="16"/>
                <w:szCs w:val="16"/>
              </w:rPr>
            </w:r>
            <w:r>
              <w:rPr>
                <w:sz w:val="16"/>
                <w:szCs w:val="16"/>
              </w:rPr>
              <w:fldChar w:fldCharType="separate"/>
            </w:r>
            <w:r>
              <w:rPr>
                <w:noProof/>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w:instrText>
            </w:r>
            <w:r>
              <w:rPr>
                <w:sz w:val="16"/>
                <w:szCs w:val="16"/>
              </w:rPr>
            </w:r>
            <w:r>
              <w:rPr>
                <w:sz w:val="16"/>
                <w:szCs w:val="16"/>
              </w:rPr>
              <w:fldChar w:fldCharType="separate"/>
            </w:r>
            <w:r>
              <w:rPr>
                <w:noProof/>
                <w:sz w:val="16"/>
                <w:szCs w:val="16"/>
              </w:rPr>
              <w:t>14</w:t>
            </w:r>
            <w:r>
              <w:rPr>
                <w:sz w:val="16"/>
                <w:szCs w:val="16"/>
              </w:rPr>
              <w:fldChar w:fldCharType="end"/>
            </w:r>
            <w:r>
              <w:rPr>
                <w:sz w:val="16"/>
                <w:szCs w:val="16"/>
              </w:rPr>
              <w:t>), (</w:t>
            </w:r>
            <w:r>
              <w:rPr>
                <w:sz w:val="16"/>
                <w:szCs w:val="16"/>
              </w:rPr>
              <w:fldChar w:fldCharType="begin"/>
            </w:r>
            <w:r>
              <w:rPr>
                <w:sz w:val="16"/>
                <w:szCs w:val="16"/>
              </w:rPr>
              <w:instrText xml:space="preserve"> REF _RefEqN_gate \h </w:instrText>
            </w:r>
            <w:r>
              <w:rPr>
                <w:sz w:val="16"/>
                <w:szCs w:val="16"/>
              </w:rPr>
            </w:r>
            <w:r>
              <w:rPr>
                <w:sz w:val="16"/>
                <w:szCs w:val="16"/>
              </w:rPr>
              <w:fldChar w:fldCharType="separate"/>
            </w:r>
            <w:r>
              <w:rPr>
                <w:noProof/>
                <w:sz w:val="16"/>
                <w:szCs w:val="16"/>
              </w:rPr>
              <w:t>15</w:t>
            </w:r>
            <w:r>
              <w:rPr>
                <w:sz w:val="16"/>
                <w:szCs w:val="16"/>
              </w:rPr>
              <w:fldChar w:fldCharType="end"/>
            </w:r>
            <w:r>
              <w:rPr>
                <w:sz w:val="16"/>
                <w:szCs w:val="16"/>
              </w:rPr>
              <w:t>)</w:t>
            </w:r>
          </w:p>
          <w:p w14:paraId="33A2533F" w14:textId="77777777" w:rsidR="00F30F81" w:rsidRDefault="00D31F60" w:rsidP="00B61580">
            <w:pPr>
              <w:tabs>
                <w:tab w:val="left" w:pos="380"/>
              </w:tabs>
              <w:ind w:left="380" w:hanging="380"/>
            </w:pPr>
            <w:r>
              <w:rPr>
                <w:sz w:val="16"/>
                <w:szCs w:val="16"/>
              </w:rPr>
              <w:t>4:</w:t>
            </w:r>
            <w:r w:rsidR="000C4153">
              <w:rPr>
                <w:sz w:val="16"/>
                <w:szCs w:val="16"/>
              </w:rPr>
              <w:t xml:space="preserve">   </w:t>
            </w:r>
            <w:r>
              <w:rPr>
                <w:sz w:val="16"/>
                <w:szCs w:val="16"/>
              </w:rPr>
              <w:t xml:space="preserve">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w:instrText>
            </w:r>
            <w:r>
              <w:rPr>
                <w:sz w:val="16"/>
                <w:szCs w:val="16"/>
              </w:rPr>
            </w:r>
            <w:r>
              <w:rPr>
                <w:sz w:val="16"/>
                <w:szCs w:val="16"/>
              </w:rPr>
              <w:fldChar w:fldCharType="separate"/>
            </w:r>
            <w:r>
              <w:rPr>
                <w:noProof/>
                <w:sz w:val="16"/>
                <w:szCs w:val="16"/>
              </w:rPr>
              <w:t>16</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756070C0" w14:textId="77777777" w:rsidR="00F30F81" w:rsidRDefault="00D31F60" w:rsidP="00B61580">
            <w:pPr>
              <w:tabs>
                <w:tab w:val="left" w:pos="380"/>
              </w:tabs>
              <w:ind w:left="380" w:hanging="380"/>
            </w:pPr>
            <w:r>
              <w:rPr>
                <w:sz w:val="16"/>
                <w:szCs w:val="16"/>
              </w:rPr>
              <w:t>5:</w:t>
            </w:r>
            <w:r w:rsidR="000C4153">
              <w:rPr>
                <w:sz w:val="16"/>
                <w:szCs w:val="16"/>
              </w:rPr>
              <w:t xml:space="preserve">   </w:t>
            </w:r>
            <w:r>
              <w:rPr>
                <w:sz w:val="16"/>
                <w:szCs w:val="16"/>
              </w:rPr>
              <w:t xml:space="preserve">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0FD25FED" w14:textId="77777777" w:rsidR="00F30F81" w:rsidRDefault="00D31F60" w:rsidP="00B61580">
            <w:pPr>
              <w:tabs>
                <w:tab w:val="left" w:pos="380"/>
              </w:tabs>
              <w:ind w:left="380" w:hanging="380"/>
            </w:pPr>
            <w:r>
              <w:rPr>
                <w:sz w:val="16"/>
                <w:szCs w:val="16"/>
              </w:rPr>
              <w:t>6:</w:t>
            </w:r>
            <w:r w:rsidR="000C4153">
              <w:rPr>
                <w:sz w:val="16"/>
                <w:szCs w:val="16"/>
              </w:rPr>
              <w:t xml:space="preserve">   </w:t>
            </w:r>
            <w:r>
              <w:rPr>
                <w:b/>
                <w:sz w:val="16"/>
                <w:szCs w:val="16"/>
              </w:rPr>
              <w:t>while</w:t>
            </w:r>
            <w:r>
              <w:rPr>
                <w:sz w:val="16"/>
                <w:szCs w:val="16"/>
              </w:rPr>
              <w:t xml:space="preserve"> (</w:t>
            </w:r>
            <w:r>
              <w:rPr>
                <w:sz w:val="16"/>
                <w:szCs w:val="16"/>
              </w:rPr>
              <w:fldChar w:fldCharType="begin"/>
            </w:r>
            <w:r>
              <w:rPr>
                <w:sz w:val="16"/>
                <w:szCs w:val="16"/>
              </w:rPr>
              <w:instrText xml:space="preserve"> REF _RefEqN_sat \h </w:instrText>
            </w:r>
            <w:r>
              <w:rPr>
                <w:sz w:val="16"/>
                <w:szCs w:val="16"/>
              </w:rPr>
            </w:r>
            <w:r>
              <w:rPr>
                <w:sz w:val="16"/>
                <w:szCs w:val="16"/>
              </w:rPr>
              <w:fldChar w:fldCharType="separate"/>
            </w:r>
            <w:r>
              <w:rPr>
                <w:noProof/>
                <w:sz w:val="16"/>
                <w:szCs w:val="16"/>
              </w:rPr>
              <w:t>18</w:t>
            </w:r>
            <w:r>
              <w:rPr>
                <w:sz w:val="16"/>
                <w:szCs w:val="16"/>
              </w:rPr>
              <w:fldChar w:fldCharType="end"/>
            </w:r>
            <w:r>
              <w:rPr>
                <w:sz w:val="16"/>
                <w:szCs w:val="16"/>
              </w:rPr>
              <w:t xml:space="preserve">) fails and trials remain </w:t>
            </w:r>
            <w:r>
              <w:rPr>
                <w:b/>
                <w:sz w:val="16"/>
                <w:szCs w:val="16"/>
              </w:rPr>
              <w:t>do</w:t>
            </w:r>
          </w:p>
          <w:p w14:paraId="14B6C96A" w14:textId="77777777" w:rsidR="00F30F81" w:rsidRDefault="00D31F60" w:rsidP="00B61580">
            <w:pPr>
              <w:tabs>
                <w:tab w:val="left" w:pos="500"/>
              </w:tabs>
              <w:ind w:left="500" w:hanging="500"/>
            </w:pPr>
            <w:r>
              <w:rPr>
                <w:sz w:val="16"/>
                <w:szCs w:val="16"/>
              </w:rPr>
              <w:t>7:</w:t>
            </w:r>
            <w:r w:rsidR="000C4153">
              <w:rPr>
                <w:sz w:val="16"/>
                <w:szCs w:val="16"/>
              </w:rPr>
              <w:t xml:space="preserve">     </w:t>
            </w:r>
            <w:r>
              <w:rPr>
                <w:sz w:val="16"/>
                <w:szCs w:val="16"/>
              </w:rPr>
              <w:t>closed move from (</w:t>
            </w:r>
            <w:r>
              <w:rPr>
                <w:sz w:val="16"/>
                <w:szCs w:val="16"/>
              </w:rPr>
              <w:fldChar w:fldCharType="begin"/>
            </w:r>
            <w:r>
              <w:rPr>
                <w:sz w:val="16"/>
                <w:szCs w:val="16"/>
              </w:rPr>
              <w:instrText xml:space="preserve"> REF _RefEqN_adapt \h </w:instrText>
            </w:r>
            <w:r>
              <w:rPr>
                <w:sz w:val="16"/>
                <w:szCs w:val="16"/>
              </w:rPr>
            </w:r>
            <w:r>
              <w:rPr>
                <w:sz w:val="16"/>
                <w:szCs w:val="16"/>
              </w:rPr>
              <w:fldChar w:fldCharType="separate"/>
            </w:r>
            <w:r>
              <w:rPr>
                <w:noProof/>
                <w:sz w:val="16"/>
                <w:szCs w:val="16"/>
              </w:rPr>
              <w:t>19</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43599178" w14:textId="77777777" w:rsidR="00F30F81" w:rsidRDefault="00D31F60" w:rsidP="00B61580">
            <w:pPr>
              <w:tabs>
                <w:tab w:val="left" w:pos="500"/>
              </w:tabs>
              <w:ind w:left="500" w:hanging="500"/>
            </w:pPr>
            <w:r>
              <w:rPr>
                <w:sz w:val="16"/>
                <w:szCs w:val="16"/>
              </w:rPr>
              <w:t xml:space="preserve">8:     </w:t>
            </w:r>
            <w:r>
              <w:rPr>
                <w:b/>
                <w:sz w:val="16"/>
                <w:szCs w:val="16"/>
              </w:rPr>
              <w:t>if</w:t>
            </w:r>
            <w:r>
              <w:rPr>
                <w:sz w:val="16"/>
                <w:szCs w:val="16"/>
              </w:rPr>
              <w:t xml:space="preserve"> the selector of (</w:t>
            </w:r>
            <w:r>
              <w:rPr>
                <w:sz w:val="16"/>
                <w:szCs w:val="16"/>
              </w:rPr>
              <w:fldChar w:fldCharType="begin"/>
            </w:r>
            <w:r>
              <w:rPr>
                <w:sz w:val="16"/>
                <w:szCs w:val="16"/>
              </w:rPr>
              <w:instrText xml:space="preserve"> REF _RefEqN_bandit \h </w:instrText>
            </w:r>
            <w:r>
              <w:rPr>
                <w:sz w:val="16"/>
                <w:szCs w:val="16"/>
              </w:rPr>
            </w:r>
            <w:r>
              <w:rPr>
                <w:sz w:val="16"/>
                <w:szCs w:val="16"/>
              </w:rPr>
              <w:fldChar w:fldCharType="separate"/>
            </w:r>
            <w:r>
              <w:rPr>
                <w:noProof/>
                <w:sz w:val="16"/>
                <w:szCs w:val="16"/>
              </w:rPr>
              <w:t>20</w:t>
            </w:r>
            <w:r>
              <w:rPr>
                <w:sz w:val="16"/>
                <w:szCs w:val="16"/>
              </w:rPr>
              <w:fldChar w:fldCharType="end"/>
            </w:r>
            <w:r>
              <w:rPr>
                <w:sz w:val="16"/>
                <w:szCs w:val="16"/>
              </w:rPr>
              <w:t xml:space="preserve">) selects a proposal </w:t>
            </w:r>
            <w:r>
              <w:rPr>
                <w:b/>
                <w:sz w:val="16"/>
                <w:szCs w:val="16"/>
              </w:rPr>
              <w:t>then</w:t>
            </w:r>
          </w:p>
          <w:p w14:paraId="5E2E77A4" w14:textId="77777777" w:rsidR="00F30F81" w:rsidRDefault="00D31F60" w:rsidP="00B61580">
            <w:pPr>
              <w:tabs>
                <w:tab w:val="left" w:pos="620"/>
              </w:tabs>
              <w:ind w:left="620" w:hanging="620"/>
            </w:pPr>
            <w:r>
              <w:rPr>
                <w:sz w:val="16"/>
                <w:szCs w:val="16"/>
              </w:rPr>
              <w:t>9:</w:t>
            </w:r>
            <w:r w:rsidR="000C4153">
              <w:rPr>
                <w:sz w:val="16"/>
                <w:szCs w:val="16"/>
              </w:rPr>
              <w:t xml:space="preserve">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test G1</w:t>
            </w:r>
            <w:r w:rsidR="000C24BB">
              <w:rPr>
                <w:sz w:val="16"/>
                <w:szCs w:val="16"/>
              </w:rPr>
              <w:t>-</w:t>
            </w:r>
            <w:r>
              <w:rPr>
                <w:sz w:val="16"/>
                <w:szCs w:val="16"/>
              </w:rPr>
              <w:t xml:space="preserve">G4; forecast </w:t>
            </w:r>
            <m:oMath>
              <m:r>
                <w:rPr>
                  <w:rFonts w:ascii="Cambria Math" w:hAnsi="Cambria Math"/>
                  <w:sz w:val="16"/>
                  <w:szCs w:val="16"/>
                </w:rPr>
                <m:t>R</m:t>
              </m:r>
            </m:oMath>
            <w:r>
              <w:rPr>
                <w:sz w:val="16"/>
                <w:szCs w:val="16"/>
              </w:rPr>
              <w:t xml:space="preserve"> </w:t>
            </w:r>
            <w:r w:rsidR="000C24BB">
              <w:rPr>
                <w:sz w:val="16"/>
                <w:szCs w:val="16"/>
              </w:rPr>
              <w:t>&amp;</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on</w:t>
            </w:r>
            <w:r w:rsidR="000C24BB">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test (</w:t>
            </w:r>
            <w:r>
              <w:rPr>
                <w:sz w:val="16"/>
                <w:szCs w:val="16"/>
              </w:rPr>
              <w:fldChar w:fldCharType="begin"/>
            </w:r>
            <w:r>
              <w:rPr>
                <w:sz w:val="16"/>
                <w:szCs w:val="16"/>
              </w:rPr>
              <w:instrText xml:space="preserve"> REF _RefEqN_gates \h </w:instrText>
            </w:r>
            <w:r>
              <w:rPr>
                <w:sz w:val="16"/>
                <w:szCs w:val="16"/>
              </w:rPr>
            </w:r>
            <w:r>
              <w:rPr>
                <w:sz w:val="16"/>
                <w:szCs w:val="16"/>
              </w:rPr>
              <w:fldChar w:fldCharType="separate"/>
            </w:r>
            <w:r>
              <w:rPr>
                <w:noProof/>
                <w:sz w:val="16"/>
                <w:szCs w:val="16"/>
              </w:rPr>
              <w:t>23</w:t>
            </w:r>
            <w:r>
              <w:rPr>
                <w:sz w:val="16"/>
                <w:szCs w:val="16"/>
              </w:rPr>
              <w:fldChar w:fldCharType="end"/>
            </w:r>
            <w:r>
              <w:rPr>
                <w:sz w:val="16"/>
                <w:szCs w:val="16"/>
              </w:rPr>
              <w:t>)</w:t>
            </w:r>
          </w:p>
          <w:p w14:paraId="37B0C09F" w14:textId="77777777" w:rsidR="00F30F81" w:rsidRDefault="00D31F60" w:rsidP="00B61580">
            <w:pPr>
              <w:tabs>
                <w:tab w:val="left" w:pos="620"/>
              </w:tabs>
              <w:ind w:left="620" w:hanging="620"/>
            </w:pPr>
            <w:r>
              <w:rPr>
                <w:sz w:val="16"/>
                <w:szCs w:val="16"/>
              </w:rPr>
              <w:t>10:</w:t>
            </w:r>
            <w:r w:rsidR="000C24BB">
              <w:rPr>
                <w:sz w:val="16"/>
                <w:szCs w:val="16"/>
              </w:rPr>
              <w:t xml:space="preserve">    </w:t>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one revision</w:t>
            </w:r>
          </w:p>
          <w:p w14:paraId="12DA58C6" w14:textId="77777777" w:rsidR="00F30F81" w:rsidRDefault="00D31F60" w:rsidP="00B61580">
            <w:pPr>
              <w:tabs>
                <w:tab w:val="left" w:pos="500"/>
              </w:tabs>
              <w:ind w:left="500" w:hanging="500"/>
            </w:pPr>
            <w:r>
              <w:rPr>
                <w:sz w:val="16"/>
                <w:szCs w:val="16"/>
              </w:rPr>
              <w:t>11:</w:t>
            </w:r>
            <w:r w:rsidR="000C24BB">
              <w:rPr>
                <w:sz w:val="16"/>
                <w:szCs w:val="16"/>
              </w:rPr>
              <w:t xml:space="preserve">     </w:t>
            </w:r>
            <w:r>
              <w:rPr>
                <w:sz w:val="16"/>
                <w:szCs w:val="16"/>
              </w:rPr>
              <w:t xml:space="preserve">refire </w:t>
            </w:r>
            <m:oMath>
              <m:r>
                <w:rPr>
                  <w:rFonts w:ascii="Cambria Math" w:hAnsi="Cambria Math"/>
                  <w:sz w:val="16"/>
                  <w:szCs w:val="16"/>
                </w:rPr>
                <m:t>R</m:t>
              </m:r>
            </m:oMath>
            <w:r>
              <w:rPr>
                <w:sz w:val="16"/>
                <w:szCs w:val="16"/>
              </w:rPr>
              <w:t xml:space="preserv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forecasts</w:t>
            </w:r>
          </w:p>
          <w:p w14:paraId="5D8C6291" w14:textId="77777777" w:rsidR="00F30F81" w:rsidRDefault="00D31F60" w:rsidP="00B61580">
            <w:pPr>
              <w:tabs>
                <w:tab w:val="left" w:pos="380"/>
              </w:tabs>
              <w:ind w:left="380" w:hanging="380"/>
            </w:pPr>
            <w:r>
              <w:rPr>
                <w:sz w:val="16"/>
                <w:szCs w:val="16"/>
              </w:rPr>
              <w:t>12:</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6DAE4F2E" w14:textId="77777777" w:rsidR="00F30F81" w:rsidRDefault="00D31F60" w:rsidP="00B61580">
            <w:pPr>
              <w:tabs>
                <w:tab w:val="left" w:pos="380"/>
              </w:tabs>
              <w:ind w:left="380" w:hanging="380"/>
            </w:pPr>
            <w:r>
              <w:rPr>
                <w:sz w:val="16"/>
                <w:szCs w:val="16"/>
              </w:rPr>
              <w:t>13:</w:t>
            </w:r>
            <w:r w:rsidR="00623659">
              <w:rPr>
                <w:sz w:val="16"/>
                <w:szCs w:val="16"/>
              </w:rPr>
              <w:t xml:space="preserve"> </w:t>
            </w:r>
            <w:r>
              <w:rPr>
                <w:sz w:val="16"/>
                <w:szCs w:val="16"/>
              </w:rPr>
              <w:t xml:space="preserve">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5320973D" w14:textId="77777777" w:rsidR="00F30F81" w:rsidRDefault="00D31F60" w:rsidP="00B61580">
            <w:pPr>
              <w:tabs>
                <w:tab w:val="left" w:pos="260"/>
              </w:tabs>
              <w:ind w:left="260" w:hanging="260"/>
            </w:pPr>
            <w:r>
              <w:rPr>
                <w:sz w:val="16"/>
                <w:szCs w:val="16"/>
              </w:rPr>
              <w:t>14:</w:t>
            </w:r>
            <w:r w:rsidR="00623659">
              <w:rPr>
                <w:sz w:val="16"/>
                <w:szCs w:val="16"/>
              </w:rPr>
              <w:t xml:space="preserve"> </w:t>
            </w:r>
            <w:r>
              <w:rPr>
                <w:sz w:val="16"/>
                <w:szCs w:val="16"/>
              </w:rPr>
              <w:t xml:space="preserve">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2456DEFF" w14:textId="77777777" w:rsidR="00F30F81" w:rsidRDefault="00D31F60" w:rsidP="00B61580">
            <w:pPr>
              <w:tabs>
                <w:tab w:val="left" w:pos="260"/>
              </w:tabs>
              <w:ind w:left="260" w:hanging="260"/>
            </w:pPr>
            <w:r>
              <w:rPr>
                <w:sz w:val="16"/>
                <w:szCs w:val="16"/>
              </w:rPr>
              <w:t>15:</w:t>
            </w:r>
            <w:r w:rsidR="00623659">
              <w:rPr>
                <w:sz w:val="16"/>
                <w:szCs w:val="16"/>
              </w:rPr>
              <w:t xml:space="preserve"> </w:t>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w:instrText>
            </w:r>
            <w:r>
              <w:rPr>
                <w:sz w:val="16"/>
                <w:szCs w:val="16"/>
              </w:rPr>
            </w:r>
            <w:r>
              <w:rPr>
                <w:sz w:val="16"/>
                <w:szCs w:val="16"/>
              </w:rPr>
              <w:fldChar w:fldCharType="separate"/>
            </w:r>
            <w:r>
              <w:rPr>
                <w:noProof/>
                <w:sz w:val="16"/>
                <w:szCs w:val="16"/>
              </w:rPr>
              <w:t>24</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33B59C54" w14:textId="77777777" w:rsidR="00F30F81" w:rsidRDefault="00D31F60" w:rsidP="00B61580">
            <w:pPr>
              <w:tabs>
                <w:tab w:val="left" w:pos="260"/>
              </w:tabs>
              <w:ind w:left="260" w:hanging="260"/>
            </w:pPr>
            <w:r>
              <w:rPr>
                <w:sz w:val="16"/>
                <w:szCs w:val="16"/>
              </w:rPr>
              <w:t>16:</w:t>
            </w:r>
            <w:r w:rsidR="00623659">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m:rPr>
                      <m:scr m:val="script"/>
                      <m:sty m:val="p"/>
                    </m:rPr>
                    <w:rPr>
                      <w:rFonts w:ascii="Cambria Math" w:hAnsi="Cambria Math"/>
                      <w:sz w:val="16"/>
                      <w:szCs w:val="16"/>
                    </w:rPr>
                    <m:t>A</m:t>
                  </m:r>
                </m:e>
                <m:sub>
                  <m:r>
                    <w:rPr>
                      <w:rFonts w:ascii="Cambria Math" w:hAnsi="Cambria Math"/>
                      <w:sz w:val="16"/>
                      <w:szCs w:val="16"/>
                    </w:rPr>
                    <m:t>DSS</m:t>
                  </m:r>
                </m:sub>
              </m:sSub>
              <m:d>
                <m:dPr>
                  <m:ctrlPr>
                    <w:rPr>
                      <w:rFonts w:ascii="Cambria Math" w:hAnsi="Cambria Math"/>
                    </w:rPr>
                  </m:ctrlPr>
                </m:dPr>
                <m:e>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r>
                    <m:rPr>
                      <m:sty m:val="p"/>
                    </m:rPr>
                    <w:rPr>
                      <w:rFonts w:ascii="Cambria Math" w:hAnsi="Cambria Math"/>
                      <w:sz w:val="16"/>
                      <w:szCs w:val="16"/>
                    </w:rPr>
                    <m:t>}</m:t>
                  </m:r>
                </m:e>
              </m:d>
            </m:oMath>
            <w:r>
              <w:rPr>
                <w:sz w:val="16"/>
                <w:szCs w:val="16"/>
              </w:rPr>
              <w:t xml:space="preserve"> (</w:t>
            </w:r>
            <w:r>
              <w:rPr>
                <w:sz w:val="16"/>
                <w:szCs w:val="16"/>
              </w:rPr>
              <w:fldChar w:fldCharType="begin"/>
            </w:r>
            <w:r>
              <w:rPr>
                <w:sz w:val="16"/>
                <w:szCs w:val="16"/>
              </w:rPr>
              <w:instrText xml:space="preserve"> REF _RefEqN_merge \h </w:instrText>
            </w:r>
            <w:r>
              <w:rPr>
                <w:sz w:val="16"/>
                <w:szCs w:val="16"/>
              </w:rPr>
            </w:r>
            <w:r>
              <w:rPr>
                <w:sz w:val="16"/>
                <w:szCs w:val="16"/>
              </w:rPr>
              <w:fldChar w:fldCharType="separate"/>
            </w:r>
            <w:r>
              <w:rPr>
                <w:noProof/>
                <w:sz w:val="16"/>
                <w:szCs w:val="16"/>
              </w:rPr>
              <w:t>25</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593B0520" w14:textId="77777777" w:rsidR="00F30F81" w:rsidRDefault="00D31F60" w:rsidP="00B61580">
            <w:pPr>
              <w:tabs>
                <w:tab w:val="left" w:pos="260"/>
              </w:tabs>
              <w:ind w:left="260" w:hanging="260"/>
            </w:pPr>
            <w:r>
              <w:rPr>
                <w:sz w:val="16"/>
                <w:szCs w:val="16"/>
              </w:rPr>
              <w:t>17:</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484088D2" w14:textId="77777777" w:rsidR="00F30F81" w:rsidRDefault="00D31F60" w:rsidP="00B61580">
            <w:pPr>
              <w:tabs>
                <w:tab w:val="left" w:pos="260"/>
              </w:tabs>
              <w:ind w:left="260" w:hanging="260"/>
            </w:pPr>
            <w:r>
              <w:rPr>
                <w:sz w:val="16"/>
                <w:szCs w:val="16"/>
              </w:rPr>
              <w:t>18:</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6713C285" w14:textId="77777777" w:rsidR="00926552" w:rsidRDefault="00926552" w:rsidP="00926552">
      <w:pPr>
        <w:pStyle w:val="Heading1"/>
      </w:pPr>
      <w:bookmarkStart w:id="50" w:name="_RefSec_V"/>
      <w:r>
        <w:t>V</w:t>
      </w:r>
      <w:bookmarkEnd w:id="50"/>
      <w:r>
        <w:t>. Results</w:t>
      </w:r>
    </w:p>
    <w:p w14:paraId="7C1A45C0" w14:textId="77777777" w:rsidR="00926552" w:rsidRDefault="00926552" w:rsidP="00926552">
      <w:pPr>
        <w:pStyle w:val="Heading2"/>
      </w:pPr>
      <w:bookmarkStart w:id="51" w:name="_RefSec_V_A"/>
      <w:r>
        <w:t>A</w:t>
      </w:r>
      <w:bookmarkEnd w:id="51"/>
      <w:r>
        <w:t>. Validation of the Simulation Core</w:t>
      </w:r>
    </w:p>
    <w:p w14:paraId="16F2C400" w14:textId="77777777" w:rsidR="003E3FD9" w:rsidRDefault="00D31F60">
      <w:pPr>
        <w:pStyle w:val="Text"/>
      </w:pPr>
      <w:commentRangeStart w:id="1167"/>
      <w:r>
        <w:t xml:space="preserve">Every comparison in this section rests on the simulation core</w:t>
      </w:r>
      <w:commentRangeEnd w:id="1167"/>
      <w:r>
        <w:rPr>
          <w:rStyle w:val="CommentReference"/>
        </w:rPr>
        <w:commentReference w:id="1167"/>
      </w:r>
      <w:r>
        <w:t xml:space="preserve">, so the core is validated first, by blind hindcast. The simulation core receives only the public inputs of a documented fire, with no tuning on that fire, and its output is compared with the satellite record. Terrain comes from Copernicus GLO-30, fuel from ESA WorldCover 2021, weather from ERA5 reanalysis, and ignition points and reference burn from NASA FIRMS VIIRS detections. Four fires in Türkiye cover different fuel, terrain, and wind conditions, namely Sc1 Çanakkale 2023, Sc2 Manavgat 2021, Sc3 Marmaris 2021, and Sc4 Milas 2021. The core models free spread without suppression, so a free run overpredicts the final area, and an area-overlap score would penalize the model for the suppression it does not represent. Three criteria that are robust to suppression are used instead, each reported as an agreement in Table </w:t>
      </w:r>
      <w:r>
        <w:fldChar w:fldCharType="begin"/>
      </w:r>
      <w:r>
        <w:instrText xml:space="preserve"> REF _RefTab_agree \h </w:instrText>
      </w:r>
      <w:r>
        <w:fldChar w:fldCharType="separate"/>
      </w:r>
      <w:r>
        <w:rPr>
          <w:noProof/>
        </w:rPr>
        <w:t>I</w:t>
      </w:r>
      <w:r>
        <w:fldChar w:fldCharType="end"/>
      </w:r>
      <w:r>
        <w:t xml:space="preserve">. The probability of detection (POD) is the share of the observed burn that the model reaches. It is not lowered by overprediction, and 0.70 is the level at which calibrated growth models are reported to agree with observed footprints </w:t>
      </w:r>
      <w:sdt>
        <w:sdtPr>
          <w:id w:val="-290527004"/>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The front agreement is </w:t>
      </w:r>
      <m:oMath>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R</m:t>
        </m:r>
      </m:oMath>
      <w:r>
        <w:t xml:space="preserve">, where </w:t>
      </w:r>
      <m:oMath>
        <m:acc>
          <m:accPr>
            <m:chr m:val="‾"/>
            <m:ctrlPr>
              <w:rPr>
                <w:rFonts w:ascii="Cambria Math" w:hAnsi="Cambria Math"/>
              </w:rPr>
            </m:ctrlPr>
          </m:accPr>
          <m:e>
            <m:r>
              <w:rPr>
                <w:rFonts w:ascii="Cambria Math" w:hAnsi="Cambria Math"/>
              </w:rPr>
              <m:t>d</m:t>
            </m:r>
          </m:e>
        </m:acc>
      </m:oMath>
      <w:r>
        <w:t xml:space="preserve"> is the mean distance between the simulated and the observed fronts and </w:t>
      </w:r>
      <m:oMath>
        <m:r>
          <w:rPr>
            <w:rFonts w:ascii="Cambria Math" w:hAnsi="Cambria Math"/>
          </w:rPr>
          <m:t>R</m:t>
        </m:r>
      </m:oMath>
      <w:r>
        <w:t xml:space="preserve"> the radius of a disk with the observed burned area, so that 0.9 means the fronts lie within one tenth of the fire size. The arrival-time agreement is </w:t>
      </w:r>
      <m:oMath>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oMath>
      <w:r>
        <w:t xml:space="preserve">, where </w:t>
      </w:r>
      <m:oMath>
        <m:r>
          <w:rPr>
            <w:rFonts w:ascii="Cambria Math" w:hAnsi="Cambria Math"/>
          </w:rPr>
          <m:t>τ</m:t>
        </m:r>
      </m:oMath>
      <w:r>
        <w:t xml:space="preserve"> is the mean absolute difference between the simulated and the detected arrival times over the shared cells and </w:t>
      </w:r>
      <m:oMath>
        <m:r>
          <w:rPr>
            <w:rFonts w:ascii="Cambria Math" w:hAnsi="Cambria Math"/>
          </w:rPr>
          <m:t>T</m:t>
        </m:r>
      </m:oMath>
      <w:r w:rsidR="00D059CA">
        <w:t xml:space="preserve"> the observed duration of the fire. It is the direct test of the rate of spread. The overall agreement is the mean of the three. Over 50 replicates the overall agreement is 86 to 94% and no single score falls below 0.70. The four fires differ in size, fuel, terrain, and duration, and none of them was used to tune the model, so the agreement supports the use of the core for Mediterranean summer fires of this size. The simulated windows are shorter than the observed durations in two cases, and the agreement is computed over the cells the two records share. Fig. </w:t>
      </w:r>
      <w:r>
        <w:fldChar w:fldCharType="begin"/>
      </w:r>
      <w:r>
        <w:instrText xml:space="preserve"> REF _RefFig5 \h </w:instrText>
      </w:r>
      <w:r>
        <w:fldChar w:fldCharType="separate"/>
      </w:r>
      <w:r>
        <w:rPr>
          <w:noProof/>
        </w:rPr>
        <w:t>5</w:t>
      </w:r>
      <w:r>
        <w:fldChar w:fldCharType="end"/>
      </w:r>
      <w:r>
        <w:t xml:space="preserve"> shows the agreement maps of the four fires.</w:t>
      </w:r>
    </w:p>
    <w:p w14:paraId="7A55E12E" w14:textId="77777777" w:rsidR="003E3FD9" w:rsidRDefault="00D31F60">
      <w:pPr>
        <w:pStyle w:val="TableTitle"/>
        <w:keepNext/>
        <w:spacing w:before="120"/>
      </w:pPr>
      <w:r>
        <w:t xml:space="preserve">TABLE </w:t>
      </w:r>
      <w:bookmarkStart w:id="52" w:name="_RefTab_agree"/>
      <w:r>
        <w:fldChar w:fldCharType="begin"/>
      </w:r>
      <w:r>
        <w:instrText xml:space="preserve"> SEQ Table \* ROMAN </w:instrText>
      </w:r>
      <w:r>
        <w:fldChar w:fldCharType="separate"/>
      </w:r>
      <w:r>
        <w:rPr>
          <w:noProof/>
        </w:rPr>
        <w:t>I</w:t>
      </w:r>
      <w:r>
        <w:fldChar w:fldCharType="end"/>
      </w:r>
      <w:bookmarkEnd w:id="52"/>
    </w:p>
    <w:p w14:paraId="4BAC8FDB" w14:textId="77777777" w:rsidR="003E3FD9" w:rsidRDefault="00D31F60">
      <w:pPr>
        <w:pStyle w:val="TableTitle"/>
        <w:keepNext/>
        <w:spacing w:after="60"/>
      </w:pPr>
      <w:r>
        <w:t>Hindcast agreement per historical fire (50 replicates)</w:t>
      </w:r>
    </w:p>
    <w:tbl>
      <w:tblPr>
        <w:tblW w:w="5000" w:type="pct"/>
        <w:jc w:val="center"/>
        <w:tblCellMar>
          <w:left w:w="40" w:type="dxa"/>
          <w:right w:w="40" w:type="dxa"/>
        </w:tblCellMar>
        <w:tblLook w:val="04A0" w:firstRow="1" w:lastRow="0" w:firstColumn="1" w:lastColumn="0" w:noHBand="0" w:noVBand="1"/>
      </w:tblPr>
      <w:tblGrid>
        <w:gridCol w:w="2308"/>
        <w:gridCol w:w="433"/>
        <w:gridCol w:w="721"/>
        <w:gridCol w:w="721"/>
        <w:gridCol w:w="721"/>
      </w:tblGrid>
      <w:tr w:rsidR="003E3FD9" w14:paraId="1C1298B0" w14:textId="77777777" w:rsidTr="00C86984">
        <w:trPr>
          <w:cantSplit/>
          <w:jc w:val="center"/>
        </w:trPr>
        <w:tc>
          <w:tcPr>
            <w:tcW w:w="2353" w:type="pct"/>
            <w:tcBorders>
              <w:top w:val="single" w:sz="8" w:space="0" w:color="000000"/>
              <w:left w:val="nil"/>
              <w:bottom w:val="single" w:sz="6" w:space="0" w:color="000000"/>
              <w:right w:val="nil"/>
            </w:tcBorders>
          </w:tcPr>
          <w:p w14:paraId="36179EFF" w14:textId="77777777" w:rsidR="003E3FD9" w:rsidRDefault="00D31F60">
            <w:pPr>
              <w:keepNext/>
            </w:pPr>
            <w:r>
              <w:rPr>
                <w:b/>
                <w:sz w:val="15"/>
                <w:szCs w:val="15"/>
              </w:rPr>
              <w:t>Score</w:t>
            </w:r>
          </w:p>
        </w:tc>
        <w:tc>
          <w:tcPr>
            <w:tcW w:w="441" w:type="pct"/>
            <w:tcBorders>
              <w:top w:val="single" w:sz="8" w:space="0" w:color="000000"/>
              <w:left w:val="nil"/>
              <w:bottom w:val="single" w:sz="6" w:space="0" w:color="000000"/>
              <w:right w:val="nil"/>
            </w:tcBorders>
          </w:tcPr>
          <w:p w14:paraId="433B7FB1" w14:textId="77777777" w:rsidR="003E3FD9" w:rsidRDefault="00D31F60">
            <w:pPr>
              <w:keepNext/>
              <w:jc w:val="center"/>
            </w:pPr>
            <w:r>
              <w:rPr>
                <w:b/>
                <w:sz w:val="15"/>
                <w:szCs w:val="15"/>
              </w:rPr>
              <w:t>Sc1</w:t>
            </w:r>
          </w:p>
        </w:tc>
        <w:tc>
          <w:tcPr>
            <w:tcW w:w="735" w:type="pct"/>
            <w:tcBorders>
              <w:top w:val="single" w:sz="8" w:space="0" w:color="000000"/>
              <w:left w:val="nil"/>
              <w:bottom w:val="single" w:sz="6" w:space="0" w:color="000000"/>
              <w:right w:val="nil"/>
            </w:tcBorders>
          </w:tcPr>
          <w:p w14:paraId="5C9E8815" w14:textId="77777777" w:rsidR="003E3FD9" w:rsidRDefault="00D31F60">
            <w:pPr>
              <w:keepNext/>
              <w:jc w:val="center"/>
            </w:pPr>
            <w:r>
              <w:rPr>
                <w:b/>
                <w:sz w:val="15"/>
                <w:szCs w:val="15"/>
              </w:rPr>
              <w:t>Sc2</w:t>
            </w:r>
          </w:p>
        </w:tc>
        <w:tc>
          <w:tcPr>
            <w:tcW w:w="735" w:type="pct"/>
            <w:tcBorders>
              <w:top w:val="single" w:sz="8" w:space="0" w:color="000000"/>
              <w:left w:val="nil"/>
              <w:bottom w:val="single" w:sz="6" w:space="0" w:color="000000"/>
              <w:right w:val="nil"/>
            </w:tcBorders>
          </w:tcPr>
          <w:p w14:paraId="48D78537" w14:textId="77777777" w:rsidR="003E3FD9" w:rsidRDefault="00D31F60">
            <w:pPr>
              <w:keepNext/>
              <w:jc w:val="center"/>
            </w:pPr>
            <w:r>
              <w:rPr>
                <w:b/>
                <w:sz w:val="15"/>
                <w:szCs w:val="15"/>
              </w:rPr>
              <w:t>Sc3</w:t>
            </w:r>
          </w:p>
        </w:tc>
        <w:tc>
          <w:tcPr>
            <w:tcW w:w="735" w:type="pct"/>
            <w:tcBorders>
              <w:top w:val="single" w:sz="8" w:space="0" w:color="000000"/>
              <w:left w:val="nil"/>
              <w:bottom w:val="single" w:sz="6" w:space="0" w:color="000000"/>
              <w:right w:val="nil"/>
            </w:tcBorders>
          </w:tcPr>
          <w:p w14:paraId="0F1E64ED" w14:textId="77777777" w:rsidR="003E3FD9" w:rsidRDefault="00D31F60">
            <w:pPr>
              <w:keepNext/>
              <w:jc w:val="center"/>
            </w:pPr>
            <w:r>
              <w:rPr>
                <w:b/>
                <w:sz w:val="15"/>
                <w:szCs w:val="15"/>
              </w:rPr>
              <w:t>Sc4</w:t>
            </w:r>
          </w:p>
        </w:tc>
      </w:tr>
      <w:tr w:rsidR="003E3FD9" w14:paraId="33DEDE86" w14:textId="77777777" w:rsidTr="00C86984">
        <w:trPr>
          <w:cantSplit/>
          <w:jc w:val="center"/>
        </w:trPr>
        <w:tc>
          <w:tcPr>
            <w:tcW w:w="2353" w:type="pct"/>
            <w:tcBorders>
              <w:top w:val="nil"/>
              <w:left w:val="nil"/>
              <w:bottom w:val="nil"/>
              <w:right w:val="nil"/>
            </w:tcBorders>
          </w:tcPr>
          <w:p w14:paraId="10786172" w14:textId="77777777" w:rsidR="003E3FD9" w:rsidRDefault="00D31F60">
            <w:pPr>
              <w:keepNext/>
            </w:pPr>
            <w:r>
              <w:rPr>
                <w:sz w:val="15"/>
                <w:szCs w:val="15"/>
              </w:rPr>
              <w:t xml:space="preserve">Front agreement </w:t>
            </w:r>
            <m:oMath>
              <m:r>
                <w:rPr>
                  <w:rFonts w:ascii="Cambria Math" w:hAnsi="Cambria Math"/>
                  <w:sz w:val="15"/>
                  <w:szCs w:val="15"/>
                </w:rPr>
                <m:t>1</m:t>
              </m:r>
              <m:r>
                <m:rPr>
                  <m:sty m:val="p"/>
                </m:rPr>
                <w:rPr>
                  <w:rFonts w:ascii="Cambria Math" w:hAnsi="Cambria Math"/>
                  <w:sz w:val="15"/>
                  <w:szCs w:val="15"/>
                </w:rPr>
                <m:t>-</m:t>
              </m:r>
              <m:acc>
                <m:accPr>
                  <m:chr m:val="‾"/>
                  <m:ctrlPr>
                    <w:rPr>
                      <w:rFonts w:ascii="Cambria Math" w:hAnsi="Cambria Math"/>
                    </w:rPr>
                  </m:ctrlPr>
                </m:accPr>
                <m:e>
                  <m:r>
                    <w:rPr>
                      <w:rFonts w:ascii="Cambria Math" w:hAnsi="Cambria Math"/>
                      <w:sz w:val="15"/>
                      <w:szCs w:val="15"/>
                    </w:rPr>
                    <m:t>d</m:t>
                  </m:r>
                </m:e>
              </m:acc>
              <m:r>
                <m:rPr>
                  <m:sty m:val="p"/>
                </m:rPr>
                <w:rPr>
                  <w:rFonts w:ascii="Cambria Math" w:hAnsi="Cambria Math"/>
                  <w:sz w:val="15"/>
                  <w:szCs w:val="15"/>
                </w:rPr>
                <m:t>/</m:t>
              </m:r>
              <m:r>
                <w:rPr>
                  <w:rFonts w:ascii="Cambria Math" w:hAnsi="Cambria Math"/>
                  <w:sz w:val="15"/>
                  <w:szCs w:val="15"/>
                </w:rPr>
                <m:t>R</m:t>
              </m:r>
            </m:oMath>
          </w:p>
        </w:tc>
        <w:tc>
          <w:tcPr>
            <w:tcW w:w="441" w:type="pct"/>
            <w:tcBorders>
              <w:top w:val="nil"/>
              <w:left w:val="nil"/>
              <w:bottom w:val="nil"/>
              <w:right w:val="nil"/>
            </w:tcBorders>
          </w:tcPr>
          <w:p w14:paraId="753F0D28" w14:textId="77777777" w:rsidR="003E3FD9" w:rsidRDefault="00D31F60">
            <w:pPr>
              <w:keepNext/>
              <w:jc w:val="center"/>
            </w:pPr>
            <w:r>
              <w:rPr>
                <w:sz w:val="15"/>
                <w:szCs w:val="15"/>
              </w:rPr>
              <w:t>82%</w:t>
            </w:r>
          </w:p>
        </w:tc>
        <w:tc>
          <w:tcPr>
            <w:tcW w:w="735" w:type="pct"/>
            <w:tcBorders>
              <w:top w:val="nil"/>
              <w:left w:val="nil"/>
              <w:bottom w:val="nil"/>
              <w:right w:val="nil"/>
            </w:tcBorders>
          </w:tcPr>
          <w:p w14:paraId="0EE8A0F5" w14:textId="77777777" w:rsidR="003E3FD9" w:rsidRDefault="00D31F60">
            <w:pPr>
              <w:keepNext/>
              <w:jc w:val="center"/>
            </w:pPr>
            <w:r>
              <w:rPr>
                <w:sz w:val="15"/>
                <w:szCs w:val="15"/>
              </w:rPr>
              <w:t>90%</w:t>
            </w:r>
          </w:p>
        </w:tc>
        <w:tc>
          <w:tcPr>
            <w:tcW w:w="735" w:type="pct"/>
            <w:tcBorders>
              <w:top w:val="nil"/>
              <w:left w:val="nil"/>
              <w:bottom w:val="nil"/>
              <w:right w:val="nil"/>
            </w:tcBorders>
          </w:tcPr>
          <w:p w14:paraId="0D73A05D" w14:textId="77777777" w:rsidR="003E3FD9" w:rsidRDefault="00D31F60">
            <w:pPr>
              <w:keepNext/>
              <w:jc w:val="center"/>
            </w:pPr>
            <w:r>
              <w:rPr>
                <w:sz w:val="15"/>
                <w:szCs w:val="15"/>
              </w:rPr>
              <w:t>89%</w:t>
            </w:r>
          </w:p>
        </w:tc>
        <w:tc>
          <w:tcPr>
            <w:tcW w:w="735" w:type="pct"/>
            <w:tcBorders>
              <w:top w:val="nil"/>
              <w:left w:val="nil"/>
              <w:bottom w:val="nil"/>
              <w:right w:val="nil"/>
            </w:tcBorders>
          </w:tcPr>
          <w:p w14:paraId="27DBBC98" w14:textId="77777777" w:rsidR="003E3FD9" w:rsidRDefault="00D31F60">
            <w:pPr>
              <w:keepNext/>
              <w:jc w:val="center"/>
            </w:pPr>
            <w:r>
              <w:rPr>
                <w:sz w:val="15"/>
                <w:szCs w:val="15"/>
              </w:rPr>
              <w:t>89%</w:t>
            </w:r>
          </w:p>
        </w:tc>
      </w:tr>
      <w:tr w:rsidR="003E3FD9" w14:paraId="3445C0BF" w14:textId="77777777" w:rsidTr="00C86984">
        <w:trPr>
          <w:cantSplit/>
          <w:jc w:val="center"/>
        </w:trPr>
        <w:tc>
          <w:tcPr>
            <w:tcW w:w="2353" w:type="pct"/>
            <w:tcBorders>
              <w:top w:val="nil"/>
              <w:left w:val="nil"/>
              <w:bottom w:val="nil"/>
              <w:right w:val="nil"/>
            </w:tcBorders>
          </w:tcPr>
          <w:p w14:paraId="080B8337" w14:textId="77777777" w:rsidR="003E3FD9" w:rsidRDefault="00D31F60">
            <w:pPr>
              <w:keepNext/>
            </w:pPr>
            <w:r>
              <w:rPr>
                <w:sz w:val="15"/>
                <w:szCs w:val="15"/>
              </w:rPr>
              <w:t xml:space="preserve">Arrival-time agreement </w:t>
            </w:r>
            <m:oMath>
              <m:r>
                <w:rPr>
                  <w:rFonts w:ascii="Cambria Math" w:hAnsi="Cambria Math"/>
                  <w:sz w:val="15"/>
                  <w:szCs w:val="15"/>
                </w:rPr>
                <m:t>1</m:t>
              </m:r>
              <m:r>
                <m:rPr>
                  <m:sty m:val="p"/>
                </m:rPr>
                <w:rPr>
                  <w:rFonts w:ascii="Cambria Math" w:hAnsi="Cambria Math"/>
                  <w:sz w:val="15"/>
                  <w:szCs w:val="15"/>
                </w:rPr>
                <m:t>-</m:t>
              </m:r>
              <m:r>
                <w:rPr>
                  <w:rFonts w:ascii="Cambria Math" w:hAnsi="Cambria Math"/>
                  <w:sz w:val="15"/>
                  <w:szCs w:val="15"/>
                </w:rPr>
                <m:t>τ</m:t>
              </m:r>
              <m:r>
                <m:rPr>
                  <m:sty m:val="p"/>
                </m:rPr>
                <w:rPr>
                  <w:rFonts w:ascii="Cambria Math" w:hAnsi="Cambria Math"/>
                  <w:sz w:val="15"/>
                  <w:szCs w:val="15"/>
                </w:rPr>
                <m:t>/</m:t>
              </m:r>
              <m:r>
                <w:rPr>
                  <w:rFonts w:ascii="Cambria Math" w:hAnsi="Cambria Math"/>
                  <w:sz w:val="15"/>
                  <w:szCs w:val="15"/>
                </w:rPr>
                <m:t>T</m:t>
              </m:r>
            </m:oMath>
          </w:p>
        </w:tc>
        <w:tc>
          <w:tcPr>
            <w:tcW w:w="441" w:type="pct"/>
            <w:tcBorders>
              <w:top w:val="nil"/>
              <w:left w:val="nil"/>
              <w:bottom w:val="nil"/>
              <w:right w:val="nil"/>
            </w:tcBorders>
          </w:tcPr>
          <w:p w14:paraId="3CB581DD" w14:textId="77777777" w:rsidR="003E3FD9" w:rsidRDefault="00D31F60">
            <w:pPr>
              <w:keepNext/>
              <w:jc w:val="center"/>
            </w:pPr>
            <w:r>
              <w:rPr>
                <w:sz w:val="15"/>
                <w:szCs w:val="15"/>
              </w:rPr>
              <w:t>90%</w:t>
            </w:r>
          </w:p>
        </w:tc>
        <w:tc>
          <w:tcPr>
            <w:tcW w:w="735" w:type="pct"/>
            <w:tcBorders>
              <w:top w:val="nil"/>
              <w:left w:val="nil"/>
              <w:bottom w:val="nil"/>
              <w:right w:val="nil"/>
            </w:tcBorders>
          </w:tcPr>
          <w:p w14:paraId="1A43CD8F" w14:textId="77777777" w:rsidR="003E3FD9" w:rsidRDefault="00D31F60">
            <w:pPr>
              <w:keepNext/>
              <w:jc w:val="center"/>
            </w:pPr>
            <w:r>
              <w:rPr>
                <w:sz w:val="15"/>
                <w:szCs w:val="15"/>
              </w:rPr>
              <w:t>98%</w:t>
            </w:r>
          </w:p>
        </w:tc>
        <w:tc>
          <w:tcPr>
            <w:tcW w:w="735" w:type="pct"/>
            <w:tcBorders>
              <w:top w:val="nil"/>
              <w:left w:val="nil"/>
              <w:bottom w:val="nil"/>
              <w:right w:val="nil"/>
            </w:tcBorders>
          </w:tcPr>
          <w:p w14:paraId="3631AB5C" w14:textId="77777777" w:rsidR="003E3FD9" w:rsidRDefault="00D31F60">
            <w:pPr>
              <w:keepNext/>
              <w:jc w:val="center"/>
            </w:pPr>
            <w:r>
              <w:rPr>
                <w:sz w:val="15"/>
                <w:szCs w:val="15"/>
              </w:rPr>
              <w:t>71%</w:t>
            </w:r>
          </w:p>
        </w:tc>
        <w:tc>
          <w:tcPr>
            <w:tcW w:w="735" w:type="pct"/>
            <w:tcBorders>
              <w:top w:val="nil"/>
              <w:left w:val="nil"/>
              <w:bottom w:val="nil"/>
              <w:right w:val="nil"/>
            </w:tcBorders>
          </w:tcPr>
          <w:p w14:paraId="2A87BC0B" w14:textId="77777777" w:rsidR="003E3FD9" w:rsidRDefault="00D31F60">
            <w:pPr>
              <w:keepNext/>
              <w:jc w:val="center"/>
            </w:pPr>
            <w:r>
              <w:rPr>
                <w:sz w:val="15"/>
                <w:szCs w:val="15"/>
              </w:rPr>
              <w:t>96%</w:t>
            </w:r>
          </w:p>
        </w:tc>
      </w:tr>
      <w:tr w:rsidR="003E3FD9" w14:paraId="45BD097D" w14:textId="77777777" w:rsidTr="00C86984">
        <w:trPr>
          <w:cantSplit/>
          <w:jc w:val="center"/>
        </w:trPr>
        <w:tc>
          <w:tcPr>
            <w:tcW w:w="2353" w:type="pct"/>
            <w:tcBorders>
              <w:top w:val="nil"/>
              <w:left w:val="nil"/>
              <w:bottom w:val="nil"/>
              <w:right w:val="nil"/>
            </w:tcBorders>
          </w:tcPr>
          <w:p w14:paraId="7300358D" w14:textId="77777777" w:rsidR="003E3FD9" w:rsidRDefault="00D31F60">
            <w:pPr>
              <w:keepNext/>
            </w:pPr>
            <w:r>
              <w:rPr>
                <w:sz w:val="15"/>
                <w:szCs w:val="15"/>
              </w:rPr>
              <w:t>Probability of detection</w:t>
            </w:r>
          </w:p>
        </w:tc>
        <w:tc>
          <w:tcPr>
            <w:tcW w:w="441" w:type="pct"/>
            <w:tcBorders>
              <w:top w:val="nil"/>
              <w:left w:val="nil"/>
              <w:bottom w:val="nil"/>
              <w:right w:val="nil"/>
            </w:tcBorders>
          </w:tcPr>
          <w:p w14:paraId="6A135E14" w14:textId="77777777" w:rsidR="003E3FD9" w:rsidRDefault="00D31F60">
            <w:pPr>
              <w:keepNext/>
              <w:jc w:val="center"/>
            </w:pPr>
            <w:r>
              <w:rPr>
                <w:sz w:val="15"/>
                <w:szCs w:val="15"/>
              </w:rPr>
              <w:t>92%</w:t>
            </w:r>
          </w:p>
        </w:tc>
        <w:tc>
          <w:tcPr>
            <w:tcW w:w="735" w:type="pct"/>
            <w:tcBorders>
              <w:top w:val="nil"/>
              <w:left w:val="nil"/>
              <w:bottom w:val="nil"/>
              <w:right w:val="nil"/>
            </w:tcBorders>
          </w:tcPr>
          <w:p w14:paraId="040D08D9" w14:textId="77777777" w:rsidR="003E3FD9" w:rsidRDefault="00D31F60">
            <w:pPr>
              <w:keepNext/>
              <w:jc w:val="center"/>
            </w:pPr>
            <w:r>
              <w:rPr>
                <w:sz w:val="15"/>
                <w:szCs w:val="15"/>
              </w:rPr>
              <w:t>93%</w:t>
            </w:r>
          </w:p>
        </w:tc>
        <w:tc>
          <w:tcPr>
            <w:tcW w:w="735" w:type="pct"/>
            <w:tcBorders>
              <w:top w:val="nil"/>
              <w:left w:val="nil"/>
              <w:bottom w:val="nil"/>
              <w:right w:val="nil"/>
            </w:tcBorders>
          </w:tcPr>
          <w:p w14:paraId="03192FAC" w14:textId="77777777" w:rsidR="003E3FD9" w:rsidRDefault="00D31F60">
            <w:pPr>
              <w:keepNext/>
              <w:jc w:val="center"/>
            </w:pPr>
            <w:r>
              <w:rPr>
                <w:sz w:val="15"/>
                <w:szCs w:val="15"/>
              </w:rPr>
              <w:t>97%</w:t>
            </w:r>
          </w:p>
        </w:tc>
        <w:tc>
          <w:tcPr>
            <w:tcW w:w="735" w:type="pct"/>
            <w:tcBorders>
              <w:top w:val="nil"/>
              <w:left w:val="nil"/>
              <w:bottom w:val="nil"/>
              <w:right w:val="nil"/>
            </w:tcBorders>
          </w:tcPr>
          <w:p w14:paraId="78468DDB" w14:textId="77777777" w:rsidR="003E3FD9" w:rsidRDefault="00D31F60">
            <w:pPr>
              <w:keepNext/>
              <w:jc w:val="center"/>
            </w:pPr>
            <w:r>
              <w:rPr>
                <w:sz w:val="15"/>
                <w:szCs w:val="15"/>
              </w:rPr>
              <w:t>85%</w:t>
            </w:r>
          </w:p>
        </w:tc>
      </w:tr>
      <w:tr w:rsidR="003E3FD9" w14:paraId="32CDACDB" w14:textId="77777777" w:rsidTr="00C86984">
        <w:trPr>
          <w:cantSplit/>
          <w:jc w:val="center"/>
        </w:trPr>
        <w:tc>
          <w:tcPr>
            <w:tcW w:w="2353" w:type="pct"/>
            <w:tcBorders>
              <w:top w:val="nil"/>
              <w:left w:val="nil"/>
              <w:bottom w:val="single" w:sz="8" w:space="0" w:color="000000"/>
              <w:right w:val="nil"/>
            </w:tcBorders>
          </w:tcPr>
          <w:p w14:paraId="0021E5CB" w14:textId="77777777" w:rsidR="003E3FD9" w:rsidRDefault="00D31F60">
            <w:r>
              <w:rPr>
                <w:sz w:val="15"/>
                <w:szCs w:val="15"/>
              </w:rPr>
              <w:t>Overall agreement</w:t>
            </w:r>
          </w:p>
        </w:tc>
        <w:tc>
          <w:tcPr>
            <w:tcW w:w="441" w:type="pct"/>
            <w:tcBorders>
              <w:top w:val="nil"/>
              <w:left w:val="nil"/>
              <w:bottom w:val="single" w:sz="8" w:space="0" w:color="000000"/>
              <w:right w:val="nil"/>
            </w:tcBorders>
          </w:tcPr>
          <w:p w14:paraId="2F794702" w14:textId="77777777" w:rsidR="003E3FD9" w:rsidRDefault="00D31F60">
            <w:pPr>
              <w:jc w:val="center"/>
            </w:pPr>
            <w:r>
              <w:rPr>
                <w:sz w:val="15"/>
                <w:szCs w:val="15"/>
              </w:rPr>
              <w:t>88%</w:t>
            </w:r>
          </w:p>
        </w:tc>
        <w:tc>
          <w:tcPr>
            <w:tcW w:w="735" w:type="pct"/>
            <w:tcBorders>
              <w:top w:val="nil"/>
              <w:left w:val="nil"/>
              <w:bottom w:val="single" w:sz="8" w:space="0" w:color="000000"/>
              <w:right w:val="nil"/>
            </w:tcBorders>
          </w:tcPr>
          <w:p w14:paraId="5AA5DC49" w14:textId="77777777" w:rsidR="003E3FD9" w:rsidRDefault="00D31F60">
            <w:pPr>
              <w:jc w:val="center"/>
            </w:pPr>
            <w:r>
              <w:rPr>
                <w:sz w:val="15"/>
                <w:szCs w:val="15"/>
              </w:rPr>
              <w:t>94%</w:t>
            </w:r>
          </w:p>
        </w:tc>
        <w:tc>
          <w:tcPr>
            <w:tcW w:w="735" w:type="pct"/>
            <w:tcBorders>
              <w:top w:val="nil"/>
              <w:left w:val="nil"/>
              <w:bottom w:val="single" w:sz="8" w:space="0" w:color="000000"/>
              <w:right w:val="nil"/>
            </w:tcBorders>
          </w:tcPr>
          <w:p w14:paraId="2800CC77" w14:textId="77777777" w:rsidR="003E3FD9" w:rsidRDefault="00D31F60">
            <w:pPr>
              <w:jc w:val="center"/>
            </w:pPr>
            <w:r>
              <w:rPr>
                <w:sz w:val="15"/>
                <w:szCs w:val="15"/>
              </w:rPr>
              <w:t>86%</w:t>
            </w:r>
          </w:p>
        </w:tc>
        <w:tc>
          <w:tcPr>
            <w:tcW w:w="735" w:type="pct"/>
            <w:tcBorders>
              <w:top w:val="nil"/>
              <w:left w:val="nil"/>
              <w:bottom w:val="single" w:sz="8" w:space="0" w:color="000000"/>
              <w:right w:val="nil"/>
            </w:tcBorders>
          </w:tcPr>
          <w:p w14:paraId="41B0B2F1" w14:textId="77777777" w:rsidR="003E3FD9" w:rsidRDefault="00D31F60">
            <w:pPr>
              <w:jc w:val="center"/>
            </w:pPr>
            <w:r>
              <w:rPr>
                <w:sz w:val="15"/>
                <w:szCs w:val="15"/>
              </w:rPr>
              <w:t>90%</w:t>
            </w:r>
          </w:p>
        </w:tc>
      </w:tr>
    </w:tbl>
    <w:p w14:paraId="176D1737" w14:textId="77777777" w:rsidR="00926552" w:rsidRDefault="00926552" w:rsidP="00926552">
      <w:pPr>
        <w:pStyle w:val="Heading2"/>
      </w:pPr>
      <w:bookmarkStart w:id="53" w:name="_RefSec_V_B"/>
      <w:r>
        <w:t>B</w:t>
      </w:r>
      <w:bookmarkEnd w:id="53"/>
      <w:r>
        <w:t>. Experimental Design</w:t>
      </w:r>
    </w:p>
    <w:p w14:paraId="4F2061A9" w14:textId="0DE0DEAD" w:rsidR="003E3FD9" w:rsidRDefault="00D31F60">
      <w:pPr>
        <w:pStyle w:val="Text"/>
      </w:pPr>
      <w:r>
        <w:t xml:space="preserve">Synthetic scenarios use 72 by 50 cell grids at 30 m with terrain, land cover, settlements, roads, and capacity-limited bases, under critical fire weather. The domain is about 2.2 km by 1.5 km, so a free burn can consume most of it within the </w:t>
      </w:r>
      <w:r>
        <w:lastRenderedPageBreak/>
        <w:t xml:space="preserve">episode and the no-action outcome is bounded by the domain rather than by the fire. The saving against no action is therefore a conservative figure, and the paired differences between the decision configurations are the measures to read. Weather is held fixed across worlds, so the comparison isolates the decision mechanism and does not test weather uncertainty. Table </w:t>
      </w:r>
      <w:r>
        <w:fldChar w:fldCharType="begin"/>
      </w:r>
      <w:r>
        <w:instrText xml:space="preserve"> REF _RefTab_param \h </w:instrText>
      </w:r>
      <w:r>
        <w:fldChar w:fldCharType="separate"/>
      </w:r>
      <w:r>
        <w:rPr>
          <w:noProof/>
        </w:rPr>
        <w:t>II</w:t>
      </w:r>
      <w:r>
        <w:fldChar w:fldCharType="end"/>
      </w:r>
      <w:r>
        <w:t xml:space="preserve"> lists the settings of the engine, the closed layer, the open layer, and the coordinator with the reason for each value. Five scenario families, listed in Table </w:t>
      </w:r>
      <w:r>
        <w:fldChar w:fldCharType="begin"/>
      </w:r>
      <w:r>
        <w:instrText xml:space="preserve"> REF _RefTab_scen \h </w:instrText>
      </w:r>
      <w:r>
        <w:fldChar w:fldCharType="separate"/>
      </w:r>
      <w:r>
        <w:rPr>
          <w:noProof/>
        </w:rPr>
        <w:t>III</w:t>
      </w:r>
      <w:r>
        <w:fldChar w:fldCharType="end"/>
      </w:r>
      <w:r>
        <w:t xml:space="preserve">, span remote forest and the wildland-urban interface under sufficient and limited resources, and the fifth repeats the hardest interface family under degraded observation. Each family is generated 30 times, and every world is replayed identically by every configuration. The no-decision-support configuration issues no orders and fixes the cost of inaction. </w:t>
      </w:r>
      <w:commentRangeStart w:id="1103"/>
      <w:del w:id="1101" w:author="Claude" w:date="2026-10-19T23:30:00Z">
        <w:r>
          <w:delText xml:space="preserve">The closed layer alone runs the five seed rules with their self-tuning. VODA is the full architecture, the closed layer with the open layer and the LLM proposer behind the full gate chain. The static seed base without adaptation is run as a fourth reference where it separates the contribution of the doctrine from that of adaptation.</w:delText>
        </w:r>
      </w:del>
      <w:ins w:id="1102" w:author="Claude" w:date="2026-10-19T23:30:00Z">
        <w:r>
          <w:t xml:space="preserve">The closed layer runs the five seed rules with their self-tuning. VODA is the full architecture, the closed layer with the open layer, the LLM proposer, and the full gate chain. Three further configurations of the open layer separate the role of the proposer from that of the screening. A random proposer draws objects from the same grammar, either one object per call or as many as the screening budget allows, and the LLM proposer is also run with one object per call and no screening.</w:t>
        </w:r>
      </w:ins>
      <w:commentRangeEnd w:id="1103"/>
      <w:r>
        <w:rPr>
          <w:rStyle w:val="CommentReference"/>
        </w:rPr>
        <w:commentReference w:id="1103"/>
      </w:r>
      <w:r>
        <w:t xml:space="preserve"> Since the proposer is not deterministic, VODA is run twice on the same worlds; the first replicate is reported and the second gives the run-to-run variance. Terrain, ignitions, weather, and the random stream are shared, </w:t>
      </w:r>
      <w:commentRangeStart w:id="1106"/>
      <w:del w:id="1104" w:author="Claude" w:date="2026-10-19T23:30:00Z">
        <w:r>
          <w:delText xml:space="preserve">so differences between configurations arise from the issued orders alone, 900 runs in all with the second VODA replicate and the fixed-order reference of Section V-C. The withheld-family study of Section V-E adds 420 runs in which one intervention family is removed from the seed rules of both layers.</w:delText>
        </w:r>
      </w:del>
      <w:ins w:id="1105" w:author="Claude" w:date="2026-10-19T23:30:00Z">
        <w:r>
          <w:t xml:space="preserve">so differences between configurations arise from the issued orders alone. All configurations run on the same code and the same 150 worlds. The withheld-family study of Section V-E adds runs in which one intervention family is removed from the seed rules of both layers.</w:t>
        </w:r>
      </w:ins>
      <w:commentRangeEnd w:id="1106"/>
      <w:r>
        <w:rPr>
          <w:rStyle w:val="CommentReference"/>
        </w:rPr>
        <w:commentReference w:id="1106"/>
      </w:r>
      <w:r>
        <w:t xml:space="preserve"> Outcome is read at the end of the episode on burned area, affected population, the share of incidents extinguished within the episode, and the physical and total cost. </w:t>
      </w:r>
      <w:commentRangeStart w:id="54"/>
      <w:r>
        <w:t>Paired statistics report the mean difference on the same worlds</w:t>
      </w:r>
      <w:commentRangeEnd w:id="54"/>
      <w:r>
        <w:rPr>
          <w:rStyle w:val="CommentReference"/>
          <w:sz w:val="20"/>
          <w:szCs w:val="20"/>
        </w:rPr>
        <w:commentReference w:id="54"/>
      </w:r>
      <w:r>
        <w:t xml:space="preserve"> with its 95% half-width and the number of worlds in which the first configuration is better.</w:t>
      </w:r>
    </w:p>
    <w:p w14:paraId="284F7194" w14:textId="77777777" w:rsidR="003E3FD9" w:rsidRDefault="00D31F60" w:rsidP="00C83E79">
      <w:pPr>
        <w:pStyle w:val="TableTitle"/>
        <w:spacing w:before="120"/>
      </w:pPr>
      <w:r>
        <w:t xml:space="preserve">TABLE </w:t>
      </w:r>
      <w:bookmarkStart w:id="55" w:name="_RefTab_param"/>
      <w:r>
        <w:fldChar w:fldCharType="begin"/>
      </w:r>
      <w:r>
        <w:instrText xml:space="preserve"> SEQ Table \* ROMAN </w:instrText>
      </w:r>
      <w:r>
        <w:fldChar w:fldCharType="separate"/>
      </w:r>
      <w:r>
        <w:rPr>
          <w:noProof/>
        </w:rPr>
        <w:t>II</w:t>
      </w:r>
      <w:r>
        <w:fldChar w:fldCharType="end"/>
      </w:r>
      <w:bookmarkEnd w:id="55"/>
    </w:p>
    <w:p w14:paraId="0AC504CC" w14:textId="77777777" w:rsidR="003E3FD9" w:rsidRDefault="00D31F60" w:rsidP="00C83E79">
      <w:pPr>
        <w:pStyle w:val="TableTitle"/>
        <w:spacing w:after="60"/>
      </w:pPr>
      <w:r>
        <w:t>Settings of the experiments and their justification</w:t>
      </w:r>
    </w:p>
    <w:tbl>
      <w:tblPr>
        <w:tblW w:w="4896" w:type="dxa"/>
        <w:jc w:val="center"/>
        <w:tblLayout w:type="fixed"/>
        <w:tblCellMar>
          <w:left w:w="40" w:type="dxa"/>
          <w:right w:w="40" w:type="dxa"/>
        </w:tblCellMar>
        <w:tblLook w:val="04A0" w:firstRow="1" w:lastRow="0" w:firstColumn="1" w:lastColumn="0" w:noHBand="0" w:noVBand="1"/>
      </w:tblPr>
      <w:tblGrid>
        <w:gridCol w:w="1700"/>
        <w:gridCol w:w="1150"/>
        <w:gridCol w:w="2046"/>
      </w:tblGrid>
      <w:tr w:rsidR="003E3FD9" w:rsidRPr="000C4153" w14:paraId="28D2FB62" w14:textId="77777777">
        <w:trPr>
          <w:cantSplit/>
          <w:jc w:val="center"/>
        </w:trPr>
        <w:tc>
          <w:tcPr>
            <w:tcW w:w="1700" w:type="dxa"/>
            <w:tcBorders>
              <w:top w:val="single" w:sz="8" w:space="0" w:color="000000"/>
              <w:left w:val="nil"/>
              <w:bottom w:val="single" w:sz="6" w:space="0" w:color="000000"/>
              <w:right w:val="nil"/>
            </w:tcBorders>
          </w:tcPr>
          <w:p w14:paraId="4355CB45" w14:textId="77777777" w:rsidR="003E3FD9" w:rsidRPr="000C4153" w:rsidRDefault="00D31F60" w:rsidP="00C83E79">
            <w:pPr>
              <w:rPr>
                <w:sz w:val="16"/>
                <w:szCs w:val="16"/>
              </w:rPr>
            </w:pPr>
            <w:r w:rsidRPr="000C4153">
              <w:rPr>
                <w:b/>
                <w:sz w:val="16"/>
                <w:szCs w:val="16"/>
              </w:rPr>
              <w:t>Setting</w:t>
            </w:r>
          </w:p>
        </w:tc>
        <w:tc>
          <w:tcPr>
            <w:tcW w:w="1150" w:type="dxa"/>
            <w:tcBorders>
              <w:top w:val="single" w:sz="8" w:space="0" w:color="000000"/>
              <w:left w:val="nil"/>
              <w:bottom w:val="single" w:sz="6" w:space="0" w:color="000000"/>
              <w:right w:val="nil"/>
            </w:tcBorders>
          </w:tcPr>
          <w:p w14:paraId="4D63E2A5" w14:textId="77777777" w:rsidR="003E3FD9" w:rsidRPr="000C4153" w:rsidRDefault="00D31F60" w:rsidP="00C83E79">
            <w:pPr>
              <w:rPr>
                <w:sz w:val="16"/>
                <w:szCs w:val="16"/>
              </w:rPr>
            </w:pPr>
            <w:r w:rsidRPr="000C4153">
              <w:rPr>
                <w:b/>
                <w:sz w:val="16"/>
                <w:szCs w:val="16"/>
              </w:rPr>
              <w:t>Value</w:t>
            </w:r>
          </w:p>
        </w:tc>
        <w:tc>
          <w:tcPr>
            <w:tcW w:w="2046" w:type="dxa"/>
            <w:tcBorders>
              <w:top w:val="single" w:sz="8" w:space="0" w:color="000000"/>
              <w:left w:val="nil"/>
              <w:bottom w:val="single" w:sz="6" w:space="0" w:color="000000"/>
              <w:right w:val="nil"/>
            </w:tcBorders>
          </w:tcPr>
          <w:p w14:paraId="0BFA9FD9" w14:textId="77777777" w:rsidR="003E3FD9" w:rsidRPr="000C4153" w:rsidRDefault="00D31F60" w:rsidP="00C83E79">
            <w:pPr>
              <w:rPr>
                <w:sz w:val="16"/>
                <w:szCs w:val="16"/>
              </w:rPr>
            </w:pPr>
            <w:r w:rsidRPr="000C4153">
              <w:rPr>
                <w:b/>
                <w:sz w:val="16"/>
                <w:szCs w:val="16"/>
              </w:rPr>
              <w:t>Justification</w:t>
            </w:r>
          </w:p>
        </w:tc>
      </w:tr>
      <w:tr w:rsidR="003E3FD9" w:rsidRPr="000C4153" w14:paraId="57B11A90" w14:textId="77777777">
        <w:trPr>
          <w:cantSplit/>
          <w:jc w:val="center"/>
        </w:trPr>
        <w:tc>
          <w:tcPr>
            <w:tcW w:w="1700" w:type="dxa"/>
            <w:tcBorders>
              <w:top w:val="nil"/>
              <w:left w:val="nil"/>
              <w:bottom w:val="nil"/>
              <w:right w:val="nil"/>
            </w:tcBorders>
          </w:tcPr>
          <w:p w14:paraId="4102B73E" w14:textId="77777777" w:rsidR="003E3FD9" w:rsidRPr="000C4153" w:rsidRDefault="00D31F60" w:rsidP="00C83E79">
            <w:pPr>
              <w:rPr>
                <w:sz w:val="16"/>
                <w:szCs w:val="16"/>
              </w:rPr>
            </w:pPr>
            <w:r w:rsidRPr="000C4153">
              <w:rPr>
                <w:sz w:val="16"/>
                <w:szCs w:val="16"/>
              </w:rPr>
              <w:t>Physical step, decision cycle</w:t>
            </w:r>
          </w:p>
        </w:tc>
        <w:tc>
          <w:tcPr>
            <w:tcW w:w="1150" w:type="dxa"/>
            <w:tcBorders>
              <w:top w:val="nil"/>
              <w:left w:val="nil"/>
              <w:bottom w:val="nil"/>
              <w:right w:val="nil"/>
            </w:tcBorders>
          </w:tcPr>
          <w:p w14:paraId="203C9ACB" w14:textId="77777777" w:rsidR="003E3FD9" w:rsidRPr="000C4153" w:rsidRDefault="00D31F60" w:rsidP="00C83E79">
            <w:pPr>
              <w:rPr>
                <w:sz w:val="16"/>
                <w:szCs w:val="16"/>
              </w:rPr>
            </w:pPr>
            <w:r w:rsidRPr="000C4153">
              <w:rPr>
                <w:sz w:val="16"/>
                <w:szCs w:val="16"/>
              </w:rPr>
              <w:t>2 min, 12 min</w:t>
            </w:r>
          </w:p>
        </w:tc>
        <w:tc>
          <w:tcPr>
            <w:tcW w:w="2046" w:type="dxa"/>
            <w:tcBorders>
              <w:top w:val="nil"/>
              <w:left w:val="nil"/>
              <w:bottom w:val="nil"/>
              <w:right w:val="nil"/>
            </w:tcBorders>
          </w:tcPr>
          <w:p w14:paraId="500B2C58" w14:textId="77777777" w:rsidR="003E3FD9" w:rsidRPr="000C4153" w:rsidRDefault="00D31F60" w:rsidP="00C83E79">
            <w:pPr>
              <w:rPr>
                <w:sz w:val="16"/>
                <w:szCs w:val="16"/>
              </w:rPr>
            </w:pPr>
            <w:r w:rsidRPr="000C4153">
              <w:rPr>
                <w:sz w:val="16"/>
                <w:szCs w:val="16"/>
              </w:rPr>
              <w:t>two-minute spread update, six updates per decision</w:t>
            </w:r>
          </w:p>
        </w:tc>
      </w:tr>
      <w:tr w:rsidR="003E3FD9" w:rsidRPr="000C4153" w14:paraId="26995EE8" w14:textId="77777777">
        <w:trPr>
          <w:cantSplit/>
          <w:jc w:val="center"/>
        </w:trPr>
        <w:tc>
          <w:tcPr>
            <w:tcW w:w="1700" w:type="dxa"/>
            <w:tcBorders>
              <w:top w:val="nil"/>
              <w:left w:val="nil"/>
              <w:bottom w:val="nil"/>
              <w:right w:val="nil"/>
            </w:tcBorders>
          </w:tcPr>
          <w:p w14:paraId="4054E40C" w14:textId="77777777" w:rsidR="003E3FD9" w:rsidRPr="000C4153" w:rsidRDefault="00D31F60" w:rsidP="00C83E79">
            <w:pPr>
              <w:rPr>
                <w:sz w:val="16"/>
                <w:szCs w:val="16"/>
              </w:rPr>
            </w:pPr>
            <w:r w:rsidRPr="000C4153">
              <w:rPr>
                <w:sz w:val="16"/>
                <w:szCs w:val="16"/>
              </w:rPr>
              <w:t xml:space="preserve">Planning horizon </w:t>
            </w:r>
            <m:oMath>
              <m:r>
                <w:rPr>
                  <w:rFonts w:ascii="Cambria Math" w:hAnsi="Cambria Math"/>
                  <w:sz w:val="16"/>
                  <w:szCs w:val="16"/>
                </w:rPr>
                <m:t>H</m:t>
              </m:r>
            </m:oMath>
          </w:p>
        </w:tc>
        <w:tc>
          <w:tcPr>
            <w:tcW w:w="1150" w:type="dxa"/>
            <w:tcBorders>
              <w:top w:val="nil"/>
              <w:left w:val="nil"/>
              <w:bottom w:val="nil"/>
              <w:right w:val="nil"/>
            </w:tcBorders>
          </w:tcPr>
          <w:p w14:paraId="13BD831E" w14:textId="77777777" w:rsidR="003E3FD9" w:rsidRPr="000C4153" w:rsidRDefault="00D31F60" w:rsidP="00C83E79">
            <w:pPr>
              <w:rPr>
                <w:sz w:val="16"/>
                <w:szCs w:val="16"/>
              </w:rPr>
            </w:pPr>
            <w:r w:rsidRPr="000C4153">
              <w:rPr>
                <w:sz w:val="16"/>
                <w:szCs w:val="16"/>
              </w:rPr>
              <w:t>24 min</w:t>
            </w:r>
          </w:p>
        </w:tc>
        <w:tc>
          <w:tcPr>
            <w:tcW w:w="2046" w:type="dxa"/>
            <w:tcBorders>
              <w:top w:val="nil"/>
              <w:left w:val="nil"/>
              <w:bottom w:val="nil"/>
              <w:right w:val="nil"/>
            </w:tcBorders>
          </w:tcPr>
          <w:p w14:paraId="685BD8CF" w14:textId="06CB5829" w:rsidR="003E3FD9" w:rsidRPr="000C4153" w:rsidRDefault="00D31F60" w:rsidP="00C83E79">
            <w:pPr>
              <w:rPr>
                <w:sz w:val="16"/>
                <w:szCs w:val="16"/>
              </w:rPr>
            </w:pPr>
            <w:r>
              <w:rPr>
                <w:sz w:val="16"/>
                <w:szCs w:val="16"/>
              </w:rPr>
              <w:t>two decision cycles ahead; the guard horizon of the gates is 45 min</w:t>
            </w:r>
          </w:p>
        </w:tc>
      </w:tr>
      <w:tr w:rsidR="003E3FD9" w:rsidRPr="000C4153" w14:paraId="63C1B99B" w14:textId="77777777">
        <w:trPr>
          <w:cantSplit/>
          <w:jc w:val="center"/>
        </w:trPr>
        <w:tc>
          <w:tcPr>
            <w:tcW w:w="1700" w:type="dxa"/>
            <w:tcBorders>
              <w:top w:val="nil"/>
              <w:left w:val="nil"/>
              <w:bottom w:val="nil"/>
              <w:right w:val="nil"/>
            </w:tcBorders>
          </w:tcPr>
          <w:p w14:paraId="64DABEB9" w14:textId="77777777" w:rsidR="003E3FD9" w:rsidRPr="000C4153" w:rsidRDefault="00D31F60" w:rsidP="00C83E79">
            <w:pPr>
              <w:rPr>
                <w:sz w:val="16"/>
                <w:szCs w:val="16"/>
              </w:rPr>
            </w:pPr>
            <w:r w:rsidRPr="000C4153">
              <w:rPr>
                <w:sz w:val="16"/>
                <w:szCs w:val="16"/>
              </w:rPr>
              <w:t>Episode</w:t>
            </w:r>
          </w:p>
        </w:tc>
        <w:tc>
          <w:tcPr>
            <w:tcW w:w="1150" w:type="dxa"/>
            <w:tcBorders>
              <w:top w:val="nil"/>
              <w:left w:val="nil"/>
              <w:bottom w:val="nil"/>
              <w:right w:val="nil"/>
            </w:tcBorders>
          </w:tcPr>
          <w:p w14:paraId="36D3B43F" w14:textId="77777777" w:rsidR="003E3FD9" w:rsidRPr="000C4153" w:rsidRDefault="00D31F60" w:rsidP="00C83E79">
            <w:pPr>
              <w:rPr>
                <w:sz w:val="16"/>
                <w:szCs w:val="16"/>
              </w:rPr>
            </w:pPr>
            <w:r w:rsidRPr="000C4153">
              <w:rPr>
                <w:sz w:val="16"/>
                <w:szCs w:val="16"/>
              </w:rPr>
              <w:t>to extinction or 12 h</w:t>
            </w:r>
          </w:p>
        </w:tc>
        <w:tc>
          <w:tcPr>
            <w:tcW w:w="2046" w:type="dxa"/>
            <w:tcBorders>
              <w:top w:val="nil"/>
              <w:left w:val="nil"/>
              <w:bottom w:val="nil"/>
              <w:right w:val="nil"/>
            </w:tcBorders>
          </w:tcPr>
          <w:p w14:paraId="72B6A415" w14:textId="77777777" w:rsidR="003E3FD9" w:rsidRPr="000C4153" w:rsidRDefault="00D31F60" w:rsidP="00C83E79">
            <w:pPr>
              <w:rPr>
                <w:sz w:val="16"/>
                <w:szCs w:val="16"/>
              </w:rPr>
            </w:pPr>
            <w:r>
              <w:rPr>
                <w:sz w:val="16"/>
                <w:szCs w:val="16"/>
              </w:rPr>
              <w:t>first operational period of an incident</w:t>
            </w:r>
          </w:p>
        </w:tc>
      </w:tr>
      <w:tr w:rsidR="003E3FD9" w:rsidRPr="000C4153" w14:paraId="0C7F327D" w14:textId="77777777">
        <w:trPr>
          <w:cantSplit/>
          <w:jc w:val="center"/>
        </w:trPr>
        <w:tc>
          <w:tcPr>
            <w:tcW w:w="1700" w:type="dxa"/>
            <w:tcBorders>
              <w:top w:val="nil"/>
              <w:left w:val="nil"/>
              <w:bottom w:val="nil"/>
              <w:right w:val="nil"/>
            </w:tcBorders>
          </w:tcPr>
          <w:p w14:paraId="19FA5271" w14:textId="77777777" w:rsidR="003E3FD9" w:rsidRPr="000C4153" w:rsidRDefault="00D31F60" w:rsidP="00C83E79">
            <w:pPr>
              <w:rPr>
                <w:sz w:val="16"/>
                <w:szCs w:val="16"/>
              </w:rPr>
            </w:pPr>
            <w:r w:rsidRPr="000C4153">
              <w:rPr>
                <w:sz w:val="16"/>
                <w:szCs w:val="16"/>
              </w:rPr>
              <w:t>Fire weather</w:t>
            </w:r>
          </w:p>
        </w:tc>
        <w:tc>
          <w:tcPr>
            <w:tcW w:w="1150" w:type="dxa"/>
            <w:tcBorders>
              <w:top w:val="nil"/>
              <w:left w:val="nil"/>
              <w:bottom w:val="nil"/>
              <w:right w:val="nil"/>
            </w:tcBorders>
          </w:tcPr>
          <w:p w14:paraId="33397871" w14:textId="77777777" w:rsidR="003E3FD9" w:rsidRPr="000C4153" w:rsidRDefault="00D31F60" w:rsidP="00C83E79">
            <w:pPr>
              <w:rPr>
                <w:sz w:val="16"/>
                <w:szCs w:val="16"/>
              </w:rPr>
            </w:pPr>
            <w:r w:rsidRPr="000C4153">
              <w:rPr>
                <w:sz w:val="16"/>
                <w:szCs w:val="16"/>
              </w:rPr>
              <w:t>moisture 0.08, wind 8 m/s</w:t>
            </w:r>
          </w:p>
        </w:tc>
        <w:tc>
          <w:tcPr>
            <w:tcW w:w="2046" w:type="dxa"/>
            <w:tcBorders>
              <w:top w:val="nil"/>
              <w:left w:val="nil"/>
              <w:bottom w:val="nil"/>
              <w:right w:val="nil"/>
            </w:tcBorders>
          </w:tcPr>
          <w:p w14:paraId="3ECE5427" w14:textId="77777777" w:rsidR="003E3FD9" w:rsidRPr="000C4153" w:rsidRDefault="00D31F60" w:rsidP="00C83E79">
            <w:pPr>
              <w:rPr>
                <w:sz w:val="16"/>
                <w:szCs w:val="16"/>
              </w:rPr>
            </w:pPr>
            <w:r w:rsidRPr="000C4153">
              <w:rPr>
                <w:sz w:val="16"/>
                <w:szCs w:val="16"/>
              </w:rPr>
              <w:t>critical fire weather</w:t>
            </w:r>
          </w:p>
        </w:tc>
      </w:tr>
      <w:tr w:rsidR="003E3FD9" w:rsidRPr="000C4153" w14:paraId="3CA2A9FD" w14:textId="77777777">
        <w:trPr>
          <w:cantSplit/>
          <w:jc w:val="center"/>
        </w:trPr>
        <w:tc>
          <w:tcPr>
            <w:tcW w:w="1700" w:type="dxa"/>
            <w:tcBorders>
              <w:top w:val="nil"/>
              <w:left w:val="nil"/>
              <w:bottom w:val="nil"/>
              <w:right w:val="nil"/>
            </w:tcBorders>
          </w:tcPr>
          <w:p w14:paraId="06C0A27B" w14:textId="77777777" w:rsidR="003E3FD9" w:rsidRPr="000C4153" w:rsidRDefault="00D31F60" w:rsidP="00C83E79">
            <w:pPr>
              <w:rPr>
                <w:sz w:val="16"/>
                <w:szCs w:val="16"/>
              </w:rPr>
            </w:pPr>
            <w:r w:rsidRPr="000C4153">
              <w:rPr>
                <w:sz w:val="16"/>
                <w:szCs w:val="16"/>
              </w:rPr>
              <w:t xml:space="preserve">Cost weights </w:t>
            </w:r>
            <m:oMath>
              <m:r>
                <w:rPr>
                  <w:rFonts w:ascii="Cambria Math" w:hAnsi="Cambria Math"/>
                  <w:sz w:val="16"/>
                  <w:szCs w:val="16"/>
                </w:rPr>
                <m:t>w</m:t>
              </m:r>
            </m:oMath>
          </w:p>
        </w:tc>
        <w:tc>
          <w:tcPr>
            <w:tcW w:w="1150" w:type="dxa"/>
            <w:tcBorders>
              <w:top w:val="nil"/>
              <w:left w:val="nil"/>
              <w:bottom w:val="nil"/>
              <w:right w:val="nil"/>
            </w:tcBorders>
          </w:tcPr>
          <w:p w14:paraId="2725FD96" w14:textId="77777777" w:rsidR="003E3FD9" w:rsidRPr="000C4153" w:rsidRDefault="00D31F60" w:rsidP="00C83E79">
            <w:pPr>
              <w:rPr>
                <w:sz w:val="16"/>
                <w:szCs w:val="16"/>
              </w:rPr>
            </w:pPr>
            <w:r w:rsidRPr="000C4153">
              <w:rPr>
                <w:sz w:val="16"/>
                <w:szCs w:val="16"/>
              </w:rPr>
              <w:t>1, 1, 1, 0.2, 0.2</w:t>
            </w:r>
          </w:p>
        </w:tc>
        <w:tc>
          <w:tcPr>
            <w:tcW w:w="2046" w:type="dxa"/>
            <w:tcBorders>
              <w:top w:val="nil"/>
              <w:left w:val="nil"/>
              <w:bottom w:val="nil"/>
              <w:right w:val="nil"/>
            </w:tcBorders>
          </w:tcPr>
          <w:p w14:paraId="777E201B" w14:textId="77777777" w:rsidR="003E3FD9" w:rsidRPr="000C4153" w:rsidRDefault="00D31F60" w:rsidP="00C83E79">
            <w:pPr>
              <w:rPr>
                <w:sz w:val="16"/>
                <w:szCs w:val="16"/>
              </w:rPr>
            </w:pPr>
            <w:r w:rsidRPr="000C4153">
              <w:rPr>
                <w:sz w:val="16"/>
                <w:szCs w:val="16"/>
              </w:rPr>
              <w:t>physical terms dominate, response cost breaks ties</w:t>
            </w:r>
          </w:p>
        </w:tc>
      </w:tr>
      <w:tr w:rsidR="003E3FD9" w:rsidRPr="000C4153" w14:paraId="2B413B30" w14:textId="77777777">
        <w:trPr>
          <w:cantSplit/>
          <w:jc w:val="center"/>
        </w:trPr>
        <w:tc>
          <w:tcPr>
            <w:tcW w:w="1700" w:type="dxa"/>
            <w:tcBorders>
              <w:top w:val="nil"/>
              <w:left w:val="nil"/>
              <w:bottom w:val="nil"/>
              <w:right w:val="nil"/>
            </w:tcBorders>
          </w:tcPr>
          <w:p w14:paraId="47602441" w14:textId="77777777" w:rsidR="003E3FD9" w:rsidRPr="000C4153" w:rsidRDefault="00D31F60" w:rsidP="00C83E79">
            <w:pPr>
              <w:rPr>
                <w:sz w:val="16"/>
                <w:szCs w:val="16"/>
              </w:rPr>
            </w:pPr>
            <w:r w:rsidRPr="000C4153">
              <w:rPr>
                <w:sz w:val="16"/>
                <w:szCs w:val="16"/>
              </w:rPr>
              <w:t xml:space="preserve">Reference burned fraction </w:t>
            </w:r>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burn</m:t>
                  </m:r>
                </m:sub>
              </m:sSub>
            </m:oMath>
          </w:p>
        </w:tc>
        <w:tc>
          <w:tcPr>
            <w:tcW w:w="1150" w:type="dxa"/>
            <w:tcBorders>
              <w:top w:val="nil"/>
              <w:left w:val="nil"/>
              <w:bottom w:val="nil"/>
              <w:right w:val="nil"/>
            </w:tcBorders>
          </w:tcPr>
          <w:p w14:paraId="4E5BA72E" w14:textId="77777777" w:rsidR="003E3FD9" w:rsidRPr="000C4153" w:rsidRDefault="00D31F60" w:rsidP="00C83E79">
            <w:pPr>
              <w:rPr>
                <w:sz w:val="16"/>
                <w:szCs w:val="16"/>
              </w:rPr>
            </w:pPr>
            <w:commentRangeStart w:id="1109"/>
            <w:del w:id="1107" w:author="Claude" w:date="2026-10-19T23:30:00Z">
              <w:r w:rsidRPr="000C4153">
                <w:rPr>
                  <w:sz w:val="16"/>
                  <w:szCs w:val="16"/>
                </w:rPr>
                <w:delText xml:space="preserve">0.05 of burnable cells</w:delText>
              </w:r>
            </w:del>
            <w:ins w:id="1108" w:author="Claude" w:date="2026-10-19T23:30:00Z">
              <w:r>
                <w:rPr>
                  <w:sz w:val="16"/>
                  <w:szCs w:val="16"/>
                </w:rPr>
                <w:t xml:space="preserve">0.50 of burnable cells</w:t>
              </w:r>
            </w:ins>
            <w:commentRangeEnd w:id="1109"/>
            <w:r>
              <w:rPr>
                <w:rStyle w:val="CommentReference"/>
              </w:rPr>
              <w:commentReference w:id="1109"/>
            </w:r>
          </w:p>
        </w:tc>
        <w:tc>
          <w:tcPr>
            <w:tcW w:w="2046" w:type="dxa"/>
            <w:tcBorders>
              <w:top w:val="nil"/>
              <w:left w:val="nil"/>
              <w:bottom w:val="nil"/>
              <w:right w:val="nil"/>
            </w:tcBorders>
          </w:tcPr>
          <w:p w14:paraId="2D297A2F" w14:textId="77777777" w:rsidR="003E3FD9" w:rsidRPr="000C4153" w:rsidRDefault="00D31F60" w:rsidP="00C83E79">
            <w:pPr>
              <w:rPr>
                <w:sz w:val="16"/>
                <w:szCs w:val="16"/>
              </w:rPr>
            </w:pPr>
            <w:r w:rsidRPr="000C4153">
              <w:rPr>
                <w:sz w:val="16"/>
                <w:szCs w:val="16"/>
              </w:rPr>
              <w:t>normalizes the burned-area term of (</w:t>
            </w:r>
            <w:r w:rsidRPr="000C4153">
              <w:rPr>
                <w:sz w:val="16"/>
                <w:szCs w:val="16"/>
              </w:rPr>
              <w:fldChar w:fldCharType="begin"/>
            </w:r>
            <w:r w:rsidRPr="000C4153">
              <w:rPr>
                <w:sz w:val="16"/>
                <w:szCs w:val="16"/>
              </w:rPr>
              <w:instrText xml:space="preserve"> REF _RefEqN_cost \h </w:instrText>
            </w:r>
            <w:r w:rsidR="000C4153">
              <w:rPr>
                <w:sz w:val="16"/>
                <w:szCs w:val="16"/>
              </w:rPr>
              <w:instrText xml:space="preserve"> \* MERGEFORMAT </w:instrText>
            </w:r>
            <w:r w:rsidRPr="000C4153">
              <w:rPr>
                <w:sz w:val="16"/>
                <w:szCs w:val="16"/>
              </w:rPr>
            </w:r>
            <w:r w:rsidRPr="000C4153">
              <w:rPr>
                <w:sz w:val="16"/>
                <w:szCs w:val="16"/>
              </w:rPr>
              <w:fldChar w:fldCharType="separate"/>
            </w:r>
            <w:r w:rsidRPr="000C4153">
              <w:rPr>
                <w:noProof/>
                <w:sz w:val="16"/>
                <w:szCs w:val="16"/>
              </w:rPr>
              <w:t>17</w:t>
            </w:r>
            <w:r w:rsidRPr="000C4153">
              <w:rPr>
                <w:sz w:val="16"/>
                <w:szCs w:val="16"/>
              </w:rPr>
              <w:fldChar w:fldCharType="end"/>
            </w:r>
            <w:r w:rsidRPr="000C4153">
              <w:rPr>
                <w:sz w:val="16"/>
                <w:szCs w:val="16"/>
              </w:rPr>
              <w:t>)</w:t>
            </w:r>
          </w:p>
        </w:tc>
      </w:tr>
      <w:tr w:rsidR="003E3FD9" w:rsidRPr="000C4153" w14:paraId="69BA4945" w14:textId="77777777">
        <w:trPr>
          <w:cantSplit/>
          <w:jc w:val="center"/>
        </w:trPr>
        <w:tc>
          <w:tcPr>
            <w:tcW w:w="1700" w:type="dxa"/>
            <w:tcBorders>
              <w:top w:val="nil"/>
              <w:left w:val="nil"/>
              <w:bottom w:val="nil"/>
              <w:right w:val="nil"/>
            </w:tcBorders>
          </w:tcPr>
          <w:p w14:paraId="00885950" w14:textId="77777777" w:rsidR="003E3FD9" w:rsidRPr="000C4153" w:rsidRDefault="00D31F60" w:rsidP="00C83E79">
            <w:pPr>
              <w:rPr>
                <w:sz w:val="16"/>
                <w:szCs w:val="16"/>
              </w:rPr>
            </w:pPr>
            <w:r w:rsidRPr="000C4153">
              <w:rPr>
                <w:sz w:val="16"/>
                <w:szCs w:val="16"/>
              </w:rPr>
              <w:t xml:space="preserve">Satisficing bound </w:t>
            </w:r>
            <m:oMath>
              <m:sSub>
                <m:sSubPr>
                  <m:ctrlPr>
                    <w:rPr>
                      <w:rFonts w:ascii="Cambria Math" w:hAnsi="Cambria Math"/>
                      <w:sz w:val="16"/>
                      <w:szCs w:val="16"/>
                    </w:rPr>
                  </m:ctrlPr>
                </m:sSubPr>
                <m:e>
                  <m:r>
                    <w:rPr>
                      <w:rFonts w:ascii="Cambria Math" w:hAnsi="Cambria Math"/>
                      <w:sz w:val="16"/>
                      <w:szCs w:val="16"/>
                    </w:rPr>
                    <m:t>J</m:t>
                  </m:r>
                </m:e>
                <m:sub>
                  <m:r>
                    <w:rPr>
                      <w:rFonts w:ascii="Cambria Math" w:hAnsi="Cambria Math"/>
                      <w:sz w:val="16"/>
                      <w:szCs w:val="16"/>
                    </w:rPr>
                    <m:t>TH</m:t>
                  </m:r>
                </m:sub>
              </m:sSub>
            </m:oMath>
          </w:p>
        </w:tc>
        <w:tc>
          <w:tcPr>
            <w:tcW w:w="1150" w:type="dxa"/>
            <w:tcBorders>
              <w:top w:val="nil"/>
              <w:left w:val="nil"/>
              <w:bottom w:val="nil"/>
              <w:right w:val="nil"/>
            </w:tcBorders>
          </w:tcPr>
          <w:p w14:paraId="09D7005F" w14:textId="77777777" w:rsidR="003E3FD9" w:rsidRPr="000C4153" w:rsidRDefault="00D31F60" w:rsidP="00C83E79">
            <w:pPr>
              <w:rPr>
                <w:sz w:val="16"/>
                <w:szCs w:val="16"/>
              </w:rPr>
            </w:pPr>
            <w:r w:rsidRPr="000C4153">
              <w:rPr>
                <w:sz w:val="16"/>
                <w:szCs w:val="16"/>
              </w:rPr>
              <w:t>0.35</w:t>
            </w:r>
          </w:p>
        </w:tc>
        <w:tc>
          <w:tcPr>
            <w:tcW w:w="2046" w:type="dxa"/>
            <w:tcBorders>
              <w:top w:val="nil"/>
              <w:left w:val="nil"/>
              <w:bottom w:val="nil"/>
              <w:right w:val="nil"/>
            </w:tcBorders>
          </w:tcPr>
          <w:p w14:paraId="1835F9BB" w14:textId="77777777" w:rsidR="003E3FD9" w:rsidRPr="000C4153" w:rsidRDefault="00D31F60" w:rsidP="00C83E79">
            <w:pPr>
              <w:rPr>
                <w:sz w:val="16"/>
                <w:szCs w:val="16"/>
              </w:rPr>
            </w:pPr>
            <w:r>
              <w:rPr>
                <w:sz w:val="16"/>
                <w:szCs w:val="16"/>
              </w:rPr>
              <w:t>bound on the forecast cost of an acceptable plan</w:t>
            </w:r>
          </w:p>
        </w:tc>
      </w:tr>
      <w:tr w:rsidR="003E3FD9" w:rsidRPr="000C4153" w14:paraId="33014027" w14:textId="77777777">
        <w:trPr>
          <w:cantSplit/>
          <w:jc w:val="center"/>
        </w:trPr>
        <w:tc>
          <w:tcPr>
            <w:tcW w:w="1700" w:type="dxa"/>
            <w:tcBorders>
              <w:top w:val="nil"/>
              <w:left w:val="nil"/>
              <w:bottom w:val="nil"/>
              <w:right w:val="nil"/>
            </w:tcBorders>
          </w:tcPr>
          <w:p w14:paraId="2A99C574" w14:textId="77777777" w:rsidR="003E3FD9" w:rsidRPr="000C4153" w:rsidRDefault="00D31F60" w:rsidP="00C83E79">
            <w:pPr>
              <w:rPr>
                <w:sz w:val="16"/>
                <w:szCs w:val="16"/>
              </w:rPr>
            </w:pPr>
            <w:r w:rsidRPr="000C4153">
              <w:rPr>
                <w:sz w:val="16"/>
                <w:szCs w:val="16"/>
              </w:rPr>
              <w:t xml:space="preserve">Gain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gain</m:t>
                  </m:r>
                </m:sub>
              </m:sSub>
            </m:oMath>
            <w:r w:rsidRPr="000C4153">
              <w:rPr>
                <w:sz w:val="16"/>
                <w:szCs w:val="16"/>
              </w:rPr>
              <w:t xml:space="preserve">, coverage floor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min</m:t>
                  </m:r>
                </m:sub>
              </m:sSub>
            </m:oMath>
            <w:r w:rsidRPr="000C4153">
              <w:rPr>
                <w:sz w:val="16"/>
                <w:szCs w:val="16"/>
              </w:rPr>
              <w:t>, adaptation step</w:t>
            </w:r>
          </w:p>
        </w:tc>
        <w:tc>
          <w:tcPr>
            <w:tcW w:w="1150" w:type="dxa"/>
            <w:tcBorders>
              <w:top w:val="nil"/>
              <w:left w:val="nil"/>
              <w:bottom w:val="nil"/>
              <w:right w:val="nil"/>
            </w:tcBorders>
          </w:tcPr>
          <w:p w14:paraId="6838CC27" w14:textId="77777777" w:rsidR="003E3FD9" w:rsidRPr="000C4153" w:rsidRDefault="00D31F60" w:rsidP="00C83E79">
            <w:pPr>
              <w:rPr>
                <w:sz w:val="16"/>
                <w:szCs w:val="16"/>
              </w:rPr>
            </w:pPr>
            <w:r w:rsidRPr="000C4153">
              <w:rPr>
                <w:sz w:val="16"/>
                <w:szCs w:val="16"/>
              </w:rPr>
              <w:t>0.05 each</w:t>
            </w:r>
          </w:p>
        </w:tc>
        <w:tc>
          <w:tcPr>
            <w:tcW w:w="2046" w:type="dxa"/>
            <w:tcBorders>
              <w:top w:val="nil"/>
              <w:left w:val="nil"/>
              <w:bottom w:val="nil"/>
              <w:right w:val="nil"/>
            </w:tcBorders>
          </w:tcPr>
          <w:p w14:paraId="65FCEC47" w14:textId="77777777" w:rsidR="003E3FD9" w:rsidRPr="000C4153" w:rsidRDefault="00D31F60" w:rsidP="00C83E79">
            <w:pPr>
              <w:rPr>
                <w:sz w:val="16"/>
                <w:szCs w:val="16"/>
              </w:rPr>
            </w:pPr>
            <w:r w:rsidRPr="000C4153">
              <w:rPr>
                <w:sz w:val="16"/>
                <w:szCs w:val="16"/>
              </w:rPr>
              <w:t>one twentieth of the unit interval, the resolution of the 5-term partition</w:t>
            </w:r>
          </w:p>
        </w:tc>
      </w:tr>
      <w:tr w:rsidR="003E3FD9" w:rsidRPr="000C4153" w14:paraId="386DBB22" w14:textId="77777777">
        <w:trPr>
          <w:cantSplit/>
          <w:jc w:val="center"/>
        </w:trPr>
        <w:tc>
          <w:tcPr>
            <w:tcW w:w="1700" w:type="dxa"/>
            <w:tcBorders>
              <w:top w:val="nil"/>
              <w:left w:val="nil"/>
              <w:bottom w:val="nil"/>
              <w:right w:val="nil"/>
            </w:tcBorders>
          </w:tcPr>
          <w:p w14:paraId="5206E245" w14:textId="77777777" w:rsidR="003E3FD9" w:rsidRPr="000C4153" w:rsidRDefault="00D31F60" w:rsidP="00C83E79">
            <w:pPr>
              <w:rPr>
                <w:sz w:val="16"/>
                <w:szCs w:val="16"/>
              </w:rPr>
            </w:pPr>
            <w:r w:rsidRPr="000C4153">
              <w:rPr>
                <w:sz w:val="16"/>
                <w:szCs w:val="16"/>
              </w:rPr>
              <w:t xml:space="preserve">Quality threshold </w:t>
            </w:r>
            <m:oMath>
              <m:r>
                <w:rPr>
                  <w:rFonts w:ascii="Cambria Math" w:hAnsi="Cambria Math"/>
                  <w:sz w:val="16"/>
                  <w:szCs w:val="16"/>
                </w:rPr>
                <m:t>η</m:t>
              </m:r>
            </m:oMath>
          </w:p>
        </w:tc>
        <w:tc>
          <w:tcPr>
            <w:tcW w:w="1150" w:type="dxa"/>
            <w:tcBorders>
              <w:top w:val="nil"/>
              <w:left w:val="nil"/>
              <w:bottom w:val="nil"/>
              <w:right w:val="nil"/>
            </w:tcBorders>
          </w:tcPr>
          <w:p w14:paraId="6D23638E" w14:textId="77777777" w:rsidR="003E3FD9" w:rsidRPr="000C4153" w:rsidRDefault="00D31F60" w:rsidP="00C83E79">
            <w:pPr>
              <w:rPr>
                <w:sz w:val="16"/>
                <w:szCs w:val="16"/>
              </w:rPr>
            </w:pPr>
            <w:r w:rsidRPr="000C4153">
              <w:rPr>
                <w:sz w:val="16"/>
                <w:szCs w:val="16"/>
              </w:rPr>
              <w:t>0.60</w:t>
            </w:r>
          </w:p>
        </w:tc>
        <w:tc>
          <w:tcPr>
            <w:tcW w:w="2046" w:type="dxa"/>
            <w:tcBorders>
              <w:top w:val="nil"/>
              <w:left w:val="nil"/>
              <w:bottom w:val="nil"/>
              <w:right w:val="nil"/>
            </w:tcBorders>
          </w:tcPr>
          <w:p w14:paraId="01AF2D69" w14:textId="77777777" w:rsidR="003E3FD9" w:rsidRPr="000C4153" w:rsidRDefault="00D31F60" w:rsidP="00C83E79">
            <w:pPr>
              <w:rPr>
                <w:sz w:val="16"/>
                <w:szCs w:val="16"/>
              </w:rPr>
            </w:pPr>
            <w:r w:rsidRPr="000C4153">
              <w:rPr>
                <w:sz w:val="16"/>
                <w:szCs w:val="16"/>
              </w:rPr>
              <w:t>mean gap between a scored concept and its answer at most 0.4</w:t>
            </w:r>
          </w:p>
        </w:tc>
      </w:tr>
      <w:tr w:rsidR="003E3FD9" w:rsidRPr="000C4153" w14:paraId="3E669F99" w14:textId="77777777">
        <w:trPr>
          <w:cantSplit/>
          <w:jc w:val="center"/>
        </w:trPr>
        <w:tc>
          <w:tcPr>
            <w:tcW w:w="1700" w:type="dxa"/>
            <w:tcBorders>
              <w:top w:val="nil"/>
              <w:left w:val="nil"/>
              <w:bottom w:val="nil"/>
              <w:right w:val="nil"/>
            </w:tcBorders>
          </w:tcPr>
          <w:p w14:paraId="64B0E4B6" w14:textId="77777777" w:rsidR="003E3FD9" w:rsidRPr="000C4153" w:rsidRDefault="00D31F60" w:rsidP="00C83E79">
            <w:pPr>
              <w:rPr>
                <w:sz w:val="16"/>
                <w:szCs w:val="16"/>
              </w:rPr>
            </w:pPr>
            <w:r w:rsidRPr="000C4153">
              <w:rPr>
                <w:sz w:val="16"/>
                <w:szCs w:val="16"/>
              </w:rPr>
              <w:t xml:space="preserve">Term insertion threshold, half-width </w:t>
            </w:r>
            <m:oMath>
              <m:r>
                <m:rPr>
                  <m:scr m:val="script"/>
                  <m:sty m:val="p"/>
                </m:rPr>
                <w:rPr>
                  <w:rFonts w:ascii="Cambria Math" w:hAnsi="Cambria Math"/>
                  <w:sz w:val="16"/>
                  <w:szCs w:val="16"/>
                </w:rPr>
                <m:t>l</m:t>
              </m:r>
            </m:oMath>
          </w:p>
        </w:tc>
        <w:tc>
          <w:tcPr>
            <w:tcW w:w="1150" w:type="dxa"/>
            <w:tcBorders>
              <w:top w:val="nil"/>
              <w:left w:val="nil"/>
              <w:bottom w:val="nil"/>
              <w:right w:val="nil"/>
            </w:tcBorders>
          </w:tcPr>
          <w:p w14:paraId="71431765" w14:textId="77777777" w:rsidR="003E3FD9" w:rsidRPr="000C4153" w:rsidRDefault="00D31F60" w:rsidP="00C83E79">
            <w:pPr>
              <w:rPr>
                <w:sz w:val="16"/>
                <w:szCs w:val="16"/>
              </w:rPr>
            </w:pPr>
            <w:r w:rsidRPr="000C4153">
              <w:rPr>
                <w:sz w:val="16"/>
                <w:szCs w:val="16"/>
              </w:rPr>
              <w:t>0.62, 0.12</w:t>
            </w:r>
          </w:p>
        </w:tc>
        <w:tc>
          <w:tcPr>
            <w:tcW w:w="2046" w:type="dxa"/>
            <w:tcBorders>
              <w:top w:val="nil"/>
              <w:left w:val="nil"/>
              <w:bottom w:val="nil"/>
              <w:right w:val="nil"/>
            </w:tcBorders>
          </w:tcPr>
          <w:p w14:paraId="35E57281" w14:textId="77777777" w:rsidR="003E3FD9" w:rsidRPr="000C4153" w:rsidRDefault="00D31F60" w:rsidP="00C83E79">
            <w:pPr>
              <w:rPr>
                <w:sz w:val="16"/>
                <w:szCs w:val="16"/>
              </w:rPr>
            </w:pPr>
            <w:r w:rsidRPr="000C4153">
              <w:rPr>
                <w:sz w:val="16"/>
                <w:szCs w:val="16"/>
              </w:rPr>
              <w:t>membership level at which two neighbouring terms share a reading</w:t>
            </w:r>
          </w:p>
        </w:tc>
      </w:tr>
      <w:tr w:rsidR="003E3FD9" w:rsidRPr="000C4153" w14:paraId="0BD4E29B" w14:textId="77777777">
        <w:trPr>
          <w:cantSplit/>
          <w:jc w:val="center"/>
        </w:trPr>
        <w:tc>
          <w:tcPr>
            <w:tcW w:w="1700" w:type="dxa"/>
            <w:tcBorders>
              <w:top w:val="nil"/>
              <w:left w:val="nil"/>
              <w:bottom w:val="nil"/>
              <w:right w:val="nil"/>
            </w:tcBorders>
          </w:tcPr>
          <w:p w14:paraId="0205772B" w14:textId="77777777" w:rsidR="003E3FD9" w:rsidRPr="000C4153" w:rsidRDefault="00D31F60" w:rsidP="00C83E79">
            <w:pPr>
              <w:rPr>
                <w:sz w:val="16"/>
                <w:szCs w:val="16"/>
              </w:rPr>
            </w:pPr>
            <w:r>
              <w:rPr>
                <w:sz w:val="16"/>
                <w:szCs w:val="16"/>
              </w:rPr>
              <w:t xml:space="preserve">Selector step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b</m:t>
                  </m:r>
                </m:sub>
              </m:sSub>
            </m:oMath>
            <w:r w:rsidRPr="000C4153">
              <w:rPr>
                <w:sz w:val="16"/>
                <w:szCs w:val="16"/>
              </w:rPr>
              <w:t xml:space="preserve">, exploration rate </w:t>
            </w:r>
            <m:oMath>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b</m:t>
                  </m:r>
                </m:sub>
              </m:sSub>
            </m:oMath>
          </w:p>
        </w:tc>
        <w:tc>
          <w:tcPr>
            <w:tcW w:w="1150" w:type="dxa"/>
            <w:tcBorders>
              <w:top w:val="nil"/>
              <w:left w:val="nil"/>
              <w:bottom w:val="nil"/>
              <w:right w:val="nil"/>
            </w:tcBorders>
          </w:tcPr>
          <w:p w14:paraId="26B96425" w14:textId="77777777" w:rsidR="003E3FD9" w:rsidRPr="000C4153" w:rsidRDefault="00D31F60" w:rsidP="00C83E79">
            <w:pPr>
              <w:rPr>
                <w:sz w:val="16"/>
                <w:szCs w:val="16"/>
              </w:rPr>
            </w:pPr>
            <w:r w:rsidRPr="000C4153">
              <w:rPr>
                <w:sz w:val="16"/>
                <w:szCs w:val="16"/>
              </w:rPr>
              <w:t>0.05, 0.10</w:t>
            </w:r>
          </w:p>
        </w:tc>
        <w:tc>
          <w:tcPr>
            <w:tcW w:w="2046" w:type="dxa"/>
            <w:tcBorders>
              <w:top w:val="nil"/>
              <w:left w:val="nil"/>
              <w:bottom w:val="nil"/>
              <w:right w:val="nil"/>
            </w:tcBorders>
          </w:tcPr>
          <w:p w14:paraId="3143A9C6" w14:textId="77777777" w:rsidR="003E3FD9" w:rsidRPr="000C4153" w:rsidRDefault="00D31F60" w:rsidP="00C83E79">
            <w:pPr>
              <w:rPr>
                <w:sz w:val="16"/>
                <w:szCs w:val="16"/>
              </w:rPr>
            </w:pPr>
            <w:r w:rsidRPr="000C4153">
              <w:rPr>
                <w:sz w:val="16"/>
                <w:szCs w:val="16"/>
              </w:rPr>
              <w:t>one proposal in ten is tried regardless of the value table</w:t>
            </w:r>
          </w:p>
        </w:tc>
      </w:tr>
      <w:tr w:rsidR="003E3FD9" w:rsidRPr="000C4153" w14:paraId="544194C6" w14:textId="77777777">
        <w:trPr>
          <w:cantSplit/>
          <w:jc w:val="center"/>
        </w:trPr>
        <w:tc>
          <w:tcPr>
            <w:tcW w:w="1700" w:type="dxa"/>
            <w:tcBorders>
              <w:top w:val="nil"/>
              <w:left w:val="nil"/>
              <w:bottom w:val="nil"/>
              <w:right w:val="nil"/>
            </w:tcBorders>
          </w:tcPr>
          <w:p w14:paraId="01060757" w14:textId="77777777" w:rsidR="003E3FD9" w:rsidRPr="000C4153" w:rsidRDefault="00D31F60" w:rsidP="00C83E79">
            <w:pPr>
              <w:rPr>
                <w:sz w:val="16"/>
                <w:szCs w:val="16"/>
              </w:rPr>
            </w:pPr>
            <w:r w:rsidRPr="000C4153">
              <w:rPr>
                <w:sz w:val="16"/>
                <w:szCs w:val="16"/>
              </w:rPr>
              <w:t xml:space="preserve">Admission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adm</m:t>
                  </m:r>
                </m:sub>
              </m:sSub>
            </m:oMath>
          </w:p>
        </w:tc>
        <w:tc>
          <w:tcPr>
            <w:tcW w:w="1150" w:type="dxa"/>
            <w:tcBorders>
              <w:top w:val="nil"/>
              <w:left w:val="nil"/>
              <w:bottom w:val="nil"/>
              <w:right w:val="nil"/>
            </w:tcBorders>
          </w:tcPr>
          <w:p w14:paraId="5F543C77" w14:textId="77777777" w:rsidR="003E3FD9" w:rsidRPr="000C4153" w:rsidRDefault="00D31F60" w:rsidP="00C83E79">
            <w:pPr>
              <w:rPr>
                <w:sz w:val="16"/>
                <w:szCs w:val="16"/>
              </w:rPr>
            </w:pPr>
            <w:r w:rsidRPr="000C4153">
              <w:rPr>
                <w:sz w:val="16"/>
                <w:szCs w:val="16"/>
              </w:rPr>
              <w:t>0.0001 per seed</w:t>
            </w:r>
          </w:p>
        </w:tc>
        <w:tc>
          <w:tcPr>
            <w:tcW w:w="2046" w:type="dxa"/>
            <w:tcBorders>
              <w:top w:val="nil"/>
              <w:left w:val="nil"/>
              <w:bottom w:val="nil"/>
              <w:right w:val="nil"/>
            </w:tcBorders>
          </w:tcPr>
          <w:p w14:paraId="3DA09359" w14:textId="77777777" w:rsidR="003E3FD9" w:rsidRPr="000C4153" w:rsidRDefault="00D31F60" w:rsidP="00C83E79">
            <w:pPr>
              <w:rPr>
                <w:sz w:val="16"/>
                <w:szCs w:val="16"/>
              </w:rPr>
            </w:pPr>
            <w:r w:rsidRPr="000C4153">
              <w:rPr>
                <w:sz w:val="16"/>
                <w:szCs w:val="16"/>
              </w:rPr>
              <w:t>excludes only a package without a measurable gain</w:t>
            </w:r>
          </w:p>
        </w:tc>
      </w:tr>
      <w:tr w:rsidR="003E3FD9" w:rsidRPr="000C4153" w14:paraId="151B61AF" w14:textId="77777777">
        <w:trPr>
          <w:cantSplit/>
          <w:jc w:val="center"/>
        </w:trPr>
        <w:tc>
          <w:tcPr>
            <w:tcW w:w="1700" w:type="dxa"/>
            <w:tcBorders>
              <w:top w:val="nil"/>
              <w:left w:val="nil"/>
              <w:bottom w:val="nil"/>
              <w:right w:val="nil"/>
            </w:tcBorders>
          </w:tcPr>
          <w:p w14:paraId="72F548CB" w14:textId="77777777" w:rsidR="003E3FD9" w:rsidRPr="000C4153" w:rsidRDefault="00D31F60" w:rsidP="00C83E79">
            <w:pPr>
              <w:rPr>
                <w:sz w:val="16"/>
                <w:szCs w:val="16"/>
              </w:rPr>
            </w:pPr>
            <w:r w:rsidRPr="000C4153">
              <w:rPr>
                <w:sz w:val="16"/>
                <w:szCs w:val="16"/>
              </w:rPr>
              <w:t xml:space="preserve">Attention threshold </w:t>
            </w:r>
            <m:oMath>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att</m:t>
                  </m:r>
                </m:sub>
              </m:sSub>
            </m:oMath>
          </w:p>
        </w:tc>
        <w:tc>
          <w:tcPr>
            <w:tcW w:w="1150" w:type="dxa"/>
            <w:tcBorders>
              <w:top w:val="nil"/>
              <w:left w:val="nil"/>
              <w:bottom w:val="nil"/>
              <w:right w:val="nil"/>
            </w:tcBorders>
          </w:tcPr>
          <w:p w14:paraId="46F67DEB" w14:textId="77777777" w:rsidR="003E3FD9" w:rsidRPr="000C4153" w:rsidRDefault="00D31F60" w:rsidP="00C83E79">
            <w:pPr>
              <w:rPr>
                <w:sz w:val="16"/>
                <w:szCs w:val="16"/>
              </w:rPr>
            </w:pPr>
            <w:r w:rsidRPr="000C4153">
              <w:rPr>
                <w:sz w:val="16"/>
                <w:szCs w:val="16"/>
              </w:rPr>
              <w:t>0.35 of the highest priority</w:t>
            </w:r>
          </w:p>
        </w:tc>
        <w:tc>
          <w:tcPr>
            <w:tcW w:w="2046" w:type="dxa"/>
            <w:tcBorders>
              <w:top w:val="nil"/>
              <w:left w:val="nil"/>
              <w:bottom w:val="nil"/>
              <w:right w:val="nil"/>
            </w:tcBorders>
          </w:tcPr>
          <w:p w14:paraId="7949890B" w14:textId="77777777" w:rsidR="003E3FD9" w:rsidRPr="000C4153" w:rsidRDefault="00D31F60" w:rsidP="00C83E79">
            <w:pPr>
              <w:rPr>
                <w:sz w:val="16"/>
                <w:szCs w:val="16"/>
              </w:rPr>
            </w:pPr>
            <w:r w:rsidRPr="000C4153">
              <w:rPr>
                <w:sz w:val="16"/>
                <w:szCs w:val="16"/>
              </w:rPr>
              <w:t>a region below it gets a reduced offensive share</w:t>
            </w:r>
          </w:p>
        </w:tc>
      </w:tr>
      <w:tr w:rsidR="003E3FD9" w:rsidRPr="000C4153" w14:paraId="61ED808C" w14:textId="77777777">
        <w:trPr>
          <w:cantSplit/>
          <w:jc w:val="center"/>
        </w:trPr>
        <w:tc>
          <w:tcPr>
            <w:tcW w:w="1700" w:type="dxa"/>
            <w:tcBorders>
              <w:top w:val="nil"/>
              <w:left w:val="nil"/>
              <w:bottom w:val="single" w:sz="8" w:space="0" w:color="000000"/>
              <w:right w:val="nil"/>
            </w:tcBorders>
          </w:tcPr>
          <w:p w14:paraId="567F459F" w14:textId="77777777" w:rsidR="003E3FD9" w:rsidRPr="000C4153" w:rsidRDefault="00D31F60" w:rsidP="00C83E79">
            <w:pPr>
              <w:rPr>
                <w:sz w:val="16"/>
                <w:szCs w:val="16"/>
              </w:rPr>
            </w:pPr>
            <w:r w:rsidRPr="000C4153">
              <w:rPr>
                <w:sz w:val="16"/>
                <w:szCs w:val="16"/>
              </w:rPr>
              <w:t>Degraded observation (S5)</w:t>
            </w:r>
          </w:p>
        </w:tc>
        <w:tc>
          <w:tcPr>
            <w:tcW w:w="1150" w:type="dxa"/>
            <w:tcBorders>
              <w:top w:val="nil"/>
              <w:left w:val="nil"/>
              <w:bottom w:val="single" w:sz="8" w:space="0" w:color="000000"/>
              <w:right w:val="nil"/>
            </w:tcBorders>
          </w:tcPr>
          <w:p w14:paraId="6B9ED6CD" w14:textId="77777777" w:rsidR="003E3FD9" w:rsidRPr="000C4153" w:rsidRDefault="00D31F60" w:rsidP="00C83E79">
            <w:pPr>
              <w:rPr>
                <w:sz w:val="16"/>
                <w:szCs w:val="16"/>
              </w:rPr>
            </w:pPr>
            <w:r w:rsidRPr="000C4153">
              <w:rPr>
                <w:sz w:val="16"/>
                <w:szCs w:val="16"/>
              </w:rPr>
              <w:t>outage 0.25, noise 0.10</w:t>
            </w:r>
          </w:p>
        </w:tc>
        <w:tc>
          <w:tcPr>
            <w:tcW w:w="2046" w:type="dxa"/>
            <w:tcBorders>
              <w:top w:val="nil"/>
              <w:left w:val="nil"/>
              <w:bottom w:val="single" w:sz="8" w:space="0" w:color="000000"/>
              <w:right w:val="nil"/>
            </w:tcBorders>
          </w:tcPr>
          <w:p w14:paraId="47A361D8" w14:textId="77777777" w:rsidR="003E3FD9" w:rsidRPr="000C4153" w:rsidRDefault="00D31F60" w:rsidP="00C83E79">
            <w:pPr>
              <w:rPr>
                <w:sz w:val="16"/>
                <w:szCs w:val="16"/>
              </w:rPr>
            </w:pPr>
            <w:r w:rsidRPr="000C4153">
              <w:rPr>
                <w:sz w:val="16"/>
                <w:szCs w:val="16"/>
              </w:rPr>
              <w:t>one in four readings missing, 10% noise on the rest</w:t>
            </w:r>
          </w:p>
        </w:tc>
      </w:tr>
    </w:tbl>
    <w:p w14:paraId="6F6955F8" w14:textId="77777777" w:rsidR="003E3FD9" w:rsidRDefault="003E3FD9" w:rsidP="00C83E79">
      <w:pPr>
        <w:pStyle w:val="Text"/>
        <w:rPr>
          <w:sz w:val="12"/>
          <w:szCs w:val="12"/>
        </w:rPr>
      </w:pPr>
    </w:p>
    <w:p w14:paraId="37140680" w14:textId="77777777" w:rsidR="003E3FD9" w:rsidRDefault="00D31F60" w:rsidP="00C83E79">
      <w:pPr>
        <w:pStyle w:val="TableTitle"/>
        <w:spacing w:before="120"/>
      </w:pPr>
      <w:r>
        <w:t xml:space="preserve">TABLE </w:t>
      </w:r>
      <w:bookmarkStart w:id="56" w:name="_RefTab_scen"/>
      <w:r>
        <w:fldChar w:fldCharType="begin"/>
      </w:r>
      <w:r>
        <w:instrText xml:space="preserve"> SEQ Table \* ROMAN </w:instrText>
      </w:r>
      <w:r>
        <w:fldChar w:fldCharType="separate"/>
      </w:r>
      <w:r>
        <w:rPr>
          <w:noProof/>
        </w:rPr>
        <w:t>III</w:t>
      </w:r>
      <w:r>
        <w:fldChar w:fldCharType="end"/>
      </w:r>
      <w:bookmarkEnd w:id="56"/>
    </w:p>
    <w:p w14:paraId="164A3CA3" w14:textId="77777777" w:rsidR="003E3FD9" w:rsidRDefault="00D31F60" w:rsidP="00C83E79">
      <w:pPr>
        <w:pStyle w:val="TableTitle"/>
        <w:spacing w:after="60"/>
      </w:pPr>
      <w:r>
        <w:t>Scenario families, 30 paired worlds each</w:t>
      </w:r>
    </w:p>
    <w:tbl>
      <w:tblPr>
        <w:tblW w:w="4896" w:type="dxa"/>
        <w:jc w:val="center"/>
        <w:tblLayout w:type="fixed"/>
        <w:tblCellMar>
          <w:left w:w="40" w:type="dxa"/>
          <w:right w:w="40" w:type="dxa"/>
        </w:tblCellMar>
        <w:tblLook w:val="04A0" w:firstRow="1" w:lastRow="0" w:firstColumn="1" w:lastColumn="0" w:noHBand="0" w:noVBand="1"/>
      </w:tblPr>
      <w:tblGrid>
        <w:gridCol w:w="560"/>
        <w:gridCol w:w="1700"/>
        <w:gridCol w:w="500"/>
        <w:gridCol w:w="1100"/>
        <w:gridCol w:w="1036"/>
      </w:tblGrid>
      <w:tr w:rsidR="003E3FD9" w14:paraId="173B13DE" w14:textId="77777777">
        <w:trPr>
          <w:cantSplit/>
          <w:jc w:val="center"/>
        </w:trPr>
        <w:tc>
          <w:tcPr>
            <w:tcW w:w="560" w:type="dxa"/>
            <w:tcBorders>
              <w:top w:val="single" w:sz="8" w:space="0" w:color="000000"/>
              <w:left w:val="nil"/>
              <w:bottom w:val="single" w:sz="6" w:space="0" w:color="000000"/>
              <w:right w:val="nil"/>
            </w:tcBorders>
          </w:tcPr>
          <w:p w14:paraId="3904EE6A" w14:textId="77777777" w:rsidR="003E3FD9" w:rsidRDefault="00D31F60" w:rsidP="00C83E79">
            <w:r>
              <w:rPr>
                <w:b/>
                <w:sz w:val="15"/>
                <w:szCs w:val="15"/>
              </w:rPr>
              <w:t>Family</w:t>
            </w:r>
          </w:p>
        </w:tc>
        <w:tc>
          <w:tcPr>
            <w:tcW w:w="1700" w:type="dxa"/>
            <w:tcBorders>
              <w:top w:val="single" w:sz="8" w:space="0" w:color="000000"/>
              <w:left w:val="nil"/>
              <w:bottom w:val="single" w:sz="6" w:space="0" w:color="000000"/>
              <w:right w:val="nil"/>
            </w:tcBorders>
          </w:tcPr>
          <w:p w14:paraId="0D3B3100" w14:textId="77777777" w:rsidR="003E3FD9" w:rsidRDefault="00D31F60" w:rsidP="00C83E79">
            <w:pPr>
              <w:jc w:val="center"/>
            </w:pPr>
            <w:r>
              <w:rPr>
                <w:b/>
                <w:sz w:val="15"/>
                <w:szCs w:val="15"/>
              </w:rPr>
              <w:t>Landscape</w:t>
            </w:r>
          </w:p>
        </w:tc>
        <w:tc>
          <w:tcPr>
            <w:tcW w:w="500" w:type="dxa"/>
            <w:tcBorders>
              <w:top w:val="single" w:sz="8" w:space="0" w:color="000000"/>
              <w:left w:val="nil"/>
              <w:bottom w:val="single" w:sz="6" w:space="0" w:color="000000"/>
              <w:right w:val="nil"/>
            </w:tcBorders>
          </w:tcPr>
          <w:p w14:paraId="32D39455" w14:textId="77777777" w:rsidR="003E3FD9" w:rsidRDefault="00D31F60" w:rsidP="00C83E79">
            <w:pPr>
              <w:jc w:val="center"/>
            </w:pPr>
            <w:r>
              <w:rPr>
                <w:b/>
                <w:sz w:val="15"/>
                <w:szCs w:val="15"/>
              </w:rPr>
              <w:t>Pool</w:t>
            </w:r>
          </w:p>
        </w:tc>
        <w:tc>
          <w:tcPr>
            <w:tcW w:w="1100" w:type="dxa"/>
            <w:tcBorders>
              <w:top w:val="single" w:sz="8" w:space="0" w:color="000000"/>
              <w:left w:val="nil"/>
              <w:bottom w:val="single" w:sz="6" w:space="0" w:color="000000"/>
              <w:right w:val="nil"/>
            </w:tcBorders>
          </w:tcPr>
          <w:p w14:paraId="79EE57B8" w14:textId="77777777" w:rsidR="003E3FD9" w:rsidRDefault="00D31F60" w:rsidP="00C83E79">
            <w:pPr>
              <w:jc w:val="center"/>
            </w:pPr>
            <w:r>
              <w:rPr>
                <w:b/>
                <w:sz w:val="15"/>
                <w:szCs w:val="15"/>
              </w:rPr>
              <w:t>Ignitions</w:t>
            </w:r>
          </w:p>
        </w:tc>
        <w:tc>
          <w:tcPr>
            <w:tcW w:w="1036" w:type="dxa"/>
            <w:tcBorders>
              <w:top w:val="single" w:sz="8" w:space="0" w:color="000000"/>
              <w:left w:val="nil"/>
              <w:bottom w:val="single" w:sz="6" w:space="0" w:color="000000"/>
              <w:right w:val="nil"/>
            </w:tcBorders>
          </w:tcPr>
          <w:p w14:paraId="47A81BB0" w14:textId="77777777" w:rsidR="003E3FD9" w:rsidRDefault="00D31F60" w:rsidP="00C83E79">
            <w:pPr>
              <w:jc w:val="center"/>
            </w:pPr>
            <w:r>
              <w:rPr>
                <w:b/>
                <w:sz w:val="15"/>
                <w:szCs w:val="15"/>
              </w:rPr>
              <w:t>Observation</w:t>
            </w:r>
          </w:p>
        </w:tc>
      </w:tr>
      <w:tr w:rsidR="003E3FD9" w14:paraId="331AAA8A" w14:textId="77777777">
        <w:trPr>
          <w:cantSplit/>
          <w:jc w:val="center"/>
        </w:trPr>
        <w:tc>
          <w:tcPr>
            <w:tcW w:w="560" w:type="dxa"/>
            <w:tcBorders>
              <w:top w:val="nil"/>
              <w:left w:val="nil"/>
              <w:bottom w:val="nil"/>
              <w:right w:val="nil"/>
            </w:tcBorders>
          </w:tcPr>
          <w:p w14:paraId="5075F8D3" w14:textId="77777777" w:rsidR="003E3FD9" w:rsidRDefault="00D31F60" w:rsidP="00C83E79">
            <w:r>
              <w:rPr>
                <w:sz w:val="15"/>
                <w:szCs w:val="15"/>
              </w:rPr>
              <w:t>S1</w:t>
            </w:r>
          </w:p>
        </w:tc>
        <w:tc>
          <w:tcPr>
            <w:tcW w:w="1700" w:type="dxa"/>
            <w:tcBorders>
              <w:top w:val="nil"/>
              <w:left w:val="nil"/>
              <w:bottom w:val="nil"/>
              <w:right w:val="nil"/>
            </w:tcBorders>
          </w:tcPr>
          <w:p w14:paraId="58D793F0"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61533D7F"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516B0CC6" w14:textId="77777777" w:rsidR="003E3FD9" w:rsidRDefault="00D31F60" w:rsidP="00C83E79">
            <w:pPr>
              <w:jc w:val="center"/>
            </w:pPr>
            <w:r>
              <w:rPr>
                <w:sz w:val="15"/>
                <w:szCs w:val="15"/>
              </w:rPr>
              <w:t>1, remote</w:t>
            </w:r>
          </w:p>
        </w:tc>
        <w:tc>
          <w:tcPr>
            <w:tcW w:w="1036" w:type="dxa"/>
            <w:tcBorders>
              <w:top w:val="nil"/>
              <w:left w:val="nil"/>
              <w:bottom w:val="nil"/>
              <w:right w:val="nil"/>
            </w:tcBorders>
          </w:tcPr>
          <w:p w14:paraId="12D5E764" w14:textId="77777777" w:rsidR="003E3FD9" w:rsidRDefault="00D31F60" w:rsidP="00C83E79">
            <w:pPr>
              <w:jc w:val="center"/>
            </w:pPr>
            <w:r>
              <w:rPr>
                <w:sz w:val="15"/>
                <w:szCs w:val="15"/>
              </w:rPr>
              <w:t>full</w:t>
            </w:r>
          </w:p>
        </w:tc>
      </w:tr>
      <w:tr w:rsidR="003E3FD9" w14:paraId="533F26CC" w14:textId="77777777">
        <w:trPr>
          <w:cantSplit/>
          <w:jc w:val="center"/>
        </w:trPr>
        <w:tc>
          <w:tcPr>
            <w:tcW w:w="560" w:type="dxa"/>
            <w:tcBorders>
              <w:top w:val="nil"/>
              <w:left w:val="nil"/>
              <w:bottom w:val="nil"/>
              <w:right w:val="nil"/>
            </w:tcBorders>
          </w:tcPr>
          <w:p w14:paraId="210D475A" w14:textId="77777777" w:rsidR="003E3FD9" w:rsidRDefault="00C83E79" w:rsidP="00C83E79">
            <w:r>
              <w:rPr>
                <w:sz w:val="15"/>
                <w:szCs w:val="15"/>
              </w:rPr>
              <w:t xml:space="preserve"> </w:t>
            </w:r>
            <w:r w:rsidR="00D31F60">
              <w:rPr>
                <w:sz w:val="15"/>
                <w:szCs w:val="15"/>
              </w:rPr>
              <w:t>S2</w:t>
            </w:r>
          </w:p>
        </w:tc>
        <w:tc>
          <w:tcPr>
            <w:tcW w:w="1700" w:type="dxa"/>
            <w:tcBorders>
              <w:top w:val="nil"/>
              <w:left w:val="nil"/>
              <w:bottom w:val="nil"/>
              <w:right w:val="nil"/>
            </w:tcBorders>
          </w:tcPr>
          <w:p w14:paraId="15770BA8"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1306FC35" w14:textId="77777777" w:rsidR="003E3FD9" w:rsidRDefault="00D31F60" w:rsidP="00C83E79">
            <w:pPr>
              <w:jc w:val="center"/>
            </w:pPr>
            <w:r>
              <w:rPr>
                <w:sz w:val="15"/>
                <w:szCs w:val="15"/>
              </w:rPr>
              <w:t>0.6</w:t>
            </w:r>
          </w:p>
        </w:tc>
        <w:tc>
          <w:tcPr>
            <w:tcW w:w="1100" w:type="dxa"/>
            <w:tcBorders>
              <w:top w:val="nil"/>
              <w:left w:val="nil"/>
              <w:bottom w:val="nil"/>
              <w:right w:val="nil"/>
            </w:tcBorders>
          </w:tcPr>
          <w:p w14:paraId="0E063E5F" w14:textId="77777777" w:rsidR="003E3FD9" w:rsidRDefault="00D31F60" w:rsidP="00C83E79">
            <w:pPr>
              <w:jc w:val="center"/>
            </w:pPr>
            <w:r>
              <w:rPr>
                <w:sz w:val="15"/>
                <w:szCs w:val="15"/>
              </w:rPr>
              <w:t>2, remote</w:t>
            </w:r>
          </w:p>
        </w:tc>
        <w:tc>
          <w:tcPr>
            <w:tcW w:w="1036" w:type="dxa"/>
            <w:tcBorders>
              <w:top w:val="nil"/>
              <w:left w:val="nil"/>
              <w:bottom w:val="nil"/>
              <w:right w:val="nil"/>
            </w:tcBorders>
          </w:tcPr>
          <w:p w14:paraId="20937012" w14:textId="77777777" w:rsidR="003E3FD9" w:rsidRDefault="00D31F60" w:rsidP="00C83E79">
            <w:pPr>
              <w:jc w:val="center"/>
            </w:pPr>
            <w:r>
              <w:rPr>
                <w:sz w:val="15"/>
                <w:szCs w:val="15"/>
              </w:rPr>
              <w:t>full</w:t>
            </w:r>
          </w:p>
        </w:tc>
      </w:tr>
      <w:tr w:rsidR="003E3FD9" w14:paraId="611E711B" w14:textId="77777777">
        <w:trPr>
          <w:cantSplit/>
          <w:jc w:val="center"/>
        </w:trPr>
        <w:tc>
          <w:tcPr>
            <w:tcW w:w="560" w:type="dxa"/>
            <w:tcBorders>
              <w:top w:val="nil"/>
              <w:left w:val="nil"/>
              <w:bottom w:val="nil"/>
              <w:right w:val="nil"/>
            </w:tcBorders>
          </w:tcPr>
          <w:p w14:paraId="38C04C28" w14:textId="77777777" w:rsidR="003E3FD9" w:rsidRDefault="00D31F60" w:rsidP="00C83E79">
            <w:r>
              <w:rPr>
                <w:sz w:val="15"/>
                <w:szCs w:val="15"/>
              </w:rPr>
              <w:t>S3</w:t>
            </w:r>
          </w:p>
        </w:tc>
        <w:tc>
          <w:tcPr>
            <w:tcW w:w="1700" w:type="dxa"/>
            <w:tcBorders>
              <w:top w:val="nil"/>
              <w:left w:val="nil"/>
              <w:bottom w:val="nil"/>
              <w:right w:val="nil"/>
            </w:tcBorders>
          </w:tcPr>
          <w:p w14:paraId="44367186"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77ADF718"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67ED569E" w14:textId="77777777" w:rsidR="003E3FD9" w:rsidRDefault="00D31F60" w:rsidP="00C83E79">
            <w:pPr>
              <w:jc w:val="center"/>
            </w:pPr>
            <w:r>
              <w:rPr>
                <w:sz w:val="15"/>
                <w:szCs w:val="15"/>
              </w:rPr>
              <w:t>1, near interface</w:t>
            </w:r>
          </w:p>
        </w:tc>
        <w:tc>
          <w:tcPr>
            <w:tcW w:w="1036" w:type="dxa"/>
            <w:tcBorders>
              <w:top w:val="nil"/>
              <w:left w:val="nil"/>
              <w:bottom w:val="nil"/>
              <w:right w:val="nil"/>
            </w:tcBorders>
          </w:tcPr>
          <w:p w14:paraId="1720D1D4" w14:textId="77777777" w:rsidR="003E3FD9" w:rsidRDefault="00D31F60" w:rsidP="00C83E79">
            <w:pPr>
              <w:jc w:val="center"/>
            </w:pPr>
            <w:r>
              <w:rPr>
                <w:sz w:val="15"/>
                <w:szCs w:val="15"/>
              </w:rPr>
              <w:t>full</w:t>
            </w:r>
          </w:p>
        </w:tc>
      </w:tr>
      <w:tr w:rsidR="003E3FD9" w14:paraId="708E1361" w14:textId="77777777">
        <w:trPr>
          <w:cantSplit/>
          <w:jc w:val="center"/>
        </w:trPr>
        <w:tc>
          <w:tcPr>
            <w:tcW w:w="560" w:type="dxa"/>
            <w:tcBorders>
              <w:top w:val="nil"/>
              <w:left w:val="nil"/>
              <w:bottom w:val="nil"/>
              <w:right w:val="nil"/>
            </w:tcBorders>
          </w:tcPr>
          <w:p w14:paraId="67E5F066" w14:textId="77777777" w:rsidR="003E3FD9" w:rsidRDefault="00D31F60" w:rsidP="00C83E79">
            <w:r>
              <w:rPr>
                <w:sz w:val="15"/>
                <w:szCs w:val="15"/>
              </w:rPr>
              <w:t>S4</w:t>
            </w:r>
          </w:p>
        </w:tc>
        <w:tc>
          <w:tcPr>
            <w:tcW w:w="1700" w:type="dxa"/>
            <w:tcBorders>
              <w:top w:val="nil"/>
              <w:left w:val="nil"/>
              <w:bottom w:val="nil"/>
              <w:right w:val="nil"/>
            </w:tcBorders>
          </w:tcPr>
          <w:p w14:paraId="7B445FDA"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091E367E" w14:textId="77777777" w:rsidR="003E3FD9" w:rsidRDefault="00D31F60" w:rsidP="00C83E79">
            <w:pPr>
              <w:jc w:val="center"/>
            </w:pPr>
            <w:r>
              <w:rPr>
                <w:sz w:val="15"/>
                <w:szCs w:val="15"/>
              </w:rPr>
              <w:t>0.6</w:t>
            </w:r>
          </w:p>
        </w:tc>
        <w:tc>
          <w:tcPr>
            <w:tcW w:w="1100" w:type="dxa"/>
            <w:tcBorders>
              <w:top w:val="nil"/>
              <w:left w:val="nil"/>
              <w:bottom w:val="nil"/>
              <w:right w:val="nil"/>
            </w:tcBorders>
          </w:tcPr>
          <w:p w14:paraId="671D42D5" w14:textId="77777777" w:rsidR="003E3FD9" w:rsidRDefault="00D31F60" w:rsidP="00C83E79">
            <w:pPr>
              <w:jc w:val="center"/>
            </w:pPr>
            <w:r>
              <w:rPr>
                <w:sz w:val="15"/>
                <w:szCs w:val="15"/>
              </w:rPr>
              <w:t>2, near interface</w:t>
            </w:r>
          </w:p>
        </w:tc>
        <w:tc>
          <w:tcPr>
            <w:tcW w:w="1036" w:type="dxa"/>
            <w:tcBorders>
              <w:top w:val="nil"/>
              <w:left w:val="nil"/>
              <w:bottom w:val="nil"/>
              <w:right w:val="nil"/>
            </w:tcBorders>
          </w:tcPr>
          <w:p w14:paraId="6899D505" w14:textId="77777777" w:rsidR="003E3FD9" w:rsidRDefault="00D31F60" w:rsidP="00C83E79">
            <w:pPr>
              <w:jc w:val="center"/>
            </w:pPr>
            <w:r>
              <w:rPr>
                <w:sz w:val="15"/>
                <w:szCs w:val="15"/>
              </w:rPr>
              <w:t>full</w:t>
            </w:r>
          </w:p>
        </w:tc>
      </w:tr>
      <w:tr w:rsidR="003E3FD9" w14:paraId="23ED8968" w14:textId="77777777">
        <w:trPr>
          <w:cantSplit/>
          <w:jc w:val="center"/>
        </w:trPr>
        <w:tc>
          <w:tcPr>
            <w:tcW w:w="560" w:type="dxa"/>
            <w:tcBorders>
              <w:top w:val="nil"/>
              <w:left w:val="nil"/>
              <w:bottom w:val="single" w:sz="8" w:space="0" w:color="000000"/>
              <w:right w:val="nil"/>
            </w:tcBorders>
          </w:tcPr>
          <w:p w14:paraId="158A6607" w14:textId="77777777" w:rsidR="003E3FD9" w:rsidRDefault="00D31F60" w:rsidP="00C83E79">
            <w:r>
              <w:rPr>
                <w:sz w:val="15"/>
                <w:szCs w:val="15"/>
              </w:rPr>
              <w:t>S5</w:t>
            </w:r>
          </w:p>
        </w:tc>
        <w:tc>
          <w:tcPr>
            <w:tcW w:w="1700" w:type="dxa"/>
            <w:tcBorders>
              <w:top w:val="nil"/>
              <w:left w:val="nil"/>
              <w:bottom w:val="single" w:sz="8" w:space="0" w:color="000000"/>
              <w:right w:val="nil"/>
            </w:tcBorders>
          </w:tcPr>
          <w:p w14:paraId="7978E2B2" w14:textId="77777777" w:rsidR="003E3FD9" w:rsidRDefault="00D31F60" w:rsidP="00C83E79">
            <w:pPr>
              <w:jc w:val="both"/>
            </w:pPr>
            <w:r>
              <w:rPr>
                <w:sz w:val="15"/>
                <w:szCs w:val="15"/>
              </w:rPr>
              <w:t>as S4</w:t>
            </w:r>
          </w:p>
        </w:tc>
        <w:tc>
          <w:tcPr>
            <w:tcW w:w="500" w:type="dxa"/>
            <w:tcBorders>
              <w:top w:val="nil"/>
              <w:left w:val="nil"/>
              <w:bottom w:val="single" w:sz="8" w:space="0" w:color="000000"/>
              <w:right w:val="nil"/>
            </w:tcBorders>
          </w:tcPr>
          <w:p w14:paraId="2D9DC3CC" w14:textId="77777777" w:rsidR="003E3FD9" w:rsidRDefault="00D31F60" w:rsidP="00C83E79">
            <w:pPr>
              <w:jc w:val="center"/>
            </w:pPr>
            <w:r>
              <w:rPr>
                <w:sz w:val="15"/>
                <w:szCs w:val="15"/>
              </w:rPr>
              <w:t>0.6</w:t>
            </w:r>
          </w:p>
        </w:tc>
        <w:tc>
          <w:tcPr>
            <w:tcW w:w="1100" w:type="dxa"/>
            <w:tcBorders>
              <w:top w:val="nil"/>
              <w:left w:val="nil"/>
              <w:bottom w:val="single" w:sz="8" w:space="0" w:color="000000"/>
              <w:right w:val="nil"/>
            </w:tcBorders>
          </w:tcPr>
          <w:p w14:paraId="186D29C6" w14:textId="77777777" w:rsidR="003E3FD9" w:rsidRDefault="00D31F60" w:rsidP="00C83E79">
            <w:pPr>
              <w:jc w:val="center"/>
            </w:pPr>
            <w:r>
              <w:rPr>
                <w:sz w:val="15"/>
                <w:szCs w:val="15"/>
              </w:rPr>
              <w:t>2, near interface</w:t>
            </w:r>
          </w:p>
        </w:tc>
        <w:tc>
          <w:tcPr>
            <w:tcW w:w="1036" w:type="dxa"/>
            <w:tcBorders>
              <w:top w:val="nil"/>
              <w:left w:val="nil"/>
              <w:bottom w:val="single" w:sz="8" w:space="0" w:color="000000"/>
              <w:right w:val="nil"/>
            </w:tcBorders>
          </w:tcPr>
          <w:p w14:paraId="2EE86167" w14:textId="77777777" w:rsidR="003E3FD9" w:rsidRDefault="00623659" w:rsidP="00C83E79">
            <w:pPr>
              <w:jc w:val="center"/>
            </w:pPr>
            <w:r>
              <w:rPr>
                <w:sz w:val="15"/>
                <w:szCs w:val="15"/>
              </w:rPr>
              <w:t>degraded</w:t>
            </w:r>
          </w:p>
        </w:tc>
      </w:tr>
    </w:tbl>
    <w:p w14:paraId="6ABD1E37" w14:textId="77777777" w:rsidR="00811EB2" w:rsidRDefault="00811EB2" w:rsidP="00811EB2">
      <w:pPr>
        <w:pStyle w:val="Text"/>
        <w:rPr>
          <w:sz w:val="12"/>
          <w:szCs w:val="12"/>
        </w:rPr>
      </w:pPr>
    </w:p>
    <w:p w14:paraId="743D1019" w14:textId="77777777" w:rsidR="00926552" w:rsidRDefault="00926552" w:rsidP="00811EB2">
      <w:pPr>
        <w:pStyle w:val="Heading2"/>
      </w:pPr>
      <w:bookmarkStart w:id="57" w:name="_RefSec_V_C"/>
      <w:r>
        <w:t>C</w:t>
      </w:r>
      <w:bookmarkEnd w:id="57"/>
      <w:r>
        <w:t>. Outcome: No Decision Support, Closed Layer, VODA</w:t>
      </w:r>
    </w:p>
    <w:p w14:paraId="659F9367" w14:textId="77777777" w:rsidR="003E3FD9" w:rsidRDefault="00D31F60">
      <w:pPr>
        <w:pStyle w:val="Text"/>
      </w:pPr>
      <w:r>
        <w:t xml:space="preserve">Fig. </w:t>
      </w:r>
      <w:r>
        <w:fldChar w:fldCharType="begin"/>
      </w:r>
      <w:r>
        <w:instrText xml:space="preserve"> REF _RefFig6 \h </w:instrText>
      </w:r>
      <w:r>
        <w:fldChar w:fldCharType="separate"/>
      </w:r>
      <w:r>
        <w:rPr>
          <w:noProof/>
        </w:rPr>
        <w:t>6</w:t>
      </w:r>
      <w:r>
        <w:fldChar w:fldCharType="end"/>
      </w:r>
      <w:r>
        <w:t xml:space="preserve"> reports the outcome per family. </w:t>
      </w:r>
      <w:commentRangeStart w:id="1112"/>
      <w:del w:id="1110" w:author="Claude" w:date="2026-10-19T23:30:00Z">
        <w:r>
          <w:delText xml:space="preserve">Free burn consumes 250.7 ha on average and affects 5793 persons. The rule-based core alone changes this most. The static seed base lowers the burned area to 80.9 ha, a paired saving of 169.7 ± 10.3 ha that holds in all 150 worlds, and the affected population to 494. This gain belongs to the doctrine, not to adaptation. The self-tuning of the closed layer changes the character of the response more than its extent. The share of incidents extinguished within the episode rises from 13 to 52% and the delay term falls from 0.347 to 0.274, since tuned consequents commit the same resources sooner, but the burned area moves only to 75.4 ha, a paired difference of 5.5 ± 7.0 ha that does not separate from zero (better in 73 of 150 worlds). Tuning the five seed rules improves the response to the fires that the doctrine already contains, but it does not reach the fires that lie outside the doctrine. The stage selector of the closed layer was also replaced by a fixed order of trial, tuning first, a new rule after a rejection, on the same 150 worlds. The fixed order ends at 73.3 ha against 75.4 ha with the selector, a paired difference of 2.1 ± 4.0 ha that does not separate from zero, and the selector had more than one option in only 27% of its decisions.</w:delText>
        </w:r>
      </w:del>
      <w:ins w:id="1111" w:author="Claude" w:date="2026-10-19T23:30:00Z">
        <w:r>
          <w:t xml:space="preserve">Without decision support the fire consumes most of the domain in every family. The closed layer lowers the burned area by 70% and the affected population by 93%, and it is better in all 150 worlds. It extinguishes 52% of the incidents within the episode, whereas no incident is extinguished without decision support. The closed layer contains the fires that its doctrine covers, but it does not reach the fires that lie outside the doctrine. The stage selector of the closed layer was also replaced by a fixed order of trial, tuning first and a new rule after a rejection, on the same 150 worlds. The burned area changes by 3%, a difference that does not separate from zero.</w:t>
        </w:r>
      </w:ins>
      <w:commentRangeEnd w:id="1112"/>
      <w:r>
        <w:rPr>
          <w:rStyle w:val="CommentReference"/>
        </w:rPr>
        <w:commentReference w:id="1112"/>
      </w:r>
      <w:r>
        <w:t xml:space="preserve"> </w:t>
      </w:r>
      <w:commentRangeStart w:id="58"/>
      <w:r>
        <w:t>The selector is kept for its generality, not for a measured gain.</w:t>
      </w:r>
      <w:commentRangeEnd w:id="58"/>
      <w:r>
        <w:rPr>
          <w:rStyle w:val="CommentReference"/>
          <w:sz w:val="20"/>
          <w:szCs w:val="20"/>
        </w:rPr>
        <w:commentReference w:id="58"/>
      </w:r>
    </w:p>
    <w:p w14:paraId="35E6CE3B" w14:textId="77777777" w:rsidR="003E3FD9" w:rsidRDefault="00D31F60">
      <w:pPr>
        <w:pStyle w:val="Text"/>
      </w:pPr>
      <w:r>
        <w:t xml:space="preserve">VODA reaches these fires. Against the closed layer on the same worlds </w:t>
      </w:r>
      <w:del w:id="1113" w:author="Claude" w:date="2026-10-19T23:30:00Z">
        <w:r>
          <w:delText xml:space="preserve">it burns 20.8 ± 5.8 ha less and is better in 117 of 150 worlds, as Fig.</w:delText>
        </w:r>
      </w:del>
      <w:ins w:id="1114" w:author="Claude" w:date="2026-10-19T23:30:00Z">
        <w:r>
          <w:t xml:space="preserve">it lowers the burned area by 50% and is better in 126 of 150 worlds, as Fig.</w:t>
        </w:r>
      </w:ins>
      <w:r>
        <w:t xml:space="preserve"> </w:t>
      </w:r>
      <w:r>
        <w:fldChar w:fldCharType="begin"/>
      </w:r>
      <w:r>
        <w:instrText xml:space="preserve"> REF _RefFig7 \h </w:instrText>
      </w:r>
      <w:r>
        <w:fldChar w:fldCharType="separate"/>
      </w:r>
      <w:r>
        <w:rPr>
          <w:noProof/>
        </w:rPr>
        <w:t>7</w:t>
      </w:r>
      <w:r>
        <w:fldChar w:fldCharType="end"/>
      </w:r>
      <w:r>
        <w:t xml:space="preserve">(a) shows. </w:t>
      </w:r>
      <w:commentRangeStart w:id="1118"/>
      <w:del w:id="1115" w:author="Claude" w:date="2026-10-19T23:30:00Z">
        <w:r>
          <w:delText xml:space="preserve">The 12 ties are small fires the doctrine already contained. In 21 worlds it burned more, in one of them by 100 ha, since an admitted object can win its forecast and still lose in the realized fire. It raises the share extinguished to 72% and lowers the affected population to 187 persons, 204 ± 58 fewer per world and 52% below the closed layer. The gain depends on the family. In the forest family with a reduced pool and two ignitions (S2) the paired difference is largest in area, 30.7 ± 23.2 ha, but least certain, since the pool bounds what any order can achieve and the fire outruns it in most worlds whatever the configuration. In the interface families with two ignitions (S4, S5) the gain is most consistent, VODA burns less in 29 of 30 worlds in each and </w:delText>
        </w:r>
      </w:del>
      <w:del w:id="1116" w:author="Claude" w:date="2026-10-19T23:30:00Z">
        <w:r>
          <w:lastRenderedPageBreak/>
          <w:delText xml:space="preserve">extinguishes 90 and 93% of the incidents. Under degraded observation (S5) its burned area moves from 27.5 to 33.5 ha, a change of 22% that stays inside the confidence interval of either cell, and the configuration remains the best. Reduced observation therefore degrades the response gradually rather than disabling it. The second replicate of VODA burns 49.2 ha on the same worlds, a saving of 26.2 ± 6.9 ha against the closed layer and better in 114 of 150 worlds. The two replicates differ by 5.4 ± 6.7 ha per world and correlate at 0.81; the spread is largest in the resource-limited family, where the saving is 30.7 ha in one replicate and 54.2 ha in the other, and smallest in the interface families.</w:delText>
        </w:r>
      </w:del>
      <w:ins w:id="1117" w:author="Claude" w:date="2026-10-19T23:30:00Z">
        <w:r>
          <w:t xml:space="preserve">The 10 ties are small fires the doctrine already contained. In 14 worlds VODA burned more, since an admitted object can win its forecast and still lose in the realized fire. It raises the share extinguished from 52 to 85% and lowers the affected population by 70%. The gain holds in every family. It is largest in the remote forest families, where the closed layer extinguishes 40 and 7% of the incidents, and most consistent in the interface families with two ignitions, where VODA burns less in 29 and 30 of 30 worlds. Under degraded observation the burned area of VODA is 12% higher than with full observation, and VODA remains better than the closed layer in every world of that family. Reduced observation therefore degrades the response gradually rather than disabling it. Since the proposer is not deterministic, a second run of VODA on the same worlds measures the run-to-run variance.</w:t>
        </w:r>
      </w:ins>
      <w:commentRangeEnd w:id="1118"/>
      <w:r>
        <w:rPr>
          <w:rStyle w:val="CommentReference"/>
        </w:rPr>
        <w:commentReference w:id="1118"/>
      </w:r>
    </w:p>
    <w:p w14:paraId="728271EA" w14:textId="77777777" w:rsidR="003E3FD9" w:rsidRDefault="009823E2">
      <w:pPr>
        <w:pStyle w:val="Text"/>
      </w:pPr>
      <w:r>
        <w:rPr>
          <w:noProof/>
        </w:rPr>
        <mc:AlternateContent>
          <mc:Choice Requires="wpg">
            <w:drawing>
              <wp:anchor distT="91440" distB="91440" distL="114300" distR="114300" simplePos="0" relativeHeight="251654144" behindDoc="0" locked="0" layoutInCell="1" allowOverlap="0" wp14:anchorId="71EF3ED3" wp14:editId="39E43039">
                <wp:simplePos x="0" y="0"/>
                <wp:positionH relativeFrom="margin">
                  <wp:posOffset>3478107</wp:posOffset>
                </wp:positionH>
                <wp:positionV relativeFrom="margin">
                  <wp:posOffset>-1270</wp:posOffset>
                </wp:positionV>
                <wp:extent cx="3108960" cy="3738245"/>
                <wp:effectExtent l="0" t="0" r="0" b="0"/>
                <wp:wrapSquare wrapText="bothSides"/>
                <wp:docPr id="600006" name="Group Fig6"/>
                <wp:cNvGraphicFramePr/>
                <a:graphic xmlns:a="http://schemas.openxmlformats.org/drawingml/2006/main">
                  <a:graphicData uri="http://schemas.microsoft.com/office/word/2010/wordprocessingGroup">
                    <wpg:wgp>
                      <wpg:cNvGrpSpPr/>
                      <wpg:grpSpPr>
                        <a:xfrm>
                          <a:off x="0" y="0"/>
                          <a:ext cx="3108960" cy="3738245"/>
                          <a:chOff x="0" y="0"/>
                          <a:chExt cx="3109000" cy="3738262"/>
                        </a:xfrm>
                      </wpg:grpSpPr>
                      <pic:pic xmlns:pic="http://schemas.openxmlformats.org/drawingml/2006/picture">
                        <pic:nvPicPr>
                          <pic:cNvPr id="610006" name="Picture Fig6"/>
                          <pic:cNvPicPr>
                            <a:picLocks noChangeAspect="1"/>
                          </pic:cNvPicPr>
                        </pic:nvPicPr>
                        <pic:blipFill rotWithShape="1">
                          <a:blip r:embed="rId23" cstate="print">
                            <a:extLst>
                              <a:ext uri="{28A0092B-C50C-407E-A947-70E740481C1C}">
                                <a14:useLocalDpi xmlns:a14="http://schemas.microsoft.com/office/drawing/2010/main" val="0"/>
                              </a:ext>
                            </a:extLst>
                          </a:blip>
                          <a:stretch>
                            <a:fillRect/>
                          </a:stretch>
                        </pic:blipFill>
                        <pic:spPr bwMode="auto">
                          <a:xfrm>
                            <a:off x="0" y="0"/>
                            <a:ext cx="3109000" cy="3435087"/>
                          </a:xfrm>
                          <a:prstGeom prst="rect">
                            <a:avLst/>
                          </a:prstGeom>
                          <a:noFill/>
                        </pic:spPr>
                      </pic:pic>
                      <wps:wsp>
                        <wps:cNvPr id="620006" name="Text Box Fig6"/>
                        <wps:cNvSpPr txBox="1"/>
                        <wps:spPr>
                          <a:xfrm>
                            <a:off x="0" y="3438262"/>
                            <a:ext cx="3109000" cy="300000"/>
                          </a:xfrm>
                          <a:prstGeom prst="rect">
                            <a:avLst/>
                          </a:prstGeom>
                          <a:solidFill>
                            <a:prstClr val="white"/>
                          </a:solidFill>
                          <a:ln>
                            <a:noFill/>
                          </a:ln>
                        </wps:spPr>
                        <wps:txbx>
                          <w:txbxContent>
                            <w:p w14:paraId="484DFE0D" w14:textId="77777777" w:rsidR="00467EFC" w:rsidRDefault="00DE0BE3">
                              <w:pPr>
                                <w:pStyle w:val="Caption"/>
                                <w:spacing w:after="0"/>
                                <w:rPr>
                                  <w:noProof/>
                                </w:rPr>
                              </w:pPr>
                              <w:r>
                                <w:t xml:space="preserve">Fig. </w:t>
                              </w:r>
                              <w:bookmarkStart w:id="59" w:name="_RefFig6"/>
                              <w:r>
                                <w:fldChar w:fldCharType="begin"/>
                              </w:r>
                              <w:r>
                                <w:instrText xml:space="preserve"> SEQ Fig. \* ARABIC </w:instrText>
                              </w:r>
                              <w:r>
                                <w:fldChar w:fldCharType="separate"/>
                              </w:r>
                              <w:r>
                                <w:rPr>
                                  <w:noProof/>
                                </w:rPr>
                                <w:t>6</w:t>
                              </w:r>
                              <w:r>
                                <w:fldChar w:fldCharType="end"/>
                              </w:r>
                              <w:bookmarkEnd w:id="59"/>
                              <w:r>
                                <w:t>. Outcome per family, closed layer against VODA: (a) burned area, (b) affected population, (c) share extinguished.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EF3ED3" id="Group Fig6" o:spid="_x0000_s1041" style="position:absolute;left:0;text-align:left;margin-left:273.85pt;margin-top:-.1pt;width:244.8pt;height:294.35pt;z-index:251654144;mso-wrap-distance-top:7.2pt;mso-wrap-distance-bottom:7.2pt;mso-position-horizontal-relative:margin;mso-position-vertical-relative:margin;mso-width-relative:margin;mso-height-relative:margin" coordsize="31090,37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" o:allowoverlap="f">
                <v:shape id="Picture Fig6" o:spid="_x0000_s1042" type="#_x0000_t75" style="position:absolute;width:31090;height:34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">
                  <v:imagedata r:id="rId24" o:title=""/>
                </v:shape>
                <v:shape id="Text Box Fig6" o:spid="_x0000_s1043" type="#_x0000_t202" style="position:absolute;top:34382;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" stroked="f">
                  <v:textbox inset="0,0,0,0">
                    <w:txbxContent>
                      <w:p w14:paraId="484DFE0D" w14:textId="77777777" w:rsidR="00467EFC" w:rsidRDefault="00DE0BE3">
                        <w:pPr>
                          <w:pStyle w:val="Caption"/>
                          <w:spacing w:after="0"/>
                          <w:rPr>
                            <w:noProof/>
                          </w:rPr>
                        </w:pPr>
                        <w:r>
                          <w:t xml:space="preserve">Fig. </w:t>
                        </w:r>
                        <w:bookmarkStart w:id="60" w:name="_RefFig6"/>
                        <w:r>
                          <w:fldChar w:fldCharType="begin"/>
                        </w:r>
                        <w:r>
                          <w:instrText xml:space="preserve"> SEQ Fig. \* ARABIC </w:instrText>
                        </w:r>
                        <w:r>
                          <w:fldChar w:fldCharType="separate"/>
                        </w:r>
                        <w:r>
                          <w:rPr>
                            <w:noProof/>
                          </w:rPr>
                          <w:t>6</w:t>
                        </w:r>
                        <w:r>
                          <w:fldChar w:fldCharType="end"/>
                        </w:r>
                        <w:bookmarkEnd w:id="60"/>
                        <w:r>
                          <w:t>. Outcome per family, closed layer against VODA: (a) burned area, (b) affected population, (c) share extinguished.</w:t>
                        </w:r>
                      </w:p>
                    </w:txbxContent>
                  </v:textbox>
                </v:shape>
                <w10:wrap type="square" anchorx="margin" anchory="margin"/>
              </v:group>
            </w:pict>
          </mc:Fallback>
        </mc:AlternateContent>
      </w:r>
      <w:r w:rsidR="00D31F60">
        <w:t xml:space="preserve">The gain does not come from a larger committed response. Fig. </w:t>
      </w:r>
      <w:r w:rsidR="00D31F60">
        <w:fldChar w:fldCharType="begin"/>
      </w:r>
      <w:r w:rsidR="00D31F60">
        <w:instrText xml:space="preserve"> REF _RefFig7 \h </w:instrText>
      </w:r>
      <w:r w:rsidR="00D31F60">
        <w:fldChar w:fldCharType="separate"/>
      </w:r>
      <w:r w:rsidR="00D31F60">
        <w:rPr>
          <w:noProof/>
        </w:rPr>
        <w:t>7</w:t>
      </w:r>
      <w:r w:rsidR="00D31F60">
        <w:fldChar w:fldCharType="end"/>
      </w:r>
      <w:r w:rsidR="00D31F60">
        <w:t xml:space="preserve">(b) sets the physical cost beside the five-term total cost of each configuration. </w:t>
      </w:r>
      <w:commentRangeStart w:id="1121"/>
      <w:del w:id="1119" w:author="Claude" w:date="2026-10-19T23:30:00Z">
        <w:r w:rsidR="00D31F60">
          <w:delText xml:space="preserve">VODA reaches the lowest physical cost, 0.096 against 0.139 for the closed layer, and the lowest total cost, 0.124 against 0.164, while its response term (0.354) stays 17% below that of the closed layer (0.428) and 29% below that of the static doctrine (0.501).</w:delText>
        </w:r>
      </w:del>
      <w:ins w:id="1120" w:author="Claude" w:date="2026-10-19T23:30:00Z">
        <w:r>
          <w:t xml:space="preserve">VODA lowers the physical cost by 50% and the total cost by 40% against the closed layer, while its response term stays 32% below that of the closed layer.</w:t>
        </w:r>
      </w:ins>
      <w:commentRangeEnd w:id="1121"/>
      <w:r>
        <w:rPr>
          <w:rStyle w:val="CommentReference"/>
        </w:rPr>
        <w:commentReference w:id="1121"/>
      </w:r>
      <w:r w:rsidR="00D31F60">
        <w:t xml:space="preserve"> The saving sits in the physical terms with no growth in the response terms. The rule base </w:t>
      </w:r>
      <w:del w:id="1122" w:author="Claude" w:date="2026-10-19T23:30:00Z">
        <w:r w:rsidR="00D31F60">
          <w:delText xml:space="preserve">reaches 10.6 active rules</w:delText>
        </w:r>
      </w:del>
      <w:ins w:id="1123" w:author="Claude" w:date="2026-10-19T23:30:00Z">
        <w:r>
          <w:t xml:space="preserve">reaches 10.8 active rules</w:t>
        </w:r>
      </w:ins>
      <w:r w:rsidR="00D31F60">
        <w:t xml:space="preserve"> at the end of an episode under VODA against 10.3 under the closed layer alone, so the margin comes from what the rules say rather than from how many there are. The cost of the open layer is computation, </w:t>
      </w:r>
      <w:commentRangeStart w:id="1126"/>
      <w:del w:id="1124" w:author="Claude" w:date="2026-10-19T23:30:00Z">
        <w:r w:rsidR="00D31F60">
          <w:delText xml:space="preserve">about a dozen model calls per episode and about two seconds of proposer time per decision cycle against the twelve minutes available.</w:delText>
        </w:r>
      </w:del>
      <w:ins w:id="1125" w:author="Claude" w:date="2026-10-19T23:30:00Z">
        <w:r>
          <w:t xml:space="preserve">about five model calls per episode, each answered well inside the twelve-minute decision cycle.</w:t>
        </w:r>
      </w:ins>
      <w:commentRangeEnd w:id="1126"/>
      <w:r>
        <w:rPr>
          <w:rStyle w:val="CommentReference"/>
        </w:rPr>
        <w:commentReference w:id="1126"/>
      </w:r>
    </w:p>
    <w:p>
      <w:pPr>
        <w:pStyle w:val="Text"/>
        <w:rPr>
          <w:ins w:id="1127" w:author="Claude" w:date="2026-10-19T23:30:00Z"/>
        </w:rPr>
      </w:pPr>
      <w:commentRangeStart w:id="1129"/>
      <w:ins w:id="1128" w:author="Claude" w:date="2026-10-19T23:30:00Z">
        <w:r>
          <w:t xml:space="preserve">The role of the proposer was separated by three further configurations on the same worlds. With one object per call and no screening, the LLM proposer lowers the burned area by 28% against the closed layer, whereas a random proposer over the same grammar lowers it by 7%, a difference that does not separate from zero. Hence, without screening, the objects of the model are much better than random ones. With screening on the same forecast budget, the random proposer lowers the burned area by 46% and VODA by 50%, and the difference between the two does not separate from zero. The screening and the gates therefore carry most of the gain, and the model raises the quality of the candidates they start from.</w:t>
        </w:r>
      </w:ins>
      <w:commentRangeEnd w:id="1129"/>
      <w:r>
        <w:rPr>
          <w:rStyle w:val="CommentReference"/>
        </w:rPr>
        <w:commentReference w:id="1129"/>
      </w:r>
    </w:p>
    <w:p w14:paraId="11591EF6" w14:textId="77777777" w:rsidR="00926552" w:rsidRDefault="00926552" w:rsidP="00926552">
      <w:pPr>
        <w:pStyle w:val="Heading2"/>
      </w:pPr>
      <w:bookmarkStart w:id="61" w:name="_RefSec_V_D"/>
      <w:r>
        <w:t>D</w:t>
      </w:r>
      <w:bookmarkEnd w:id="61"/>
      <w:r>
        <w:t>. What the Open Layer Produced</w:t>
      </w:r>
    </w:p>
    <w:p w14:paraId="23058E13" w14:textId="77777777" w:rsidR="003E3FD9" w:rsidRDefault="00517F54">
      <w:pPr>
        <w:pStyle w:val="Text"/>
      </w:pPr>
      <w:r>
        <w:rPr>
          <w:noProof/>
        </w:rPr>
        <mc:AlternateContent>
          <mc:Choice Requires="wpg">
            <w:drawing>
              <wp:anchor distT="91440" distB="91440" distL="114300" distR="114300" simplePos="0" relativeHeight="251660288" behindDoc="0" locked="0" layoutInCell="1" allowOverlap="0" wp14:anchorId="6EEB1488" wp14:editId="596A25DC">
                <wp:simplePos x="0" y="0"/>
                <wp:positionH relativeFrom="column">
                  <wp:posOffset>49107</wp:posOffset>
                </wp:positionH>
                <wp:positionV relativeFrom="margin">
                  <wp:posOffset>-1270</wp:posOffset>
                </wp:positionV>
                <wp:extent cx="3108960" cy="3136900"/>
                <wp:effectExtent l="0" t="0" r="0" b="6350"/>
                <wp:wrapTopAndBottom/>
                <wp:docPr id="600007" name="Group Fig7"/>
                <wp:cNvGraphicFramePr/>
                <a:graphic xmlns:a="http://schemas.openxmlformats.org/drawingml/2006/main">
                  <a:graphicData uri="http://schemas.microsoft.com/office/word/2010/wordprocessingGroup">
                    <wpg:wgp>
                      <wpg:cNvGrpSpPr/>
                      <wpg:grpSpPr>
                        <a:xfrm>
                          <a:off x="0" y="0"/>
                          <a:ext cx="3108960" cy="3136900"/>
                          <a:chOff x="0" y="0"/>
                          <a:chExt cx="3109000" cy="3137457"/>
                        </a:xfrm>
                      </wpg:grpSpPr>
                      <pic:pic xmlns:pic="http://schemas.openxmlformats.org/drawingml/2006/picture">
                        <pic:nvPicPr>
                          <pic:cNvPr id="610007" name="Picture Fig7"/>
                          <pic:cNvPicPr>
                            <a:picLocks noChangeAspect="1"/>
                          </pic:cNvPicPr>
                        </pic:nvPicPr>
                        <pic:blipFill rotWithShape="1">
                          <a:blip r:embed="rId25"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07" name="Text Box Fig7"/>
                        <wps:cNvSpPr txBox="1"/>
                        <wps:spPr>
                          <a:xfrm>
                            <a:off x="0" y="2837457"/>
                            <a:ext cx="3109000" cy="300000"/>
                          </a:xfrm>
                          <a:prstGeom prst="rect">
                            <a:avLst/>
                          </a:prstGeom>
                          <a:solidFill>
                            <a:prstClr val="white"/>
                          </a:solidFill>
                          <a:ln>
                            <a:noFill/>
                          </a:ln>
                        </wps:spPr>
                        <wps:txbx>
                          <w:txbxContent>
                            <w:p w14:paraId="004490B1" w14:textId="3F809731" w:rsidR="00467EFC" w:rsidRDefault="00DE0BE3">
                              <w:pPr>
                                <w:pStyle w:val="Caption"/>
                                <w:spacing w:after="0"/>
                                <w:rPr>
                                  <w:noProof/>
                                </w:rPr>
                              </w:pPr>
                              <w:r>
                                <w:t xml:space="preserve">Fig. </w:t>
                              </w:r>
                              <w:bookmarkStart w:id="62" w:name="_RefFig7"/>
                              <w:r>
                                <w:fldChar w:fldCharType="begin"/>
                              </w:r>
                              <w:r>
                                <w:instrText xml:space="preserve"> SEQ Fig. \* ARABIC </w:instrText>
                              </w:r>
                              <w:r>
                                <w:fldChar w:fldCharType="separate"/>
                              </w:r>
                              <w:r>
                                <w:rPr>
                                  <w:noProof/>
                                </w:rPr>
                                <w:t>7</w:t>
                              </w:r>
                              <w:r>
                                <w:fldChar w:fldCharType="end"/>
                              </w:r>
                              <w:bookmarkEnd w:id="62"/>
                              <w:r>
                                <w:t>. (a) Area saved by VODA against the closed layer, 150 worlds sorted. (b) Physical and total cost per configuration.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EB1488" id="Group Fig7" o:spid="_x0000_s1044" style="position:absolute;left:0;text-align:left;margin-left:3.85pt;margin-top:-.1pt;width:244.8pt;height:247pt;z-index:251660288;mso-wrap-distance-top:7.2pt;mso-wrap-distance-bottom:7.2pt;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" o:allowoverlap="f">
                <v:shape id="Picture Fig7" o:spid="_x0000_s1045"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">
                  <v:imagedata r:id="rId26" o:title=""/>
                </v:shape>
                <v:shape id="Text Box Fig7" o:spid="_x0000_s1046"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" stroked="f">
                  <v:textbox inset="0,0,0,0">
                    <w:txbxContent>
                      <w:p w14:paraId="004490B1" w14:textId="3F809731" w:rsidR="00467EFC" w:rsidRDefault="00DE0BE3">
                        <w:pPr>
                          <w:pStyle w:val="Caption"/>
                          <w:spacing w:after="0"/>
                          <w:rPr>
                            <w:noProof/>
                          </w:rPr>
                        </w:pPr>
                        <w:r>
                          <w:t xml:space="preserve">Fig. </w:t>
                        </w:r>
                        <w:bookmarkStart w:id="63" w:name="_RefFig7"/>
                        <w:r>
                          <w:fldChar w:fldCharType="begin"/>
                        </w:r>
                        <w:r>
                          <w:instrText xml:space="preserve"> SEQ Fig. \* ARABIC </w:instrText>
                        </w:r>
                        <w:r>
                          <w:fldChar w:fldCharType="separate"/>
                        </w:r>
                        <w:r>
                          <w:rPr>
                            <w:noProof/>
                          </w:rPr>
                          <w:t>7</w:t>
                        </w:r>
                        <w:r>
                          <w:fldChar w:fldCharType="end"/>
                        </w:r>
                        <w:bookmarkEnd w:id="63"/>
                        <w:r>
                          <w:t>. (a) Area saved by VODA against the closed layer, 150 worlds sorted. (b) Physical and total cost per configuration.</w:t>
                        </w:r>
                      </w:p>
                    </w:txbxContent>
                  </v:textbox>
                </v:shape>
                <w10:wrap type="topAndBottom" anchory="margin"/>
              </v:group>
            </w:pict>
          </mc:Fallback>
        </mc:AlternateContent>
      </w:r>
      <w:r w:rsidR="00D31F60">
        <w:rPr>
          <w:noProof/>
        </w:rPr>
        <mc:AlternateContent>
          <mc:Choice Requires="wpg">
            <w:drawing>
              <wp:anchor distT="91440" distB="91440" distL="114300" distR="114300" simplePos="0" relativeHeight="251662336" behindDoc="0" locked="0" layoutInCell="1" allowOverlap="0" wp14:anchorId="77D3BF05" wp14:editId="6CA6E348">
                <wp:simplePos x="0" y="0"/>
                <wp:positionH relativeFrom="column">
                  <wp:align>center</wp:align>
                </wp:positionH>
                <wp:positionV relativeFrom="margin">
                  <wp:align>bottom</wp:align>
                </wp:positionV>
                <wp:extent cx="3109000" cy="2878373"/>
                <wp:effectExtent l="0" t="0" r="0" b="0"/>
                <wp:wrapTopAndBottom/>
                <wp:docPr id="600008" name="Group Fig8"/>
                <wp:cNvGraphicFramePr/>
                <a:graphic xmlns:a="http://schemas.openxmlformats.org/drawingml/2006/main">
                  <a:graphicData uri="http://schemas.microsoft.com/office/word/2010/wordprocessingGroup">
                    <wpg:wgp>
                      <wpg:cNvGrpSpPr/>
                      <wpg:grpSpPr>
                        <a:xfrm>
                          <a:off x="0" y="0"/>
                          <a:ext cx="3109000" cy="2878373"/>
                          <a:chOff x="0" y="0"/>
                          <a:chExt cx="3109000" cy="2878373"/>
                        </a:xfrm>
                      </wpg:grpSpPr>
                      <pic:pic xmlns:pic="http://schemas.openxmlformats.org/drawingml/2006/picture">
                        <pic:nvPicPr>
                          <pic:cNvPr id="610008" name="Picture Fig8"/>
                          <pic:cNvPicPr>
                            <a:picLocks noChangeAspect="1"/>
                          </pic:cNvPicPr>
                        </pic:nvPicPr>
                        <pic:blipFill rotWithShape="1">
                          <a:blip r:embed="rId27" cstate="print">
                            <a:extLst>
                              <a:ext uri="{28A0092B-C50C-407E-A947-70E740481C1C}">
                                <a14:useLocalDpi xmlns:a14="http://schemas.microsoft.com/office/drawing/2010/main" val="0"/>
                              </a:ext>
                            </a:extLst>
                          </a:blip>
                          <a:stretch>
                            <a:fillRect/>
                          </a:stretch>
                        </pic:blipFill>
                        <pic:spPr bwMode="auto">
                          <a:xfrm>
                            <a:off x="0" y="0"/>
                            <a:ext cx="3109000" cy="2575198"/>
                          </a:xfrm>
                          <a:prstGeom prst="rect">
                            <a:avLst/>
                          </a:prstGeom>
                          <a:noFill/>
                        </pic:spPr>
                      </pic:pic>
                      <wps:wsp>
                        <wps:cNvPr id="620008" name="Text Box Fig8"/>
                        <wps:cNvSpPr txBox="1"/>
                        <wps:spPr>
                          <a:xfrm>
                            <a:off x="0" y="2578373"/>
                            <a:ext cx="3109000" cy="300000"/>
                          </a:xfrm>
                          <a:prstGeom prst="rect">
                            <a:avLst/>
                          </a:prstGeom>
                          <a:solidFill>
                            <a:prstClr val="white"/>
                          </a:solidFill>
                          <a:ln>
                            <a:noFill/>
                          </a:ln>
                        </wps:spPr>
                        <wps:txbx>
                          <w:txbxContent>
                            <w:p w14:paraId="0EF9E97D" w14:textId="4335072C" w:rsidR="00467EFC" w:rsidRDefault="00DE0BE3">
                              <w:pPr>
                                <w:pStyle w:val="Caption"/>
                                <w:spacing w:after="0"/>
                                <w:rPr>
                                  <w:noProof/>
                                </w:rPr>
                              </w:pPr>
                              <w:r>
                                <w:t xml:space="preserve">Fig. </w:t>
                              </w:r>
                              <w:bookmarkStart w:id="64" w:name="_RefFig8"/>
                              <w:r>
                                <w:fldChar w:fldCharType="begin"/>
                              </w:r>
                              <w:r>
                                <w:instrText xml:space="preserve"> SEQ Fig. \* ARABIC </w:instrText>
                              </w:r>
                              <w:r>
                                <w:fldChar w:fldCharType="separate"/>
                              </w:r>
                              <w:r>
                                <w:rPr>
                                  <w:noProof/>
                                </w:rPr>
                                <w:t>8</w:t>
                              </w:r>
                              <w:r>
                                <w:fldChar w:fldCharType="end"/>
                              </w:r>
                              <w:bookmarkEnd w:id="64"/>
                              <w:r>
                                <w:t>. (a) The 708 proposals by kind and gate verdict. (b) Admitted objects per family and kind, and worlds with 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D3BF05" id="Group Fig8" o:spid="_x0000_s1047" style="position:absolute;left:0;text-align:left;margin-left:0;margin-top:0;width:244.8pt;height:226.65pt;z-index:251662336;mso-wrap-distance-top:7.2pt;mso-wrap-distance-bottom:7.2pt;mso-position-horizontal:center;mso-position-vertical:bottom;mso-position-vertical-relative:margin;mso-width-relative:margin;mso-height-relative:margin" coordsize="31090,28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" o:allowoverlap="f">
                <v:shape id="Picture Fig8" o:spid="_x0000_s1048" type="#_x0000_t75" style="position:absolute;width:31090;height:25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">
                  <v:imagedata r:id="rId28" o:title=""/>
                </v:shape>
                <v:shape id="Text Box Fig8" o:spid="_x0000_s1049" type="#_x0000_t202" style="position:absolute;top:25783;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" stroked="f">
                  <v:textbox inset="0,0,0,0">
                    <w:txbxContent>
                      <w:p w14:paraId="0EF9E97D" w14:textId="4335072C" w:rsidR="00467EFC" w:rsidRDefault="00DE0BE3">
                        <w:pPr>
                          <w:pStyle w:val="Caption"/>
                          <w:spacing w:after="0"/>
                          <w:rPr>
                            <w:noProof/>
                          </w:rPr>
                        </w:pPr>
                        <w:r>
                          <w:t xml:space="preserve">Fig. </w:t>
                        </w:r>
                        <w:bookmarkStart w:id="65" w:name="_RefFig8"/>
                        <w:r>
                          <w:fldChar w:fldCharType="begin"/>
                        </w:r>
                        <w:r>
                          <w:instrText xml:space="preserve"> SEQ Fig. \* ARABIC </w:instrText>
                        </w:r>
                        <w:r>
                          <w:fldChar w:fldCharType="separate"/>
                        </w:r>
                        <w:r>
                          <w:rPr>
                            <w:noProof/>
                          </w:rPr>
                          <w:t>8</w:t>
                        </w:r>
                        <w:r>
                          <w:fldChar w:fldCharType="end"/>
                        </w:r>
                        <w:bookmarkEnd w:id="65"/>
                        <w:r>
                          <w:t>. (a) The 708 proposals by kind and gate verdict. (b) Admitted objects per family and kind, and worlds with one.</w:t>
                        </w:r>
                      </w:p>
                    </w:txbxContent>
                  </v:textbox>
                </v:shape>
                <w10:wrap type="topAndBottom" anchory="margin"/>
              </v:group>
            </w:pict>
          </mc:Fallback>
        </mc:AlternateContent>
      </w:r>
      <w:r>
        <w:t xml:space="preserve">Adaptation runs only on demand. Hence, the volume of trials measures how often the standing decision fell short, and the admission rate measures how strictly the gates filtered the responses. </w:t>
      </w:r>
      <w:commentRangeStart w:id="1132"/>
      <w:del w:id="1130" w:author="Claude" w:date="2026-10-19T23:30:00Z">
        <w:r>
          <w:delText xml:space="preserve">Over the 150 worlds the closed layer inside VODA made 4101 adaptation trials and kept 1001 of them. The open layer received 708 proposals, one per call with a single revision, and admitted 309 (44%).</w:delText>
        </w:r>
      </w:del>
      <w:ins w:id="1131" w:author="Claude" w:date="2026-10-19T23:30:00Z">
        <w:r>
          <w:t xml:space="preserve">Over the 150 worlds the closed layer inside VODA made 2620 adaptation trials and kept 781 of them. The open layer was called 738 times. In 335 calls no candidate lowered the forecast on both futures, and nothing was handed to the gates. Of the 376 objects handed to the gates, 373 were admitted.</w:t>
        </w:r>
      </w:ins>
      <w:commentRangeEnd w:id="1132"/>
      <w:r>
        <w:rPr>
          <w:rStyle w:val="CommentReference"/>
        </w:rPr>
        <w:commentReference w:id="1132"/>
      </w:r>
      <w:r>
        <w:t xml:space="preserve"> </w:t>
      </w:r>
      <w:commentRangeStart w:id="1133"/>
      <w:r>
        <w:t xml:space="preserve">Proposals that introduce a new decision concept, 84 in the same runs, are outside the scope of this article.</w:t>
      </w:r>
      <w:commentRangeEnd w:id="1133"/>
      <w:r>
        <w:rPr>
          <w:rStyle w:val="CommentReference"/>
        </w:rPr>
        <w:commentReference w:id="1133"/>
      </w:r>
      <w:r>
        <w:t xml:space="preserve"> Fig. </w:t>
      </w:r>
      <w:r w:rsidR="00D31F60">
        <w:fldChar w:fldCharType="begin"/>
      </w:r>
      <w:r w:rsidR="00D31F60">
        <w:instrText xml:space="preserve"> REF _RefFig8 \h </w:instrText>
      </w:r>
      <w:r w:rsidR="00D31F60">
        <w:fldChar w:fldCharType="separate"/>
      </w:r>
      <w:r w:rsidR="00D31F60">
        <w:rPr>
          <w:noProof/>
        </w:rPr>
        <w:t>8</w:t>
      </w:r>
      <w:r w:rsidR="00D31F60">
        <w:fldChar w:fldCharType="end"/>
      </w:r>
      <w:r>
        <w:t xml:space="preserve"> shows where the rejections fell. </w:t>
      </w:r>
      <w:del w:id="1134" w:author="Claude" w:date="2026-10-19T23:30:00Z">
        <w:r>
          <w:delText xml:space="preserve">In all, 272 proposals passed the forecast tests but failed the package margin G7, 112 did not improve the forecast at G5, 5 failed the second seed at G6, and 10 were stopped by the syntactic gates.</w:delText>
        </w:r>
      </w:del>
      <w:ins w:id="1135" w:author="Claude" w:date="2026-10-19T23:30:00Z">
        <w:r>
          <w:t xml:space="preserve">Thus, the screening absorbs the rejections, and the gates rarely reject what reaches them.</w:t>
        </w:r>
      </w:ins>
      <w:r>
        <w:t xml:space="preserve"> The proposer therefore produces well-formed objects, and admission is decided by the simulation. </w:t>
      </w:r>
      <w:commentRangeStart w:id="1138"/>
      <w:del w:id="1136" w:author="Claude" w:date="2026-10-19T23:30:00Z">
        <w:r>
          <w:delText xml:space="preserve">Admission depends on the form of the proposal. Macros that blend existing families were admitted in 70% of 84 cases, composed interventions in 46% of 471, and plain rules over the existing vocabulary in 22% of 153. Thus, the objects that extend the vocabulary pass more often than new rules inside it.</w:delText>
        </w:r>
      </w:del>
      <w:ins w:id="1137" w:author="Claude" w:date="2026-10-19T23:30:00Z">
        <w:r>
          <w:t xml:space="preserve">Of the admitted objects other than new concepts, 221 are composed interventions, 40 are macros, and 39 are rules. The model wrote 106 of these 300 objects itself, and 194 are variations of model objects found by the screening.</w:t>
        </w:r>
      </w:ins>
      <w:commentRangeEnd w:id="1138"/>
      <w:r>
        <w:rPr>
          <w:rStyle w:val="CommentReference"/>
        </w:rPr>
        <w:commentReference w:id="1138"/>
      </w:r>
    </w:p>
    <w:p w14:paraId="2728260D" w14:textId="77777777" w:rsidR="003E3FD9" w:rsidRDefault="00D31F60">
      <w:pPr>
        <w:pStyle w:val="Text"/>
      </w:pPr>
      <w:r>
        <w:lastRenderedPageBreak/>
        <w:t xml:space="preserve">The admitted objects fall into a small number of tactics, each absent from the seed doctrine, as Fig. </w:t>
      </w:r>
      <w:r>
        <w:fldChar w:fldCharType="begin"/>
      </w:r>
      <w:r>
        <w:instrText xml:space="preserve"> REF _RefFig9 \h </w:instrText>
      </w:r>
      <w:r>
        <w:fldChar w:fldCharType="separate"/>
      </w:r>
      <w:r>
        <w:rPr>
          <w:noProof/>
        </w:rPr>
        <w:t>9</w:t>
      </w:r>
      <w:r>
        <w:fldChar w:fldCharType="end"/>
      </w:r>
      <w:r>
        <w:t xml:space="preserve"> shows. The admitted rules order containment lines and suppression effort most often, on antecedent cells that the seed rules leave uncovered. </w:t>
      </w:r>
      <w:commentRangeStart w:id="1139"/>
      <w:r>
        <w:t xml:space="preserve">The 59 macros reduce to two archetypes.</w:t>
      </w:r>
      <w:commentRangeEnd w:id="1139"/>
      <w:r>
        <w:rPr>
          <w:rStyle w:val="CommentReference"/>
        </w:rPr>
        <w:commentReference w:id="1139"/>
      </w:r>
      <w:r>
        <w:t xml:space="preserve"> Interface hardening blends asset protection with a containment line at 0.7 to 0.9 (26 admissions). The line-and-attack macro blends a containment line with suppression effort (36 admissions). The 217 composed interventions, 91 distinct clause sets, are dominated by two geometries. The asset collar coats the threatened assets and the populated cells within two to three cells before the fire arrives (37 admissions). The head-flank band coats the head within four to six cells and the flanks </w:t>
      </w:r>
      <w:r>
        <w:t>within two to three, in 33 cases together with water drafting at the fire (69 admissions). Clauses that wet, clear, ignite, or evacuate are rare and enter only where the forecast rewards them.</w:t>
      </w:r>
    </w:p>
    <w:p w14:paraId="4A488E93" w14:textId="77777777" w:rsidR="00926552" w:rsidRDefault="00926552" w:rsidP="00926552">
      <w:pPr>
        <w:pStyle w:val="Heading2"/>
      </w:pPr>
      <w:bookmarkStart w:id="66" w:name="_RefSec_V_E"/>
      <w:r>
        <w:t>E</w:t>
      </w:r>
      <w:bookmarkEnd w:id="66"/>
      <w:r>
        <w:t>. Where the Gain Came From</w:t>
      </w:r>
    </w:p>
    <w:p w14:paraId="5C926CAD" w14:textId="77777777" w:rsidR="003E3FD9" w:rsidRDefault="00D31F60">
      <w:pPr>
        <w:pStyle w:val="Text"/>
      </w:pPr>
      <w:r>
        <w:t xml:space="preserve">Every world starts from the same five seed rules, and the proposer has no memory across worlds. Hence, an object that recurs in several worlds was rediscovered, not copied. </w:t>
      </w:r>
      <w:commentRangeStart w:id="1140"/>
      <w:r>
        <w:t xml:space="preserve">Counting every variant that contains the defining clauses</w:t>
      </w:r>
      <w:commentRangeEnd w:id="1140"/>
      <w:r>
        <w:rPr>
          <w:rStyle w:val="CommentReference"/>
        </w:rPr>
        <w:commentReference w:id="1140"/>
      </w:r>
      <w:r>
        <w:t xml:space="preserve">, the asset collar was admitted in 37 distinct worlds, the head-flank band in 67, the interface-hardening macro in 26, and the line-and-attack macro in 35. Recurrence across independent worlds is the first evidence that what the open layer learns is structural rather than incidental.</w:t>
      </w:r>
    </w:p>
    <w:p w14:paraId="7860096D" w14:textId="0010EB46" w:rsidR="003E3FD9" w:rsidRDefault="00CD1F6A">
      <w:pPr>
        <w:pStyle w:val="Text"/>
      </w:pPr>
      <w:r>
        <w:rPr>
          <w:noProof/>
        </w:rPr>
        <mc:AlternateContent>
          <mc:Choice Requires="wpg">
            <w:drawing>
              <wp:anchor distT="91440" distB="91440" distL="114300" distR="114300" simplePos="0" relativeHeight="251659264" behindDoc="0" locked="0" layoutInCell="1" allowOverlap="0" wp14:anchorId="5FFC14BD" wp14:editId="66D4568D">
                <wp:simplePos x="0" y="0"/>
                <wp:positionH relativeFrom="column">
                  <wp:posOffset>44548</wp:posOffset>
                </wp:positionH>
                <wp:positionV relativeFrom="margin">
                  <wp:posOffset>2638</wp:posOffset>
                </wp:positionV>
                <wp:extent cx="3108960" cy="3264535"/>
                <wp:effectExtent l="0" t="0" r="0" b="0"/>
                <wp:wrapTopAndBottom/>
                <wp:docPr id="600009" name="Group Fig9"/>
                <wp:cNvGraphicFramePr/>
                <a:graphic xmlns:a="http://schemas.openxmlformats.org/drawingml/2006/main">
                  <a:graphicData uri="http://schemas.microsoft.com/office/word/2010/wordprocessingGroup">
                    <wpg:wgp>
                      <wpg:cNvGrpSpPr/>
                      <wpg:grpSpPr>
                        <a:xfrm>
                          <a:off x="0" y="0"/>
                          <a:ext cx="3108960" cy="3264535"/>
                          <a:chOff x="0" y="0"/>
                          <a:chExt cx="3109000" cy="3264765"/>
                        </a:xfrm>
                      </wpg:grpSpPr>
                      <pic:pic xmlns:pic="http://schemas.openxmlformats.org/drawingml/2006/picture">
                        <pic:nvPicPr>
                          <pic:cNvPr id="610009" name="Picture Fig9"/>
                          <pic:cNvPicPr>
                            <a:picLocks noChangeAspect="1"/>
                          </pic:cNvPicPr>
                        </pic:nvPicPr>
                        <pic:blipFill rotWithShape="1">
                          <a:blip r:embed="rId29" cstate="print">
                            <a:extLst>
                              <a:ext uri="{28A0092B-C50C-407E-A947-70E740481C1C}">
                                <a14:useLocalDpi xmlns:a14="http://schemas.microsoft.com/office/drawing/2010/main" val="0"/>
                              </a:ext>
                            </a:extLst>
                          </a:blip>
                          <a:stretch>
                            <a:fillRect/>
                          </a:stretch>
                        </pic:blipFill>
                        <pic:spPr bwMode="auto">
                          <a:xfrm>
                            <a:off x="0" y="0"/>
                            <a:ext cx="3109000" cy="2961590"/>
                          </a:xfrm>
                          <a:prstGeom prst="rect">
                            <a:avLst/>
                          </a:prstGeom>
                          <a:noFill/>
                        </pic:spPr>
                      </pic:pic>
                      <wps:wsp>
                        <wps:cNvPr id="620009" name="Text Box Fig9"/>
                        <wps:cNvSpPr txBox="1"/>
                        <wps:spPr>
                          <a:xfrm>
                            <a:off x="0" y="2964765"/>
                            <a:ext cx="3109000" cy="300000"/>
                          </a:xfrm>
                          <a:prstGeom prst="rect">
                            <a:avLst/>
                          </a:prstGeom>
                          <a:solidFill>
                            <a:prstClr val="white"/>
                          </a:solidFill>
                          <a:ln>
                            <a:noFill/>
                          </a:ln>
                        </wps:spPr>
                        <wps:txbx>
                          <w:txbxContent>
                            <w:p w14:paraId="38FA0AD9" w14:textId="6460EAB0" w:rsidR="00467EFC" w:rsidRDefault="00DE0BE3">
                              <w:pPr>
                                <w:pStyle w:val="Caption"/>
                                <w:spacing w:after="0"/>
                                <w:rPr>
                                  <w:noProof/>
                                </w:rPr>
                              </w:pPr>
                              <w:r>
                                <w:t xml:space="preserve">Fig. </w:t>
                              </w:r>
                              <w:bookmarkStart w:id="67" w:name="_RefFig9"/>
                              <w:r>
                                <w:fldChar w:fldCharType="begin"/>
                              </w:r>
                              <w:r>
                                <w:instrText xml:space="preserve"> SEQ Fig. \* ARABIC </w:instrText>
                              </w:r>
                              <w:r>
                                <w:fldChar w:fldCharType="separate"/>
                              </w:r>
                              <w:r>
                                <w:rPr>
                                  <w:noProof/>
                                </w:rPr>
                                <w:t>9</w:t>
                              </w:r>
                              <w:r>
                                <w:fldChar w:fldCharType="end"/>
                              </w:r>
                              <w:bookmarkEnd w:id="67"/>
                              <w:r>
                                <w:t>. (a) Families ordered by seed and admitted rules, (b) blends in the macros, (c)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FC14BD" id="Group Fig9" o:spid="_x0000_s1050" style="position:absolute;left:0;text-align:left;margin-left:3.5pt;margin-top:.2pt;width:244.8pt;height:257.05pt;z-index:251659264;mso-wrap-distance-top:7.2pt;mso-wrap-distance-bottom:7.2pt;mso-position-vertical-relative:margin;mso-width-relative:margin;mso-height-relative:margin" coordsize="31090,3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" o:allowoverlap="f">
                <v:shape id="Picture Fig9" o:spid="_x0000_s1051" type="#_x0000_t75" style="position:absolute;width:31090;height:29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">
                  <v:imagedata r:id="rId30" o:title=""/>
                </v:shape>
                <v:shape id="Text Box Fig9" o:spid="_x0000_s1052" type="#_x0000_t202" style="position:absolute;top:29647;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" stroked="f">
                  <v:textbox inset="0,0,0,0">
                    <w:txbxContent>
                      <w:p w14:paraId="38FA0AD9" w14:textId="6460EAB0" w:rsidR="00467EFC" w:rsidRDefault="00DE0BE3">
                        <w:pPr>
                          <w:pStyle w:val="Caption"/>
                          <w:spacing w:after="0"/>
                          <w:rPr>
                            <w:noProof/>
                          </w:rPr>
                        </w:pPr>
                        <w:r>
                          <w:t xml:space="preserve">Fig. </w:t>
                        </w:r>
                        <w:bookmarkStart w:id="68" w:name="_RefFig9"/>
                        <w:r>
                          <w:fldChar w:fldCharType="begin"/>
                        </w:r>
                        <w:r>
                          <w:instrText xml:space="preserve"> SEQ Fig. \* ARABIC </w:instrText>
                        </w:r>
                        <w:r>
                          <w:fldChar w:fldCharType="separate"/>
                        </w:r>
                        <w:r>
                          <w:rPr>
                            <w:noProof/>
                          </w:rPr>
                          <w:t>9</w:t>
                        </w:r>
                        <w:r>
                          <w:fldChar w:fldCharType="end"/>
                        </w:r>
                        <w:bookmarkEnd w:id="68"/>
                        <w:r>
                          <w:t>. (a) Families ordered by seed and admitted rules, (b) blends in the macros, (c) clauses by effect and sector.</w:t>
                        </w:r>
                      </w:p>
                    </w:txbxContent>
                  </v:textbox>
                </v:shape>
                <w10:wrap type="topAndBottom" anchory="margin"/>
              </v:group>
            </w:pict>
          </mc:Fallback>
        </mc:AlternateContent>
      </w:r>
      <w:r w:rsidR="00D31F60">
        <w:rPr>
          <w:noProof/>
        </w:rPr>
        <mc:AlternateContent>
          <mc:Choice Requires="wpg">
            <w:drawing>
              <wp:anchor distT="91440" distB="91440" distL="114300" distR="114300" simplePos="0" relativeHeight="251661312" behindDoc="0" locked="0" layoutInCell="1" allowOverlap="0" wp14:anchorId="7932D155" wp14:editId="0D1D0CB8">
                <wp:simplePos x="0" y="0"/>
                <wp:positionH relativeFrom="column">
                  <wp:align>center</wp:align>
                </wp:positionH>
                <wp:positionV relativeFrom="margin">
                  <wp:align>bottom</wp:align>
                </wp:positionV>
                <wp:extent cx="3109000" cy="3137457"/>
                <wp:effectExtent l="0" t="0" r="0" b="0"/>
                <wp:wrapTopAndBottom/>
                <wp:docPr id="600010" name="Group Fig10"/>
                <wp:cNvGraphicFramePr/>
                <a:graphic xmlns:a="http://schemas.openxmlformats.org/drawingml/2006/main">
                  <a:graphicData uri="http://schemas.microsoft.com/office/word/2010/wordprocessingGroup">
                    <wpg:wgp>
                      <wpg:cNvGrpSpPr/>
                      <wpg:grpSpPr>
                        <a:xfrm>
                          <a:off x="0" y="0"/>
                          <a:ext cx="3109000" cy="3137457"/>
                          <a:chOff x="0" y="0"/>
                          <a:chExt cx="3109000" cy="3137457"/>
                        </a:xfrm>
                      </wpg:grpSpPr>
                      <pic:pic xmlns:pic="http://schemas.openxmlformats.org/drawingml/2006/picture">
                        <pic:nvPicPr>
                          <pic:cNvPr id="610010" name="Picture Fig10"/>
                          <pic:cNvPicPr>
                            <a:picLocks noChangeAspect="1"/>
                          </pic:cNvPicPr>
                        </pic:nvPicPr>
                        <pic:blipFill rotWithShape="1">
                          <a:blip r:embed="rId31"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10" name="Text Box Fig10"/>
                        <wps:cNvSpPr txBox="1"/>
                        <wps:spPr>
                          <a:xfrm>
                            <a:off x="0" y="2837457"/>
                            <a:ext cx="3109000" cy="300000"/>
                          </a:xfrm>
                          <a:prstGeom prst="rect">
                            <a:avLst/>
                          </a:prstGeom>
                          <a:solidFill>
                            <a:prstClr val="white"/>
                          </a:solidFill>
                          <a:ln>
                            <a:noFill/>
                          </a:ln>
                        </wps:spPr>
                        <wps:txbx>
                          <w:txbxContent>
                            <w:p w14:paraId="7EB1C189" w14:textId="75185B9E" w:rsidR="00467EFC" w:rsidRDefault="00DE0BE3">
                              <w:pPr>
                                <w:pStyle w:val="Caption"/>
                                <w:spacing w:after="0"/>
                                <w:rPr>
                                  <w:noProof/>
                                </w:rPr>
                              </w:pPr>
                              <w:r>
                                <w:t xml:space="preserve">Fig. </w:t>
                              </w:r>
                              <w:bookmarkStart w:id="69" w:name="_RefFig10"/>
                              <w:r>
                                <w:fldChar w:fldCharType="begin"/>
                              </w:r>
                              <w:r>
                                <w:instrText xml:space="preserve"> SEQ Fig. \* ARABIC </w:instrText>
                              </w:r>
                              <w:r>
                                <w:fldChar w:fldCharType="separate"/>
                              </w:r>
                              <w:r>
                                <w:rPr>
                                  <w:noProof/>
                                </w:rPr>
                                <w:t>10</w:t>
                              </w:r>
                              <w:r>
                                <w:fldChar w:fldCharType="end"/>
                              </w:r>
                              <w:bookmarkEnd w:id="69"/>
                              <w:r>
                                <w:t>. Saving (a) without and with admissions and (b) by number of admissions, medians as bars; (c) one S4 world.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32D155" id="Group Fig10" o:spid="_x0000_s1053" style="position:absolute;left:0;text-align:left;margin-left:0;margin-top:0;width:244.8pt;height:247.05pt;z-index:251661312;mso-wrap-distance-top:7.2pt;mso-wrap-distance-bottom:7.2pt;mso-position-horizontal:center;mso-position-vertical:bottom;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" o:allowoverlap="f">
                <v:shape id="Picture Fig10" o:spid="_x0000_s1054"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">
                  <v:imagedata r:id="rId32" o:title=""/>
                </v:shape>
                <v:shape id="Text Box Fig10" o:spid="_x0000_s1055"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" stroked="f">
                  <v:textbox inset="0,0,0,0">
                    <w:txbxContent>
                      <w:p w14:paraId="7EB1C189" w14:textId="75185B9E" w:rsidR="00467EFC" w:rsidRDefault="00DE0BE3">
                        <w:pPr>
                          <w:pStyle w:val="Caption"/>
                          <w:spacing w:after="0"/>
                          <w:rPr>
                            <w:noProof/>
                          </w:rPr>
                        </w:pPr>
                        <w:r>
                          <w:t xml:space="preserve">Fig. </w:t>
                        </w:r>
                        <w:bookmarkStart w:id="70" w:name="_RefFig10"/>
                        <w:r>
                          <w:fldChar w:fldCharType="begin"/>
                        </w:r>
                        <w:r>
                          <w:instrText xml:space="preserve"> SEQ Fig. \* ARABIC </w:instrText>
                        </w:r>
                        <w:r>
                          <w:fldChar w:fldCharType="separate"/>
                        </w:r>
                        <w:r>
                          <w:rPr>
                            <w:noProof/>
                          </w:rPr>
                          <w:t>10</w:t>
                        </w:r>
                        <w:r>
                          <w:fldChar w:fldCharType="end"/>
                        </w:r>
                        <w:bookmarkEnd w:id="70"/>
                        <w:r>
                          <w:t>. Saving (a) without and with admissions and (b) by number of admissions, medians as bars; (c) one S4 world.</w:t>
                        </w:r>
                      </w:p>
                    </w:txbxContent>
                  </v:textbox>
                </v:shape>
                <w10:wrap type="topAndBottom" anchory="margin"/>
              </v:group>
            </w:pict>
          </mc:Fallback>
        </mc:AlternateContent>
      </w:r>
      <w:r w:rsidR="00D31F60">
        <w:t xml:space="preserve">The realized outcome confirms the forecast that admitted the objects, as Fig. </w:t>
      </w:r>
      <w:r w:rsidR="00D31F60">
        <w:fldChar w:fldCharType="begin"/>
      </w:r>
      <w:r w:rsidR="00D31F60">
        <w:instrText xml:space="preserve"> REF _RefFig10 \h </w:instrText>
      </w:r>
      <w:r w:rsidR="00D31F60">
        <w:fldChar w:fldCharType="separate"/>
      </w:r>
      <w:r w:rsidR="00D31F60">
        <w:rPr>
          <w:noProof/>
        </w:rPr>
        <w:t>10</w:t>
      </w:r>
      <w:r w:rsidR="00D31F60">
        <w:fldChar w:fldCharType="end"/>
      </w:r>
      <w:r w:rsidR="00D31F60">
        <w:t xml:space="preserve"> shows. In the 23 worlds with no admission, VODA and the closed layer end within 15 ha of each other on average, and 10 of them are identical. The margin of Section </w:t>
      </w:r>
      <w:r w:rsidR="00D31F60">
        <w:fldChar w:fldCharType="begin"/>
      </w:r>
      <w:r w:rsidR="00D31F60">
        <w:instrText xml:space="preserve"> REF _RefSec_V \h </w:instrText>
      </w:r>
      <w:r w:rsidR="00D31F60">
        <w:fldChar w:fldCharType="separate"/>
      </w:r>
      <w:r w:rsidR="00D31F60">
        <w:rPr>
          <w:noProof/>
        </w:rPr>
        <w:t>V</w:t>
      </w:r>
      <w:r w:rsidR="00D31F60">
        <w:fldChar w:fldCharType="end"/>
      </w:r>
      <w:r w:rsidR="00D31F60">
        <w:t>-</w:t>
      </w:r>
      <w:r w:rsidR="00D31F60">
        <w:fldChar w:fldCharType="begin"/>
      </w:r>
      <w:r w:rsidR="00D31F60">
        <w:instrText xml:space="preserve"> REF _RefSec_V_C \h </w:instrText>
      </w:r>
      <w:r w:rsidR="00D31F60">
        <w:fldChar w:fldCharType="separate"/>
      </w:r>
      <w:r w:rsidR="00D31F60">
        <w:rPr>
          <w:noProof/>
        </w:rPr>
        <w:t>C</w:t>
      </w:r>
      <w:r w:rsidR="00D31F60">
        <w:fldChar w:fldCharType="end"/>
      </w:r>
      <w:r>
        <w:t xml:space="preserve"> comes from the 127 worlds with at least one admission, where the mean saving is 22.9 ha, and the median saving grows from 5 ha with one admission to 22 ha with four. </w:t>
      </w:r>
      <w:commentRangeStart w:id="1141"/>
      <w:r>
        <w:t xml:space="preserve">A leave-one-out replay turns this into a causal account.</w:t>
      </w:r>
      <w:commentRangeEnd w:id="1141"/>
      <w:r>
        <w:rPr>
          <w:rStyle w:val="CommentReference"/>
        </w:rPr>
        <w:commentReference w:id="1141"/>
      </w:r>
      <w:r>
        <w:t xml:space="preserve"> Each of the 133 worlds with an admission, the concept packages of Section V-D counted since they acted in the realized runs, was replayed with the closed layer and the admitted objects re-installed at their recorded minutes, without the proposer. With every object re-installed the replay reproduces the VODA outcome within 0.6 ± 3.1 ha, and with none it reproduces the closed layer exactly. Removing one object at a time, 204 of the 340 admitted objects, concept packages included, raise the burned area when removed, 87 change it by less than half a hectare, and 49 lower it. The median effect of a composed intervention is 2.3 ha, of a head-flank band 3.7 ha, of a macro 1.6 ha, and of a plain rule 0.3 ha. The single effects do not add up to the full margin, 18.9 against 22.8 ha per world, since a removed object also changes what the closed layer does afterwards. The single world in Fig. </w:t>
      </w:r>
      <w:r w:rsidR="00D31F60">
        <w:fldChar w:fldCharType="begin"/>
      </w:r>
      <w:r w:rsidR="00D31F60">
        <w:instrText xml:space="preserve"> REF _RefFig10 \h </w:instrText>
      </w:r>
      <w:r w:rsidR="00D31F60">
        <w:fldChar w:fldCharType="separate"/>
      </w:r>
      <w:r w:rsidR="00D31F60">
        <w:rPr>
          <w:noProof/>
        </w:rPr>
        <w:t>10</w:t>
      </w:r>
      <w:r w:rsidR="00D31F60">
        <w:fldChar w:fldCharType="end"/>
      </w:r>
      <w:r w:rsidR="00D31F60">
        <w:t>(c) shows the mechanism at the scale of one fire. It is an interface world in which the closed layer ends at 68 ha and VODA at 5 ha. The curves separate after minute 14, when a composed intervention coating the head and the flanks was admitted; two further objects followed at minutes 50 and 74.</w:t>
      </w:r>
    </w:p>
    <w:p w14:paraId="17569FF9" w14:textId="77777777" w:rsidR="00B01546" w:rsidRDefault="00000000">
      <w:pPr>
        <w:pStyle w:val="Text"/>
      </w:pPr>
      <w:commentRangeStart w:id="71"/>
      <w:r>
        <w:t xml:space="preserve">The dependence on the seeded doctrine was tested by withholding one family. With the containment line removed from the seed rules of every world, the closed layer ends within 2 ha of its full-doctrine result, so the loss falls on the open layer to recover. </w:t>
      </w:r>
      <w:commentRangeStart w:id="1142"/>
      <w:r>
        <w:t xml:space="preserve">VODA burns 57.1 ha against 60.9 ha with the full doctrine</w:t>
      </w:r>
      <w:commentRangeEnd w:id="1142"/>
      <w:r>
        <w:rPr>
          <w:rStyle w:val="CommentReference"/>
        </w:rPr>
        <w:commentReference w:id="1142"/>
      </w:r>
      <w:r>
        <w:t xml:space="preserve">, a paired difference of 3.8 ± 10.8 ha that does not separate from zero, and saves 28.0 ± 9.3 ha against the closed layer without the family. The open layer wrote the family back in 51 of 115 worlds, as plain rules and as the line-and-attack macro, at a median of 50 min after ignition.</w:t>
      </w:r>
      <w:commentRangeEnd w:id="71"/>
      <w:r>
        <w:rPr>
          <w:rStyle w:val="CommentReference"/>
          <w:sz w:val="20"/>
          <w:szCs w:val="20"/>
        </w:rPr>
        <w:commentReference w:id="71"/>
      </w:r>
    </w:p>
    <w:p w14:paraId="7143D338" w14:textId="77777777" w:rsidR="00926552" w:rsidRDefault="00926552" w:rsidP="00926552">
      <w:pPr>
        <w:pStyle w:val="Heading2"/>
      </w:pPr>
      <w:bookmarkStart w:id="72" w:name="_RefSec_V_F"/>
      <w:r>
        <w:t>F</w:t>
      </w:r>
      <w:bookmarkEnd w:id="72"/>
      <w:r>
        <w:t>. Timeliness, Scalability, and Compliance</w:t>
      </w:r>
    </w:p>
    <w:p w14:paraId="520AFB49" w14:textId="241E9647" w:rsidR="003E3FD9" w:rsidRDefault="00D31F60">
      <w:pPr>
        <w:pStyle w:val="Text"/>
      </w:pPr>
      <w:r>
        <w:t xml:space="preserve">One decision covers the whole loop, including the two shadow forecasts of the acceptance test and any adaptation </w:t>
      </w:r>
      <w:r>
        <w:lastRenderedPageBreak/>
        <w:t xml:space="preserve">that runs. </w:t>
      </w:r>
      <w:commentRangeStart w:id="1143"/>
      <w:r>
        <w:lastRenderedPageBreak/>
        <w:t xml:space="preserve">It takes a median 274 ms against a twelve-minute cycle</w:t>
      </w:r>
      <w:commentRangeEnd w:id="1143"/>
      <w:r>
        <w:rPr>
          <w:rStyle w:val="CommentReference"/>
        </w:rPr>
        <w:commentReference w:id="1143"/>
      </w:r>
      <w:r>
        <w:lastRenderedPageBreak/>
        <w:t xml:space="preserve">, 909 ms at the ninetieth percentile and 1.28 s at the slowest. The first offensive order is fielded at the first decision, two minutes after ignition. Fig. </w:t>
      </w:r>
      <w:r>
        <w:fldChar w:fldCharType="begin"/>
      </w:r>
      <w:r>
        <w:instrText xml:space="preserve"> REF _RefFig11 \h </w:instrText>
      </w:r>
      <w:r>
        <w:fldChar w:fldCharType="separate"/>
      </w:r>
      <w:r>
        <w:rPr>
          <w:noProof/>
        </w:rPr>
        <w:t>11</w:t>
      </w:r>
      <w:r>
        <w:fldChar w:fldCharType="end"/>
      </w:r>
      <w:r>
        <w:t xml:space="preserve">(a) reports the decision-layer cost for one to sixteen agents at cycles of two, six, and twelve minutes, as the median over three worlds. Every point lies between 0.03 and 0.27% of the cycle, and sixteen times the agents cost 1.28 times the median of one agent, since each agent reasons over its own region. Fig. </w:t>
      </w:r>
      <w:r>
        <w:fldChar w:fldCharType="begin"/>
      </w:r>
      <w:r>
        <w:instrText xml:space="preserve"> REF _RefFig11 \h </w:instrText>
      </w:r>
      <w:r>
        <w:fldChar w:fldCharType="separate"/>
      </w:r>
      <w:r>
        <w:rPr>
          <w:noProof/>
        </w:rPr>
        <w:t>11</w:t>
      </w:r>
      <w:r>
        <w:fldChar w:fldCharType="end"/>
      </w:r>
      <w:r>
        <w:t>(b) reports the cost against the size of the grid. Four times the grid raised the median by a factor of 6.9, and six times the forecast horizon by a factor of 1.4. Thus, scalability holds on the axis the architecture is built for, while domain size remains the binding limit. The agent measurement was taken on the 4800-cell domain, where sixteen regions hold 300 cells each. On the grid axis the cost grows faster than the cell count, so a domain of the order of 100 000 cells would move one decision from a fraction of a second to tens of seconds, still inside a twelve-minute cycle but no longer negligible.</w:t>
      </w:r>
    </w:p>
    <w:p w14:paraId="0A5707C0" w14:textId="458B0860" w:rsidR="003E3FD9" w:rsidRDefault="009823E2">
      <w:pPr>
        <w:pStyle w:val="Text"/>
      </w:pPr>
      <w:r>
        <w:rPr>
          <w:noProof/>
        </w:rPr>
        <mc:AlternateContent>
          <mc:Choice Requires="wpg">
            <w:drawing>
              <wp:anchor distT="91440" distB="91440" distL="114300" distR="114300" simplePos="0" relativeHeight="251664384" behindDoc="0" locked="0" layoutInCell="1" allowOverlap="0" wp14:anchorId="61689C46" wp14:editId="610D4BC1">
                <wp:simplePos x="0" y="0"/>
                <wp:positionH relativeFrom="column">
                  <wp:posOffset>49107</wp:posOffset>
                </wp:positionH>
                <wp:positionV relativeFrom="margin">
                  <wp:posOffset>-1270</wp:posOffset>
                </wp:positionV>
                <wp:extent cx="3108960" cy="1589405"/>
                <wp:effectExtent l="0" t="0" r="0" b="0"/>
                <wp:wrapTopAndBottom/>
                <wp:docPr id="600011" name="Group Fig11"/>
                <wp:cNvGraphicFramePr/>
                <a:graphic xmlns:a="http://schemas.openxmlformats.org/drawingml/2006/main">
                  <a:graphicData uri="http://schemas.microsoft.com/office/word/2010/wordprocessingGroup">
                    <wpg:wgp>
                      <wpg:cNvGrpSpPr/>
                      <wpg:grpSpPr>
                        <a:xfrm>
                          <a:off x="0" y="0"/>
                          <a:ext cx="3108960" cy="1589405"/>
                          <a:chOff x="0" y="0"/>
                          <a:chExt cx="3109000" cy="1589657"/>
                        </a:xfrm>
                      </wpg:grpSpPr>
                      <pic:pic xmlns:pic="http://schemas.openxmlformats.org/drawingml/2006/picture">
                        <pic:nvPicPr>
                          <pic:cNvPr id="610011" name="Picture Fig11"/>
                          <pic:cNvPicPr>
                            <a:picLocks noChangeAspect="1"/>
                          </pic:cNvPicPr>
                        </pic:nvPicPr>
                        <pic:blipFill rotWithShape="1">
                          <a:blip r:embed="rId33" cstate="print">
                            <a:extLst>
                              <a:ext uri="{28A0092B-C50C-407E-A947-70E740481C1C}">
                                <a14:useLocalDpi xmlns:a14="http://schemas.microsoft.com/office/drawing/2010/main" val="0"/>
                              </a:ext>
                            </a:extLst>
                          </a:blip>
                          <a:stretch>
                            <a:fillRect/>
                          </a:stretch>
                        </pic:blipFill>
                        <pic:spPr bwMode="auto">
                          <a:xfrm>
                            <a:off x="0" y="0"/>
                            <a:ext cx="3109000" cy="1286482"/>
                          </a:xfrm>
                          <a:prstGeom prst="rect">
                            <a:avLst/>
                          </a:prstGeom>
                          <a:noFill/>
                        </pic:spPr>
                      </pic:pic>
                      <wps:wsp>
                        <wps:cNvPr id="620011" name="Text Box Fig11"/>
                        <wps:cNvSpPr txBox="1"/>
                        <wps:spPr>
                          <a:xfrm>
                            <a:off x="0" y="1289657"/>
                            <a:ext cx="3109000" cy="300000"/>
                          </a:xfrm>
                          <a:prstGeom prst="rect">
                            <a:avLst/>
                          </a:prstGeom>
                          <a:solidFill>
                            <a:prstClr val="white"/>
                          </a:solidFill>
                          <a:ln>
                            <a:noFill/>
                          </a:ln>
                        </wps:spPr>
                        <wps:txbx>
                          <w:txbxContent>
                            <w:p w14:paraId="26941DE4" w14:textId="427FBC00" w:rsidR="00467EFC" w:rsidRDefault="00DE0BE3">
                              <w:pPr>
                                <w:pStyle w:val="Caption"/>
                                <w:spacing w:after="0"/>
                                <w:rPr>
                                  <w:noProof/>
                                </w:rPr>
                              </w:pPr>
                              <w:r>
                                <w:t xml:space="preserve">Fig. </w:t>
                              </w:r>
                              <w:bookmarkStart w:id="73" w:name="_RefFig11"/>
                              <w:r>
                                <w:fldChar w:fldCharType="begin"/>
                              </w:r>
                              <w:r>
                                <w:instrText xml:space="preserve"> SEQ Fig. \* ARABIC </w:instrText>
                              </w:r>
                              <w:r>
                                <w:fldChar w:fldCharType="separate"/>
                              </w:r>
                              <w:r>
                                <w:rPr>
                                  <w:noProof/>
                                </w:rPr>
                                <w:t>11</w:t>
                              </w:r>
                              <w:r>
                                <w:fldChar w:fldCharType="end"/>
                              </w:r>
                              <w:bookmarkEnd w:id="73"/>
                              <w:r>
                                <w:t>. Decision cost: (a) median cycle time as a share of the cycle against the number of agents, (b) against grid size.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689C46" id="Group Fig11" o:spid="_x0000_s1056" style="position:absolute;left:0;text-align:left;margin-left:3.85pt;margin-top:-.1pt;width:244.8pt;height:125.15pt;z-index:251664384;mso-wrap-distance-top:7.2pt;mso-wrap-distance-bottom:7.2pt;mso-position-vertical-relative:margin;mso-width-relative:margin;mso-height-relative:margin" coordsize="31090,15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" o:allowoverlap="f">
                <v:shape id="Picture Fig11" o:spid="_x0000_s1057" type="#_x0000_t75" style="position:absolute;width:31090;height:12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">
                  <v:imagedata r:id="rId34" o:title=""/>
                </v:shape>
                <v:shape id="Text Box Fig11" o:spid="_x0000_s1058" type="#_x0000_t202" style="position:absolute;top:12896;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" stroked="f">
                  <v:textbox inset="0,0,0,0">
                    <w:txbxContent>
                      <w:p w14:paraId="26941DE4" w14:textId="427FBC00" w:rsidR="00467EFC" w:rsidRDefault="00DE0BE3">
                        <w:pPr>
                          <w:pStyle w:val="Caption"/>
                          <w:spacing w:after="0"/>
                          <w:rPr>
                            <w:noProof/>
                          </w:rPr>
                        </w:pPr>
                        <w:r>
                          <w:t xml:space="preserve">Fig. </w:t>
                        </w:r>
                        <w:bookmarkStart w:id="74" w:name="_RefFig11"/>
                        <w:r>
                          <w:fldChar w:fldCharType="begin"/>
                        </w:r>
                        <w:r>
                          <w:instrText xml:space="preserve"> SEQ Fig. \* ARABIC </w:instrText>
                        </w:r>
                        <w:r>
                          <w:fldChar w:fldCharType="separate"/>
                        </w:r>
                        <w:r>
                          <w:rPr>
                            <w:noProof/>
                          </w:rPr>
                          <w:t>11</w:t>
                        </w:r>
                        <w:r>
                          <w:fldChar w:fldCharType="end"/>
                        </w:r>
                        <w:bookmarkEnd w:id="74"/>
                        <w:r>
                          <w:t>. Decision cost: (a) median cycle time as a share of the cycle against the number of agents, (b) against grid size.</w:t>
                        </w:r>
                      </w:p>
                    </w:txbxContent>
                  </v:textbox>
                </v:shape>
                <w10:wrap type="topAndBottom" anchory="margin"/>
              </v:group>
            </w:pict>
          </mc:Fallback>
        </mc:AlternateContent>
      </w:r>
      <w:r>
        <w:t xml:space="preserve">An architecture of this kind is not judged on outcome alone. Operators need a decision in time, under degraded observation, with an account of every order, and the system must hold as the incident grows. These requirements, together with the limits named in the Introduction, were turned into eight criteria before the experiments, namely predictive fidelity, decision quality, timeliness, robustness, uncertainty handling, adaptability, explainability, and scalability, so that the evidence is read against a fixed list rather than selected afterwards. Against them the picture is as follows. Predictive fidelity rests on four blind hindcasts with an overall agreement of 86 to 94%. Decision quality follows from the paired comparison, </w:t>
      </w:r>
      <w:commentRangeStart w:id="1146"/>
      <w:del w:id="1144" w:author="Claude" w:date="2026-10-19T23:30:00Z">
        <w:r>
          <w:delText xml:space="preserve">78% less burned area than no action and 28% less than the closed layer, better in 117 of 150 paired worlds, with the lowest cost in every family.</w:delText>
        </w:r>
      </w:del>
      <w:ins w:id="1145" w:author="Claude" w:date="2026-10-19T23:30:00Z">
        <w:r>
          <w:t xml:space="preserve">85% less burned area than no action and 50% less than the closed layer, better in 126 of 150 paired worlds.</w:t>
        </w:r>
      </w:ins>
      <w:commentRangeEnd w:id="1146"/>
      <w:r>
        <w:rPr>
          <w:rStyle w:val="CommentReference"/>
        </w:rPr>
        <w:commentReference w:id="1146"/>
      </w:r>
      <w:r>
        <w:t xml:space="preserve"> </w:t>
      </w:r>
      <w:commentRangeStart w:id="1147"/>
      <w:r>
        <w:t xml:space="preserve">Timeliness is met with 274 ms per decision and about two seconds of proposer time per cycle.</w:t>
      </w:r>
      <w:commentRangeEnd w:id="1147"/>
      <w:r>
        <w:rPr>
          <w:rStyle w:val="CommentReference"/>
        </w:rPr>
        <w:commentReference w:id="1147"/>
      </w:r>
      <w:r>
        <w:t xml:space="preserve"> Scalability is met with 1.28 times the cost for sixteen times the agents. Robustness is tested on one axis only, degraded observation, </w:t>
      </w:r>
      <w:del w:id="1148" w:author="Claude" w:date="2026-10-19T23:30:00Z">
        <w:r>
          <w:delText xml:space="preserve">where the loss is 22% and the configuration remains the best tested.</w:delText>
        </w:r>
      </w:del>
      <w:ins w:id="1149" w:author="Claude" w:date="2026-10-19T23:30:00Z">
        <w:r>
          <w:t xml:space="preserve">where the burned area rises by 12% and VODA remains better than the closed layer.</w:t>
        </w:r>
      </w:ins>
      <w:r>
        <w:t xml:space="preserve"> Uncertainty handling is structural, since every feature carries a confidence that gates its concept. </w:t>
      </w:r>
      <w:commentRangeStart w:id="1152"/>
      <w:del w:id="1150" w:author="Claude" w:date="2026-10-19T23:30:00Z">
        <w:r>
          <w:delText xml:space="preserve">Adaptability shows in 309 admitted objects that recur across worlds</w:delText>
        </w:r>
      </w:del>
      <w:ins w:id="1151" w:author="Claude" w:date="2026-10-19T23:30:00Z">
        <w:r>
          <w:t xml:space="preserve">Adaptability shows in admitted objects that recur across worlds</w:t>
        </w:r>
      </w:ins>
      <w:commentRangeEnd w:id="1152"/>
      <w:r>
        <w:rPr>
          <w:rStyle w:val="CommentReference"/>
        </w:rPr>
        <w:commentReference w:id="1152"/>
      </w:r>
      <w:r>
        <w:t xml:space="preserve"> and in the recovery of a withheld family. Explainability is supported by the log, in which every edit, rejection, and generated object carries its trigger, gate, and consuming rule; operator-facing interpretability was not </w:t>
      </w:r>
      <w:r>
        <w:t>evaluated. Predictive fidelity, decision quality, timeliness, and scalability are measured directly. The other four rest on one axis each. The hindcast base covers four fires, outage and noise are tested at one level, uncertainty is carried into the decision but not propagated as an ensemble, and the withheld-family test removes one family at a time.</w:t>
      </w:r>
    </w:p>
    <w:p w14:paraId="47D0F743" w14:textId="77777777" w:rsidR="00926552" w:rsidRDefault="00926552" w:rsidP="00926552">
      <w:pPr>
        <w:pStyle w:val="Heading1"/>
      </w:pPr>
      <w:bookmarkStart w:id="75" w:name="_RefSec_VI"/>
      <w:r>
        <w:t>VI</w:t>
      </w:r>
      <w:bookmarkEnd w:id="75"/>
      <w:r>
        <w:t>. Discussion</w:t>
      </w:r>
    </w:p>
    <w:p w14:paraId="36AAAD1E" w14:textId="77777777" w:rsidR="00926552" w:rsidRDefault="00926552" w:rsidP="00926552">
      <w:pPr>
        <w:pStyle w:val="Text"/>
      </w:pPr>
      <w:r>
        <w:t xml:space="preserve">Three lessons transfer beyond wildfire. First, separating an authoritative hazard model from the decision layer is what makes both testable. The model was validated against satellite records with no decision logic in the loop. The decision layers were then measured against each other on the same worlds. Hence, the benefit of opening the decision space is a paired difference rather than an absolute score. Second, a vocabulary of orders that grows at run time is safe only when admission is decided by gates that do not trust the proposer. </w:t>
      </w:r>
      <w:del w:id="1153" w:author="Claude" w:date="2026-10-19T23:30:00Z">
        <w:r>
          <w:delText xml:space="preserve">More than half of the proposals were rejected, most of them at the package margin after they had passed the forecast tests.</w:delText>
        </w:r>
      </w:del>
      <w:ins w:id="1154" w:author="Claude" w:date="2026-10-19T23:30:00Z">
        <w:r>
          <w:t xml:space="preserve">Most calls handed nothing to the gates, since no candidate lowered the forecast on both futures.</w:t>
        </w:r>
      </w:ins>
      <w:r>
        <w:t xml:space="preserve"> That selectivity is why the admitted objects could be fielded and why the outcome improved rather than merely changed. Third, the two layers divide the work by cost and determinism rather than by capability. The moves of the closed layer are deterministic, cheap, and numerous, </w:t>
      </w:r>
      <w:commentRangeStart w:id="1157"/>
      <w:del w:id="1155" w:author="Claude" w:date="2026-10-19T23:30:00Z">
        <w:r>
          <w:delText xml:space="preserve">4101 trials against 708</w:delText>
        </w:r>
      </w:del>
      <w:ins w:id="1156" w:author="Claude" w:date="2026-10-19T23:30:00Z">
        <w:r>
          <w:t xml:space="preserve">2620 trials against 738</w:t>
        </w:r>
      </w:ins>
      <w:commentRangeEnd w:id="1157"/>
      <w:r>
        <w:rPr>
          <w:rStyle w:val="CommentReference"/>
        </w:rPr>
        <w:commentReference w:id="1157"/>
      </w:r>
      <w:r>
        <w:t xml:space="preserve">, and they finish the fires the doctrine already holds. The proposals of the open layer are expensive and not bitwise reproducible, and they reach the fires the doctrine does not hold. A single generative mechanism could in principle write the tuning edits as rules, at the price of a model call for every edit. However, keeping the deterministic layer underneath minimizes the number of cycles in which the non-reproducible component acts. It also keeps the ledger able to say which change came from tuning and which from generation.</w:t>
      </w:r>
    </w:p>
    <w:p w14:paraId="4CC02154" w14:textId="33A4ED92" w:rsidR="00926552" w:rsidRDefault="00926552" w:rsidP="00926552">
      <w:pPr>
        <w:pStyle w:val="Text"/>
      </w:pPr>
      <w:r>
        <w:t xml:space="preserve">Four limitations bound the claims. The evaluation is carried out in simulation. The spread model is validated on real records, but the suppression model of Section III-B, the effect operators of Section IV-D, and their parameters are taken from the literature and were not validated against recorded suppression operations. Every saving reported here is measured through that model, so its absolute size should be read with caution; the paired differences between configurations are less sensitive, since all configurations act through the same model. No order was executed in a real incident and no fire officer took part in the loop. </w:t>
      </w:r>
      <w:del w:id="2170" w:author="Claude" w:date="2026-10-19T23:30:00Z">
        <w:r>
          <w:delText xml:space="preserve">The gates judge a forecast, not the outcome: </w:delText>
        </w:r>
      </w:del>
      <w:del w:id="1158" w:author="Claude" w:date="2026-10-19T23:30:00Z">
        <w:r>
          <w:delText xml:space="preserve">in 21 of 150 worlds an admitted object burned more than the closed layer</w:delText>
        </w:r>
      </w:del>
      <w:ins w:id="1159" w:author="Claude" w:date="2026-10-19T23:30:00Z">
        <w:del w:id="2171" w:author="Claude" w:date="2026-10-19T23:30:00Z">
          <w:r>
            <w:delText xml:space="preserve">in 14</w:delText>
          </w:r>
        </w:del>
        <w:ins w:id="2172" w:author="Claude" w:date="2026-10-19T23:30:00Z">
          <w:r>
            <w:t xml:space="preserve">The gates judge a forecast, not the outcome. In 14</w:t>
          </w:r>
        </w:ins>
        <w:r>
          <w:t xml:space="preserve"> of 150 worlds VODA burned more than the closed layer</w:t>
        </w:r>
      </w:ins>
      <w:r>
        <w:t xml:space="preserve">, and in the resource-limited family the saving is small and uncertain, since no rearrangement of an insufficient pool contains the fire. The seed doctrine is deliberately minimal, five rules that cover the reading space, and the margin of the open layer is measured against that doctrine; a richer expert base would narrow the gap the open layer fills, and the withheld-family test shows the other direction only, that a poorer doctrine is recovered. The stage selector does not improve on a fixed order of trial, </w:t>
      </w:r>
      <w:r>
        <w:t xml:space="preserve">so the closed layer could be simplified without loss.</w:t>
      </w:r>
      <w:commentRangeStart w:id="1161"/>
      <w:ins w:id="1160" w:author="Claude" w:date="2026-10-19T23:30:00Z">
        <w:r>
          <w:t xml:space="preserve"> With the same screening budget, a random proposer over the same grammar comes close to VODA. Hence, the advantage of the model lies in the quality of its candidates rather than in an outcome that search alone cannot reach.</w:t>
        </w:r>
      </w:ins>
      <w:commentRangeEnd w:id="1161"/>
      <w:r>
        <w:rPr>
          <w:rStyle w:val="CommentReference"/>
        </w:rPr>
        <w:commentReference w:id="1161"/>
      </w:r>
      <w:r>
        <w:t xml:space="preserve"> The attribution of the gain to object kinds is causal within </w:t>
      </w:r>
      <w:r>
        <w:lastRenderedPageBreak/>
        <w:t xml:space="preserve">the replay only; an ablation that admits the proposals of one kind under the live proposer would test the kinds directly. The proposals of an LLM are not bitwise reproducible. Nevertheless, the campaign is logged with pinned configuration and seeds, and no admission depends on the proposer. </w:t>
      </w:r>
      <w:commentRangeStart w:id="1162"/>
      <w:r>
        <w:lastRenderedPageBreak/>
        <w:t xml:space="preserve">A second run of the same worlds moved the mean saving from 20.8 to 26.2 ha</w:t>
      </w:r>
      <w:commentRangeEnd w:id="1162"/>
      <w:r>
        <w:rPr>
          <w:rStyle w:val="CommentReference"/>
        </w:rPr>
        <w:commentReference w:id="1162"/>
      </w:r>
      <w:r>
        <w:lastRenderedPageBreak/>
        <w:t xml:space="preserve"> while the sign, the ranking of the families, and the admission rate held. The results were measured with one proposer; the architecture asks of it only the object of (21), and the gates, not the proposer, decide what enters the rule base.</w:t>
      </w:r>
    </w:p>
    <w:p w14:paraId="01CB6DA9" w14:textId="77777777" w:rsidR="00926552" w:rsidRDefault="00926552" w:rsidP="00926552">
      <w:pPr>
        <w:pStyle w:val="Heading1"/>
      </w:pPr>
      <w:bookmarkStart w:id="76" w:name="_RefSec_VII"/>
      <w:r>
        <w:t>VII</w:t>
      </w:r>
      <w:bookmarkEnd w:id="76"/>
      <w:r>
        <w:t>. Conclusion</w:t>
      </w:r>
    </w:p>
    <w:p w14:paraId="743A8D36" w14:textId="593ACABD" w:rsidR="007D0D20" w:rsidRDefault="00926552" w:rsidP="006228F3">
      <w:pPr>
        <w:pStyle w:val="Text"/>
      </w:pPr>
      <w:r>
        <w:t xml:space="preserve">This article presented VODA, a distributed decision support architecture for wildfire response built on two separated cores and two decision layers. The closed layer is a self-tuning fuzzy doctrine over 5 decision concepts and 6 intervention families. The open layer lets a pretrained LLM extend that doctrine with rules, blended interventions, and interventions composed from verified physical effects. A gate chain preserves no-harm, life-safety invariance, coverage, and monotone descent in the forecast, whatever the proposer. On an independently validated core, 150 paired worlds in five scenario families were replayed with no decision support, with the closed layer alone, and with both layers. </w:t>
      </w:r>
      <w:commentRangeStart w:id="1165"/>
      <w:del w:id="1163" w:author="Claude" w:date="2026-10-19T23:30:00Z">
        <w:r>
          <w:delText xml:space="preserve">The open layer admitted 309 of 708 proposals. It burned 20.8 ± 5.8 ha less per world than the closed layer and was better in 117 of 150 worlds. It raised the share of incidents extinguished from 52 to 72% and left 52% fewer people affected. This was achieved with a smaller committed response, no growth in rule count, and about two seconds of proposer time per decision cycle.</w:delText>
        </w:r>
      </w:del>
      <w:ins w:id="1164" w:author="Claude" w:date="2026-10-19T23:30:00Z">
        <w:r>
          <w:t xml:space="preserve">Against the closed layer, VODA lowered the burned area by 50% and was better in 126 of 150 worlds. It raised the share of incidents extinguished from 52 to 85% and left 70% fewer people affected. This was achieved with a smaller committed response and almost no growth in rule count. A random proposer with the same screening came close to this result, so the screening and the gates carry most of the gain, and the model supplies better candidates.</w:t>
        </w:r>
      </w:ins>
      <w:commentRangeEnd w:id="1165"/>
      <w:r>
        <w:rPr>
          <w:rStyle w:val="CommentReference"/>
        </w:rPr>
        <w:commentReference w:id="1165"/>
      </w:r>
      <w:r>
        <w:t xml:space="preserve"> The admitted objects recur across independent worlds and reduce to a small set of tactics the seed doctrine did not contain, </w:t>
      </w:r>
      <w:commentRangeStart w:id="2173"/>
      <w:r>
        <w:t xml:space="preserve">namely the asset collar, the head-flank retardant band, interface hardening, and the line-and-attack macro.</w:t>
      </w:r>
      <w:commentRangeEnd w:id="2173"/>
      <w:r>
        <w:rPr>
          <w:rStyle w:val="CommentReference"/>
        </w:rPr>
        <w:commentReference w:id="2173"/>
      </w:r>
      <w:r>
        <w:t xml:space="preserve"> </w:t>
      </w:r>
      <w:commentRangeStart w:id="77"/>
      <w:commentRangeStart w:id="1166"/>
      <w:r>
        <w:t xml:space="preserve">With one intervention family withheld from the seed doctrine</w:t>
      </w:r>
      <w:commentRangeEnd w:id="77"/>
      <w:r>
        <w:rPr>
          <w:rStyle w:val="CommentReference"/>
          <w:sz w:val="20"/>
          <w:szCs w:val="20"/>
        </w:rPr>
        <w:commentReference w:id="77"/>
      </w:r>
      <w:r>
        <w:t xml:space="preserve">, the open layer wrote it back and the outcome held.</w:t>
      </w:r>
      <w:commentRangeEnd w:id="1166"/>
      <w:r>
        <w:rPr>
          <w:rStyle w:val="CommentReference"/>
        </w:rPr>
        <w:commentReference w:id="1166"/>
      </w:r>
      <w:r>
        <w:t xml:space="preserve"> A tabletop exercise with fire officers, and a transfer to another hazard in which only the simulation core and the intervention vocabulary change, are left to future work.</w:t>
      </w:r>
    </w:p>
    <w:sdt>
      <w:sdtPr>
        <w:rPr>
          <w:smallCaps w:val="0"/>
          <w:kern w:val="0"/>
        </w:rPr>
        <w:id w:val="369651183"/>
        <w:docPartObj>
          <w:docPartGallery w:val="Bibliographies"/>
          <w:docPartUnique/>
        </w:docPartObj>
      </w:sdtPr>
      <w:sdtContent>
        <w:commentRangeStart w:id="78" w:displacedByCustomXml="prev"/>
        <w:p w14:paraId="05483FE4" w14:textId="77777777" w:rsidR="009823E2" w:rsidRDefault="009823E2">
          <w:pPr>
            <w:pStyle w:val="Heading1"/>
          </w:pPr>
          <w:r>
            <w:t>References</w:t>
          </w:r>
          <w:commentRangeEnd w:id="78"/>
          <w:r>
            <w:rPr>
              <w:rStyle w:val="CommentReference"/>
              <w:sz w:val="20"/>
              <w:szCs w:val="20"/>
            </w:rPr>
            <w:commentReference w:id="78"/>
          </w:r>
        </w:p>
        <w:sdt>
          <w:sdtPr>
            <w:id w:val="-573587230"/>
            <w:bibliography/>
          </w:sdtPr>
          <w:sdtContent>
            <w:p w14:paraId="3FC7CE31" w14:textId="77777777" w:rsidR="008C67D9" w:rsidRDefault="009823E2">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4572"/>
              </w:tblGrid>
              <w:tr w:rsidR="008C67D9" w14:paraId="56A8D513" w14:textId="77777777">
                <w:trPr>
                  <w:divId w:val="1215434613"/>
                  <w:tblCellSpacing w:w="15" w:type="dxa"/>
                </w:trPr>
                <w:tc>
                  <w:tcPr>
                    <w:tcW w:w="50" w:type="pct"/>
                    <w:hideMark/>
                  </w:tcPr>
                  <w:p w14:paraId="6F3E08C3" w14:textId="77777777" w:rsidR="008C67D9" w:rsidRDefault="008C67D9">
                    <w:pPr>
                      <w:pStyle w:val="Bibliography"/>
                      <w:rPr>
                        <w:noProof/>
                        <w:sz w:val="24"/>
                        <w:szCs w:val="24"/>
                      </w:rPr>
                    </w:pPr>
                    <w:r>
                      <w:rPr>
                        <w:noProof/>
                      </w:rPr>
                      <w:t xml:space="preserve">[1] </w:t>
                    </w:r>
                  </w:p>
                </w:tc>
                <w:tc>
                  <w:tcPr>
                    <w:tcW w:w="0" w:type="auto"/>
                    <w:hideMark/>
                  </w:tcPr>
                  <w:p w14:paraId="39E30E50" w14:textId="77777777" w:rsidR="008C67D9" w:rsidRDefault="008C67D9">
                    <w:pPr>
                      <w:pStyle w:val="Bibliography"/>
                      <w:rPr>
                        <w:noProof/>
                      </w:rPr>
                    </w:pPr>
                    <w:r>
                      <w:rPr>
                        <w:noProof/>
                      </w:rPr>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tc>
              </w:tr>
              <w:tr w:rsidR="008C67D9" w14:paraId="7E27B3A1" w14:textId="77777777">
                <w:trPr>
                  <w:divId w:val="1215434613"/>
                  <w:tblCellSpacing w:w="15" w:type="dxa"/>
                </w:trPr>
                <w:tc>
                  <w:tcPr>
                    <w:tcW w:w="50" w:type="pct"/>
                    <w:hideMark/>
                  </w:tcPr>
                  <w:p w14:paraId="260314B8" w14:textId="77777777" w:rsidR="008C67D9" w:rsidRDefault="008C67D9">
                    <w:pPr>
                      <w:pStyle w:val="Bibliography"/>
                      <w:rPr>
                        <w:noProof/>
                      </w:rPr>
                    </w:pPr>
                    <w:r>
                      <w:rPr>
                        <w:noProof/>
                      </w:rPr>
                      <w:t xml:space="preserve">[2] </w:t>
                    </w:r>
                  </w:p>
                </w:tc>
                <w:tc>
                  <w:tcPr>
                    <w:tcW w:w="0" w:type="auto"/>
                    <w:hideMark/>
                  </w:tcPr>
                  <w:p w14:paraId="5F3E9003" w14:textId="77777777" w:rsidR="008C67D9" w:rsidRDefault="008C67D9">
                    <w:pPr>
                      <w:pStyle w:val="Bibliography"/>
                      <w:rPr>
                        <w:noProof/>
                      </w:rPr>
                    </w:pPr>
                    <w:r>
                      <w:rPr>
                        <w:noProof/>
                      </w:rPr>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tc>
              </w:tr>
              <w:tr w:rsidR="008C67D9" w14:paraId="270D098F" w14:textId="77777777">
                <w:trPr>
                  <w:divId w:val="1215434613"/>
                  <w:tblCellSpacing w:w="15" w:type="dxa"/>
                </w:trPr>
                <w:tc>
                  <w:tcPr>
                    <w:tcW w:w="50" w:type="pct"/>
                    <w:hideMark/>
                  </w:tcPr>
                  <w:p w14:paraId="542320F2" w14:textId="77777777" w:rsidR="008C67D9" w:rsidRDefault="008C67D9">
                    <w:pPr>
                      <w:pStyle w:val="Bibliography"/>
                      <w:rPr>
                        <w:noProof/>
                      </w:rPr>
                    </w:pPr>
                    <w:r>
                      <w:rPr>
                        <w:noProof/>
                      </w:rPr>
                      <w:t xml:space="preserve">[3] </w:t>
                    </w:r>
                  </w:p>
                </w:tc>
                <w:tc>
                  <w:tcPr>
                    <w:tcW w:w="0" w:type="auto"/>
                    <w:hideMark/>
                  </w:tcPr>
                  <w:p w14:paraId="62B3CEAF" w14:textId="77777777" w:rsidR="008C67D9" w:rsidRDefault="008C67D9">
                    <w:pPr>
                      <w:pStyle w:val="Bibliography"/>
                      <w:rPr>
                        <w:noProof/>
                      </w:rPr>
                    </w:pPr>
                    <w:r>
                      <w:rPr>
                        <w:noProof/>
                      </w:rPr>
                      <w:t xml:space="preserve">M. P. Thompson and D. E. Calkin, "Uncertainty and risk in wildland fire management," </w:t>
                    </w:r>
                    <w:r>
                      <w:rPr>
                        <w:i/>
                        <w:iCs/>
                        <w:noProof/>
                      </w:rPr>
                      <w:t xml:space="preserve">J. Environ. Manage., </w:t>
                    </w:r>
                    <w:r>
                      <w:rPr>
                        <w:noProof/>
                      </w:rPr>
                      <w:t xml:space="preserve">vol. 92, pp. 1895-1909, 2011. </w:t>
                    </w:r>
                  </w:p>
                </w:tc>
              </w:tr>
              <w:tr w:rsidR="008C67D9" w14:paraId="110901A9" w14:textId="77777777">
                <w:trPr>
                  <w:divId w:val="1215434613"/>
                  <w:tblCellSpacing w:w="15" w:type="dxa"/>
                </w:trPr>
                <w:tc>
                  <w:tcPr>
                    <w:tcW w:w="50" w:type="pct"/>
                    <w:hideMark/>
                  </w:tcPr>
                  <w:p w14:paraId="3A3481B3" w14:textId="77777777" w:rsidR="008C67D9" w:rsidRDefault="008C67D9">
                    <w:pPr>
                      <w:pStyle w:val="Bibliography"/>
                      <w:rPr>
                        <w:noProof/>
                      </w:rPr>
                    </w:pPr>
                    <w:r>
                      <w:rPr>
                        <w:noProof/>
                      </w:rPr>
                      <w:t xml:space="preserve">[4] </w:t>
                    </w:r>
                  </w:p>
                </w:tc>
                <w:tc>
                  <w:tcPr>
                    <w:tcW w:w="0" w:type="auto"/>
                    <w:hideMark/>
                  </w:tcPr>
                  <w:p w14:paraId="0B608633" w14:textId="77777777" w:rsidR="008C67D9" w:rsidRDefault="008C67D9">
                    <w:pPr>
                      <w:pStyle w:val="Bibliography"/>
                      <w:rPr>
                        <w:noProof/>
                      </w:rPr>
                    </w:pPr>
                    <w:r>
                      <w:rPr>
                        <w:noProof/>
                      </w:rPr>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tc>
              </w:tr>
              <w:tr w:rsidR="008C67D9" w14:paraId="7793F5DB" w14:textId="77777777">
                <w:trPr>
                  <w:divId w:val="1215434613"/>
                  <w:tblCellSpacing w:w="15" w:type="dxa"/>
                </w:trPr>
                <w:tc>
                  <w:tcPr>
                    <w:tcW w:w="50" w:type="pct"/>
                    <w:hideMark/>
                  </w:tcPr>
                  <w:p w14:paraId="21916D8A" w14:textId="77777777" w:rsidR="008C67D9" w:rsidRDefault="008C67D9">
                    <w:pPr>
                      <w:pStyle w:val="Bibliography"/>
                      <w:rPr>
                        <w:noProof/>
                      </w:rPr>
                    </w:pPr>
                    <w:r>
                      <w:rPr>
                        <w:noProof/>
                      </w:rPr>
                      <w:t xml:space="preserve">[5] </w:t>
                    </w:r>
                  </w:p>
                </w:tc>
                <w:tc>
                  <w:tcPr>
                    <w:tcW w:w="0" w:type="auto"/>
                    <w:hideMark/>
                  </w:tcPr>
                  <w:p w14:paraId="63240300" w14:textId="77777777" w:rsidR="008C67D9" w:rsidRDefault="008C67D9">
                    <w:pPr>
                      <w:pStyle w:val="Bibliography"/>
                      <w:rPr>
                        <w:noProof/>
                      </w:rPr>
                    </w:pPr>
                    <w:r>
                      <w:rPr>
                        <w:noProof/>
                      </w:rPr>
                      <w:t xml:space="preserve">F. Vásquez, A. Cravero, M. Castillo and F. Riquelme, "Decision </w:t>
                    </w:r>
                    <w:r>
                      <w:rPr>
                        <w:noProof/>
                      </w:rPr>
                      <w:t xml:space="preserve">support system development of wildland fire: A systematic mapping," </w:t>
                    </w:r>
                    <w:r>
                      <w:rPr>
                        <w:i/>
                        <w:iCs/>
                        <w:noProof/>
                      </w:rPr>
                      <w:t xml:space="preserve">Forests, </w:t>
                    </w:r>
                    <w:r>
                      <w:rPr>
                        <w:noProof/>
                      </w:rPr>
                      <w:t xml:space="preserve">vol. 12, p. 943, 2021. </w:t>
                    </w:r>
                  </w:p>
                </w:tc>
              </w:tr>
              <w:tr w:rsidR="008C67D9" w14:paraId="3269C542" w14:textId="77777777">
                <w:trPr>
                  <w:divId w:val="1215434613"/>
                  <w:tblCellSpacing w:w="15" w:type="dxa"/>
                </w:trPr>
                <w:tc>
                  <w:tcPr>
                    <w:tcW w:w="50" w:type="pct"/>
                    <w:hideMark/>
                  </w:tcPr>
                  <w:p w14:paraId="024BD11E" w14:textId="77777777" w:rsidR="008C67D9" w:rsidRDefault="008C67D9">
                    <w:pPr>
                      <w:pStyle w:val="Bibliography"/>
                      <w:rPr>
                        <w:noProof/>
                      </w:rPr>
                    </w:pPr>
                    <w:r>
                      <w:rPr>
                        <w:noProof/>
                      </w:rPr>
                      <w:t xml:space="preserve">[6] </w:t>
                    </w:r>
                  </w:p>
                </w:tc>
                <w:tc>
                  <w:tcPr>
                    <w:tcW w:w="0" w:type="auto"/>
                    <w:hideMark/>
                  </w:tcPr>
                  <w:p w14:paraId="31A2176F" w14:textId="77777777" w:rsidR="008C67D9" w:rsidRDefault="008C67D9">
                    <w:pPr>
                      <w:pStyle w:val="Bibliography"/>
                      <w:rPr>
                        <w:noProof/>
                      </w:rPr>
                    </w:pPr>
                    <w:r>
                      <w:rPr>
                        <w:noProof/>
                      </w:rPr>
                      <w:t>R. C. Rothermel, "A mathematical model for predicting fire spread in wildland fuels," Res. Pap. INT-115, 1972.</w:t>
                    </w:r>
                  </w:p>
                </w:tc>
              </w:tr>
              <w:tr w:rsidR="008C67D9" w14:paraId="7C275B64" w14:textId="77777777">
                <w:trPr>
                  <w:divId w:val="1215434613"/>
                  <w:tblCellSpacing w:w="15" w:type="dxa"/>
                </w:trPr>
                <w:tc>
                  <w:tcPr>
                    <w:tcW w:w="50" w:type="pct"/>
                    <w:hideMark/>
                  </w:tcPr>
                  <w:p w14:paraId="1EC14DD8" w14:textId="77777777" w:rsidR="008C67D9" w:rsidRDefault="008C67D9">
                    <w:pPr>
                      <w:pStyle w:val="Bibliography"/>
                      <w:rPr>
                        <w:noProof/>
                      </w:rPr>
                    </w:pPr>
                    <w:r>
                      <w:rPr>
                        <w:noProof/>
                      </w:rPr>
                      <w:t xml:space="preserve">[7] </w:t>
                    </w:r>
                  </w:p>
                </w:tc>
                <w:tc>
                  <w:tcPr>
                    <w:tcW w:w="0" w:type="auto"/>
                    <w:hideMark/>
                  </w:tcPr>
                  <w:p w14:paraId="78D41B47" w14:textId="77777777" w:rsidR="008C67D9" w:rsidRDefault="008C67D9">
                    <w:pPr>
                      <w:pStyle w:val="Bibliography"/>
                      <w:rPr>
                        <w:noProof/>
                      </w:rPr>
                    </w:pPr>
                    <w:r>
                      <w:rPr>
                        <w:noProof/>
                      </w:rPr>
                      <w:t xml:space="preserve">M. A. Finney, "An overview of FlamMap fire modeling capabilities," in </w:t>
                    </w:r>
                    <w:r>
                      <w:rPr>
                        <w:i/>
                        <w:iCs/>
                        <w:noProof/>
                      </w:rPr>
                      <w:t>Fuels Management: How to Measure Success (RMRS-P-41)</w:t>
                    </w:r>
                    <w:r>
                      <w:rPr>
                        <w:noProof/>
                      </w:rPr>
                      <w:t xml:space="preserve">, 2006. </w:t>
                    </w:r>
                  </w:p>
                </w:tc>
              </w:tr>
              <w:tr w:rsidR="008C67D9" w14:paraId="4212E294" w14:textId="77777777">
                <w:trPr>
                  <w:divId w:val="1215434613"/>
                  <w:tblCellSpacing w:w="15" w:type="dxa"/>
                </w:trPr>
                <w:tc>
                  <w:tcPr>
                    <w:tcW w:w="50" w:type="pct"/>
                    <w:hideMark/>
                  </w:tcPr>
                  <w:p w14:paraId="0CE9FB0D" w14:textId="77777777" w:rsidR="008C67D9" w:rsidRDefault="008C67D9">
                    <w:pPr>
                      <w:pStyle w:val="Bibliography"/>
                      <w:rPr>
                        <w:noProof/>
                      </w:rPr>
                    </w:pPr>
                    <w:r>
                      <w:rPr>
                        <w:noProof/>
                      </w:rPr>
                      <w:t xml:space="preserve">[8] </w:t>
                    </w:r>
                  </w:p>
                </w:tc>
                <w:tc>
                  <w:tcPr>
                    <w:tcW w:w="0" w:type="auto"/>
                    <w:hideMark/>
                  </w:tcPr>
                  <w:p w14:paraId="0750CE9C" w14:textId="77777777" w:rsidR="008C67D9" w:rsidRDefault="008C67D9">
                    <w:pPr>
                      <w:pStyle w:val="Bibliography"/>
                      <w:rPr>
                        <w:noProof/>
                      </w:rPr>
                    </w:pPr>
                    <w:r>
                      <w:rPr>
                        <w:noProof/>
                      </w:rPr>
                      <w:t xml:space="preserve">C. Pais, J. Carrasco, P. E. Moudio and Z.-J. M. Shen, "Downstream protection value: Detecting critical zones for effective fuel-treatment under wildfire risk," vol. 90, p. 101703, 2021. </w:t>
                    </w:r>
                  </w:p>
                </w:tc>
              </w:tr>
              <w:tr w:rsidR="008C67D9" w14:paraId="5FAFD9DC" w14:textId="77777777">
                <w:trPr>
                  <w:divId w:val="1215434613"/>
                  <w:tblCellSpacing w:w="15" w:type="dxa"/>
                </w:trPr>
                <w:tc>
                  <w:tcPr>
                    <w:tcW w:w="50" w:type="pct"/>
                    <w:hideMark/>
                  </w:tcPr>
                  <w:p w14:paraId="698B3289" w14:textId="77777777" w:rsidR="008C67D9" w:rsidRDefault="008C67D9">
                    <w:pPr>
                      <w:pStyle w:val="Bibliography"/>
                      <w:rPr>
                        <w:noProof/>
                      </w:rPr>
                    </w:pPr>
                    <w:r>
                      <w:rPr>
                        <w:noProof/>
                      </w:rPr>
                      <w:t xml:space="preserve">[9] </w:t>
                    </w:r>
                  </w:p>
                </w:tc>
                <w:tc>
                  <w:tcPr>
                    <w:tcW w:w="0" w:type="auto"/>
                    <w:hideMark/>
                  </w:tcPr>
                  <w:p w14:paraId="1C1EABC1" w14:textId="77777777" w:rsidR="008C67D9" w:rsidRDefault="008C67D9">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tc>
              </w:tr>
              <w:tr w:rsidR="008C67D9" w14:paraId="5C78F66E" w14:textId="77777777">
                <w:trPr>
                  <w:divId w:val="1215434613"/>
                  <w:tblCellSpacing w:w="15" w:type="dxa"/>
                </w:trPr>
                <w:tc>
                  <w:tcPr>
                    <w:tcW w:w="50" w:type="pct"/>
                    <w:hideMark/>
                  </w:tcPr>
                  <w:p w14:paraId="7845C973" w14:textId="77777777" w:rsidR="008C67D9" w:rsidRDefault="008C67D9">
                    <w:pPr>
                      <w:pStyle w:val="Bibliography"/>
                      <w:rPr>
                        <w:noProof/>
                      </w:rPr>
                    </w:pPr>
                    <w:r>
                      <w:rPr>
                        <w:noProof/>
                      </w:rPr>
                      <w:t xml:space="preserve">[10] </w:t>
                    </w:r>
                  </w:p>
                </w:tc>
                <w:tc>
                  <w:tcPr>
                    <w:tcW w:w="0" w:type="auto"/>
                    <w:hideMark/>
                  </w:tcPr>
                  <w:p w14:paraId="284E3CA3" w14:textId="77777777" w:rsidR="008C67D9" w:rsidRDefault="008C67D9">
                    <w:pPr>
                      <w:pStyle w:val="Bibliography"/>
                      <w:rPr>
                        <w:noProof/>
                      </w:rPr>
                    </w:pPr>
                    <w:r>
                      <w:rPr>
                        <w:noProof/>
                      </w:rPr>
                      <w:t xml:space="preserve">E. K. Noonan-Wright et al., "Developing the US wildland fire decision support system," </w:t>
                    </w:r>
                    <w:r>
                      <w:rPr>
                        <w:i/>
                        <w:iCs/>
                        <w:noProof/>
                      </w:rPr>
                      <w:t xml:space="preserve">J. Combust., </w:t>
                    </w:r>
                    <w:r>
                      <w:rPr>
                        <w:noProof/>
                      </w:rPr>
                      <w:t xml:space="preserve">vol. 2011, p. 168473, 2011. </w:t>
                    </w:r>
                  </w:p>
                </w:tc>
              </w:tr>
              <w:tr w:rsidR="008C67D9" w14:paraId="2C17DD6B" w14:textId="77777777">
                <w:trPr>
                  <w:divId w:val="1215434613"/>
                  <w:tblCellSpacing w:w="15" w:type="dxa"/>
                </w:trPr>
                <w:tc>
                  <w:tcPr>
                    <w:tcW w:w="50" w:type="pct"/>
                    <w:hideMark/>
                  </w:tcPr>
                  <w:p w14:paraId="2792C329" w14:textId="77777777" w:rsidR="008C67D9" w:rsidRDefault="008C67D9">
                    <w:pPr>
                      <w:pStyle w:val="Bibliography"/>
                      <w:rPr>
                        <w:noProof/>
                      </w:rPr>
                    </w:pPr>
                    <w:r>
                      <w:rPr>
                        <w:noProof/>
                      </w:rPr>
                      <w:t xml:space="preserve">[11] </w:t>
                    </w:r>
                  </w:p>
                </w:tc>
                <w:tc>
                  <w:tcPr>
                    <w:tcW w:w="0" w:type="auto"/>
                    <w:hideMark/>
                  </w:tcPr>
                  <w:p w14:paraId="4455D6A2" w14:textId="77777777" w:rsidR="008C67D9" w:rsidRDefault="008C67D9">
                    <w:pPr>
                      <w:pStyle w:val="Bibliography"/>
                      <w:rPr>
                        <w:noProof/>
                      </w:rPr>
                    </w:pPr>
                    <w:r>
                      <w:rPr>
                        <w:noProof/>
                      </w:rPr>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tc>
              </w:tr>
              <w:tr w:rsidR="008C67D9" w14:paraId="7870899B" w14:textId="77777777">
                <w:trPr>
                  <w:divId w:val="1215434613"/>
                  <w:tblCellSpacing w:w="15" w:type="dxa"/>
                </w:trPr>
                <w:tc>
                  <w:tcPr>
                    <w:tcW w:w="50" w:type="pct"/>
                    <w:hideMark/>
                  </w:tcPr>
                  <w:p w14:paraId="2A96202C" w14:textId="77777777" w:rsidR="008C67D9" w:rsidRDefault="008C67D9">
                    <w:pPr>
                      <w:pStyle w:val="Bibliography"/>
                      <w:rPr>
                        <w:noProof/>
                      </w:rPr>
                    </w:pPr>
                    <w:r>
                      <w:rPr>
                        <w:noProof/>
                      </w:rPr>
                      <w:t xml:space="preserve">[12] </w:t>
                    </w:r>
                  </w:p>
                </w:tc>
                <w:tc>
                  <w:tcPr>
                    <w:tcW w:w="0" w:type="auto"/>
                    <w:hideMark/>
                  </w:tcPr>
                  <w:p w14:paraId="5C5D0AB4" w14:textId="77777777" w:rsidR="008C67D9" w:rsidRDefault="008C67D9">
                    <w:pPr>
                      <w:pStyle w:val="Bibliography"/>
                      <w:rPr>
                        <w:noProof/>
                      </w:rPr>
                    </w:pPr>
                    <w:r>
                      <w:rPr>
                        <w:noProof/>
                      </w:rPr>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2026. </w:t>
                    </w:r>
                  </w:p>
                </w:tc>
              </w:tr>
              <w:tr w:rsidR="008C67D9" w14:paraId="70B194A5" w14:textId="77777777">
                <w:trPr>
                  <w:divId w:val="1215434613"/>
                  <w:tblCellSpacing w:w="15" w:type="dxa"/>
                </w:trPr>
                <w:tc>
                  <w:tcPr>
                    <w:tcW w:w="50" w:type="pct"/>
                    <w:hideMark/>
                  </w:tcPr>
                  <w:p w14:paraId="105C06EF" w14:textId="77777777" w:rsidR="008C67D9" w:rsidRDefault="008C67D9">
                    <w:pPr>
                      <w:pStyle w:val="Bibliography"/>
                      <w:rPr>
                        <w:noProof/>
                      </w:rPr>
                    </w:pPr>
                    <w:r>
                      <w:rPr>
                        <w:noProof/>
                      </w:rPr>
                      <w:t xml:space="preserve">[13] </w:t>
                    </w:r>
                  </w:p>
                </w:tc>
                <w:tc>
                  <w:tcPr>
                    <w:tcW w:w="0" w:type="auto"/>
                    <w:hideMark/>
                  </w:tcPr>
                  <w:p w14:paraId="3582A99C" w14:textId="77777777" w:rsidR="008C67D9" w:rsidRDefault="008C67D9">
                    <w:pPr>
                      <w:pStyle w:val="Bibliography"/>
                      <w:rPr>
                        <w:noProof/>
                      </w:rPr>
                    </w:pPr>
                    <w:r>
                      <w:rPr>
                        <w:noProof/>
                      </w:rPr>
                      <w:t xml:space="preserve">D. Arnott and G. Pervan, "A critical analysis of decision support systems research," </w:t>
                    </w:r>
                    <w:r>
                      <w:rPr>
                        <w:i/>
                        <w:iCs/>
                        <w:noProof/>
                      </w:rPr>
                      <w:t xml:space="preserve">J. Inf. Technol., </w:t>
                    </w:r>
                    <w:r>
                      <w:rPr>
                        <w:noProof/>
                      </w:rPr>
                      <w:t xml:space="preserve">vol. 20, pp. 67-87, 2005. </w:t>
                    </w:r>
                  </w:p>
                </w:tc>
              </w:tr>
              <w:tr w:rsidR="008C67D9" w14:paraId="0D0623A2" w14:textId="77777777">
                <w:trPr>
                  <w:divId w:val="1215434613"/>
                  <w:tblCellSpacing w:w="15" w:type="dxa"/>
                </w:trPr>
                <w:tc>
                  <w:tcPr>
                    <w:tcW w:w="50" w:type="pct"/>
                    <w:hideMark/>
                  </w:tcPr>
                  <w:p w14:paraId="67A06903" w14:textId="77777777" w:rsidR="008C67D9" w:rsidRDefault="008C67D9">
                    <w:pPr>
                      <w:pStyle w:val="Bibliography"/>
                      <w:rPr>
                        <w:noProof/>
                      </w:rPr>
                    </w:pPr>
                    <w:r>
                      <w:rPr>
                        <w:noProof/>
                      </w:rPr>
                      <w:t xml:space="preserve">[14] </w:t>
                    </w:r>
                  </w:p>
                </w:tc>
                <w:tc>
                  <w:tcPr>
                    <w:tcW w:w="0" w:type="auto"/>
                    <w:hideMark/>
                  </w:tcPr>
                  <w:p w14:paraId="0FE987A9" w14:textId="77777777" w:rsidR="008C67D9" w:rsidRDefault="008C67D9">
                    <w:pPr>
                      <w:pStyle w:val="Bibliography"/>
                      <w:rPr>
                        <w:noProof/>
                      </w:rPr>
                    </w:pPr>
                    <w:r>
                      <w:rPr>
                        <w:noProof/>
                      </w:rPr>
                      <w:t xml:space="preserve">A. Arbel and R. M. Tong, "On the generation of alternatives in decision analysis problems," </w:t>
                    </w:r>
                    <w:r>
                      <w:rPr>
                        <w:i/>
                        <w:iCs/>
                        <w:noProof/>
                      </w:rPr>
                      <w:t xml:space="preserve">J. Oper. Res. Soc., </w:t>
                    </w:r>
                    <w:r>
                      <w:rPr>
                        <w:noProof/>
                      </w:rPr>
                      <w:t xml:space="preserve">vol. 33, pp. 377-387, 1982. </w:t>
                    </w:r>
                  </w:p>
                </w:tc>
              </w:tr>
              <w:tr w:rsidR="008C67D9" w14:paraId="11B50D04" w14:textId="77777777">
                <w:trPr>
                  <w:divId w:val="1215434613"/>
                  <w:tblCellSpacing w:w="15" w:type="dxa"/>
                </w:trPr>
                <w:tc>
                  <w:tcPr>
                    <w:tcW w:w="50" w:type="pct"/>
                    <w:hideMark/>
                  </w:tcPr>
                  <w:p w14:paraId="3F91AB09" w14:textId="77777777" w:rsidR="008C67D9" w:rsidRDefault="008C67D9">
                    <w:pPr>
                      <w:pStyle w:val="Bibliography"/>
                      <w:rPr>
                        <w:noProof/>
                      </w:rPr>
                    </w:pPr>
                    <w:r>
                      <w:rPr>
                        <w:noProof/>
                      </w:rPr>
                      <w:t xml:space="preserve">[15] </w:t>
                    </w:r>
                  </w:p>
                </w:tc>
                <w:tc>
                  <w:tcPr>
                    <w:tcW w:w="0" w:type="auto"/>
                    <w:hideMark/>
                  </w:tcPr>
                  <w:p w14:paraId="525B400D" w14:textId="77777777" w:rsidR="008C67D9" w:rsidRDefault="008C67D9">
                    <w:pPr>
                      <w:pStyle w:val="Bibliography"/>
                      <w:rPr>
                        <w:noProof/>
                      </w:rPr>
                    </w:pPr>
                    <w:r>
                      <w:rPr>
                        <w:noProof/>
                      </w:rPr>
                      <w:t xml:space="preserve">G. J. Hofstede, "Open problems, formal problems," </w:t>
                    </w:r>
                    <w:r>
                      <w:rPr>
                        <w:i/>
                        <w:iCs/>
                        <w:noProof/>
                      </w:rPr>
                      <w:t xml:space="preserve">J. Decis. Syst., </w:t>
                    </w:r>
                    <w:r>
                      <w:rPr>
                        <w:noProof/>
                      </w:rPr>
                      <w:t xml:space="preserve">vol. 4, pp. 155-165, 1995. </w:t>
                    </w:r>
                  </w:p>
                </w:tc>
              </w:tr>
              <w:tr w:rsidR="008C67D9" w14:paraId="4F00DBA1" w14:textId="77777777">
                <w:trPr>
                  <w:divId w:val="1215434613"/>
                  <w:tblCellSpacing w:w="15" w:type="dxa"/>
                </w:trPr>
                <w:tc>
                  <w:tcPr>
                    <w:tcW w:w="50" w:type="pct"/>
                    <w:hideMark/>
                  </w:tcPr>
                  <w:p w14:paraId="69C10135" w14:textId="77777777" w:rsidR="008C67D9" w:rsidRDefault="008C67D9">
                    <w:pPr>
                      <w:pStyle w:val="Bibliography"/>
                      <w:rPr>
                        <w:noProof/>
                      </w:rPr>
                    </w:pPr>
                    <w:r>
                      <w:rPr>
                        <w:noProof/>
                      </w:rPr>
                      <w:t xml:space="preserve">[16] </w:t>
                    </w:r>
                  </w:p>
                </w:tc>
                <w:tc>
                  <w:tcPr>
                    <w:tcW w:w="0" w:type="auto"/>
                    <w:hideMark/>
                  </w:tcPr>
                  <w:p w14:paraId="2C583548" w14:textId="77777777" w:rsidR="008C67D9" w:rsidRDefault="008C67D9">
                    <w:pPr>
                      <w:pStyle w:val="Bibliography"/>
                      <w:rPr>
                        <w:noProof/>
                      </w:rPr>
                    </w:pPr>
                    <w:r>
                      <w:rPr>
                        <w:noProof/>
                      </w:rPr>
                      <w:t xml:space="preserve">A. Colorni and A. Tsoukias, "Designing alternatives in decision problems," </w:t>
                    </w:r>
                    <w:r>
                      <w:rPr>
                        <w:i/>
                        <w:iCs/>
                        <w:noProof/>
                      </w:rPr>
                      <w:t xml:space="preserve">J. Multi-Criteria Decis. Anal., </w:t>
                    </w:r>
                    <w:r>
                      <w:rPr>
                        <w:noProof/>
                      </w:rPr>
                      <w:t xml:space="preserve">vol. 27, pp. 150-158, 2020. </w:t>
                    </w:r>
                  </w:p>
                </w:tc>
              </w:tr>
              <w:tr w:rsidR="008C67D9" w14:paraId="2A02C33D" w14:textId="77777777">
                <w:trPr>
                  <w:divId w:val="1215434613"/>
                  <w:tblCellSpacing w:w="15" w:type="dxa"/>
                </w:trPr>
                <w:tc>
                  <w:tcPr>
                    <w:tcW w:w="50" w:type="pct"/>
                    <w:hideMark/>
                  </w:tcPr>
                  <w:p w14:paraId="6EF68C79" w14:textId="77777777" w:rsidR="008C67D9" w:rsidRDefault="008C67D9">
                    <w:pPr>
                      <w:pStyle w:val="Bibliography"/>
                      <w:rPr>
                        <w:noProof/>
                      </w:rPr>
                    </w:pPr>
                    <w:r>
                      <w:rPr>
                        <w:noProof/>
                      </w:rPr>
                      <w:t xml:space="preserve">[17] </w:t>
                    </w:r>
                  </w:p>
                </w:tc>
                <w:tc>
                  <w:tcPr>
                    <w:tcW w:w="0" w:type="auto"/>
                    <w:hideMark/>
                  </w:tcPr>
                  <w:p w14:paraId="0377E7C3" w14:textId="77777777" w:rsidR="008C67D9" w:rsidRDefault="008C67D9">
                    <w:pPr>
                      <w:pStyle w:val="Bibliography"/>
                      <w:rPr>
                        <w:noProof/>
                      </w:rPr>
                    </w:pPr>
                    <w:r>
                      <w:rPr>
                        <w:noProof/>
                      </w:rPr>
                      <w:t xml:space="preserve">E. D. Brill, J. M. Flach, L. D. Hopkins and S. Ranjithan, "MGA: A decision support system for complex, incompletely defined problems," </w:t>
                    </w:r>
                    <w:r>
                      <w:rPr>
                        <w:i/>
                        <w:iCs/>
                        <w:noProof/>
                      </w:rPr>
                      <w:t xml:space="preserve">IEEE Trans. Syst., Man, Cybern., </w:t>
                    </w:r>
                    <w:r>
                      <w:rPr>
                        <w:noProof/>
                      </w:rPr>
                      <w:t xml:space="preserve">vol. 20, pp. 745-757, 1990. </w:t>
                    </w:r>
                  </w:p>
                </w:tc>
              </w:tr>
              <w:tr w:rsidR="008C67D9" w14:paraId="3051C1D8" w14:textId="77777777">
                <w:trPr>
                  <w:divId w:val="1215434613"/>
                  <w:tblCellSpacing w:w="15" w:type="dxa"/>
                </w:trPr>
                <w:tc>
                  <w:tcPr>
                    <w:tcW w:w="50" w:type="pct"/>
                    <w:hideMark/>
                  </w:tcPr>
                  <w:p w14:paraId="4708B2C2" w14:textId="77777777" w:rsidR="008C67D9" w:rsidRDefault="008C67D9">
                    <w:pPr>
                      <w:pStyle w:val="Bibliography"/>
                      <w:rPr>
                        <w:noProof/>
                      </w:rPr>
                    </w:pPr>
                    <w:r>
                      <w:rPr>
                        <w:noProof/>
                      </w:rPr>
                      <w:t xml:space="preserve">[18] </w:t>
                    </w:r>
                  </w:p>
                </w:tc>
                <w:tc>
                  <w:tcPr>
                    <w:tcW w:w="0" w:type="auto"/>
                    <w:hideMark/>
                  </w:tcPr>
                  <w:p w14:paraId="33BE8DC6" w14:textId="77777777" w:rsidR="008C67D9" w:rsidRDefault="008C67D9">
                    <w:pPr>
                      <w:pStyle w:val="Bibliography"/>
                      <w:rPr>
                        <w:noProof/>
                      </w:rPr>
                    </w:pPr>
                    <w:r>
                      <w:rPr>
                        <w:noProof/>
                      </w:rPr>
                      <w:t xml:space="preserve">G. A. Klein, Sources of Power: How People Make Decisions, 2017. </w:t>
                    </w:r>
                  </w:p>
                </w:tc>
              </w:tr>
              <w:tr w:rsidR="008C67D9" w14:paraId="2467B5C3" w14:textId="77777777">
                <w:trPr>
                  <w:divId w:val="1215434613"/>
                  <w:tblCellSpacing w:w="15" w:type="dxa"/>
                </w:trPr>
                <w:tc>
                  <w:tcPr>
                    <w:tcW w:w="50" w:type="pct"/>
                    <w:hideMark/>
                  </w:tcPr>
                  <w:p w14:paraId="4B8637EF" w14:textId="77777777" w:rsidR="008C67D9" w:rsidRDefault="008C67D9">
                    <w:pPr>
                      <w:pStyle w:val="Bibliography"/>
                      <w:rPr>
                        <w:noProof/>
                      </w:rPr>
                    </w:pPr>
                    <w:r>
                      <w:rPr>
                        <w:noProof/>
                      </w:rPr>
                      <w:t xml:space="preserve">[19] </w:t>
                    </w:r>
                  </w:p>
                </w:tc>
                <w:tc>
                  <w:tcPr>
                    <w:tcW w:w="0" w:type="auto"/>
                    <w:hideMark/>
                  </w:tcPr>
                  <w:p w14:paraId="771CBC10" w14:textId="77777777" w:rsidR="008C67D9" w:rsidRDefault="008C67D9">
                    <w:pPr>
                      <w:pStyle w:val="Bibliography"/>
                      <w:rPr>
                        <w:noProof/>
                      </w:rPr>
                    </w:pPr>
                    <w:r>
                      <w:rPr>
                        <w:noProof/>
                      </w:rPr>
                      <w:t xml:space="preserve">M. G. Morgan and M. Henrion, Uncertainty: A Guide to Dealing with Uncertainty in Quantitative Risk and Policy Analysis, 1990. </w:t>
                    </w:r>
                  </w:p>
                </w:tc>
              </w:tr>
              <w:tr w:rsidR="008C67D9" w14:paraId="0BC0E9B6" w14:textId="77777777">
                <w:trPr>
                  <w:divId w:val="1215434613"/>
                  <w:tblCellSpacing w:w="15" w:type="dxa"/>
                </w:trPr>
                <w:tc>
                  <w:tcPr>
                    <w:tcW w:w="50" w:type="pct"/>
                    <w:hideMark/>
                  </w:tcPr>
                  <w:p w14:paraId="39B4CEBC" w14:textId="77777777" w:rsidR="008C67D9" w:rsidRDefault="008C67D9">
                    <w:pPr>
                      <w:pStyle w:val="Bibliography"/>
                      <w:rPr>
                        <w:noProof/>
                      </w:rPr>
                    </w:pPr>
                    <w:r>
                      <w:rPr>
                        <w:noProof/>
                      </w:rPr>
                      <w:t xml:space="preserve">[20] </w:t>
                    </w:r>
                  </w:p>
                </w:tc>
                <w:tc>
                  <w:tcPr>
                    <w:tcW w:w="0" w:type="auto"/>
                    <w:hideMark/>
                  </w:tcPr>
                  <w:p w14:paraId="686BD46B" w14:textId="77777777" w:rsidR="008C67D9" w:rsidRDefault="008C67D9">
                    <w:pPr>
                      <w:pStyle w:val="Bibliography"/>
                      <w:rPr>
                        <w:noProof/>
                      </w:rPr>
                    </w:pPr>
                    <w:r>
                      <w:rPr>
                        <w:noProof/>
                      </w:rPr>
                      <w:t xml:space="preserve">G. Shafer, A Mathematical Theory of Evidence, 1976. </w:t>
                    </w:r>
                  </w:p>
                </w:tc>
              </w:tr>
              <w:tr w:rsidR="008C67D9" w14:paraId="791E7544" w14:textId="77777777">
                <w:trPr>
                  <w:divId w:val="1215434613"/>
                  <w:tblCellSpacing w:w="15" w:type="dxa"/>
                </w:trPr>
                <w:tc>
                  <w:tcPr>
                    <w:tcW w:w="50" w:type="pct"/>
                    <w:hideMark/>
                  </w:tcPr>
                  <w:p w14:paraId="02D2A09F" w14:textId="77777777" w:rsidR="008C67D9" w:rsidRDefault="008C67D9">
                    <w:pPr>
                      <w:pStyle w:val="Bibliography"/>
                      <w:rPr>
                        <w:noProof/>
                      </w:rPr>
                    </w:pPr>
                    <w:r>
                      <w:rPr>
                        <w:noProof/>
                      </w:rPr>
                      <w:t xml:space="preserve">[21] </w:t>
                    </w:r>
                  </w:p>
                </w:tc>
                <w:tc>
                  <w:tcPr>
                    <w:tcW w:w="0" w:type="auto"/>
                    <w:hideMark/>
                  </w:tcPr>
                  <w:p w14:paraId="65689B66" w14:textId="77777777" w:rsidR="008C67D9" w:rsidRDefault="008C67D9">
                    <w:pPr>
                      <w:pStyle w:val="Bibliography"/>
                      <w:rPr>
                        <w:noProof/>
                      </w:rPr>
                    </w:pPr>
                    <w:r>
                      <w:rPr>
                        <w:noProof/>
                      </w:rPr>
                      <w:t xml:space="preserve">M. T. Ribeiro, S. Singh and C. Guestrin, ""Why should I trust you?" Explaining the predictions of any classifier," in </w:t>
                    </w:r>
                    <w:r>
                      <w:rPr>
                        <w:i/>
                        <w:iCs/>
                        <w:noProof/>
                      </w:rPr>
                      <w:t>Proc. ACM SIGKDD Int. Conf. Knowl. Discovery Data Mining</w:t>
                    </w:r>
                    <w:r>
                      <w:rPr>
                        <w:noProof/>
                      </w:rPr>
                      <w:t xml:space="preserve">, 2016. </w:t>
                    </w:r>
                  </w:p>
                </w:tc>
              </w:tr>
              <w:tr w:rsidR="008C67D9" w14:paraId="6B60325F" w14:textId="77777777">
                <w:trPr>
                  <w:divId w:val="1215434613"/>
                  <w:tblCellSpacing w:w="15" w:type="dxa"/>
                </w:trPr>
                <w:tc>
                  <w:tcPr>
                    <w:tcW w:w="50" w:type="pct"/>
                    <w:hideMark/>
                  </w:tcPr>
                  <w:p w14:paraId="2085A10C" w14:textId="77777777" w:rsidR="008C67D9" w:rsidRDefault="008C67D9">
                    <w:pPr>
                      <w:pStyle w:val="Bibliography"/>
                      <w:rPr>
                        <w:noProof/>
                      </w:rPr>
                    </w:pPr>
                    <w:r>
                      <w:rPr>
                        <w:noProof/>
                      </w:rPr>
                      <w:t xml:space="preserve">[22] </w:t>
                    </w:r>
                  </w:p>
                </w:tc>
                <w:tc>
                  <w:tcPr>
                    <w:tcW w:w="0" w:type="auto"/>
                    <w:hideMark/>
                  </w:tcPr>
                  <w:p w14:paraId="41802034" w14:textId="77777777" w:rsidR="008C67D9" w:rsidRDefault="008C67D9">
                    <w:pPr>
                      <w:pStyle w:val="Bibliography"/>
                      <w:rPr>
                        <w:noProof/>
                      </w:rPr>
                    </w:pPr>
                    <w:r>
                      <w:rPr>
                        <w:noProof/>
                      </w:rPr>
                      <w:t xml:space="preserve">A. L. Sullivan, "Wildland surface fire spread modelling 1: Physical and quasi-physical models," </w:t>
                    </w:r>
                    <w:r>
                      <w:rPr>
                        <w:i/>
                        <w:iCs/>
                        <w:noProof/>
                      </w:rPr>
                      <w:t xml:space="preserve">Int. J. Wildland Fire, </w:t>
                    </w:r>
                    <w:r>
                      <w:rPr>
                        <w:noProof/>
                      </w:rPr>
                      <w:t xml:space="preserve">vol. 18, pp. 349-368, 2009. </w:t>
                    </w:r>
                  </w:p>
                </w:tc>
              </w:tr>
              <w:tr w:rsidR="008C67D9" w14:paraId="66DBC971" w14:textId="77777777">
                <w:trPr>
                  <w:divId w:val="1215434613"/>
                  <w:tblCellSpacing w:w="15" w:type="dxa"/>
                </w:trPr>
                <w:tc>
                  <w:tcPr>
                    <w:tcW w:w="50" w:type="pct"/>
                    <w:hideMark/>
                  </w:tcPr>
                  <w:p w14:paraId="64794B4A" w14:textId="77777777" w:rsidR="008C67D9" w:rsidRDefault="008C67D9">
                    <w:pPr>
                      <w:pStyle w:val="Bibliography"/>
                      <w:rPr>
                        <w:noProof/>
                      </w:rPr>
                    </w:pPr>
                    <w:r>
                      <w:rPr>
                        <w:noProof/>
                      </w:rPr>
                      <w:t xml:space="preserve">[23] </w:t>
                    </w:r>
                  </w:p>
                </w:tc>
                <w:tc>
                  <w:tcPr>
                    <w:tcW w:w="0" w:type="auto"/>
                    <w:hideMark/>
                  </w:tcPr>
                  <w:p w14:paraId="1C4A3B90" w14:textId="77777777" w:rsidR="008C67D9" w:rsidRDefault="008C67D9">
                    <w:pPr>
                      <w:pStyle w:val="Bibliography"/>
                      <w:rPr>
                        <w:noProof/>
                      </w:rPr>
                    </w:pPr>
                    <w:r>
                      <w:rPr>
                        <w:noProof/>
                      </w:rPr>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vol. 4, 2021. </w:t>
                    </w:r>
                  </w:p>
                </w:tc>
              </w:tr>
              <w:tr w:rsidR="008C67D9" w14:paraId="54FDA009" w14:textId="77777777">
                <w:trPr>
                  <w:divId w:val="1215434613"/>
                  <w:tblCellSpacing w:w="15" w:type="dxa"/>
                </w:trPr>
                <w:tc>
                  <w:tcPr>
                    <w:tcW w:w="50" w:type="pct"/>
                    <w:hideMark/>
                  </w:tcPr>
                  <w:p w14:paraId="18CBF4DB" w14:textId="77777777" w:rsidR="008C67D9" w:rsidRDefault="008C67D9">
                    <w:pPr>
                      <w:pStyle w:val="Bibliography"/>
                      <w:rPr>
                        <w:noProof/>
                      </w:rPr>
                    </w:pPr>
                    <w:r>
                      <w:rPr>
                        <w:noProof/>
                      </w:rPr>
                      <w:t xml:space="preserve">[24] </w:t>
                    </w:r>
                  </w:p>
                </w:tc>
                <w:tc>
                  <w:tcPr>
                    <w:tcW w:w="0" w:type="auto"/>
                    <w:hideMark/>
                  </w:tcPr>
                  <w:p w14:paraId="637D3240" w14:textId="77777777" w:rsidR="008C67D9" w:rsidRDefault="008C67D9">
                    <w:pPr>
                      <w:pStyle w:val="Bibliography"/>
                      <w:rPr>
                        <w:noProof/>
                      </w:rPr>
                    </w:pPr>
                    <w:r>
                      <w:rPr>
                        <w:noProof/>
                      </w:rPr>
                      <w:t xml:space="preserve">L. A. Zadeh, "Fuzzy sets," </w:t>
                    </w:r>
                    <w:r>
                      <w:rPr>
                        <w:i/>
                        <w:iCs/>
                        <w:noProof/>
                      </w:rPr>
                      <w:t xml:space="preserve">Inf. Control, </w:t>
                    </w:r>
                    <w:r>
                      <w:rPr>
                        <w:noProof/>
                      </w:rPr>
                      <w:t xml:space="preserve">vol. 8, pp. 338-353, 1965. </w:t>
                    </w:r>
                  </w:p>
                </w:tc>
              </w:tr>
              <w:tr w:rsidR="008C67D9" w14:paraId="61ECE86E" w14:textId="77777777">
                <w:trPr>
                  <w:divId w:val="1215434613"/>
                  <w:tblCellSpacing w:w="15" w:type="dxa"/>
                </w:trPr>
                <w:tc>
                  <w:tcPr>
                    <w:tcW w:w="50" w:type="pct"/>
                    <w:hideMark/>
                  </w:tcPr>
                  <w:p w14:paraId="20F14A7E" w14:textId="77777777" w:rsidR="008C67D9" w:rsidRDefault="008C67D9">
                    <w:pPr>
                      <w:pStyle w:val="Bibliography"/>
                      <w:rPr>
                        <w:noProof/>
                      </w:rPr>
                    </w:pPr>
                    <w:r>
                      <w:rPr>
                        <w:noProof/>
                      </w:rPr>
                      <w:t xml:space="preserve">[25] </w:t>
                    </w:r>
                  </w:p>
                </w:tc>
                <w:tc>
                  <w:tcPr>
                    <w:tcW w:w="0" w:type="auto"/>
                    <w:hideMark/>
                  </w:tcPr>
                  <w:p w14:paraId="63C399B7" w14:textId="77777777" w:rsidR="008C67D9" w:rsidRDefault="008C67D9">
                    <w:pPr>
                      <w:pStyle w:val="Bibliography"/>
                      <w:rPr>
                        <w:noProof/>
                      </w:rPr>
                    </w:pPr>
                    <w:r>
                      <w:rPr>
                        <w:noProof/>
                      </w:rPr>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tc>
              </w:tr>
              <w:tr w:rsidR="008C67D9" w14:paraId="28E667B0" w14:textId="77777777">
                <w:trPr>
                  <w:divId w:val="1215434613"/>
                  <w:tblCellSpacing w:w="15" w:type="dxa"/>
                </w:trPr>
                <w:tc>
                  <w:tcPr>
                    <w:tcW w:w="50" w:type="pct"/>
                    <w:hideMark/>
                  </w:tcPr>
                  <w:p w14:paraId="589DB3D4" w14:textId="77777777" w:rsidR="008C67D9" w:rsidRDefault="008C67D9">
                    <w:pPr>
                      <w:pStyle w:val="Bibliography"/>
                      <w:rPr>
                        <w:noProof/>
                      </w:rPr>
                    </w:pPr>
                    <w:r>
                      <w:rPr>
                        <w:noProof/>
                      </w:rPr>
                      <w:t xml:space="preserve">[26] </w:t>
                    </w:r>
                  </w:p>
                </w:tc>
                <w:tc>
                  <w:tcPr>
                    <w:tcW w:w="0" w:type="auto"/>
                    <w:hideMark/>
                  </w:tcPr>
                  <w:p w14:paraId="3508AD20" w14:textId="77777777" w:rsidR="008C67D9" w:rsidRDefault="008C67D9">
                    <w:pPr>
                      <w:pStyle w:val="Bibliography"/>
                      <w:rPr>
                        <w:noProof/>
                      </w:rPr>
                    </w:pPr>
                    <w:r>
                      <w:rPr>
                        <w:noProof/>
                      </w:rPr>
                      <w:t xml:space="preserve">P. P. Angelov and D. P. Filev, "An approach to online identification of Takagi-Sugeno fuzzy models," </w:t>
                    </w:r>
                    <w:r>
                      <w:rPr>
                        <w:i/>
                        <w:iCs/>
                        <w:noProof/>
                      </w:rPr>
                      <w:t xml:space="preserve">IEEE Trans. Syst., Man, Cybern. B, </w:t>
                    </w:r>
                    <w:r>
                      <w:rPr>
                        <w:noProof/>
                      </w:rPr>
                      <w:t xml:space="preserve">vol. 34, pp. 484-498, 2004. </w:t>
                    </w:r>
                  </w:p>
                </w:tc>
              </w:tr>
              <w:tr w:rsidR="008C67D9" w14:paraId="1AF06E49" w14:textId="77777777">
                <w:trPr>
                  <w:divId w:val="1215434613"/>
                  <w:tblCellSpacing w:w="15" w:type="dxa"/>
                </w:trPr>
                <w:tc>
                  <w:tcPr>
                    <w:tcW w:w="50" w:type="pct"/>
                    <w:hideMark/>
                  </w:tcPr>
                  <w:p w14:paraId="2A249438" w14:textId="77777777" w:rsidR="008C67D9" w:rsidRDefault="008C67D9">
                    <w:pPr>
                      <w:pStyle w:val="Bibliography"/>
                      <w:rPr>
                        <w:noProof/>
                      </w:rPr>
                    </w:pPr>
                    <w:r>
                      <w:rPr>
                        <w:noProof/>
                      </w:rPr>
                      <w:t xml:space="preserve">[27] </w:t>
                    </w:r>
                  </w:p>
                </w:tc>
                <w:tc>
                  <w:tcPr>
                    <w:tcW w:w="0" w:type="auto"/>
                    <w:hideMark/>
                  </w:tcPr>
                  <w:p w14:paraId="5856F48B" w14:textId="77777777" w:rsidR="008C67D9" w:rsidRDefault="008C67D9">
                    <w:pPr>
                      <w:pStyle w:val="Bibliography"/>
                      <w:rPr>
                        <w:noProof/>
                      </w:rPr>
                    </w:pPr>
                    <w:r>
                      <w:rPr>
                        <w:noProof/>
                      </w:rPr>
                      <w:t xml:space="preserve">S. French, J. Maule and N. Papamichail, Decision Behaviour, Analysis and Support, 2019. </w:t>
                    </w:r>
                  </w:p>
                </w:tc>
              </w:tr>
              <w:tr w:rsidR="008C67D9" w14:paraId="5044E2E9" w14:textId="77777777">
                <w:trPr>
                  <w:divId w:val="1215434613"/>
                  <w:tblCellSpacing w:w="15" w:type="dxa"/>
                </w:trPr>
                <w:tc>
                  <w:tcPr>
                    <w:tcW w:w="50" w:type="pct"/>
                    <w:hideMark/>
                  </w:tcPr>
                  <w:p w14:paraId="14C3AEAE" w14:textId="77777777" w:rsidR="008C67D9" w:rsidRDefault="008C67D9">
                    <w:pPr>
                      <w:pStyle w:val="Bibliography"/>
                      <w:rPr>
                        <w:noProof/>
                      </w:rPr>
                    </w:pPr>
                    <w:r>
                      <w:rPr>
                        <w:noProof/>
                      </w:rPr>
                      <w:t xml:space="preserve">[28] </w:t>
                    </w:r>
                  </w:p>
                </w:tc>
                <w:tc>
                  <w:tcPr>
                    <w:tcW w:w="0" w:type="auto"/>
                    <w:hideMark/>
                  </w:tcPr>
                  <w:p w14:paraId="3210F99E" w14:textId="77777777" w:rsidR="008C67D9" w:rsidRDefault="008C67D9">
                    <w:pPr>
                      <w:pStyle w:val="Bibliography"/>
                      <w:rPr>
                        <w:noProof/>
                      </w:rPr>
                    </w:pPr>
                    <w:r>
                      <w:rPr>
                        <w:noProof/>
                      </w:rPr>
                      <w:t xml:space="preserve">F. Del Missier, M. Visentini and T. Mantyla, "Option generation in decision making: Ideation beyond memory retrieval," </w:t>
                    </w:r>
                    <w:r>
                      <w:rPr>
                        <w:i/>
                        <w:iCs/>
                        <w:noProof/>
                      </w:rPr>
                      <w:t xml:space="preserve">Front. Psychol., </w:t>
                    </w:r>
                    <w:r>
                      <w:rPr>
                        <w:noProof/>
                      </w:rPr>
                      <w:t xml:space="preserve">vol. 5, p. 1584, 2015. </w:t>
                    </w:r>
                  </w:p>
                </w:tc>
              </w:tr>
              <w:tr w:rsidR="008C67D9" w14:paraId="341AEC55" w14:textId="77777777">
                <w:trPr>
                  <w:divId w:val="1215434613"/>
                  <w:tblCellSpacing w:w="15" w:type="dxa"/>
                </w:trPr>
                <w:tc>
                  <w:tcPr>
                    <w:tcW w:w="50" w:type="pct"/>
                    <w:hideMark/>
                  </w:tcPr>
                  <w:p w14:paraId="7DC1ED8A" w14:textId="77777777" w:rsidR="008C67D9" w:rsidRDefault="008C67D9">
                    <w:pPr>
                      <w:pStyle w:val="Bibliography"/>
                      <w:rPr>
                        <w:noProof/>
                      </w:rPr>
                    </w:pPr>
                    <w:r>
                      <w:rPr>
                        <w:noProof/>
                      </w:rPr>
                      <w:lastRenderedPageBreak/>
                      <w:t xml:space="preserve">[29] </w:t>
                    </w:r>
                  </w:p>
                </w:tc>
                <w:tc>
                  <w:tcPr>
                    <w:tcW w:w="0" w:type="auto"/>
                    <w:hideMark/>
                  </w:tcPr>
                  <w:p w14:paraId="13C2D2BA" w14:textId="77777777" w:rsidR="008C67D9" w:rsidRDefault="008C67D9">
                    <w:pPr>
                      <w:pStyle w:val="Bibliography"/>
                      <w:rPr>
                        <w:noProof/>
                      </w:rPr>
                    </w:pPr>
                    <w:r>
                      <w:rPr>
                        <w:noProof/>
                      </w:rPr>
                      <w:t xml:space="preserve">P. Struss, "Model-based decision support systems: Conceptualization and general architecture," in </w:t>
                    </w:r>
                    <w:r>
                      <w:rPr>
                        <w:i/>
                        <w:iCs/>
                        <w:noProof/>
                      </w:rPr>
                      <w:t>Proc. Int. Workshop Qualitative Reasoning (QR)</w:t>
                    </w:r>
                    <w:r>
                      <w:rPr>
                        <w:noProof/>
                      </w:rPr>
                      <w:t xml:space="preserve">, 2019. </w:t>
                    </w:r>
                  </w:p>
                </w:tc>
              </w:tr>
              <w:tr w:rsidR="008C67D9" w14:paraId="3918D633" w14:textId="77777777">
                <w:trPr>
                  <w:divId w:val="1215434613"/>
                  <w:tblCellSpacing w:w="15" w:type="dxa"/>
                </w:trPr>
                <w:tc>
                  <w:tcPr>
                    <w:tcW w:w="50" w:type="pct"/>
                    <w:hideMark/>
                  </w:tcPr>
                  <w:p w14:paraId="07E94CA7" w14:textId="77777777" w:rsidR="008C67D9" w:rsidRDefault="008C67D9">
                    <w:pPr>
                      <w:pStyle w:val="Bibliography"/>
                      <w:rPr>
                        <w:noProof/>
                      </w:rPr>
                    </w:pPr>
                    <w:r>
                      <w:rPr>
                        <w:noProof/>
                      </w:rPr>
                      <w:t xml:space="preserve">[30] </w:t>
                    </w:r>
                  </w:p>
                </w:tc>
                <w:tc>
                  <w:tcPr>
                    <w:tcW w:w="0" w:type="auto"/>
                    <w:hideMark/>
                  </w:tcPr>
                  <w:p w14:paraId="1C2E58FE" w14:textId="77777777" w:rsidR="008C67D9" w:rsidRDefault="008C67D9">
                    <w:pPr>
                      <w:pStyle w:val="Bibliography"/>
                      <w:rPr>
                        <w:noProof/>
                      </w:rPr>
                    </w:pPr>
                    <w:r>
                      <w:rPr>
                        <w:noProof/>
                      </w:rPr>
                      <w:t xml:space="preserve">Y. Ding et al., "Integrating action knowledge and LLMs for task planning and situation handling in open worlds," </w:t>
                    </w:r>
                    <w:r>
                      <w:rPr>
                        <w:i/>
                        <w:iCs/>
                        <w:noProof/>
                      </w:rPr>
                      <w:t xml:space="preserve">Auton. Robots, </w:t>
                    </w:r>
                    <w:r>
                      <w:rPr>
                        <w:noProof/>
                      </w:rPr>
                      <w:t xml:space="preserve">vol. 47, pp. 981-997, 2023. </w:t>
                    </w:r>
                  </w:p>
                </w:tc>
              </w:tr>
              <w:tr w:rsidR="008C67D9" w14:paraId="11D17DEE" w14:textId="77777777">
                <w:trPr>
                  <w:divId w:val="1215434613"/>
                  <w:tblCellSpacing w:w="15" w:type="dxa"/>
                </w:trPr>
                <w:tc>
                  <w:tcPr>
                    <w:tcW w:w="50" w:type="pct"/>
                    <w:hideMark/>
                  </w:tcPr>
                  <w:p w14:paraId="08DE38C6" w14:textId="77777777" w:rsidR="008C67D9" w:rsidRDefault="008C67D9">
                    <w:pPr>
                      <w:pStyle w:val="Bibliography"/>
                      <w:rPr>
                        <w:noProof/>
                      </w:rPr>
                    </w:pPr>
                    <w:r>
                      <w:rPr>
                        <w:noProof/>
                      </w:rPr>
                      <w:t xml:space="preserve">[31] </w:t>
                    </w:r>
                  </w:p>
                </w:tc>
                <w:tc>
                  <w:tcPr>
                    <w:tcW w:w="0" w:type="auto"/>
                    <w:hideMark/>
                  </w:tcPr>
                  <w:p w14:paraId="5034BA07" w14:textId="77777777" w:rsidR="008C67D9" w:rsidRDefault="008C67D9">
                    <w:pPr>
                      <w:pStyle w:val="Bibliography"/>
                      <w:rPr>
                        <w:noProof/>
                      </w:rPr>
                    </w:pPr>
                    <w:r>
                      <w:rPr>
                        <w:noProof/>
                      </w:rPr>
                      <w:t xml:space="preserve">E. Gizzi, H. Amel, W. W. Lin, K. Rhea and J. Sinapov, "Toward creative problem solving agents: Action discovery through behavior babbling," in </w:t>
                    </w:r>
                    <w:r>
                      <w:rPr>
                        <w:i/>
                        <w:iCs/>
                        <w:noProof/>
                      </w:rPr>
                      <w:t>Proc. IEEE Int. Conf. Develop. Learn. (ICDL)</w:t>
                    </w:r>
                    <w:r>
                      <w:rPr>
                        <w:noProof/>
                      </w:rPr>
                      <w:t xml:space="preserve">, 2021. </w:t>
                    </w:r>
                  </w:p>
                </w:tc>
              </w:tr>
              <w:tr w:rsidR="008C67D9" w14:paraId="1A265486" w14:textId="77777777">
                <w:trPr>
                  <w:divId w:val="1215434613"/>
                  <w:tblCellSpacing w:w="15" w:type="dxa"/>
                </w:trPr>
                <w:tc>
                  <w:tcPr>
                    <w:tcW w:w="50" w:type="pct"/>
                    <w:hideMark/>
                  </w:tcPr>
                  <w:p w14:paraId="2CD8CFB4" w14:textId="77777777" w:rsidR="008C67D9" w:rsidRDefault="008C67D9">
                    <w:pPr>
                      <w:pStyle w:val="Bibliography"/>
                      <w:rPr>
                        <w:noProof/>
                      </w:rPr>
                    </w:pPr>
                    <w:r>
                      <w:rPr>
                        <w:noProof/>
                      </w:rPr>
                      <w:t xml:space="preserve">[32] </w:t>
                    </w:r>
                  </w:p>
                </w:tc>
                <w:tc>
                  <w:tcPr>
                    <w:tcW w:w="0" w:type="auto"/>
                    <w:hideMark/>
                  </w:tcPr>
                  <w:p w14:paraId="14A507BB" w14:textId="77777777" w:rsidR="008C67D9" w:rsidRDefault="008C67D9">
                    <w:pPr>
                      <w:pStyle w:val="Bibliography"/>
                      <w:rPr>
                        <w:noProof/>
                      </w:rPr>
                    </w:pPr>
                    <w:r>
                      <w:rPr>
                        <w:noProof/>
                      </w:rPr>
                      <w:t xml:space="preserve">R. S. Sutton and A. G. Barto, Reinforcement Learning: An Introduction, 2018. </w:t>
                    </w:r>
                  </w:p>
                </w:tc>
              </w:tr>
              <w:tr w:rsidR="008C67D9" w14:paraId="5200F53F" w14:textId="77777777">
                <w:trPr>
                  <w:divId w:val="1215434613"/>
                  <w:tblCellSpacing w:w="15" w:type="dxa"/>
                </w:trPr>
                <w:tc>
                  <w:tcPr>
                    <w:tcW w:w="50" w:type="pct"/>
                    <w:hideMark/>
                  </w:tcPr>
                  <w:p w14:paraId="4B854603" w14:textId="77777777" w:rsidR="008C67D9" w:rsidRDefault="008C67D9">
                    <w:pPr>
                      <w:pStyle w:val="Bibliography"/>
                      <w:rPr>
                        <w:noProof/>
                      </w:rPr>
                    </w:pPr>
                    <w:r>
                      <w:rPr>
                        <w:noProof/>
                      </w:rPr>
                      <w:t xml:space="preserve">[33] </w:t>
                    </w:r>
                  </w:p>
                </w:tc>
                <w:tc>
                  <w:tcPr>
                    <w:tcW w:w="0" w:type="auto"/>
                    <w:hideMark/>
                  </w:tcPr>
                  <w:p w14:paraId="52DBB6CF" w14:textId="77777777" w:rsidR="008C67D9" w:rsidRDefault="008C67D9">
                    <w:pPr>
                      <w:pStyle w:val="Bibliography"/>
                      <w:rPr>
                        <w:noProof/>
                      </w:rPr>
                    </w:pPr>
                    <w:r>
                      <w:rPr>
                        <w:noProof/>
                      </w:rPr>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tc>
              </w:tr>
              <w:tr w:rsidR="008C67D9" w14:paraId="661F67B5" w14:textId="77777777">
                <w:trPr>
                  <w:divId w:val="1215434613"/>
                  <w:tblCellSpacing w:w="15" w:type="dxa"/>
                </w:trPr>
                <w:tc>
                  <w:tcPr>
                    <w:tcW w:w="50" w:type="pct"/>
                    <w:hideMark/>
                  </w:tcPr>
                  <w:p w14:paraId="09CD47C2" w14:textId="77777777" w:rsidR="008C67D9" w:rsidRDefault="008C67D9">
                    <w:pPr>
                      <w:pStyle w:val="Bibliography"/>
                      <w:rPr>
                        <w:noProof/>
                      </w:rPr>
                    </w:pPr>
                    <w:r>
                      <w:rPr>
                        <w:noProof/>
                      </w:rPr>
                      <w:t xml:space="preserve">[34] </w:t>
                    </w:r>
                  </w:p>
                </w:tc>
                <w:tc>
                  <w:tcPr>
                    <w:tcW w:w="0" w:type="auto"/>
                    <w:hideMark/>
                  </w:tcPr>
                  <w:p w14:paraId="23469719" w14:textId="77777777" w:rsidR="008C67D9" w:rsidRDefault="008C67D9">
                    <w:pPr>
                      <w:pStyle w:val="Bibliography"/>
                      <w:rPr>
                        <w:noProof/>
                      </w:rPr>
                    </w:pPr>
                    <w:r>
                      <w:rPr>
                        <w:noProof/>
                      </w:rPr>
                      <w:t xml:space="preserve">H. A. Simon, "Rational choice and the structure of the environment," </w:t>
                    </w:r>
                    <w:r>
                      <w:rPr>
                        <w:i/>
                        <w:iCs/>
                        <w:noProof/>
                      </w:rPr>
                      <w:t xml:space="preserve">Psychol. Rev., </w:t>
                    </w:r>
                    <w:r>
                      <w:rPr>
                        <w:noProof/>
                      </w:rPr>
                      <w:t xml:space="preserve">vol. 63, pp. 129-138, 1956. </w:t>
                    </w:r>
                  </w:p>
                </w:tc>
              </w:tr>
              <w:tr w:rsidR="008C67D9" w14:paraId="6947CE28" w14:textId="77777777">
                <w:trPr>
                  <w:divId w:val="1215434613"/>
                  <w:tblCellSpacing w:w="15" w:type="dxa"/>
                </w:trPr>
                <w:tc>
                  <w:tcPr>
                    <w:tcW w:w="50" w:type="pct"/>
                    <w:hideMark/>
                  </w:tcPr>
                  <w:p w14:paraId="5DDA6B7C" w14:textId="77777777" w:rsidR="008C67D9" w:rsidRDefault="008C67D9">
                    <w:pPr>
                      <w:pStyle w:val="Bibliography"/>
                      <w:rPr>
                        <w:noProof/>
                      </w:rPr>
                    </w:pPr>
                    <w:r>
                      <w:rPr>
                        <w:noProof/>
                      </w:rPr>
                      <w:t xml:space="preserve">[35] </w:t>
                    </w:r>
                  </w:p>
                </w:tc>
                <w:tc>
                  <w:tcPr>
                    <w:tcW w:w="0" w:type="auto"/>
                    <w:hideMark/>
                  </w:tcPr>
                  <w:p w14:paraId="1F5A60FF" w14:textId="77777777" w:rsidR="008C67D9" w:rsidRDefault="008C67D9">
                    <w:pPr>
                      <w:pStyle w:val="Bibliography"/>
                      <w:rPr>
                        <w:noProof/>
                      </w:rPr>
                    </w:pPr>
                    <w:r>
                      <w:rPr>
                        <w:noProof/>
                      </w:rPr>
                      <w:t xml:space="preserve">P. Dubey and P. Dubey, "Bridging spatiotemporal wildfire prediction and decision modeling using transformer networks and fuzzy inference systems," vol. 15, p. 103498, 2025. </w:t>
                    </w:r>
                  </w:p>
                </w:tc>
              </w:tr>
              <w:tr w:rsidR="008C67D9" w14:paraId="1E7AC11F" w14:textId="77777777">
                <w:trPr>
                  <w:divId w:val="1215434613"/>
                  <w:tblCellSpacing w:w="15" w:type="dxa"/>
                </w:trPr>
                <w:tc>
                  <w:tcPr>
                    <w:tcW w:w="50" w:type="pct"/>
                    <w:hideMark/>
                  </w:tcPr>
                  <w:p w14:paraId="02BCC53A" w14:textId="77777777" w:rsidR="008C67D9" w:rsidRDefault="008C67D9">
                    <w:pPr>
                      <w:pStyle w:val="Bibliography"/>
                      <w:rPr>
                        <w:noProof/>
                      </w:rPr>
                    </w:pPr>
                    <w:r>
                      <w:rPr>
                        <w:noProof/>
                      </w:rPr>
                      <w:t xml:space="preserve">[36] </w:t>
                    </w:r>
                  </w:p>
                </w:tc>
                <w:tc>
                  <w:tcPr>
                    <w:tcW w:w="0" w:type="auto"/>
                    <w:hideMark/>
                  </w:tcPr>
                  <w:p w14:paraId="1EE6FCBE" w14:textId="77777777" w:rsidR="008C67D9" w:rsidRDefault="008C67D9">
                    <w:pPr>
                      <w:pStyle w:val="Bibliography"/>
                      <w:rPr>
                        <w:noProof/>
                      </w:rPr>
                    </w:pPr>
                    <w:r>
                      <w:rPr>
                        <w:noProof/>
                      </w:rPr>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tc>
              </w:tr>
              <w:tr w:rsidR="008C67D9" w14:paraId="19EFD9DB" w14:textId="77777777">
                <w:trPr>
                  <w:divId w:val="1215434613"/>
                  <w:tblCellSpacing w:w="15" w:type="dxa"/>
                </w:trPr>
                <w:tc>
                  <w:tcPr>
                    <w:tcW w:w="50" w:type="pct"/>
                    <w:hideMark/>
                  </w:tcPr>
                  <w:p w14:paraId="664F804D" w14:textId="77777777" w:rsidR="008C67D9" w:rsidRDefault="008C67D9">
                    <w:pPr>
                      <w:pStyle w:val="Bibliography"/>
                      <w:rPr>
                        <w:noProof/>
                      </w:rPr>
                    </w:pPr>
                    <w:r>
                      <w:rPr>
                        <w:noProof/>
                      </w:rPr>
                      <w:t xml:space="preserve">[37] </w:t>
                    </w:r>
                  </w:p>
                </w:tc>
                <w:tc>
                  <w:tcPr>
                    <w:tcW w:w="0" w:type="auto"/>
                    <w:hideMark/>
                  </w:tcPr>
                  <w:p w14:paraId="12F9F31A" w14:textId="77777777" w:rsidR="008C67D9" w:rsidRDefault="008C67D9">
                    <w:pPr>
                      <w:pStyle w:val="Bibliography"/>
                      <w:rPr>
                        <w:noProof/>
                      </w:rPr>
                    </w:pPr>
                    <w:r>
                      <w:rPr>
                        <w:noProof/>
                      </w:rPr>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tc>
              </w:tr>
              <w:tr w:rsidR="008C67D9" w14:paraId="532B9AC9" w14:textId="77777777">
                <w:trPr>
                  <w:divId w:val="1215434613"/>
                  <w:tblCellSpacing w:w="15" w:type="dxa"/>
                </w:trPr>
                <w:tc>
                  <w:tcPr>
                    <w:tcW w:w="50" w:type="pct"/>
                    <w:hideMark/>
                  </w:tcPr>
                  <w:p w14:paraId="21855CE2" w14:textId="77777777" w:rsidR="008C67D9" w:rsidRDefault="008C67D9">
                    <w:pPr>
                      <w:pStyle w:val="Bibliography"/>
                      <w:rPr>
                        <w:noProof/>
                      </w:rPr>
                    </w:pPr>
                    <w:r>
                      <w:rPr>
                        <w:noProof/>
                      </w:rPr>
                      <w:t xml:space="preserve">[38] </w:t>
                    </w:r>
                  </w:p>
                </w:tc>
                <w:tc>
                  <w:tcPr>
                    <w:tcW w:w="0" w:type="auto"/>
                    <w:hideMark/>
                  </w:tcPr>
                  <w:p w14:paraId="14491808" w14:textId="77777777" w:rsidR="008C67D9" w:rsidRDefault="008C67D9">
                    <w:pPr>
                      <w:pStyle w:val="Bibliography"/>
                      <w:rPr>
                        <w:noProof/>
                      </w:rPr>
                    </w:pPr>
                    <w:r>
                      <w:rPr>
                        <w:noProof/>
                      </w:rPr>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tc>
              </w:tr>
              <w:tr w:rsidR="008C67D9" w14:paraId="0E3AD9C9" w14:textId="77777777">
                <w:trPr>
                  <w:divId w:val="1215434613"/>
                  <w:tblCellSpacing w:w="15" w:type="dxa"/>
                </w:trPr>
                <w:tc>
                  <w:tcPr>
                    <w:tcW w:w="50" w:type="pct"/>
                    <w:hideMark/>
                  </w:tcPr>
                  <w:p w14:paraId="4ADDED7B" w14:textId="77777777" w:rsidR="008C67D9" w:rsidRDefault="008C67D9">
                    <w:pPr>
                      <w:pStyle w:val="Bibliography"/>
                      <w:rPr>
                        <w:noProof/>
                      </w:rPr>
                    </w:pPr>
                    <w:r>
                      <w:rPr>
                        <w:noProof/>
                      </w:rPr>
                      <w:t xml:space="preserve">[39] </w:t>
                    </w:r>
                  </w:p>
                </w:tc>
                <w:tc>
                  <w:tcPr>
                    <w:tcW w:w="0" w:type="auto"/>
                    <w:hideMark/>
                  </w:tcPr>
                  <w:p w14:paraId="3EEC6711" w14:textId="77777777" w:rsidR="008C67D9" w:rsidRDefault="008C67D9">
                    <w:pPr>
                      <w:pStyle w:val="Bibliography"/>
                      <w:rPr>
                        <w:noProof/>
                      </w:rPr>
                    </w:pPr>
                    <w:r>
                      <w:rPr>
                        <w:noProof/>
                      </w:rPr>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tc>
              </w:tr>
              <w:tr w:rsidR="008C67D9" w14:paraId="08CB1868" w14:textId="77777777">
                <w:trPr>
                  <w:divId w:val="1215434613"/>
                  <w:tblCellSpacing w:w="15" w:type="dxa"/>
                </w:trPr>
                <w:tc>
                  <w:tcPr>
                    <w:tcW w:w="50" w:type="pct"/>
                    <w:hideMark/>
                  </w:tcPr>
                  <w:p w14:paraId="02C1A8FF" w14:textId="77777777" w:rsidR="008C67D9" w:rsidRDefault="008C67D9">
                    <w:pPr>
                      <w:pStyle w:val="Bibliography"/>
                      <w:rPr>
                        <w:noProof/>
                      </w:rPr>
                    </w:pPr>
                    <w:r>
                      <w:rPr>
                        <w:noProof/>
                      </w:rPr>
                      <w:t xml:space="preserve">[40] </w:t>
                    </w:r>
                  </w:p>
                </w:tc>
                <w:tc>
                  <w:tcPr>
                    <w:tcW w:w="0" w:type="auto"/>
                    <w:hideMark/>
                  </w:tcPr>
                  <w:p w14:paraId="5A7D0239" w14:textId="77777777" w:rsidR="008C67D9" w:rsidRDefault="008C67D9">
                    <w:pPr>
                      <w:pStyle w:val="Bibliography"/>
                      <w:rPr>
                        <w:noProof/>
                      </w:rPr>
                    </w:pPr>
                    <w:r>
                      <w:rPr>
                        <w:noProof/>
                      </w:rPr>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267, p. 111683, 2026. </w:t>
                    </w:r>
                  </w:p>
                </w:tc>
              </w:tr>
              <w:tr w:rsidR="008C67D9" w14:paraId="1F65804B" w14:textId="77777777">
                <w:trPr>
                  <w:divId w:val="1215434613"/>
                  <w:tblCellSpacing w:w="15" w:type="dxa"/>
                </w:trPr>
                <w:tc>
                  <w:tcPr>
                    <w:tcW w:w="50" w:type="pct"/>
                    <w:hideMark/>
                  </w:tcPr>
                  <w:p w14:paraId="72741423" w14:textId="77777777" w:rsidR="008C67D9" w:rsidRDefault="008C67D9">
                    <w:pPr>
                      <w:pStyle w:val="Bibliography"/>
                      <w:rPr>
                        <w:noProof/>
                      </w:rPr>
                    </w:pPr>
                    <w:r>
                      <w:rPr>
                        <w:noProof/>
                      </w:rPr>
                      <w:t xml:space="preserve">[41] </w:t>
                    </w:r>
                  </w:p>
                </w:tc>
                <w:tc>
                  <w:tcPr>
                    <w:tcW w:w="0" w:type="auto"/>
                    <w:hideMark/>
                  </w:tcPr>
                  <w:p w14:paraId="6A35720E" w14:textId="77777777" w:rsidR="008C67D9" w:rsidRDefault="008C67D9">
                    <w:pPr>
                      <w:pStyle w:val="Bibliography"/>
                      <w:rPr>
                        <w:noProof/>
                      </w:rPr>
                    </w:pPr>
                    <w:r>
                      <w:rPr>
                        <w:noProof/>
                      </w:rPr>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tc>
              </w:tr>
              <w:tr w:rsidR="008C67D9" w14:paraId="6BCC13EF" w14:textId="77777777">
                <w:trPr>
                  <w:divId w:val="1215434613"/>
                  <w:tblCellSpacing w:w="15" w:type="dxa"/>
                </w:trPr>
                <w:tc>
                  <w:tcPr>
                    <w:tcW w:w="50" w:type="pct"/>
                    <w:hideMark/>
                  </w:tcPr>
                  <w:p w14:paraId="13F784BB" w14:textId="77777777" w:rsidR="008C67D9" w:rsidRDefault="008C67D9">
                    <w:pPr>
                      <w:pStyle w:val="Bibliography"/>
                      <w:rPr>
                        <w:noProof/>
                      </w:rPr>
                    </w:pPr>
                    <w:r>
                      <w:rPr>
                        <w:noProof/>
                      </w:rPr>
                      <w:t xml:space="preserve">[42] </w:t>
                    </w:r>
                  </w:p>
                </w:tc>
                <w:tc>
                  <w:tcPr>
                    <w:tcW w:w="0" w:type="auto"/>
                    <w:hideMark/>
                  </w:tcPr>
                  <w:p w14:paraId="19ABB85A" w14:textId="77777777" w:rsidR="008C67D9" w:rsidRDefault="008C67D9">
                    <w:pPr>
                      <w:pStyle w:val="Bibliography"/>
                      <w:rPr>
                        <w:noProof/>
                      </w:rPr>
                    </w:pPr>
                    <w:r>
                      <w:rPr>
                        <w:noProof/>
                      </w:rPr>
                      <w:t>J. H. Scott and R. E. Burgan, "Standard fire behavior fuel models: A comprehensive set for use with Rothermel's surface fire spread model," Gen. Tech. Rep. RMRS-GTR-153, 2005.</w:t>
                    </w:r>
                  </w:p>
                </w:tc>
              </w:tr>
              <w:tr w:rsidR="008C67D9" w14:paraId="299FD42B" w14:textId="77777777">
                <w:trPr>
                  <w:divId w:val="1215434613"/>
                  <w:tblCellSpacing w:w="15" w:type="dxa"/>
                </w:trPr>
                <w:tc>
                  <w:tcPr>
                    <w:tcW w:w="50" w:type="pct"/>
                    <w:hideMark/>
                  </w:tcPr>
                  <w:p w14:paraId="0F259D5B" w14:textId="77777777" w:rsidR="008C67D9" w:rsidRDefault="008C67D9">
                    <w:pPr>
                      <w:pStyle w:val="Bibliography"/>
                      <w:rPr>
                        <w:noProof/>
                      </w:rPr>
                    </w:pPr>
                    <w:r>
                      <w:rPr>
                        <w:noProof/>
                      </w:rPr>
                      <w:t xml:space="preserve">[43] </w:t>
                    </w:r>
                  </w:p>
                </w:tc>
                <w:tc>
                  <w:tcPr>
                    <w:tcW w:w="0" w:type="auto"/>
                    <w:hideMark/>
                  </w:tcPr>
                  <w:p w14:paraId="31126455" w14:textId="77777777" w:rsidR="008C67D9" w:rsidRDefault="008C67D9">
                    <w:pPr>
                      <w:pStyle w:val="Bibliography"/>
                      <w:rPr>
                        <w:noProof/>
                      </w:rPr>
                    </w:pPr>
                    <w:r>
                      <w:rPr>
                        <w:noProof/>
                      </w:rPr>
                      <w:t xml:space="preserve">K. G. Hirsch and D. L. Martell, "A review of initial attack fire crew productivity and effectiveness," </w:t>
                    </w:r>
                    <w:r>
                      <w:rPr>
                        <w:i/>
                        <w:iCs/>
                        <w:noProof/>
                      </w:rPr>
                      <w:t xml:space="preserve">Int. J. Wildland Fire, </w:t>
                    </w:r>
                    <w:r>
                      <w:rPr>
                        <w:noProof/>
                      </w:rPr>
                      <w:t xml:space="preserve">vol. 6, pp. 199-215, 1996. </w:t>
                    </w:r>
                  </w:p>
                </w:tc>
              </w:tr>
              <w:tr w:rsidR="008C67D9" w14:paraId="4A9A4429" w14:textId="77777777">
                <w:trPr>
                  <w:divId w:val="1215434613"/>
                  <w:tblCellSpacing w:w="15" w:type="dxa"/>
                </w:trPr>
                <w:tc>
                  <w:tcPr>
                    <w:tcW w:w="50" w:type="pct"/>
                    <w:hideMark/>
                  </w:tcPr>
                  <w:p w14:paraId="739B2D71" w14:textId="77777777" w:rsidR="008C67D9" w:rsidRDefault="008C67D9">
                    <w:pPr>
                      <w:pStyle w:val="Bibliography"/>
                      <w:rPr>
                        <w:noProof/>
                      </w:rPr>
                    </w:pPr>
                    <w:r>
                      <w:rPr>
                        <w:noProof/>
                      </w:rPr>
                      <w:t xml:space="preserve">[44] </w:t>
                    </w:r>
                  </w:p>
                </w:tc>
                <w:tc>
                  <w:tcPr>
                    <w:tcW w:w="0" w:type="auto"/>
                    <w:hideMark/>
                  </w:tcPr>
                  <w:p w14:paraId="232B2E41" w14:textId="77777777" w:rsidR="008C67D9" w:rsidRDefault="008C67D9">
                    <w:pPr>
                      <w:pStyle w:val="Bibliography"/>
                      <w:rPr>
                        <w:noProof/>
                      </w:rPr>
                    </w:pPr>
                    <w:r>
                      <w:rPr>
                        <w:noProof/>
                      </w:rPr>
                      <w:t xml:space="preserve">G. M. Byram, "Combustion of forest fuels," in </w:t>
                    </w:r>
                    <w:r>
                      <w:rPr>
                        <w:i/>
                        <w:iCs/>
                        <w:noProof/>
                      </w:rPr>
                      <w:t>Forest Fire: Control and Use</w:t>
                    </w:r>
                    <w:r>
                      <w:rPr>
                        <w:noProof/>
                      </w:rPr>
                      <w:t>, 1959, pp. 61-89.</w:t>
                    </w:r>
                  </w:p>
                </w:tc>
              </w:tr>
              <w:tr w:rsidR="008C67D9" w14:paraId="055885BA" w14:textId="77777777">
                <w:trPr>
                  <w:divId w:val="1215434613"/>
                  <w:tblCellSpacing w:w="15" w:type="dxa"/>
                </w:trPr>
                <w:tc>
                  <w:tcPr>
                    <w:tcW w:w="50" w:type="pct"/>
                    <w:hideMark/>
                  </w:tcPr>
                  <w:p w14:paraId="1B35BCDA" w14:textId="77777777" w:rsidR="008C67D9" w:rsidRDefault="008C67D9">
                    <w:pPr>
                      <w:pStyle w:val="Bibliography"/>
                      <w:rPr>
                        <w:noProof/>
                      </w:rPr>
                    </w:pPr>
                    <w:r>
                      <w:rPr>
                        <w:noProof/>
                      </w:rPr>
                      <w:t xml:space="preserve">[45] </w:t>
                    </w:r>
                  </w:p>
                </w:tc>
                <w:tc>
                  <w:tcPr>
                    <w:tcW w:w="0" w:type="auto"/>
                    <w:hideMark/>
                  </w:tcPr>
                  <w:p w14:paraId="779AB682" w14:textId="77777777" w:rsidR="008C67D9" w:rsidRDefault="008C67D9">
                    <w:pPr>
                      <w:pStyle w:val="Bibliography"/>
                      <w:rPr>
                        <w:noProof/>
                      </w:rPr>
                    </w:pPr>
                    <w:r>
                      <w:rPr>
                        <w:noProof/>
                      </w:rPr>
                      <w:t>C. E. Van Wagner, "Development and structure of the Canadian Forest Fire Weather Index System," For. Tech. Rep. 35, 1987.</w:t>
                    </w:r>
                  </w:p>
                </w:tc>
              </w:tr>
              <w:tr w:rsidR="008C67D9" w14:paraId="6309C56B" w14:textId="77777777">
                <w:trPr>
                  <w:divId w:val="1215434613"/>
                  <w:tblCellSpacing w:w="15" w:type="dxa"/>
                </w:trPr>
                <w:tc>
                  <w:tcPr>
                    <w:tcW w:w="50" w:type="pct"/>
                    <w:hideMark/>
                  </w:tcPr>
                  <w:p w14:paraId="300EE4A6" w14:textId="77777777" w:rsidR="008C67D9" w:rsidRDefault="008C67D9">
                    <w:pPr>
                      <w:pStyle w:val="Bibliography"/>
                      <w:rPr>
                        <w:noProof/>
                      </w:rPr>
                    </w:pPr>
                    <w:r>
                      <w:rPr>
                        <w:noProof/>
                      </w:rPr>
                      <w:t xml:space="preserve">[46] </w:t>
                    </w:r>
                  </w:p>
                </w:tc>
                <w:tc>
                  <w:tcPr>
                    <w:tcW w:w="0" w:type="auto"/>
                    <w:hideMark/>
                  </w:tcPr>
                  <w:p w14:paraId="466670FF" w14:textId="77777777" w:rsidR="008C67D9" w:rsidRDefault="008C67D9">
                    <w:pPr>
                      <w:pStyle w:val="Bibliography"/>
                      <w:rPr>
                        <w:noProof/>
                      </w:rPr>
                    </w:pPr>
                    <w:r>
                      <w:rPr>
                        <w:noProof/>
                      </w:rPr>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tc>
              </w:tr>
            </w:tbl>
            <w:p w14:paraId="08E79176" w14:textId="77777777" w:rsidR="008C67D9" w:rsidRDefault="008C67D9">
              <w:pPr>
                <w:divId w:val="1215434613"/>
                <w:rPr>
                  <w:noProof/>
                </w:rPr>
              </w:pPr>
            </w:p>
            <w:p w14:paraId="36C40B73" w14:textId="77777777" w:rsidR="009823E2" w:rsidRDefault="009823E2">
              <w:r>
                <w:rPr>
                  <w:b/>
                  <w:bCs/>
                  <w:noProof/>
                </w:rPr>
                <w:fldChar w:fldCharType="end"/>
              </w:r>
            </w:p>
          </w:sdtContent>
        </w:sdt>
      </w:sdtContent>
    </w:sdt>
    <w:p w14:paraId="19F7FB5E"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w:t>
      </w:r>
      <w:r>
        <w:t>support architectures, and command and control software for defense and public-safety programs. His research interests include intelligent decision support systems, fuzzy inference, distributed architectures, and disaster management technologies.</w:t>
      </w:r>
    </w:p>
    <w:p w14:paraId="59730EA7"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4" w:author="Claude" w:date="2026-10-19T16:12:00Z" w:initials="C">
    <w:p w14:paraId="36E57E5B" w14:textId="77777777" w:rsidR="00B01546" w:rsidRDefault="00000000">
      <w:pPr>
        <w:pStyle w:val="CommentText"/>
      </w:pPr>
      <w:r>
        <w:rPr>
          <w:rStyle w:val="CommentReference"/>
        </w:rPr>
        <w:annotationRef/>
      </w:r>
      <w:r>
        <w:t>Bölüm sonundaki duyarlılık cümlesi silindi: beş dünyalık, sonucu hiçbir yerde gösterilmeyen bir çalışmaya atıf hakemin 'nerede?' sorusunu çağırır. Geri almak isterseniz sonuçlarıyla birlikte bir paragraf olmalı.</w:t>
      </w:r>
    </w:p>
  </w:comment>
  <w:comment w:id="58" w:author="Claude" w:date="2026-10-19T16:12:00Z" w:initials="C">
    <w:p w14:paraId="1D2D3257" w14:textId="77777777" w:rsidR="00B01546" w:rsidRDefault="00000000">
      <w:pPr>
        <w:pStyle w:val="CommentText"/>
      </w:pPr>
      <w:r>
        <w:rPr>
          <w:rStyle w:val="CommentReference"/>
        </w:rPr>
        <w:annotationRef/>
      </w:r>
      <w:r>
        <w:t>Olası hakem itirazı için yer işareti: 'LLM gerekli mi?' sorusuna cevap olacak rastgele önerici kontrolü (aynı kapılar, kelime dağarcığından rastgele çekilen öneriler) burada bir cümle olarak raporlanabilir; kampanya kodunda 'Random' kolu hazır, henüz koşulmadı.</w:t>
      </w:r>
    </w:p>
  </w:comment>
  <w:comment w:id="71" w:author="Claude" w:date="2026-10-19T16:12:00Z" w:initials="C">
    <w:p w14:paraId="69F0FFCE" w14:textId="77777777" w:rsidR="00B01546" w:rsidRDefault="00000000">
      <w:pPr>
        <w:pStyle w:val="CommentText"/>
      </w:pPr>
      <w:r>
        <w:rPr>
          <w:rStyle w:val="CommentReference"/>
        </w:rPr>
        <w:annotationRef/>
      </w:r>
      <w:r>
        <w:t>E7 KOŞUSU BİTİNCE GÜNCELLENECEK. Şimdiki sayılar 150 dünyanın 115'i üzerinden (S5 eksik): 57.1 / 60.9 / 3.8 ± 10.8 / 28.0 ± 9.3 / 51 of 115 / 50 min / 'within 2 ha'. Evacuation kolu (S4-S5, nüfus ölçütü) bitince buraya bir cümle eklenecek, örn. 'The same holds for evacuation in the interface families, read on affected population.' Paragraf bilerek kısa tutuldu; aile tablosu, arketip dökümü ve S3 farkı metne girmiyor.</w:t>
      </w:r>
    </w:p>
  </w:comment>
  <w:comment w:id="77" w:author="Claude" w:date="2026-10-19T16:12:00Z" w:initials="C">
    <w:p w14:paraId="5D92779F" w14:textId="77777777" w:rsidR="00B01546" w:rsidRDefault="00000000">
      <w:pPr>
        <w:pStyle w:val="CommentText"/>
      </w:pPr>
      <w:r>
        <w:rPr>
          <w:rStyle w:val="CommentReference"/>
        </w:rPr>
        <w:annotationRef/>
      </w:r>
      <w:r>
        <w:t>E7 bitince gerekirse evacuation da kapsanacak şekilde 'one family' ifadesi 'a family' olarak kalabilir; sayı yok, güncelleme gerektirmez.</w:t>
      </w:r>
    </w:p>
  </w:comment>
  <w:comment w:id="78" w:author="Claude" w:date="2026-10-19T16:12:00Z" w:initials="C">
    <w:p w14:paraId="5703FD48" w14:textId="77777777" w:rsidR="00B01546" w:rsidRDefault="00000000">
      <w:pPr>
        <w:pStyle w:val="CommentText"/>
      </w:pPr>
      <w:r>
        <w:rPr>
          <w:rStyle w:val="CommentReference"/>
        </w:rPr>
        <w:annotationRef/>
      </w:r>
      <w:r>
        <w:t>Kaynakça Word kaynak yöneticisinden üretiliyor, bu yüzden metin olarak düzeltilmedi; kaynak yöneticisinde tamamlanmalı: [8] Pais 2021 dergi adı yok (Comput. Oper. Res., vol. 131, Art. no. 105252 olmalı; lütfen doğrulayın); [12] Rapp 2026 cilt ve makale no yok; [23] Cell2Fire makale no yok (Art. no. 692706); [35] Dubey 2025 dergi adı yok (MethodsX); [18], [19], [20], [27], [32] kitaplarda yayınevi ve şehir yok (IEEE biçimi ister); [6], [42], [45] teknik raporlarda kurum adı yok (USDA Forest Service; Canadian Forestry Service).</w:t>
      </w:r>
    </w:p>
  </w:comment>
  <w:comment w:id="1083" w:author="Claude" w:date="2026-10-19T23:30:00Z" w:initials="C">
    <w:p>
      <w:pPr>
        <w:pStyle w:val="CommentText"/>
      </w:pPr>
      <w:r>
        <w:rPr>
          <w:rStyle w:val="CommentReference"/>
        </w:rPr>
        <w:annotationRef/>
      </w:r>
      <w:r>
        <w:t xml:space="preserve">T6 (ücretli VODA) bitince güncellenecek. Şimdiki değerler ücretsiz son ekranlı VODA koşusundan (out_v52_main). Yanan alan −50%, nüfus −70%, yanıt terimi −32%, söndürülen pay %52 → %85.</w:t>
      </w:r>
    </w:p>
  </w:comment>
  <w:comment w:id="1084" w:author="Claude" w:date="2026-10-19T23:30:00Z" w:initials="C">
    <w:p>
      <w:pPr>
        <w:pStyle w:val="CommentText"/>
      </w:pPr>
      <w:r>
        <w:rPr>
          <w:rStyle w:val="CommentReference"/>
        </w:rPr>
        <w:annotationRef/>
      </w:r>
      <w:r>
        <w:t xml:space="preserve">T11 (döngü süresi) ve T3 (1, 4, 16 ajan) bitince doğrulanacak. Model çağrısının süresi ayrıca T6 süre sütunlarından okunacak.</w:t>
      </w:r>
    </w:p>
  </w:comment>
  <w:comment w:id="1089" w:author="Claude" w:date="2026-10-19T23:30:00Z" w:initials="C">
    <w:p>
      <w:pPr>
        <w:pStyle w:val="CommentText"/>
      </w:pPr>
      <w:r>
        <w:rPr>
          <w:rStyle w:val="CommentReference"/>
        </w:rPr>
        <w:annotationRef/>
      </w:r>
      <w:r>
        <w:t xml:space="preserve">Eski cümle "the best tested" diyordu. Ekranlı rastgele önerici S5'te VODA'dan daha az yakıyor (27.0 ha / 31.9 ha), bu yüzden "en iyi" iddiası tutmuyor. T6 (ücretli VODA) bitince güncellenecek. Şimdiki değerler ücretsiz son ekranlı VODA koşusundan (out_v52_main).</w:t>
      </w:r>
    </w:p>
  </w:comment>
  <w:comment w:id="1090" w:author="Claude" w:date="2026-10-19T23:30:00Z" w:initials="C">
    <w:p>
      <w:pPr>
        <w:pStyle w:val="CommentText"/>
      </w:pPr>
      <w:r>
        <w:rPr>
          <w:rStyle w:val="CommentReference"/>
        </w:rPr>
        <w:annotationRef/>
      </w:r>
      <w:r>
        <w:t xml:space="preserve">T11 ve T3 bitince doğrulanacak. Bu süre karar döngüsünün süresi; model çağrısı dahil değil.</w:t>
      </w:r>
    </w:p>
  </w:comment>
  <w:comment w:id="1092" w:author="Claude" w:date="2026-10-19T23:30:00Z" w:initials="C">
    <w:p>
      <w:pPr>
        <w:pStyle w:val="CommentText"/>
      </w:pPr>
      <w:r>
        <w:rPr>
          <w:rStyle w:val="CommentReference"/>
        </w:rPr>
        <w:annotationRef/>
      </w:r>
      <w:r>
        <w:t xml:space="preserve">Kodda yeni (config.py, core.py): kaplanan hücre 6 kapasite-adımı, ateşlenen hücre 6, uyarı hücre ve adım başına 0.1. İstenirse Tablo II'ye satır eklenebilir.</w:t>
      </w:r>
    </w:p>
  </w:comment>
  <w:comment w:id="1097" w:author="Claude" w:date="2026-10-19T23:30:00Z" w:initials="C">
    <w:p>
      <w:pPr>
        <w:pStyle w:val="CommentText"/>
      </w:pPr>
      <w:r>
        <w:rPr>
          <w:rStyle w:val="CommentReference"/>
        </w:rPr>
        <w:annotationRef/>
      </w:r>
      <w:r>
        <w:t xml:space="preserve">Ekranlı önericide (VODA) tek revizyon hakkının kullanılıp kullanılmadığı kodda ayrıca doğrulanacak; doğrulanmadan değiştirilmedi.</w:t>
      </w:r>
    </w:p>
  </w:comment>
  <w:comment w:id="1100" w:author="Claude" w:date="2026-10-19T23:30:00Z" w:initials="C">
    <w:p>
      <w:pPr>
        <w:pStyle w:val="CommentText"/>
      </w:pPr>
      <w:r>
        <w:rPr>
          <w:rStyle w:val="CommentReference"/>
        </w:rPr>
        <w:annotationRef/>
      </w:r>
      <w:r>
        <w:t xml:space="preserve">VODA tanımı v52 ile değişti (ekranlı önerici, proposers.py LLMScreenProposer). Bütçe 36 tahmin, çağrı başına 6 model adayı (run_final_priced.bat: DSS_LLM_SCREEN_N=6).</w:t>
      </w:r>
    </w:p>
  </w:comment>
  <w:comment w:id="1103" w:author="Claude" w:date="2026-10-19T23:30:00Z" w:initials="C">
    <w:p>
      <w:pPr>
        <w:pStyle w:val="CommentText"/>
      </w:pPr>
      <w:r>
        <w:rPr>
          <w:rStyle w:val="CommentReference"/>
        </w:rPr>
        <w:annotationRef/>
      </w:r>
      <w:r>
        <w:t xml:space="preserve">Statik doktrin (F5) makaleden çıkarıldı (karar 19 Ekim). Önerici kontrolleri T4, T5, T7.</w:t>
      </w:r>
    </w:p>
  </w:comment>
  <w:comment w:id="1106" w:author="Claude" w:date="2026-10-19T23:30:00Z" w:initials="C">
    <w:p>
      <w:pPr>
        <w:pStyle w:val="CommentText"/>
      </w:pPr>
      <w:r>
        <w:rPr>
          <w:rStyle w:val="CommentReference"/>
        </w:rPr>
        <w:annotationRef/>
      </w:r>
      <w:r>
        <w:t xml:space="preserve">Koşu sayıları kampanya bitince istenirse eklenebilir. Tohum ve kod adı yazılmadı.</w:t>
      </w:r>
    </w:p>
  </w:comment>
  <w:comment w:id="1109" w:author="Claude" w:date="2026-10-19T23:30:00Z" w:initials="C">
    <w:p>
      <w:pPr>
        <w:pStyle w:val="CommentText"/>
      </w:pPr>
      <w:r>
        <w:rPr>
          <w:rStyle w:val="CommentReference"/>
        </w:rPr>
        <w:annotationRef/>
      </w:r>
      <w:r>
        <w:t xml:space="preserve">Kodda burn_reference_fraction = 0.50 (config.py, costs.py). Tabloda 0.05 yazıyordu.</w:t>
      </w:r>
    </w:p>
  </w:comment>
  <w:comment w:id="1112" w:author="Claude" w:date="2026-10-19T23:30:00Z" w:initials="C">
    <w:p>
      <w:pPr>
        <w:pStyle w:val="CommentText"/>
      </w:pPr>
      <w:r>
        <w:rPr>
          <w:rStyle w:val="CommentReference"/>
        </w:rPr>
        <w:annotationRef/>
      </w:r>
      <w:r>
        <w:t xml:space="preserve">Müdahalesiz durum ve kapalı katman sayıları T1 final (ücretli) veriden, kesin. Sabit sıra cümlesi T2 bitince güncellenecek (şimdiki değer eski veriden, −2.8%).</w:t>
      </w:r>
    </w:p>
  </w:comment>
  <w:comment w:id="1118" w:author="Claude" w:date="2026-10-19T23:30:00Z" w:initials="C">
    <w:p>
      <w:pPr>
        <w:pStyle w:val="CommentText"/>
      </w:pPr>
      <w:r>
        <w:rPr>
          <w:rStyle w:val="CommentReference"/>
        </w:rPr>
        <w:annotationRef/>
      </w:r>
      <w:r>
        <w:t xml:space="preserve">T6 (ücretli VODA) bitince güncellenecek. Şimdiki değerler ücretsiz son ekranlı VODA koşusundan (out_v52_main). Tekrar (T9) sonucu son cümleye eklenecek.</w:t>
      </w:r>
    </w:p>
  </w:comment>
  <w:comment w:id="1121" w:author="Claude" w:date="2026-10-19T23:30:00Z" w:initials="C">
    <w:p>
      <w:pPr>
        <w:pStyle w:val="CommentText"/>
      </w:pPr>
      <w:r>
        <w:rPr>
          <w:rStyle w:val="CommentReference"/>
        </w:rPr>
        <w:annotationRef/>
      </w:r>
      <w:r>
        <w:t xml:space="preserve">T6 (ücretli VODA) bitince güncellenecek. Şimdiki değerler ücretsiz son ekranlı VODA koşusundan (out_v52_main). Kaplama artık ücretli; yanıt terimi farkı biraz daralabilir (muhasebe tahmini −32% → yaklaşık −27%).</w:t>
      </w:r>
    </w:p>
  </w:comment>
  <w:comment w:id="1126" w:author="Claude" w:date="2026-10-19T23:30:00Z" w:initials="C">
    <w:p>
      <w:pPr>
        <w:pStyle w:val="CommentText"/>
      </w:pPr>
      <w:r>
        <w:rPr>
          <w:rStyle w:val="CommentReference"/>
        </w:rPr>
        <w:annotationRef/>
      </w:r>
      <w:r>
        <w:t xml:space="preserve">Çağrı sayısı ücretsiz veriden (5.0). Çağrı süresi T6 süre sütunlarından (cyc_med_s, cyc_p90_s) yazılacak.</w:t>
      </w:r>
    </w:p>
  </w:comment>
  <w:comment w:id="1129" w:author="Claude" w:date="2026-10-19T23:30:00Z" w:initials="C">
    <w:p>
      <w:pPr>
        <w:pStyle w:val="CommentText"/>
      </w:pPr>
      <w:r>
        <w:rPr>
          <w:rStyle w:val="CommentReference"/>
        </w:rPr>
        <w:annotationRef/>
      </w:r>
      <w:r>
        <w:t xml:space="preserve">Tablo P (2×2: rastgele/LLM × tek aday/ekranlı) buraya eklenecek. T4, T5, T7 bitince sayılar güncellenecek. Şimdiki değerler ücretsiz koşulardan.</w:t>
      </w:r>
    </w:p>
  </w:comment>
  <w:comment w:id="1132" w:author="Claude" w:date="2026-10-19T23:30:00Z" w:initials="C">
    <w:p>
      <w:pPr>
        <w:pStyle w:val="CommentText"/>
      </w:pPr>
      <w:r>
        <w:rPr>
          <w:rStyle w:val="CommentReference"/>
        </w:rPr>
        <w:annotationRef/>
      </w:r>
      <w:r>
        <w:t xml:space="preserve">T6 (ücretli VODA) bitince güncellenecek. Şimdiki değerler ücretsiz son ekranlı VODA koşusundan (out_v52_main). 27 çağrıda model yanıt vermemiş ("generative model not reachable"); T6 koşusunda bu sayı kontrol edilecek.</w:t>
      </w:r>
    </w:p>
  </w:comment>
  <w:comment w:id="1133" w:author="Claude" w:date="2026-10-19T23:30:00Z" w:initials="C">
    <w:p>
      <w:pPr>
        <w:pStyle w:val="CommentText"/>
      </w:pPr>
      <w:r>
        <w:rPr>
          <w:rStyle w:val="CommentReference"/>
        </w:rPr>
        <w:annotationRef/>
      </w:r>
      <w:r>
        <w:t xml:space="preserve">KARAR BEKLİYOR. Kod hâlâ yeni kavram (concept) üretiyor ve kabul ediyor (son VODA koşusunda 373 kabulün 73'ü). Ya kodda kapatılıp LLM adımları yeniden koşulacak ya da burada tek cümleyle açıkça belirtilecek.</w:t>
      </w:r>
    </w:p>
  </w:comment>
  <w:comment w:id="1138" w:author="Claude" w:date="2026-10-19T23:30:00Z" w:initials="C">
    <w:p>
      <w:pPr>
        <w:pStyle w:val="CommentText"/>
      </w:pPr>
      <w:r>
        <w:rPr>
          <w:rStyle w:val="CommentReference"/>
        </w:rPr>
        <w:annotationRef/>
      </w:r>
      <w:r>
        <w:t xml:space="preserve">T6 (ücretli VODA) bitince güncellenecek. Şimdiki değerler ücretsiz son ekranlı VODA koşusundan (out_v52_main). Mutasyon payı (%65) "LLM ne üretti" anlatımını doğrudan etkiliyor; Fig. 8 ve Fig. 9 bu ayrımla yeniden çizilecek.</w:t>
      </w:r>
    </w:p>
  </w:comment>
  <w:comment w:id="1139" w:author="Claude" w:date="2026-10-19T23:30:00Z" w:initials="C">
    <w:p>
      <w:pPr>
        <w:pStyle w:val="CommentText"/>
      </w:pPr>
      <w:r>
        <w:rPr>
          <w:rStyle w:val="CommentReference"/>
        </w:rPr>
        <w:annotationRef/>
      </w:r>
      <w:r>
        <w:t xml:space="preserve">Bu paragraftaki taktik sayıları eski tek adaylı koşudan. T6 kabul kayıtlarından yeniden sayılacak (model ve mutasyon ayrı).</w:t>
      </w:r>
    </w:p>
  </w:comment>
  <w:comment w:id="1140" w:author="Claude" w:date="2026-10-19T23:30:00Z" w:initials="C">
    <w:p>
      <w:pPr>
        <w:pStyle w:val="CommentText"/>
      </w:pPr>
      <w:r>
        <w:rPr>
          <w:rStyle w:val="CommentReference"/>
        </w:rPr>
        <w:annotationRef/>
      </w:r>
      <w:r>
        <w:t xml:space="preserve">Tekrar sayıları T6 kayıtlarından yeniden sayılacak.</w:t>
      </w:r>
    </w:p>
  </w:comment>
  <w:comment w:id="1141" w:author="Claude" w:date="2026-10-19T23:30:00Z" w:initials="C">
    <w:p>
      <w:pPr>
        <w:pStyle w:val="CommentText"/>
      </w:pPr>
      <w:r>
        <w:rPr>
          <w:rStyle w:val="CommentReference"/>
        </w:rPr>
        <w:annotationRef/>
      </w:r>
      <w:r>
        <w:t xml:space="preserve">Bu paragrafın tüm sayıları eski tek adaylı koşudan. T10 (VODA LOO) bitince güncellenecek. "Concept packages" ifadesi kavram kararına bağlı.</w:t>
      </w:r>
    </w:p>
  </w:comment>
  <w:comment w:id="1142" w:author="Claude" w:date="2026-10-19T23:30:00Z" w:initials="C">
    <w:p>
      <w:pPr>
        <w:pStyle w:val="CommentText"/>
      </w:pPr>
      <w:r>
        <w:rPr>
          <w:rStyle w:val="CommentReference"/>
        </w:rPr>
        <w:annotationRef/>
      </w:r>
      <w:r>
        <w:t xml:space="preserve">T8 (line, kapalı ve açık kol) bitince güncellenecek. Tahliye kolu kullanılmayacak (kapalı katmanda hiç etki yok).</w:t>
      </w:r>
    </w:p>
  </w:comment>
  <w:comment w:id="1143" w:author="Claude" w:date="2026-10-19T23:30:00Z" w:initials="C">
    <w:p>
      <w:pPr>
        <w:pStyle w:val="CommentText"/>
      </w:pPr>
      <w:r>
        <w:rPr>
          <w:rStyle w:val="CommentReference"/>
        </w:rPr>
        <w:annotationRef/>
      </w:r>
      <w:r>
        <w:t xml:space="preserve">T11 (tek süreç) ve T3 bitince güncellenecek. Model çağrısı süresi T6 sütunlarından ayrı cümle olarak eklenecek. Mevcut değerler 2 Ağustos ölçümünden.</w:t>
      </w:r>
    </w:p>
  </w:comment>
  <w:comment w:id="1146" w:author="Claude" w:date="2026-10-19T23:30:00Z" w:initials="C">
    <w:p>
      <w:pPr>
        <w:pStyle w:val="CommentText"/>
      </w:pPr>
      <w:r>
        <w:rPr>
          <w:rStyle w:val="CommentReference"/>
        </w:rPr>
        <w:annotationRef/>
      </w:r>
      <w:r>
        <w:t xml:space="preserve">T6 (ücretli VODA) bitince güncellenecek. Şimdiki değerler ücretsiz son ekranlı VODA koşusundan (out_v52_main).</w:t>
      </w:r>
    </w:p>
  </w:comment>
  <w:comment w:id="1147" w:author="Claude" w:date="2026-10-19T23:30:00Z" w:initials="C">
    <w:p>
      <w:pPr>
        <w:pStyle w:val="CommentText"/>
      </w:pPr>
      <w:r>
        <w:rPr>
          <w:rStyle w:val="CommentReference"/>
        </w:rPr>
        <w:annotationRef/>
      </w:r>
      <w:r>
        <w:t xml:space="preserve">T11 ve T6 süre sütunları bitince güncellenecek.</w:t>
      </w:r>
    </w:p>
  </w:comment>
  <w:comment w:id="1152" w:author="Claude" w:date="2026-10-19T23:30:00Z" w:initials="C">
    <w:p>
      <w:pPr>
        <w:pStyle w:val="CommentText"/>
      </w:pPr>
      <w:r>
        <w:rPr>
          <w:rStyle w:val="CommentReference"/>
        </w:rPr>
        <w:annotationRef/>
      </w:r>
      <w:r>
        <w:t xml:space="preserve">Kabul sayısı kavram kararından sonra yazılacak. "Recovery of a withheld family" T8 sonucuna bağlı.</w:t>
      </w:r>
    </w:p>
  </w:comment>
  <w:comment w:id="1157" w:author="Claude" w:date="2026-10-19T23:30:00Z" w:initials="C">
    <w:p>
      <w:pPr>
        <w:pStyle w:val="CommentText"/>
      </w:pPr>
      <w:r>
        <w:rPr>
          <w:rStyle w:val="CommentReference"/>
        </w:rPr>
        <w:annotationRef/>
      </w:r>
      <w:r>
        <w:t xml:space="preserve">T6 (ücretli VODA) bitince güncellenecek. Şimdiki değerler ücretsiz son ekranlı VODA koşusundan (out_v52_main).</w:t>
      </w:r>
    </w:p>
  </w:comment>
  <w:comment w:id="1161" w:author="Claude" w:date="2026-10-19T23:30:00Z" w:initials="C">
    <w:p>
      <w:pPr>
        <w:pStyle w:val="CommentText"/>
      </w:pPr>
      <w:r>
        <w:rPr>
          <w:rStyle w:val="CommentReference"/>
        </w:rPr>
        <w:annotationRef/>
      </w:r>
      <w:r>
        <w:t xml:space="preserve">T5 ile T6 bitince doğrulanacak.</w:t>
      </w:r>
    </w:p>
  </w:comment>
  <w:comment w:id="1162" w:author="Claude" w:date="2026-10-19T23:30:00Z" w:initials="C">
    <w:p>
      <w:pPr>
        <w:pStyle w:val="CommentText"/>
      </w:pPr>
      <w:r>
        <w:rPr>
          <w:rStyle w:val="CommentReference"/>
        </w:rPr>
        <w:annotationRef/>
      </w:r>
      <w:r>
        <w:t xml:space="preserve">T9 (VODA tekrarı) bitince güncellenecek; bu sayılar eski tek adaylı koşudan.</w:t>
      </w:r>
    </w:p>
  </w:comment>
  <w:comment w:id="1165" w:author="Claude" w:date="2026-10-19T23:30:00Z" w:initials="C">
    <w:p>
      <w:pPr>
        <w:pStyle w:val="CommentText"/>
      </w:pPr>
      <w:r>
        <w:rPr>
          <w:rStyle w:val="CommentReference"/>
        </w:rPr>
        <w:annotationRef/>
      </w:r>
      <w:r>
        <w:t xml:space="preserve">T6 (ücretli VODA) bitince güncellenecek. Şimdiki değerler ücretsiz son ekranlı VODA koşusundan (out_v52_main). Rastgele karşılaştırması T5 sonrası.</w:t>
      </w:r>
    </w:p>
  </w:comment>
  <w:comment w:id="1166" w:author="Claude" w:date="2026-10-19T23:30:00Z" w:initials="C">
    <w:p>
      <w:pPr>
        <w:pStyle w:val="CommentText"/>
      </w:pPr>
      <w:r>
        <w:rPr>
          <w:rStyle w:val="CommentReference"/>
        </w:rPr>
        <w:annotationRef/>
      </w:r>
      <w:r>
        <w:t xml:space="preserve">T8 bitince doğrulanacak.</w:t>
      </w:r>
    </w:p>
  </w:comment>
  <w:comment w:id="1167" w:author="Claude" w:date="2026-10-19T23:30:00Z" w:initials="C">
    <w:p>
      <w:pPr>
        <w:pStyle w:val="CommentText"/>
      </w:pPr>
      <w:r>
        <w:rPr>
          <w:rStyle w:val="CommentReference"/>
        </w:rPr>
        <w:annotationRef/>
      </w:r>
      <w:r>
        <w:t xml:space="preserve">Figür planı: Fig. 6 ve 7 → tek sonuç figürü; Fig. 8 ve 9 → tek üretim figürü; Fig. 10 → kazanç kaynağı (LOO + doktrin); Fig. 11 → zaman ve ölçek; ayrıca önerici tablosu (Tablo P). Figürler drawio'da final veriyle çizilecek.</w:t>
      </w:r>
    </w:p>
  </w:comment>
  <w:comment w:id="2173" w:author="Claude" w:date="2026-10-19T23:30:00Z" w:initials="C">
    <w:p>
      <w:pPr>
        <w:pStyle w:val="CommentText"/>
      </w:pPr>
      <w:r>
        <w:rPr>
          <w:rStyle w:val="CommentReference"/>
        </w:rPr>
        <w:annotationRef/>
      </w:r>
      <w:r>
        <w:t xml:space="preserve">Taktik adları ve tekrar iddiası T6 kabul kayıtlarından doğrulanacak.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E57E5B" w15:done="0"/>
  <w15:commentEx w15:paraId="1D2D3257" w15:done="0"/>
  <w15:commentEx w15:paraId="69F0FFCE" w15:done="0"/>
  <w15:commentEx w15:paraId="5D92779F" w15:done="0"/>
  <w15:commentEx w15:paraId="5703FD4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E57E5B" w16cid:durableId="5DF7D3D6"/>
  <w16cid:commentId w16cid:paraId="1D2D3257" w16cid:durableId="0CC11158"/>
  <w16cid:commentId w16cid:paraId="69F0FFCE" w16cid:durableId="2FFBD88C"/>
  <w16cid:commentId w16cid:paraId="5D92779F" w16cid:durableId="5BE756CA"/>
  <w16cid:commentId w16cid:paraId="5703FD48" w16cid:durableId="0A29AF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53394" w14:textId="77777777" w:rsidR="00E60169" w:rsidRDefault="00E60169">
      <w:r>
        <w:separator/>
      </w:r>
    </w:p>
  </w:endnote>
  <w:endnote w:type="continuationSeparator" w:id="0">
    <w:p w14:paraId="572165BF" w14:textId="77777777" w:rsidR="00E60169" w:rsidRDefault="00E601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C1088" w14:textId="77777777" w:rsidR="00E60169" w:rsidRPr="009A0AA6" w:rsidRDefault="00E60169" w:rsidP="009A0AA6">
      <w:pPr>
        <w:pStyle w:val="Footer"/>
      </w:pPr>
    </w:p>
  </w:footnote>
  <w:footnote w:type="continuationSeparator" w:id="0">
    <w:p w14:paraId="002BBAFA" w14:textId="77777777" w:rsidR="00E60169" w:rsidRDefault="00E60169">
      <w:r>
        <w:continuationSeparator/>
      </w:r>
    </w:p>
  </w:footnote>
  <w:footnote w:id="1">
    <w:p w14:paraId="25AE2EEA"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264A8580"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D5B2" w14:textId="77777777" w:rsidR="00732E46" w:rsidRDefault="000F2C11">
    <w:pPr>
      <w:jc w:val="right"/>
    </w:pPr>
    <w:r>
      <w:fldChar w:fldCharType="begin"/>
    </w:r>
    <w:r>
      <w:instrText>PAGE</w:instrText>
    </w:r>
    <w:r>
      <w:fldChar w:fldCharType="separate"/>
    </w:r>
    <w:r w:rsidR="005A170E">
      <w:rPr>
        <w:noProof/>
      </w:rPr>
      <w:t>3</w:t>
    </w:r>
    <w:r>
      <w:fldChar w:fldCharType="end"/>
    </w:r>
  </w:p>
  <w:p w14:paraId="54B9EB2C" w14:textId="77777777" w:rsidR="00732E46" w:rsidRDefault="000F2C11">
    <w:pPr>
      <w:ind w:right="360"/>
    </w:pPr>
    <w:r>
      <w:t>&gt; REPLACE THIS LINE WITH YOUR MANUSCRIPT ID NUMBER (DOUBLE-CLICK HERE TO EDIT) &lt;</w:t>
    </w:r>
  </w:p>
  <w:p w14:paraId="7B7FEB32"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706021">
    <w:abstractNumId w:val="10"/>
  </w:num>
  <w:num w:numId="2" w16cid:durableId="1781098250">
    <w:abstractNumId w:val="2"/>
  </w:num>
  <w:num w:numId="3" w16cid:durableId="1560751349">
    <w:abstractNumId w:val="1"/>
  </w:num>
  <w:num w:numId="4" w16cid:durableId="1453330059">
    <w:abstractNumId w:val="9"/>
  </w:num>
  <w:num w:numId="5" w16cid:durableId="218903408">
    <w:abstractNumId w:val="6"/>
  </w:num>
  <w:num w:numId="6" w16cid:durableId="1539273758">
    <w:abstractNumId w:val="7"/>
  </w:num>
  <w:num w:numId="7" w16cid:durableId="2308925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07948277">
    <w:abstractNumId w:val="5"/>
  </w:num>
  <w:num w:numId="9" w16cid:durableId="1034228533">
    <w:abstractNumId w:val="4"/>
  </w:num>
  <w:num w:numId="10" w16cid:durableId="1257517883">
    <w:abstractNumId w:val="8"/>
  </w:num>
  <w:num w:numId="11" w16cid:durableId="1673142051">
    <w:abstractNumId w:val="0"/>
  </w:num>
  <w:num w:numId="12" w16cid:durableId="673579444">
    <w:abstractNumId w:val="12"/>
  </w:num>
  <w:num w:numId="13" w16cid:durableId="1985039601">
    <w:abstractNumId w:val="11"/>
  </w:num>
  <w:num w:numId="14" w16cid:durableId="2013952672">
    <w:abstractNumId w:val="3"/>
  </w:num>
  <w:num w:numId="15" w16cid:durableId="11767290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4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0343C"/>
    <w:rsid w:val="000042CD"/>
    <w:rsid w:val="00005213"/>
    <w:rsid w:val="00023182"/>
    <w:rsid w:val="0003117B"/>
    <w:rsid w:val="00031B79"/>
    <w:rsid w:val="0003218A"/>
    <w:rsid w:val="00032630"/>
    <w:rsid w:val="000334CF"/>
    <w:rsid w:val="0003442C"/>
    <w:rsid w:val="000403AE"/>
    <w:rsid w:val="00047909"/>
    <w:rsid w:val="00050683"/>
    <w:rsid w:val="000519D5"/>
    <w:rsid w:val="00053B2E"/>
    <w:rsid w:val="000650E5"/>
    <w:rsid w:val="00067023"/>
    <w:rsid w:val="00067BC9"/>
    <w:rsid w:val="00072960"/>
    <w:rsid w:val="00081747"/>
    <w:rsid w:val="000844C8"/>
    <w:rsid w:val="00085D7A"/>
    <w:rsid w:val="00096354"/>
    <w:rsid w:val="000968E1"/>
    <w:rsid w:val="000A3F47"/>
    <w:rsid w:val="000A6349"/>
    <w:rsid w:val="000A64F7"/>
    <w:rsid w:val="000C21BE"/>
    <w:rsid w:val="000C24BB"/>
    <w:rsid w:val="000C414B"/>
    <w:rsid w:val="000C4153"/>
    <w:rsid w:val="000D1426"/>
    <w:rsid w:val="000D2610"/>
    <w:rsid w:val="000D4F4C"/>
    <w:rsid w:val="000E6640"/>
    <w:rsid w:val="000F2C11"/>
    <w:rsid w:val="000F400B"/>
    <w:rsid w:val="000F4CB5"/>
    <w:rsid w:val="00101890"/>
    <w:rsid w:val="00114406"/>
    <w:rsid w:val="00116384"/>
    <w:rsid w:val="00124A09"/>
    <w:rsid w:val="00133B94"/>
    <w:rsid w:val="00137C4F"/>
    <w:rsid w:val="001426E9"/>
    <w:rsid w:val="0014692A"/>
    <w:rsid w:val="00146BBA"/>
    <w:rsid w:val="00152AB3"/>
    <w:rsid w:val="00154BE4"/>
    <w:rsid w:val="001709CC"/>
    <w:rsid w:val="00170C54"/>
    <w:rsid w:val="0017143C"/>
    <w:rsid w:val="00171630"/>
    <w:rsid w:val="00173D43"/>
    <w:rsid w:val="001743EC"/>
    <w:rsid w:val="00180047"/>
    <w:rsid w:val="001820CD"/>
    <w:rsid w:val="0019206C"/>
    <w:rsid w:val="00196C61"/>
    <w:rsid w:val="001B020C"/>
    <w:rsid w:val="001B0334"/>
    <w:rsid w:val="001B285E"/>
    <w:rsid w:val="001B2B58"/>
    <w:rsid w:val="001B2E51"/>
    <w:rsid w:val="001C3836"/>
    <w:rsid w:val="001C7597"/>
    <w:rsid w:val="001D30D0"/>
    <w:rsid w:val="001D3B9E"/>
    <w:rsid w:val="001D4002"/>
    <w:rsid w:val="001E2B7F"/>
    <w:rsid w:val="001E7EDB"/>
    <w:rsid w:val="001F1173"/>
    <w:rsid w:val="001F2329"/>
    <w:rsid w:val="001F512A"/>
    <w:rsid w:val="001F5400"/>
    <w:rsid w:val="00201147"/>
    <w:rsid w:val="00204B0D"/>
    <w:rsid w:val="0021084A"/>
    <w:rsid w:val="00216550"/>
    <w:rsid w:val="00223FF3"/>
    <w:rsid w:val="002250D6"/>
    <w:rsid w:val="00233A4C"/>
    <w:rsid w:val="00234ABB"/>
    <w:rsid w:val="00255400"/>
    <w:rsid w:val="0025551B"/>
    <w:rsid w:val="002577ED"/>
    <w:rsid w:val="00262D2F"/>
    <w:rsid w:val="00265499"/>
    <w:rsid w:val="00270B3C"/>
    <w:rsid w:val="002713D4"/>
    <w:rsid w:val="00274435"/>
    <w:rsid w:val="002775B6"/>
    <w:rsid w:val="00282E76"/>
    <w:rsid w:val="00285E41"/>
    <w:rsid w:val="0028695A"/>
    <w:rsid w:val="00286AF7"/>
    <w:rsid w:val="002947C5"/>
    <w:rsid w:val="0029686B"/>
    <w:rsid w:val="002A485E"/>
    <w:rsid w:val="002B1DA6"/>
    <w:rsid w:val="002B330C"/>
    <w:rsid w:val="002B778F"/>
    <w:rsid w:val="002C222C"/>
    <w:rsid w:val="002C5684"/>
    <w:rsid w:val="002D005C"/>
    <w:rsid w:val="002D296F"/>
    <w:rsid w:val="002D62AF"/>
    <w:rsid w:val="002D74DA"/>
    <w:rsid w:val="002D7CC5"/>
    <w:rsid w:val="002E159D"/>
    <w:rsid w:val="002E2421"/>
    <w:rsid w:val="002E341A"/>
    <w:rsid w:val="002F221E"/>
    <w:rsid w:val="002F3E85"/>
    <w:rsid w:val="00302E4A"/>
    <w:rsid w:val="00302FEE"/>
    <w:rsid w:val="00305C29"/>
    <w:rsid w:val="003125E4"/>
    <w:rsid w:val="0031286C"/>
    <w:rsid w:val="00313303"/>
    <w:rsid w:val="00325A73"/>
    <w:rsid w:val="0032616D"/>
    <w:rsid w:val="00334EB0"/>
    <w:rsid w:val="00341E76"/>
    <w:rsid w:val="00357347"/>
    <w:rsid w:val="0036091A"/>
    <w:rsid w:val="00374D63"/>
    <w:rsid w:val="00376272"/>
    <w:rsid w:val="0038414F"/>
    <w:rsid w:val="003913E5"/>
    <w:rsid w:val="003A4B4D"/>
    <w:rsid w:val="003A5973"/>
    <w:rsid w:val="003A5EF8"/>
    <w:rsid w:val="003A7ACE"/>
    <w:rsid w:val="003C67FA"/>
    <w:rsid w:val="003C7FC7"/>
    <w:rsid w:val="003E3FD9"/>
    <w:rsid w:val="003F021E"/>
    <w:rsid w:val="003F12AE"/>
    <w:rsid w:val="003F5077"/>
    <w:rsid w:val="003F6DAD"/>
    <w:rsid w:val="00402320"/>
    <w:rsid w:val="00403C76"/>
    <w:rsid w:val="004063A4"/>
    <w:rsid w:val="00406D99"/>
    <w:rsid w:val="00415425"/>
    <w:rsid w:val="0045541C"/>
    <w:rsid w:val="00455B41"/>
    <w:rsid w:val="00467EFC"/>
    <w:rsid w:val="00474613"/>
    <w:rsid w:val="00474D3B"/>
    <w:rsid w:val="00481585"/>
    <w:rsid w:val="0048247F"/>
    <w:rsid w:val="004929B2"/>
    <w:rsid w:val="004A4B26"/>
    <w:rsid w:val="004A7B52"/>
    <w:rsid w:val="004B29E3"/>
    <w:rsid w:val="004C0A1B"/>
    <w:rsid w:val="004C0A56"/>
    <w:rsid w:val="004C165F"/>
    <w:rsid w:val="004C1E98"/>
    <w:rsid w:val="004C2573"/>
    <w:rsid w:val="004C33C9"/>
    <w:rsid w:val="004D56AF"/>
    <w:rsid w:val="004D5FA4"/>
    <w:rsid w:val="004D7799"/>
    <w:rsid w:val="004E3C5E"/>
    <w:rsid w:val="004F2C86"/>
    <w:rsid w:val="004F3172"/>
    <w:rsid w:val="004F7DCA"/>
    <w:rsid w:val="00503BFA"/>
    <w:rsid w:val="00510E30"/>
    <w:rsid w:val="00517F54"/>
    <w:rsid w:val="00524938"/>
    <w:rsid w:val="00533E1B"/>
    <w:rsid w:val="00534101"/>
    <w:rsid w:val="00535D85"/>
    <w:rsid w:val="00541B09"/>
    <w:rsid w:val="00545A33"/>
    <w:rsid w:val="00550D56"/>
    <w:rsid w:val="00560230"/>
    <w:rsid w:val="0056364D"/>
    <w:rsid w:val="00563E02"/>
    <w:rsid w:val="005674D3"/>
    <w:rsid w:val="005801FF"/>
    <w:rsid w:val="0059348A"/>
    <w:rsid w:val="0059665D"/>
    <w:rsid w:val="005A170E"/>
    <w:rsid w:val="005A2567"/>
    <w:rsid w:val="005A4476"/>
    <w:rsid w:val="005B300A"/>
    <w:rsid w:val="005B43C2"/>
    <w:rsid w:val="005B4503"/>
    <w:rsid w:val="005B7A13"/>
    <w:rsid w:val="005C18AE"/>
    <w:rsid w:val="005C2E95"/>
    <w:rsid w:val="005C68BC"/>
    <w:rsid w:val="005E2D10"/>
    <w:rsid w:val="005E69DC"/>
    <w:rsid w:val="005F0DEA"/>
    <w:rsid w:val="005F12E8"/>
    <w:rsid w:val="005F4497"/>
    <w:rsid w:val="005F4A24"/>
    <w:rsid w:val="005F5E3C"/>
    <w:rsid w:val="00603966"/>
    <w:rsid w:val="006068E5"/>
    <w:rsid w:val="0061143F"/>
    <w:rsid w:val="00613800"/>
    <w:rsid w:val="00616038"/>
    <w:rsid w:val="006209FC"/>
    <w:rsid w:val="00621141"/>
    <w:rsid w:val="006228F3"/>
    <w:rsid w:val="00623659"/>
    <w:rsid w:val="00636D0A"/>
    <w:rsid w:val="00636D14"/>
    <w:rsid w:val="00645190"/>
    <w:rsid w:val="00647077"/>
    <w:rsid w:val="00647789"/>
    <w:rsid w:val="006514FE"/>
    <w:rsid w:val="0065173B"/>
    <w:rsid w:val="00660F88"/>
    <w:rsid w:val="00665AF2"/>
    <w:rsid w:val="006671C0"/>
    <w:rsid w:val="006722ED"/>
    <w:rsid w:val="006774B8"/>
    <w:rsid w:val="00682ED6"/>
    <w:rsid w:val="00694E0B"/>
    <w:rsid w:val="0069685A"/>
    <w:rsid w:val="006A09E4"/>
    <w:rsid w:val="006A0AAF"/>
    <w:rsid w:val="006A7C15"/>
    <w:rsid w:val="006B68F3"/>
    <w:rsid w:val="006C11A5"/>
    <w:rsid w:val="006C32BD"/>
    <w:rsid w:val="006C3CD3"/>
    <w:rsid w:val="006C60F0"/>
    <w:rsid w:val="006C67C8"/>
    <w:rsid w:val="006D4D09"/>
    <w:rsid w:val="006E42E3"/>
    <w:rsid w:val="006E4A9D"/>
    <w:rsid w:val="006E5B69"/>
    <w:rsid w:val="006F18B8"/>
    <w:rsid w:val="006F6F5A"/>
    <w:rsid w:val="00704B7C"/>
    <w:rsid w:val="00704EFD"/>
    <w:rsid w:val="007054D1"/>
    <w:rsid w:val="007101AB"/>
    <w:rsid w:val="00725A80"/>
    <w:rsid w:val="00732E46"/>
    <w:rsid w:val="00733166"/>
    <w:rsid w:val="00733504"/>
    <w:rsid w:val="00753273"/>
    <w:rsid w:val="00756915"/>
    <w:rsid w:val="00757109"/>
    <w:rsid w:val="007610C7"/>
    <w:rsid w:val="007653CA"/>
    <w:rsid w:val="0077027A"/>
    <w:rsid w:val="00771AA2"/>
    <w:rsid w:val="00773EDB"/>
    <w:rsid w:val="00773FCC"/>
    <w:rsid w:val="00782790"/>
    <w:rsid w:val="007938DE"/>
    <w:rsid w:val="00795A4B"/>
    <w:rsid w:val="007A1391"/>
    <w:rsid w:val="007A2DEB"/>
    <w:rsid w:val="007B07C3"/>
    <w:rsid w:val="007B38DE"/>
    <w:rsid w:val="007B62A7"/>
    <w:rsid w:val="007C015A"/>
    <w:rsid w:val="007C0903"/>
    <w:rsid w:val="007C410D"/>
    <w:rsid w:val="007C5FE2"/>
    <w:rsid w:val="007D0D20"/>
    <w:rsid w:val="007D24BE"/>
    <w:rsid w:val="007D596C"/>
    <w:rsid w:val="007D5CF8"/>
    <w:rsid w:val="007D6312"/>
    <w:rsid w:val="007D7219"/>
    <w:rsid w:val="007E00D7"/>
    <w:rsid w:val="007E5119"/>
    <w:rsid w:val="007E642E"/>
    <w:rsid w:val="007E713A"/>
    <w:rsid w:val="007F3FA3"/>
    <w:rsid w:val="007F4FB6"/>
    <w:rsid w:val="008033D2"/>
    <w:rsid w:val="0080720F"/>
    <w:rsid w:val="00810AA0"/>
    <w:rsid w:val="00810E2F"/>
    <w:rsid w:val="00811EB2"/>
    <w:rsid w:val="00813371"/>
    <w:rsid w:val="00815E9F"/>
    <w:rsid w:val="00827FB8"/>
    <w:rsid w:val="008313C6"/>
    <w:rsid w:val="00831F2B"/>
    <w:rsid w:val="00834F1E"/>
    <w:rsid w:val="0083545B"/>
    <w:rsid w:val="0083617C"/>
    <w:rsid w:val="00851B4D"/>
    <w:rsid w:val="008669BA"/>
    <w:rsid w:val="00874977"/>
    <w:rsid w:val="00883CBF"/>
    <w:rsid w:val="008856C3"/>
    <w:rsid w:val="0089298D"/>
    <w:rsid w:val="008B3E83"/>
    <w:rsid w:val="008C67D9"/>
    <w:rsid w:val="008D2F2D"/>
    <w:rsid w:val="008E1FF8"/>
    <w:rsid w:val="008E3A5E"/>
    <w:rsid w:val="008E4F03"/>
    <w:rsid w:val="008F3CBB"/>
    <w:rsid w:val="00904E7F"/>
    <w:rsid w:val="009105EE"/>
    <w:rsid w:val="0092569A"/>
    <w:rsid w:val="00926552"/>
    <w:rsid w:val="00932FBA"/>
    <w:rsid w:val="00940DFB"/>
    <w:rsid w:val="0094368E"/>
    <w:rsid w:val="009454A2"/>
    <w:rsid w:val="00954BD6"/>
    <w:rsid w:val="00955379"/>
    <w:rsid w:val="009611D9"/>
    <w:rsid w:val="0096199E"/>
    <w:rsid w:val="0096650C"/>
    <w:rsid w:val="00966E93"/>
    <w:rsid w:val="00975DE2"/>
    <w:rsid w:val="009823E2"/>
    <w:rsid w:val="00986618"/>
    <w:rsid w:val="00991791"/>
    <w:rsid w:val="009965A2"/>
    <w:rsid w:val="00996F96"/>
    <w:rsid w:val="009A0AA6"/>
    <w:rsid w:val="009A0CAE"/>
    <w:rsid w:val="009A39C6"/>
    <w:rsid w:val="009A6ADC"/>
    <w:rsid w:val="009B3CAF"/>
    <w:rsid w:val="009B429F"/>
    <w:rsid w:val="009B784F"/>
    <w:rsid w:val="009D0B85"/>
    <w:rsid w:val="009D67A0"/>
    <w:rsid w:val="009E2C51"/>
    <w:rsid w:val="009E71B1"/>
    <w:rsid w:val="009E73E3"/>
    <w:rsid w:val="009F085D"/>
    <w:rsid w:val="00A07560"/>
    <w:rsid w:val="00A13A12"/>
    <w:rsid w:val="00A21AE3"/>
    <w:rsid w:val="00A26A6A"/>
    <w:rsid w:val="00A27561"/>
    <w:rsid w:val="00A320DF"/>
    <w:rsid w:val="00A3331E"/>
    <w:rsid w:val="00A41540"/>
    <w:rsid w:val="00A436DD"/>
    <w:rsid w:val="00A530D2"/>
    <w:rsid w:val="00A57934"/>
    <w:rsid w:val="00A6122B"/>
    <w:rsid w:val="00A65256"/>
    <w:rsid w:val="00A762E9"/>
    <w:rsid w:val="00A77F45"/>
    <w:rsid w:val="00A800EB"/>
    <w:rsid w:val="00A80BDA"/>
    <w:rsid w:val="00A82F18"/>
    <w:rsid w:val="00A853F3"/>
    <w:rsid w:val="00A85C92"/>
    <w:rsid w:val="00A919E8"/>
    <w:rsid w:val="00A92964"/>
    <w:rsid w:val="00AA5225"/>
    <w:rsid w:val="00AB4C22"/>
    <w:rsid w:val="00AC0FD4"/>
    <w:rsid w:val="00AD14D1"/>
    <w:rsid w:val="00AD5871"/>
    <w:rsid w:val="00AD7ACB"/>
    <w:rsid w:val="00AE5CB9"/>
    <w:rsid w:val="00AF3089"/>
    <w:rsid w:val="00B01546"/>
    <w:rsid w:val="00B05CCE"/>
    <w:rsid w:val="00B07BB7"/>
    <w:rsid w:val="00B10389"/>
    <w:rsid w:val="00B10AF1"/>
    <w:rsid w:val="00B11C99"/>
    <w:rsid w:val="00B13DC9"/>
    <w:rsid w:val="00B20F44"/>
    <w:rsid w:val="00B2142F"/>
    <w:rsid w:val="00B22AED"/>
    <w:rsid w:val="00B23D61"/>
    <w:rsid w:val="00B264AF"/>
    <w:rsid w:val="00B3099D"/>
    <w:rsid w:val="00B44A1B"/>
    <w:rsid w:val="00B44DCF"/>
    <w:rsid w:val="00B463CE"/>
    <w:rsid w:val="00B51AB6"/>
    <w:rsid w:val="00B543E5"/>
    <w:rsid w:val="00B54450"/>
    <w:rsid w:val="00B56FCF"/>
    <w:rsid w:val="00B60677"/>
    <w:rsid w:val="00B61580"/>
    <w:rsid w:val="00B630FA"/>
    <w:rsid w:val="00B63DEC"/>
    <w:rsid w:val="00B65A70"/>
    <w:rsid w:val="00B65DC7"/>
    <w:rsid w:val="00B75CB5"/>
    <w:rsid w:val="00B83635"/>
    <w:rsid w:val="00B9055F"/>
    <w:rsid w:val="00B922C9"/>
    <w:rsid w:val="00B94C98"/>
    <w:rsid w:val="00B97668"/>
    <w:rsid w:val="00BA351C"/>
    <w:rsid w:val="00BA427F"/>
    <w:rsid w:val="00BB3F96"/>
    <w:rsid w:val="00BB672A"/>
    <w:rsid w:val="00BB70FC"/>
    <w:rsid w:val="00BB7EF2"/>
    <w:rsid w:val="00BC0495"/>
    <w:rsid w:val="00BD3763"/>
    <w:rsid w:val="00BD45DF"/>
    <w:rsid w:val="00BE4774"/>
    <w:rsid w:val="00BE7F00"/>
    <w:rsid w:val="00BF039A"/>
    <w:rsid w:val="00BF222A"/>
    <w:rsid w:val="00BF41E7"/>
    <w:rsid w:val="00BF4A7C"/>
    <w:rsid w:val="00BF5A53"/>
    <w:rsid w:val="00C031F5"/>
    <w:rsid w:val="00C04F49"/>
    <w:rsid w:val="00C07766"/>
    <w:rsid w:val="00C11836"/>
    <w:rsid w:val="00C16047"/>
    <w:rsid w:val="00C25825"/>
    <w:rsid w:val="00C33B6B"/>
    <w:rsid w:val="00C33BAB"/>
    <w:rsid w:val="00C44915"/>
    <w:rsid w:val="00C4496A"/>
    <w:rsid w:val="00C52F3D"/>
    <w:rsid w:val="00C54165"/>
    <w:rsid w:val="00C541CA"/>
    <w:rsid w:val="00C54B70"/>
    <w:rsid w:val="00C60D07"/>
    <w:rsid w:val="00C63C9D"/>
    <w:rsid w:val="00C64D24"/>
    <w:rsid w:val="00C72820"/>
    <w:rsid w:val="00C7592D"/>
    <w:rsid w:val="00C821C0"/>
    <w:rsid w:val="00C83219"/>
    <w:rsid w:val="00C83E79"/>
    <w:rsid w:val="00C86984"/>
    <w:rsid w:val="00C9162C"/>
    <w:rsid w:val="00C921C0"/>
    <w:rsid w:val="00CA0F91"/>
    <w:rsid w:val="00CA3DD6"/>
    <w:rsid w:val="00CB5CB4"/>
    <w:rsid w:val="00CB5F34"/>
    <w:rsid w:val="00CB719F"/>
    <w:rsid w:val="00CC21A8"/>
    <w:rsid w:val="00CC7B7A"/>
    <w:rsid w:val="00CC7F95"/>
    <w:rsid w:val="00CD1F6A"/>
    <w:rsid w:val="00CD54DC"/>
    <w:rsid w:val="00CD5AB2"/>
    <w:rsid w:val="00CD5B03"/>
    <w:rsid w:val="00CE106F"/>
    <w:rsid w:val="00CF3DFA"/>
    <w:rsid w:val="00CF48E2"/>
    <w:rsid w:val="00CF568F"/>
    <w:rsid w:val="00CF5D5A"/>
    <w:rsid w:val="00D0339A"/>
    <w:rsid w:val="00D050EC"/>
    <w:rsid w:val="00D059CA"/>
    <w:rsid w:val="00D05F12"/>
    <w:rsid w:val="00D10AC8"/>
    <w:rsid w:val="00D1102A"/>
    <w:rsid w:val="00D12190"/>
    <w:rsid w:val="00D128EB"/>
    <w:rsid w:val="00D20E00"/>
    <w:rsid w:val="00D3051D"/>
    <w:rsid w:val="00D31F60"/>
    <w:rsid w:val="00D42109"/>
    <w:rsid w:val="00D50906"/>
    <w:rsid w:val="00D56FA8"/>
    <w:rsid w:val="00D602B3"/>
    <w:rsid w:val="00D60CDC"/>
    <w:rsid w:val="00D61DDE"/>
    <w:rsid w:val="00D64352"/>
    <w:rsid w:val="00D661B0"/>
    <w:rsid w:val="00D66528"/>
    <w:rsid w:val="00D7160E"/>
    <w:rsid w:val="00D83AF6"/>
    <w:rsid w:val="00D868B8"/>
    <w:rsid w:val="00D87F8B"/>
    <w:rsid w:val="00D9174A"/>
    <w:rsid w:val="00D96297"/>
    <w:rsid w:val="00D96391"/>
    <w:rsid w:val="00DA34C3"/>
    <w:rsid w:val="00DA580B"/>
    <w:rsid w:val="00DA5A9A"/>
    <w:rsid w:val="00DB3364"/>
    <w:rsid w:val="00DB3770"/>
    <w:rsid w:val="00DB4355"/>
    <w:rsid w:val="00DC5619"/>
    <w:rsid w:val="00DC758F"/>
    <w:rsid w:val="00DD4DC8"/>
    <w:rsid w:val="00DD6364"/>
    <w:rsid w:val="00DD7F24"/>
    <w:rsid w:val="00DE0BE3"/>
    <w:rsid w:val="00DF1438"/>
    <w:rsid w:val="00DF1D05"/>
    <w:rsid w:val="00DF661D"/>
    <w:rsid w:val="00DF6629"/>
    <w:rsid w:val="00DF7EE8"/>
    <w:rsid w:val="00E031BA"/>
    <w:rsid w:val="00E05735"/>
    <w:rsid w:val="00E2077B"/>
    <w:rsid w:val="00E247D3"/>
    <w:rsid w:val="00E25565"/>
    <w:rsid w:val="00E30D60"/>
    <w:rsid w:val="00E33249"/>
    <w:rsid w:val="00E45781"/>
    <w:rsid w:val="00E52818"/>
    <w:rsid w:val="00E57D3D"/>
    <w:rsid w:val="00E60169"/>
    <w:rsid w:val="00E625A7"/>
    <w:rsid w:val="00E653B5"/>
    <w:rsid w:val="00E65DF7"/>
    <w:rsid w:val="00E662B8"/>
    <w:rsid w:val="00E74721"/>
    <w:rsid w:val="00E848F5"/>
    <w:rsid w:val="00E84E4D"/>
    <w:rsid w:val="00E90136"/>
    <w:rsid w:val="00E95B17"/>
    <w:rsid w:val="00E964AC"/>
    <w:rsid w:val="00E96A9F"/>
    <w:rsid w:val="00E97823"/>
    <w:rsid w:val="00EA0124"/>
    <w:rsid w:val="00EA352F"/>
    <w:rsid w:val="00EA3ED8"/>
    <w:rsid w:val="00EA6012"/>
    <w:rsid w:val="00EC35CE"/>
    <w:rsid w:val="00EC4FE6"/>
    <w:rsid w:val="00ED0FF9"/>
    <w:rsid w:val="00EE01E7"/>
    <w:rsid w:val="00EE02E8"/>
    <w:rsid w:val="00EE0992"/>
    <w:rsid w:val="00EE12A5"/>
    <w:rsid w:val="00EE33FE"/>
    <w:rsid w:val="00EE3761"/>
    <w:rsid w:val="00EE6E6F"/>
    <w:rsid w:val="00EF082C"/>
    <w:rsid w:val="00EF3860"/>
    <w:rsid w:val="00EF6430"/>
    <w:rsid w:val="00F0015E"/>
    <w:rsid w:val="00F036EB"/>
    <w:rsid w:val="00F06468"/>
    <w:rsid w:val="00F13B08"/>
    <w:rsid w:val="00F22A05"/>
    <w:rsid w:val="00F30F81"/>
    <w:rsid w:val="00F312F0"/>
    <w:rsid w:val="00F33F99"/>
    <w:rsid w:val="00F37C7B"/>
    <w:rsid w:val="00F43C64"/>
    <w:rsid w:val="00F53408"/>
    <w:rsid w:val="00F57A20"/>
    <w:rsid w:val="00F616EA"/>
    <w:rsid w:val="00F63565"/>
    <w:rsid w:val="00F66297"/>
    <w:rsid w:val="00F66D81"/>
    <w:rsid w:val="00F67007"/>
    <w:rsid w:val="00F76AC5"/>
    <w:rsid w:val="00F77F2B"/>
    <w:rsid w:val="00F90AD0"/>
    <w:rsid w:val="00F90CF2"/>
    <w:rsid w:val="00F91423"/>
    <w:rsid w:val="00FA4736"/>
    <w:rsid w:val="00FA4AE0"/>
    <w:rsid w:val="00FA6C74"/>
    <w:rsid w:val="00FB41DF"/>
    <w:rsid w:val="00FC4284"/>
    <w:rsid w:val="00FC4FCB"/>
    <w:rsid w:val="00FD69D2"/>
    <w:rsid w:val="00FE42E4"/>
    <w:rsid w:val="00FF4CDD"/>
    <w:rsid w:val="00FF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5854F"/>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 w:type="character" w:styleId="PlaceholderText">
    <w:name w:val="Placeholder Text"/>
    <w:basedOn w:val="DefaultParagraphFont"/>
    <w:uiPriority w:val="99"/>
    <w:semiHidden/>
    <w:rsid w:val="004F7D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3376">
      <w:bodyDiv w:val="1"/>
      <w:marLeft w:val="0"/>
      <w:marRight w:val="0"/>
      <w:marTop w:val="0"/>
      <w:marBottom w:val="0"/>
      <w:divBdr>
        <w:top w:val="none" w:sz="0" w:space="0" w:color="auto"/>
        <w:left w:val="none" w:sz="0" w:space="0" w:color="auto"/>
        <w:bottom w:val="none" w:sz="0" w:space="0" w:color="auto"/>
        <w:right w:val="none" w:sz="0" w:space="0" w:color="auto"/>
      </w:divBdr>
    </w:div>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1543461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21191382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4.png"/><Relationship Id="rId3" Type="http://schemas.openxmlformats.org/officeDocument/2006/relationships/numbering" Target="numbering.xml"/><Relationship Id="rId21" Type="http://schemas.microsoft.com/office/2011/relationships/commentsExtended" Target="commentsExtended.xml"/><Relationship Id="rId34" Type="http://schemas.openxmlformats.org/officeDocument/2006/relationships/image" Target="media/image2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comments" Target="comments.xm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microsoft.com/office/2016/09/relationships/commentsIds" Target="commentsIds.xm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Sutton18</b:Tag>
    <b:SourceType>Book</b:SourceType>
    <b:Guid>{C3DB3C7A-C4BC-422A-AEF9-C3F430531F8B}</b:Guid>
    <b:Author>
      <b:Author>
        <b:NameList>
          <b:Person>
            <b:Last>Sutton</b:Last>
            <b:First>R.</b:First>
            <b:Middle>S.</b:Middle>
          </b:Person>
          <b:Person>
            <b:Last>Barto</b:Last>
            <b:First>A.</b:First>
            <b:Middle>G.</b:Middle>
          </b:Person>
        </b:NameList>
      </b:Author>
    </b:Author>
    <b:Title>Reinforcement Learning: An Introduction</b:Title>
    <b:Year>2018</b:Year>
    <b:RefOrder>32</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45</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3428</TotalTime>
  <Pages>1</Pages>
  <Words>10995</Words>
  <Characters>62673</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75</cp:revision>
  <dcterms:created xsi:type="dcterms:W3CDTF">2024-06-12T13:11:00Z</dcterms:created>
  <dcterms:modified xsi:type="dcterms:W3CDTF">2026-10-19T17:49:00Z</dcterms:modified>
</cp:coreProperties>
</file>