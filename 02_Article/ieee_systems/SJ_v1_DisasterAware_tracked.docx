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46AAA" w14:textId="77777777" w:rsidR="00002FAF" w:rsidRDefault="00002FAF" w:rsidP="00002FAF">
      <w:pPr>
        <w:pStyle w:val="Title"/>
        <w:framePr w:w="0" w:hSpace="0" w:vSpace="0" w:wrap="auto" w:vAnchor="margin" w:hAnchor="text" w:xAlign="left" w:yAlign="inline"/>
      </w:pPr>
      <w:r>
        <w:t xml:space="preserve"/>
      </w:r>
      <w:del w:id="90040" w:author="Editor" w:date="2026-08-07T15:00:00Z">
        <w:r>
          <w:delText xml:space="preserve">DisasterAware: AI Enhanced Concept-Based Fuzzy Reasoning for Scalable Wildfire Decision Support</w:delText>
        </w:r>
      </w:del>
      <w:ins w:id="90041" w:author="Editor" w:date="2026-08-07T15:00:00Z">
        <w:r>
          <w:t xml:space="preserve">DisasterAware: A Distributed Decision-Support Architecture with a Verified Open Intervention Space for Wildfire Response</w:t>
        </w:r>
      </w:ins>
      <w:r>
        <w:t xml:space="preserve"/>
      </w:r>
    </w:p>
    <w:p w14:paraId="519CC1D1" w14:textId="77777777" w:rsidR="00732E46" w:rsidRDefault="00732E46">
      <w:pPr>
        <w:widowControl w:val="0"/>
        <w:pBdr>
          <w:top w:val="nil"/>
          <w:left w:val="nil"/>
          <w:bottom w:val="nil"/>
          <w:right w:val="nil"/>
          <w:between w:val="nil"/>
        </w:pBdr>
        <w:spacing w:line="252" w:lineRule="auto"/>
        <w:jc w:val="both"/>
        <w:rPr>
          <w:color w:val="000000"/>
          <w:sz w:val="18"/>
          <w:szCs w:val="18"/>
        </w:rPr>
      </w:pPr>
    </w:p>
    <w:p w14:paraId="05C44266" w14:textId="77777777" w:rsidR="00732E46" w:rsidRDefault="00FF7E24" w:rsidP="00D050EC">
      <w:pPr>
        <w:pBdr>
          <w:top w:val="nil"/>
          <w:left w:val="nil"/>
          <w:bottom w:val="nil"/>
          <w:right w:val="nil"/>
          <w:between w:val="nil"/>
        </w:pBdr>
        <w:jc w:val="center"/>
        <w:rPr>
          <w:color w:val="000000"/>
          <w:sz w:val="22"/>
          <w:szCs w:val="22"/>
        </w:rPr>
      </w:pPr>
      <w:r>
        <w:t xml:space="preserve"> </w:t>
      </w:r>
    </w:p>
    <w:p w14:paraId="553403DE"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47853A0F"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5D112631" w14:textId="77777777" w:rsidR="00BE4774" w:rsidRPr="006E071F" w:rsidRDefault="00BE4774" w:rsidP="00BE4774">
      <w:pPr>
        <w:pStyle w:val="Text"/>
        <w:ind w:firstLine="0"/>
        <w:rPr>
          <w:rFonts w:ascii="Times" w:hAnsi="Times"/>
          <w:sz w:val="18"/>
          <w:szCs w:val="18"/>
        </w:rPr>
      </w:pPr>
      <w:r>
        <w:rPr>
          <w:rFonts w:ascii="Times" w:hAnsi="Times"/>
          <w:sz w:val="18"/>
          <w:szCs w:val="18"/>
        </w:rPr>
        <w:footnoteReference w:customMarkFollows="1" w:id="1"/>
        <w:sym w:font="Symbol" w:char="F020"/>
      </w:r>
    </w:p>
    <w:p w14:paraId="75F31059" w14:textId="77777777" w:rsidR="004A6C58" w:rsidRDefault="00121BAB">
      <w:pPr>
        <w:spacing w:before="20"/>
        <w:jc w:val="both"/>
      </w:pPr>
      <w:r>
        <w:rPr>
          <w:b/>
          <w:i/>
          <w:sz w:val="18"/>
          <w:szCs w:val="18"/>
        </w:rPr>
        <w:t xml:space="preserve"/>
      </w:r>
      <w:del w:id="90034" w:author="Editor" w:date="2026-08-07T15:00:00Z">
        <w:r>
          <w:rPr>
            <w:b/>
            <w:i/>
            <w:sz w:val="18"/>
            <w:szCs w:val="18"/>
          </w:rPr>
          <w:delText xml:space="preserve">Abstract—Operational wildfire decision support systems choose from closed catalogues of predefined alternatives, cannot revise their rule bases during an incident, and rarely expose the reasoning behind their recommendations. This article presents DisasterAware, a distributed, concept-driven fuzzy decision support framework built on two separated cores: a physics-based simulation core and a decision core that reads it only through observations. Local agents turn ten confidence-gated features into five decision concepts, a sparse Takagi-</w:delText>
        </w:r>
      </w:del>
      <w:ins w:id="90035" w:author="Editor" w:date="2026-08-07T15:00:00Z">
        <w:r>
          <w:rPr>
            <w:b/>
            <w:i/>
            <w:sz w:val="18"/>
            <w:szCs w:val="18"/>
          </w:rPr>
          <w:t xml:space="preserve"/>
        </w:r>
        <w:del w:id="90061" w:author="Editor" w:date="2026-08-07T15:00:00Z">
          <w:r>
            <w:rPr>
              <w:b/>
              <w:i/>
              <w:sz w:val="18"/>
              <w:szCs w:val="18"/>
            </w:rPr>
            <w:delText xml:space="preserve">Abstract—Wildfire response is a system-of-systems problem in which data providers, a hazard model, distributed decision agents, and a human commander must act together under time pressure. Operational decision support systems choose from closed catalogues of predefined actions, cannot revise their decision logic during an incident, and rarely expose the reasoning behind a recommendation. This article presents DisasterAware, a distributed decision-support architecture built on two strictly separated cores: a simulation core that owns the hazard state and a decision core that reads it only through observations. Local agents turn ten confidence-gated features into five decision concepts, a sparse Takagi-</w:delText>
          </w:r>
        </w:del>
        <w:ins w:id="90062" w:author="Editor" w:date="2026-08-07T15:00:00Z">
          <w:r>
            <w:rPr>
              <w:b/>
              <w:i/>
              <w:sz w:val="18"/>
              <w:szCs w:val="18"/>
            </w:rPr>
            <w:t xml:space="preserve">Abstract—Wildfire response is a system-of-systems problem in which data providers, a hazard model, distributed decision agents, and a commander must act together under time pressure. Operational decision support systems choose from closed catalogues of predefined actions, cannot revise their decision logic during an incident, and rarely expose the reasoning behind a recommendation. This article presents DisasterAware, a distributed decision-support architecture built on two separated cores: a simulation core that owns the hazard state and a decision core that reads it only through observations. Local agents turn ten confidence-gated features into five decision concepts, a sparse Takagi-</w:t>
          </w:r>
        </w:ins>
        <w:r>
          <w:rPr>
            <w:b/>
            <w:i/>
            <w:sz w:val="18"/>
            <w:szCs w:val="18"/>
          </w:rPr>
          <w:t xml:space="preserve"/>
        </w:r>
      </w:ins>
      <w:r>
        <w:rPr>
          <w:b/>
          <w:i/>
          <w:sz w:val="18"/>
          <w:szCs w:val="18"/>
        </w:rPr>
        <w:t xml:space="preserve"/>
      </w:r>
      <w:proofErr w:type="spellStart"/>
      <w:r>
        <w:rPr>
          <w:b/>
          <w:sz w:val="18"/>
          <w:szCs w:val="18"/>
        </w:rPr>
        <w:t xml:space="preserve">Sugeno</w:t>
      </w:r>
      <w:proofErr w:type="spellEnd"/>
      <w:r>
        <w:rPr>
          <w:b/>
          <w:sz w:val="18"/>
          <w:szCs w:val="18"/>
        </w:rPr>
        <w:t xml:space="preserve"/>
      </w:r>
      <w:del w:id="90036" w:author="Editor" w:date="2026-08-07T15:00:00Z">
        <w:r>
          <w:rPr>
            <w:b/>
            <w:sz w:val="18"/>
            <w:szCs w:val="18"/>
          </w:rPr>
          <w:delText xml:space="preserve"> rule base maps them to six intervention families, and a non-inferential coordination layer ranks regions and shares capacity. The central contribution is the open decision space: a staged adaptation loop tunes rule parameters, instantiates rules on uncovered situations, and, when the base has no answer, prompts a pretrained language model as a schema-constrained proposer. Every modification must clear deterministic verification gates and a satisficing forecast test before it acts, so the doctrine grows from five seed rules only as the incident demands, while a graduated fail-safe protects life-safety orders and every decision </w:delText>
        </w:r>
      </w:del>
      <w:ins w:id="90037" w:author="Editor" w:date="2026-08-07T15:00:00Z">
        <w:r>
          <w:rPr>
            <w:b/>
            <w:sz w:val="18"/>
            <w:szCs w:val="18"/>
          </w:rPr>
          <w:t xml:space="preserve"/>
        </w:r>
        <w:del w:id="90063" w:author="Editor" w:date="2026-08-07T15:00:00Z">
          <w:r>
            <w:rPr>
              <w:b/>
              <w:sz w:val="18"/>
              <w:szCs w:val="18"/>
            </w:rPr>
            <w:delText xml:space="preserve"> rule base maps them to six intervention families, and a non-inferential coordination layer ranks regions and shares capacity while the commander supervises through bounded, reversible inputs. The central contribution is the open intervention space: a staged loop tunes decision parameters, instantiates rules on uncovered situations, and, when the standing doctrine has no answer, admits proposals for new interventions from an interchangeable proposer. Every modification clears deterministic verification gates and a satisficing forecast test before it acts, so the doctrine grows from five seed rules only as the incident demands, life-safety orders are never attenuated, and every decision </w:delText>
          </w:r>
        </w:del>
        <w:ins w:id="90064" w:author="Editor" w:date="2026-08-07T15:00:00Z">
          <w:r>
            <w:rPr>
              <w:b/>
              <w:sz w:val="18"/>
              <w:szCs w:val="18"/>
            </w:rPr>
            <w:t xml:space="preserve"> rule base maps them to six intervention families, and a coordination layer ranks regions and shares capacity while the commander supervises through bounded, reversible inputs. The central contribution is the open intervention space: a staged loop tunes decision parameters, instantiates rules on uncovered situations, and admits proposals for new interventions from an interchangeable proposer. Every modification clears deterministic verification gates and a satisficing forecast test before it acts, so the doctrine grows from five seed rules only as the incident demands, life-safety orders are never attenuated, and every decision </w:t>
          </w:r>
        </w:ins>
        <w:r>
          <w:rPr>
            <w:b/>
            <w:sz w:val="18"/>
            <w:szCs w:val="18"/>
          </w:rPr>
          <w:t xml:space="preserve"/>
        </w:r>
      </w:ins>
      <w:r>
        <w:rPr>
          <w:b/>
          <w:sz w:val="18"/>
          <w:szCs w:val="18"/>
        </w:rPr>
        <w:t xml:space="preserve"/>
      </w:r>
      <w:proofErr w:type="gramStart"/>
      <w:r>
        <w:rPr>
          <w:b/>
          <w:sz w:val="18"/>
          <w:szCs w:val="18"/>
        </w:rPr>
        <w:t xml:space="preserve">stays</w:t>
      </w:r>
      <w:proofErr w:type="gramEnd"/>
      <w:r>
        <w:rPr>
          <w:b/>
          <w:sz w:val="18"/>
          <w:szCs w:val="18"/>
        </w:rPr>
        <w:t xml:space="preserve"/>
      </w:r>
      <w:del w:id="90038" w:author="Editor" w:date="2026-08-07T15:00:00Z">
        <w:r>
          <w:rPr>
            <w:b/>
            <w:sz w:val="18"/>
            <w:szCs w:val="18"/>
          </w:rPr>
          <w:delText xml:space="preserve"> traceable. The simulation core reproduces the front propagation of four historical fires with 86 to 94 % agreement, and on this ground the full open configuration reduces mean burned area by 82 % against no action, nearly halves the loss of the static rule base, decides in under one % of the cycle, and carries sixteen times more agents at under 1.3 times the cost.</w:delText>
        </w:r>
      </w:del>
      <w:ins w:id="90039" w:author="Editor" w:date="2026-08-07T15:00:00Z">
        <w:r>
          <w:rPr>
            <w:b/>
            <w:sz w:val="18"/>
            <w:szCs w:val="18"/>
          </w:rPr>
          <w:t xml:space="preserve"/>
        </w:r>
        <w:del w:id="90065" w:author="Editor" w:date="2026-08-07T15:00:00Z">
          <w:r>
            <w:rPr>
              <w:b/>
              <w:sz w:val="18"/>
              <w:szCs w:val="18"/>
            </w:rPr>
            <w:delText xml:space="preserve"> traceable to its concepts, rules, and confidences. The simulation core reproduces the front propagation of four historical fires with 86 to 94 % agreement, and on this ground the full configuration reduces mean burned area by 82 % against no action, halves the loss of the static doctrine, and carries sixteen times more agents at under 1.3 times the cost per decision.</w:delText>
          </w:r>
        </w:del>
        <w:ins w:id="90066" w:author="Editor" w:date="2026-08-07T15:00:00Z">
          <w:r>
            <w:rPr>
              <w:b/>
              <w:sz w:val="18"/>
              <w:szCs w:val="18"/>
            </w:rPr>
            <w:t xml:space="preserve"> traceable to its concepts, rules, and confidences. The simulation core reproduces four historical fires with 86 to 94 % agreement, and on this ground the full configuration reduces mean burned area by 82 % against no action, halves the loss of the static doctrine, and carries sixteen times more agents at under 1.3 times the cost per decision.</w:t>
          </w:r>
        </w:ins>
        <w:r>
          <w:rPr>
            <w:b/>
            <w:sz w:val="18"/>
            <w:szCs w:val="18"/>
          </w:rPr>
          <w:t xml:space="preserve"/>
        </w:r>
      </w:ins>
      <w:r>
        <w:rPr>
          <w:b/>
          <w:sz w:val="18"/>
          <w:szCs w:val="18"/>
        </w:rPr>
        <w:t xml:space="preserve"/>
      </w:r>
    </w:p>
    <w:p w14:paraId="08C70B6A" w14:textId="77777777" w:rsidR="004A6C58" w:rsidRDefault="00121BAB">
      <w:pPr>
        <w:spacing w:after="240"/>
        <w:jc w:val="both"/>
      </w:pPr>
      <w:r>
        <w:rPr>
          <w:b/>
          <w:i/>
          <w:sz w:val="18"/>
          <w:szCs w:val="18"/>
        </w:rPr>
        <w:t xml:space="preserve"/>
      </w:r>
      <w:del w:id="90030" w:author="Editor" w:date="2026-08-07T15:00:00Z">
        <w:r>
          <w:rPr>
            <w:b/>
            <w:i/>
            <w:sz w:val="18"/>
            <w:szCs w:val="18"/>
          </w:rPr>
          <w:delText xml:space="preserve">Index Terms</w:delText>
        </w:r>
      </w:del>
      <w:ins w:id="90031" w:author="Editor" w:date="2026-08-07T15:00:00Z">
        <w:r>
          <w:rPr>
            <w:b/>
            <w:i/>
            <w:sz w:val="18"/>
            <w:szCs w:val="18"/>
          </w:rPr>
          <w:t xml:space="preserve">Index Terms—System-of-systems architecture, distributed decision support, open intervention space, verification and fail-safe design, human-supervised emergency response, wildfire management.</w:t>
        </w:r>
      </w:ins>
      <w:r>
        <w:rPr>
          <w:b/>
          <w:i/>
          <w:sz w:val="18"/>
          <w:szCs w:val="18"/>
        </w:rPr>
        <w:t xml:space="preserve"/>
      </w:r>
      <w:r>
        <w:rPr>
          <w:b/>
          <w:sz w:val="18"/>
          <w:szCs w:val="18"/>
        </w:rPr>
        <w:t xml:space="preserve"/>
      </w:r>
      <w:del w:id="90029" w:author="Editor" w:date="2026-08-07T15:00:00Z">
        <w:r>
          <w:rPr>
            <w:b/>
            <w:sz w:val="18"/>
            <w:szCs w:val="18"/>
          </w:rPr>
          <w:delText xml:space="preserve">—Concept-driven Takagi-</w:delText>
        </w:r>
      </w:del>
      <w:r>
        <w:rPr>
          <w:b/>
          <w:sz w:val="18"/>
          <w:szCs w:val="18"/>
        </w:rPr>
        <w:t xml:space="preserve"/>
      </w:r>
      <w:proofErr w:type="spellStart"/>
      <w:r>
        <w:rPr>
          <w:b/>
          <w:sz w:val="18"/>
          <w:szCs w:val="18"/>
        </w:rPr>
        <w:t xml:space="preserve"/>
      </w:r>
      <w:del w:id="90032" w:author="Editor" w:date="2026-08-07T15:00:00Z">
        <w:r>
          <w:rPr>
            <w:b/>
            <w:sz w:val="18"/>
            <w:szCs w:val="18"/>
          </w:rPr>
          <w:delText xml:space="preserve">Sugeno</w:delText>
        </w:r>
      </w:del>
      <w:r>
        <w:rPr>
          <w:b/>
          <w:sz w:val="18"/>
          <w:szCs w:val="18"/>
        </w:rPr>
        <w:t xml:space="preserve"/>
      </w:r>
      <w:proofErr w:type="spellEnd"/>
      <w:r>
        <w:rPr>
          <w:b/>
          <w:sz w:val="18"/>
          <w:szCs w:val="18"/>
        </w:rPr>
        <w:t xml:space="preserve"/>
      </w:r>
      <w:del w:id="90033" w:author="Editor" w:date="2026-08-07T15:00:00Z">
        <w:r>
          <w:rPr>
            <w:b/>
            <w:sz w:val="18"/>
            <w:szCs w:val="18"/>
          </w:rPr>
          <w:delText xml:space="preserve"> fuzzy inference, distributed multi-agent reasoning, explainable and uncertainty-aware decision support, open decision space, wildfire decision support systems.</w:delText>
        </w:r>
      </w:del>
      <w:r>
        <w:rPr>
          <w:b/>
          <w:sz w:val="18"/>
          <w:szCs w:val="18"/>
        </w:rPr>
        <w:t xml:space="preserve"/>
      </w:r>
    </w:p>
    <w:p w14:paraId="570D9655" w14:textId="77777777" w:rsidR="004A6C58" w:rsidRDefault="00121BAB">
      <w:pPr>
        <w:pStyle w:val="Heading1"/>
      </w:pPr>
      <w:r>
        <w:t xml:space="preserve">I. INTRODUCTION</w:t>
      </w:r>
    </w:p>
    <w:p w14:paraId="3F4D16E4" w14:textId="77777777" w:rsidR="004A6C58" w:rsidRDefault="00121BAB">
      <w:pPr>
        <w:pStyle w:val="Text"/>
      </w:pPr>
      <w:r>
        <w:rPr>
          <w:smallCaps/>
        </w:rPr>
        <w:t xml:space="preserve"/>
      </w:r>
      <w:del w:id="90027" w:author="Editor" w:date="2026-08-07T15:00:00Z">
        <w:r>
          <w:rPr>
            <w:smallCaps/>
          </w:rPr>
          <w:delText xml:space="preserve">W</w:delText>
        </w:r>
      </w:del>
      <w:ins w:id="90028" w:author="Editor" w:date="2026-08-07T15:00:00Z">
        <w:r>
          <w:rPr>
            <w:smallCaps/>
          </w:rPr>
          <w:t xml:space="preserve">Wildfire response is carried out by a system of systems: satellites and weather services deliver observations, a hazard model projects the fire, dispatch and field units execute orders, and a commander decides under uncertainty, time pressure, and resource limits, where a poor decision is irreversible. Decision support systems (DSS) extend what an operator can weigh </w:t>
        </w:r>
      </w:ins>
      <w:r>
        <w:rPr>
          <w:smallCaps/>
        </w:rPr>
        <w:t xml:space="preserve"/>
      </w:r>
      <w:r>
        <w:t xml:space="preserve"/>
      </w:r>
      <w:del w:id="90026" w:author="Editor" w:date="2026-08-07T15:00:00Z">
        <w:r>
          <w:delText xml:space="preserve">ildfire commanders decide under uncertainty, time pressure, and resource limits, where a poor decision can be irreversible. Decision support systems (DSS) extend what an operator can weigh </w:delText>
        </w:r>
      </w:del>
      <w:r>
        <w:t xml:space="preserve"/>
      </w:r>
      <w:r>
        <w:fldChar w:fldCharType="begin"/>
      </w:r>
      <w:r>
        <w:instrText xml:space="preserve"> CITATION Power2002 \l 1033 </w:instrText>
      </w:r>
      <w:r>
        <w:fldChar w:fldCharType="separate"/>
      </w:r>
      <w:r>
        <w:rPr>
          <w:noProof/>
        </w:rPr>
        <w:t xml:space="preserve">[1]</w:t>
      </w:r>
      <w:r>
        <w:fldChar w:fldCharType="end"/>
      </w:r>
      <w:r>
        <w:t xml:space="preserve">, yet they assume full observability, stationary dynamics, and defined objectives </w:t>
      </w:r>
      <w:r>
        <w:fldChar w:fldCharType="begin"/>
      </w:r>
      <w:r>
        <w:instrText xml:space="preserve"> CITATION KeeneyRaiffa1976 \l 1033 </w:instrText>
      </w:r>
      <w:r>
        <w:fldChar w:fldCharType="separate"/>
      </w:r>
      <w:r>
        <w:rPr>
          <w:noProof/>
        </w:rPr>
        <w:t xml:space="preserve">[2]</w:t>
      </w:r>
      <w:r>
        <w:fldChar w:fldCharType="end"/>
      </w:r>
      <w:r>
        <w:t xml:space="preserve">, which rarely hold under persistent epistemic uncertainty </w:t>
      </w:r>
      <w:r>
        <w:fldChar w:fldCharType="begin"/>
      </w:r>
      <w:r>
        <w:instrText xml:space="preserve"> CITATION FrenchEtAl2019 \l 1033 </w:instrText>
      </w:r>
      <w:r>
        <w:fldChar w:fldCharType="separate"/>
      </w:r>
      <w:r>
        <w:rPr>
          <w:noProof/>
        </w:rPr>
        <w:t xml:space="preserve">[3]</w:t>
      </w:r>
      <w:r>
        <w:fldChar w:fldCharType="end"/>
      </w:r>
      <w:r>
        <w:t xml:space="preserve">, and AI methods raise accuracy but reason opaquely where critical domains demand traceable outputs </w:t>
      </w:r>
      <w:r>
        <w:fldChar w:fldCharType="begin"/>
      </w:r>
      <w:r>
        <w:instrText xml:space="preserve"> CITATION RibeiroEtAl2016 \l 1033 </w:instrText>
      </w:r>
      <w:r>
        <w:fldChar w:fldCharType="separate"/>
      </w:r>
      <w:r>
        <w:rPr>
          <w:noProof/>
        </w:rPr>
        <w:t xml:space="preserve">[4]</w:t>
      </w:r>
      <w:r>
        <w:fldChar w:fldCharType="end"/>
      </w:r>
      <w:r>
        <w:t xml:space="preserve">. Wildfire makes this concrete: fire frequency, extent, and intensity grow under climate change and the expanding wildland-urban interface </w:t>
      </w:r>
      <w:r>
        <w:fldChar w:fldCharType="begin"/>
      </w:r>
      <w:r>
        <w:instrText xml:space="preserve"> CITATION Bowman2020 \l 1033 </w:instrText>
      </w:r>
      <w:r>
        <w:fldChar w:fldCharType="separate"/>
      </w:r>
      <w:r>
        <w:rPr>
          <w:noProof/>
        </w:rPr>
        <w:t xml:space="preserve">[5]</w:t>
      </w:r>
      <w:r>
        <w:fldChar w:fldCharType="end"/>
      </w:r>
      <w:r>
        <w:t xml:space="preserve">, impacts outpace conventional response </w:t>
      </w:r>
      <w:r>
        <w:fldChar w:fldCharType="begin"/>
      </w:r>
      <w:r>
        <w:instrText xml:space="preserve"> CITATION ThompsonCalkin2011 \l 1033 </w:instrText>
      </w:r>
      <w:r>
        <w:fldChar w:fldCharType="separate"/>
      </w:r>
      <w:r>
        <w:rPr>
          <w:noProof/>
        </w:rPr>
        <w:t xml:space="preserve">[6]</w:t>
      </w:r>
      <w:r>
        <w:fldChar w:fldCharType="end"/>
      </w:r>
      <w:r>
        <w:t xml:space="preserve">, and behavior evolves under weather, terrain, fuel, and suppression feedback </w:t>
      </w:r>
      <w:r>
        <w:fldChar w:fldCharType="begin"/>
      </w:r>
      <w:r>
        <w:instrText xml:space="preserve"> CITATION Rot72 \l 1033 \m Finney2006 </w:instrText>
      </w:r>
      <w:r>
        <w:fldChar w:fldCharType="separate"/>
      </w:r>
      <w:r>
        <w:rPr>
          <w:noProof/>
        </w:rPr>
        <w:t xml:space="preserve">[7, 8]</w:t>
      </w:r>
      <w:r>
        <w:fldChar w:fldCharType="end"/>
      </w:r>
      <w:r>
        <w:t xml:space="preserve">. Operational assessments are incomplete and linguistic, which suits fuzzy inference over partial evidence without probability distributions </w:t>
      </w:r>
      <w:r>
        <w:fldChar w:fldCharType="begin"/>
      </w:r>
      <w:r>
        <w:instrText xml:space="preserve"> CITATION Zadeh1965 \l 1033 </w:instrText>
      </w:r>
      <w:r>
        <w:fldChar w:fldCharType="separate"/>
      </w:r>
      <w:r>
        <w:rPr>
          <w:noProof/>
        </w:rPr>
        <w:t xml:space="preserve">[9]</w:t>
      </w:r>
      <w:r>
        <w:fldChar w:fldCharType="end"/>
      </w:r>
      <w:r>
        <w:t xml:space="preserve">.</w:t>
      </w:r>
    </w:p>
    <w:p w14:paraId="0B7404C5" w14:textId="77777777" w:rsidR="004A6C58" w:rsidRDefault="00121BAB">
      <w:pPr>
        <w:pStyle w:val="Text"/>
      </w:pPr>
      <w:r>
        <w:t xml:space="preserve">Many systems cover parts of this task, from </w:t>
      </w:r>
      <w:proofErr w:type="gramStart"/>
      <w:r>
        <w:t xml:space="preserve">optimization based</w:t>
      </w:r>
      <w:proofErr w:type="gramEnd"/>
      <w:r>
        <w:t xml:space="preserve"> allocation and simulation platforms to geospatial risk assessment and fuzzy reasoning </w:t>
      </w:r>
      <w:r>
        <w:fldChar w:fldCharType="begin"/>
      </w:r>
      <w:r>
        <w:instrText xml:space="preserve"> CITATION ThompsonCalkin2011 \l 1033 \m VasquezEtAl2021Forests </w:instrText>
      </w:r>
      <w:r>
        <w:fldChar w:fldCharType="separate"/>
      </w:r>
      <w:r>
        <w:rPr>
          <w:noProof/>
        </w:rPr>
        <w:t xml:space="preserve">[6, 10]</w:t>
      </w:r>
      <w:r>
        <w:fldChar w:fldCharType="end"/>
      </w:r>
      <w:r>
        <w:t xml:space="preserve">. Mature deployed systems such as WFDSS </w:t>
      </w:r>
      <w:r>
        <w:fldChar w:fldCharType="begin"/>
      </w:r>
      <w:r>
        <w:instrText xml:space="preserve"> CITATION NoonanWright2011 \l 1033 </w:instrText>
      </w:r>
      <w:r>
        <w:fldChar w:fldCharType="separate"/>
      </w:r>
      <w:r>
        <w:rPr>
          <w:noProof/>
        </w:rPr>
        <w:t xml:space="preserve">[11]</w:t>
      </w:r>
      <w:r>
        <w:fldChar w:fldCharType="end"/>
      </w:r>
      <w:r>
        <w:t xml:space="preserve"> and </w:t>
      </w:r>
      <w:proofErr w:type="spellStart"/>
      <w:r>
        <w:t xml:space="preserve">FlamMap</w:t>
      </w:r>
      <w:proofErr w:type="spellEnd"/>
      <w:r>
        <w:t xml:space="preserve"> </w:t>
      </w:r>
      <w:r>
        <w:fldChar w:fldCharType="begin"/>
      </w:r>
      <w:r>
        <w:instrText xml:space="preserve"> CITATION Finney2006 \l 1033 </w:instrText>
      </w:r>
      <w:r>
        <w:fldChar w:fldCharType="separate"/>
      </w:r>
      <w:r>
        <w:rPr>
          <w:noProof/>
        </w:rPr>
        <w:t xml:space="preserve">[8]</w:t>
      </w:r>
      <w:r>
        <w:fldChar w:fldCharType="end"/>
      </w:r>
      <w:r>
        <w:t xml:space="preserve">, and recent hybrid predictive fuzzy models </w:t>
      </w:r>
      <w:r>
        <w:fldChar w:fldCharType="begin"/>
      </w:r>
      <w:r>
        <w:instrText xml:space="preserve"> CITATION Mohammadi2025 \l 1033 </w:instrText>
      </w:r>
      <w:r>
        <w:fldChar w:fldCharType="separate"/>
      </w:r>
      <w:r>
        <w:rPr>
          <w:noProof/>
        </w:rPr>
        <w:t xml:space="preserve">[12]</w:t>
      </w:r>
      <w:r>
        <w:fldChar w:fldCharType="end"/>
      </w:r>
      <w:r>
        <w:t xml:space="preserve">, deliver operational value, yet none unites adaptability, explainability, and distributed coordination, and practitioners report using such tools to validate decisions already made rather than to generate options </w:t>
      </w:r>
      <w:r>
        <w:fldChar w:fldCharType="begin"/>
      </w:r>
      <w:r>
        <w:instrText xml:space="preserve"> CITATION Fillmore2023 \l 1033 \m Rapp2020 </w:instrText>
      </w:r>
      <w:r>
        <w:fldChar w:fldCharType="separate"/>
      </w:r>
      <w:r>
        <w:rPr>
          <w:noProof/>
        </w:rPr>
        <w:t xml:space="preserve">[13, 14]</w:t>
      </w:r>
      <w:r>
        <w:fldChar w:fldCharType="end"/>
      </w:r>
      <w:r>
        <w:t xml:space="preserve">.</w:t>
      </w:r>
    </w:p>
    <w:p w14:paraId="7CE7A82B" w14:textId="1479DE4B" w:rsidR="004A6C58" w:rsidRDefault="00121BAB">
      <w:pPr>
        <w:pStyle w:val="Text"/>
      </w:pPr>
      <w:r>
        <w:t xml:space="preserve">These limitations consolidate into the three gaps of Table </w:t>
      </w:r>
      <w:r>
        <w:fldChar w:fldCharType="begin"/>
      </w:r>
      <w:r>
        <w:instrText xml:space="preserve"> REF _RefTabGaps \h </w:instrText>
      </w:r>
      <w:r>
        <w:fldChar w:fldCharType="separate"/>
      </w:r>
      <w:r>
        <w:rPr>
          <w:noProof/>
        </w:rPr>
        <w:t xml:space="preserve">I</w:t>
      </w:r>
      <w:r>
        <w:fldChar w:fldCharType="end"/>
      </w:r>
      <w:r>
        <w:t xml:space="preserve">. The first is documented for closed alternative sets in centralized, single-layer cores </w:t>
      </w:r>
      <w:r>
        <w:fldChar w:fldCharType="begin"/>
      </w:r>
      <w:r>
        <w:instrText xml:space="preserve"> CITATION Power2002 \l 1033 \m Mal99 \m Calkin2021 \m Arnott2005 \m Tur04 </w:instrText>
      </w:r>
      <w:r>
        <w:fldChar w:fldCharType="separate"/>
      </w:r>
      <w:r>
        <w:rPr>
          <w:noProof/>
        </w:rPr>
        <w:t xml:space="preserve">[1, 15, 16, 17, 18]</w:t>
      </w:r>
      <w:r>
        <w:fldChar w:fldCharType="end"/>
      </w:r>
      <w:r>
        <w:t xml:space="preserve">, where a recent review finds effectiveness evaluation largely absent </w:t>
      </w:r>
      <w:r>
        <w:fldChar w:fldCharType="begin"/>
      </w:r>
      <w:r>
        <w:instrText xml:space="preserve"> CITATION Rapp2026 \l 1033 </w:instrText>
      </w:r>
      <w:r>
        <w:fldChar w:fldCharType="separate"/>
      </w:r>
      <w:r>
        <w:rPr>
          <w:noProof/>
        </w:rPr>
        <w:t xml:space="preserve">[19]</w:t>
      </w:r>
      <w:r>
        <w:fldChar w:fldCharType="end"/>
      </w:r>
      <w:r>
        <w:t xml:space="preserve">. The second follows from uncertainty treatments presupposing prior distributions or belief intervals unavailable at cell level in real time </w:t>
      </w:r>
      <w:r>
        <w:fldChar w:fldCharType="begin"/>
      </w:r>
      <w:r>
        <w:instrText xml:space="preserve"> CITATION Mor90 \l 1033 \m Sha76 \m ComesEtAl2011 </w:instrText>
      </w:r>
      <w:r>
        <w:fldChar w:fldCharType="separate"/>
      </w:r>
      <w:r>
        <w:rPr>
          <w:noProof/>
        </w:rPr>
        <w:t xml:space="preserve">[20, 21, 22]</w:t>
      </w:r>
      <w:r>
        <w:fldChar w:fldCharType="end"/>
      </w:r>
      <w:r>
        <w:t xml:space="preserve">, from limited use of fuzzy representations in wildfire DSS </w:t>
      </w:r>
      <w:r>
        <w:fldChar w:fldCharType="begin"/>
      </w:r>
      <w:r>
        <w:instrText xml:space="preserve"> CITATION Zadeh1965 \l 1033 </w:instrText>
      </w:r>
      <w:r>
        <w:fldChar w:fldCharType="separate"/>
      </w:r>
      <w:r>
        <w:rPr>
          <w:noProof/>
        </w:rPr>
        <w:t xml:space="preserve">[9]</w:t>
      </w:r>
      <w:r>
        <w:fldChar w:fldCharType="end"/>
      </w:r>
      <w:r>
        <w:t xml:space="preserve">, and from post-hoc attribution that approximates behavior instead of tracing decisions to causes </w:t>
      </w:r>
      <w:r>
        <w:fldChar w:fldCharType="begin"/>
      </w:r>
      <w:r>
        <w:instrText xml:space="preserve"> CITATION RibeiroEtAl2016 \l 1033 \m Mohammadi2025 </w:instrText>
      </w:r>
      <w:r>
        <w:fldChar w:fldCharType="separate"/>
      </w:r>
      <w:r>
        <w:rPr>
          <w:noProof/>
        </w:rPr>
        <w:t xml:space="preserve">[4, 12]</w:t>
      </w:r>
      <w:r>
        <w:fldChar w:fldCharType="end"/>
      </w:r>
      <w:r>
        <w:t xml:space="preserve">. The third follows from platforms that merge fire modeling with decision logic </w:t>
      </w:r>
      <w:r>
        <w:fldChar w:fldCharType="begin"/>
      </w:r>
      <w:r>
        <w:instrText xml:space="preserve"> CITATION NoonanWright2011 \l 1033 </w:instrText>
      </w:r>
      <w:r>
        <w:fldChar w:fldCharType="separate"/>
      </w:r>
      <w:r>
        <w:rPr>
          <w:noProof/>
        </w:rPr>
        <w:t xml:space="preserve">[11]</w:t>
      </w:r>
      <w:r>
        <w:fldChar w:fldCharType="end"/>
      </w:r>
      <w:r>
        <w:t xml:space="preserve"> and from constraint formulations presupposing complete state information </w:t>
      </w:r>
      <w:r>
        <w:fldChar w:fldCharType="begin"/>
      </w:r>
      <w:r>
        <w:instrText xml:space="preserve"> CITATION KeeneyRaiffa1976 \l 1033 \m Pais2021 \m Orphanoudakis2025 \m Mar07 </w:instrText>
      </w:r>
      <w:r>
        <w:fldChar w:fldCharType="separate"/>
      </w:r>
      <w:r>
        <w:rPr>
          <w:noProof/>
        </w:rPr>
        <w:t xml:space="preserve">[2, 23, 24, 25]</w:t>
      </w:r>
      <w:r>
        <w:fldChar w:fldCharType="end"/>
      </w:r>
      <w:r>
        <w:t xml:space="preserve">.</w:t>
      </w:r>
    </w:p>
    <w:p w14:paraId="5E2B7913" w14:textId="08B2ED90" w:rsidR="004A6C58" w:rsidRDefault="00121BAB">
      <w:pPr>
        <w:pStyle w:val="TableTitle"/>
      </w:pPr>
      <w:r>
        <w:t xml:space="preserve">TABLE </w:t>
      </w:r>
      <w:bookmarkStart w:id="0" w:name="_RefTabGaps"/>
      <w:r>
        <w:fldChar w:fldCharType="begin"/>
      </w:r>
      <w:r>
        <w:instrText xml:space="preserve"> SEQ Table \* ROMAN </w:instrText>
      </w:r>
      <w:r>
        <w:fldChar w:fldCharType="separate"/>
      </w:r>
      <w:r>
        <w:rPr>
          <w:noProof/>
        </w:rPr>
        <w:t xml:space="preserve">I</w:t>
      </w:r>
      <w:r>
        <w:fldChar w:fldCharType="end"/>
      </w:r>
      <w:bookmarkEnd w:id="0"/>
    </w:p>
    <w:p w14:paraId="44D0A6B1" w14:textId="4434E8B2" w:rsidR="004A6C58" w:rsidRDefault="00121BAB">
      <w:pPr>
        <w:pStyle w:val="TableTitle"/>
      </w:pPr>
      <w:r>
        <w:t xml:space="preserve">Structural gaps in wildfire decision support architectures</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600"/>
        <w:gridCol w:w="4400"/>
      </w:tblGrid>
      <w:tr w:rsidR="004A6C58" w14:paraId="3E67BC96" w14:textId="77777777">
        <w:trPr>
          <w:jc w:val="center"/>
        </w:trPr>
        <w:tc>
          <w:tcPr>
            <w:tcW w:w="5000" w:type="dxa"/>
            <w:gridSpan w:val="2"/>
          </w:tcPr>
          <w:p w14:paraId="1397B782" w14:textId="77777777" w:rsidR="004A6C58" w:rsidRDefault="00121BAB">
            <w:pPr>
              <w:jc w:val="center"/>
            </w:pPr>
            <w:r>
              <w:rPr>
                <w:b/>
                <w:sz w:val="16"/>
                <w:szCs w:val="16"/>
              </w:rPr>
              <w:t xml:space="preserve">Structural Gaps of Existing Wildfire DSS Architectures</w:t>
            </w:r>
          </w:p>
        </w:tc>
      </w:tr>
      <w:tr w:rsidR="004A6C58" w14:paraId="19431F37" w14:textId="77777777">
        <w:trPr>
          <w:jc w:val="center"/>
        </w:trPr>
        <w:tc>
          <w:tcPr>
            <w:tcW w:w="600" w:type="dxa"/>
          </w:tcPr>
          <w:p w14:paraId="2CBA8F79" w14:textId="77777777" w:rsidR="004A6C58" w:rsidRDefault="00121BAB">
            <w:pPr>
              <w:jc w:val="both"/>
            </w:pPr>
            <w:r>
              <w:rPr>
                <w:b/>
                <w:sz w:val="16"/>
                <w:szCs w:val="16"/>
              </w:rPr>
              <w:t xml:space="preserve">G1</w:t>
            </w:r>
          </w:p>
        </w:tc>
        <w:tc>
          <w:tcPr>
            <w:tcW w:w="4400" w:type="dxa"/>
          </w:tcPr>
          <w:p w14:paraId="0C1EEBA7" w14:textId="77777777" w:rsidR="004A6C58" w:rsidRDefault="00121BAB">
            <w:pPr>
              <w:jc w:val="both"/>
            </w:pPr>
            <w:r>
              <w:rPr>
                <w:sz w:val="16"/>
                <w:szCs w:val="16"/>
              </w:rPr>
              <w:t xml:space="preserve">Predefined alternatives in centralized, level-undifferentiated architectures, preventing adaptation to unforeseen conditions and limiting scalability.</w:t>
            </w:r>
          </w:p>
        </w:tc>
      </w:tr>
      <w:tr w:rsidR="004A6C58" w14:paraId="40C601BF" w14:textId="77777777">
        <w:trPr>
          <w:jc w:val="center"/>
        </w:trPr>
        <w:tc>
          <w:tcPr>
            <w:tcW w:w="600" w:type="dxa"/>
          </w:tcPr>
          <w:p w14:paraId="3F1147A3" w14:textId="77777777" w:rsidR="004A6C58" w:rsidRDefault="00121BAB">
            <w:pPr>
              <w:jc w:val="both"/>
            </w:pPr>
            <w:r>
              <w:rPr>
                <w:b/>
                <w:sz w:val="16"/>
                <w:szCs w:val="16"/>
              </w:rPr>
              <w:t xml:space="preserve">G2</w:t>
            </w:r>
          </w:p>
        </w:tc>
        <w:tc>
          <w:tcPr>
            <w:tcW w:w="4400" w:type="dxa"/>
          </w:tcPr>
          <w:p w14:paraId="14F61D12" w14:textId="77777777" w:rsidR="004A6C58" w:rsidRDefault="00121BAB">
            <w:pPr>
              <w:jc w:val="both"/>
            </w:pPr>
            <w:r>
              <w:rPr>
                <w:sz w:val="16"/>
                <w:szCs w:val="16"/>
              </w:rPr>
              <w:t xml:space="preserve">Epistemic uncertainty representable only through prior distributions or belief intervals; reasoning exposed only through post-hoc attribution.</w:t>
            </w:r>
          </w:p>
        </w:tc>
      </w:tr>
      <w:tr w:rsidR="004A6C58" w14:paraId="2598595F" w14:textId="77777777">
        <w:trPr>
          <w:jc w:val="center"/>
        </w:trPr>
        <w:tc>
          <w:tcPr>
            <w:tcW w:w="600" w:type="dxa"/>
          </w:tcPr>
          <w:p w14:paraId="073DDDCC" w14:textId="77777777" w:rsidR="004A6C58" w:rsidRDefault="00121BAB">
            <w:pPr>
              <w:jc w:val="both"/>
            </w:pPr>
            <w:r>
              <w:rPr>
                <w:b/>
                <w:sz w:val="16"/>
                <w:szCs w:val="16"/>
              </w:rPr>
              <w:t xml:space="preserve">G3</w:t>
            </w:r>
          </w:p>
        </w:tc>
        <w:tc>
          <w:tcPr>
            <w:tcW w:w="4400" w:type="dxa"/>
          </w:tcPr>
          <w:p w14:paraId="6B7293AE" w14:textId="77777777" w:rsidR="004A6C58" w:rsidRDefault="00121BAB">
            <w:pPr>
              <w:jc w:val="both"/>
            </w:pPr>
            <w:r>
              <w:rPr>
                <w:sz w:val="16"/>
                <w:szCs w:val="16"/>
              </w:rPr>
              <w:t xml:space="preserve">Simulation and decision reasoning </w:t>
            </w:r>
            <w:proofErr w:type="gramStart"/>
            <w:r>
              <w:rPr>
                <w:sz w:val="16"/>
                <w:szCs w:val="16"/>
              </w:rPr>
              <w:t xml:space="preserve">tightly coupled,</w:t>
            </w:r>
            <w:proofErr w:type="gramEnd"/>
            <w:r>
              <w:rPr>
                <w:sz w:val="16"/>
                <w:szCs w:val="16"/>
              </w:rPr>
              <w:t xml:space="preserve"> constraints managed by offline optimization requiring complete state information; no end-to-end workflow demonstrates real-time, cell-level support.</w:t>
            </w:r>
          </w:p>
        </w:tc>
      </w:tr>
    </w:tbl>
    <w:p w14:paraId="60A95F5C" w14:textId="6F7906AB" w:rsidR="004A6C58" w:rsidRDefault="00121BAB">
      <w:pPr>
        <w:pStyle w:val="Text"/>
      </w:pPr>
      <w:r>
        <w:t xml:space="preserve"/>
      </w:r>
      <w:del w:id="90024" w:author="Editor" w:date="2026-08-07T15:00:00Z">
        <w:r>
          <w:delText xml:space="preserve">DisasterAware answers these gaps with a concept-driven fuzzy design whose central contribution is the open decision space: the interventions the system can order grow during the incident, under verification. Three contributions match the gaps of Table </w:delText>
        </w:r>
      </w:del>
      <w:ins w:id="90025" w:author="Editor" w:date="2026-08-07T15:00:00Z">
        <w:r>
          <w:t xml:space="preserve">DisasterAware answers these gaps with an architecture whose central contribution is the open intervention space: the set of orders the system may issue is not fixed in advance but grows during the incident, under verification. Three contributions match the gaps of Table </w:t>
        </w:r>
      </w:ins>
      <w:r>
        <w:t xml:space="preserve"/>
      </w:r>
      <w:r>
        <w:fldChar w:fldCharType="begin"/>
      </w:r>
      <w:r>
        <w:instrText xml:space="preserve"> REF _RefTabGaps \h </w:instrText>
      </w:r>
      <w:r>
        <w:fldChar w:fldCharType="separate"/>
      </w:r>
      <w:r>
        <w:rPr>
          <w:noProof/>
        </w:rPr>
        <w:t xml:space="preserve">I</w:t>
      </w:r>
      <w:r>
        <w:fldChar w:fldCharType="end"/>
      </w:r>
      <w:r>
        <w:t xml:space="preserve"> one to one.</w:t>
      </w:r>
    </w:p>
    <w:p w14:paraId="5CBC420F" w14:textId="2D34E241" w:rsidR="004A6C58" w:rsidRDefault="00121BAB">
      <w:pPr>
        <w:pStyle w:val="Text"/>
      </w:pPr>
      <w:r>
        <w:rPr>
          <w:b/>
          <w:bCs/>
        </w:rPr>
        <w:t xml:space="preserve"/>
      </w:r>
      <w:del w:id="90022" w:author="Editor" w:date="2026-08-07T15:00:00Z">
        <w:r>
          <w:rPr>
            <w:b/>
            <w:bCs/>
          </w:rPr>
          <w:delText xml:space="preserve">Open decision space through adaptive, concept-driven reasoning. To address G1, the fixed menu of alternatives becomes an open decision field: ten observation features aggregate into five decision concepts, so rules are written in operational language. The field is reshaped online on three levels: an evolving Takagi-</w:delText>
        </w:r>
      </w:del>
      <w:ins w:id="90023" w:author="Editor" w:date="2026-08-07T15:00:00Z">
        <w:r>
          <w:rPr>
            <w:b/>
            <w:bCs/>
          </w:rPr>
          <w:t xml:space="preserve">Open intervention space through staged, verified adaptation. To address G1, the fixed menu of alternatives becomes an open field of orders: ten observation features aggregate into five decision concepts, so rules are written in operational language. The field is reshaped online on three levels: an evolving Takagi-</w:t>
        </w:r>
      </w:ins>
      <w:r>
        <w:rPr>
          <w:b/>
          <w:bCs/>
        </w:rPr>
        <w:t xml:space="preserve"/>
      </w:r>
      <w:proofErr w:type="spellStart"/>
      <w:r>
        <w:t xml:space="preserve">Sugeno</w:t>
      </w:r>
      <w:proofErr w:type="spellEnd"/>
      <w:r>
        <w:t xml:space="preserve"> base adapts memberships and consequents </w:t>
      </w:r>
      <w:r>
        <w:fldChar w:fldCharType="begin"/>
      </w:r>
      <w:r>
        <w:instrText xml:space="preserve"> CITATION TakagiSugeno1985 \l 1033 \m Ang04 </w:instrText>
      </w:r>
      <w:r>
        <w:fldChar w:fldCharType="separate"/>
      </w:r>
      <w:r>
        <w:rPr>
          <w:noProof/>
        </w:rPr>
        <w:t xml:space="preserve">[26, 27]</w:t>
      </w:r>
      <w:r>
        <w:fldChar w:fldCharType="end"/>
      </w:r>
      <w:r>
        <w:t xml:space="preserve">, term resolution grows where situations are ambiguous, and a generative stage may add intermediate concepts and compose verified physical effects into new interventions; nothing enters the base without a verification gate ending in a reseeded forecast comparison </w:t>
      </w:r>
      <w:r>
        <w:fldChar w:fldCharType="begin"/>
      </w:r>
      <w:r>
        <w:instrText xml:space="preserve"> CITATION Sim56 \l 1033 </w:instrText>
      </w:r>
      <w:r>
        <w:fldChar w:fldCharType="separate"/>
      </w:r>
      <w:r>
        <w:rPr>
          <w:noProof/>
        </w:rPr>
        <w:t xml:space="preserve">[28]</w:t>
      </w:r>
      <w:r>
        <w:fldChar w:fldCharType="end"/>
      </w:r>
      <w:r>
        <w:t xml:space="preserve">. Local agents do all reasoning, while a non-inferential global layer ranks priorities, assigns resources, and adjusts </w:t>
      </w:r>
      <w:r>
        <w:lastRenderedPageBreak/>
        <w:t>acceptance gates.</w:t>
      </w:r>
    </w:p>
    <w:p w14:paraId="3D3F1A08" w14:textId="3129F8DF" w:rsidR="004A6C58" w:rsidRDefault="00121BAB">
      <w:pPr>
        <w:pStyle w:val="Text"/>
      </w:pPr>
      <w:r>
        <w:rPr>
          <w:b/>
          <w:bCs/>
        </w:rPr>
        <w:t xml:space="preserve">Sensitivity analysis with traceability and confidence-gated uncertainty. To address G2, explanation and uncertainty handling are structural. Epistemic uncertainty is propagated without prior distributions by blending each concept activation with a persistence-based estimate in proportion to observation confidence. Every decision </w:t>
      </w:r>
      <w:proofErr w:type="gramStart"/>
      <w:r>
        <w:rPr>
          <w:b/>
          <w:bCs/>
        </w:rPr>
        <w:t xml:space="preserve">traces</w:t>
      </w:r>
      <w:proofErr w:type="gramEnd"/>
      <w:r>
        <w:rPr>
          <w:b/>
          <w:bCs/>
        </w:rPr>
        <w:t xml:space="preserve"/>
      </w:r>
      <w:del w:id="90020" w:author="Editor" w:date="2026-08-07T15:00:00Z">
        <w:r>
          <w:rPr>
            <w:b/>
            <w:bCs/>
          </w:rPr>
          <w:delText xml:space="preserve"> to its concepts, rules, and confidences, and a sensitivity analysis quantifies how the closed-loop parameters affect the outputs, in contrast to post-hoc attribution</w:delText>
        </w:r>
      </w:del>
      <w:ins w:id="90021" w:author="Editor" w:date="2026-08-07T15:00:00Z">
        <w:r>
          <w:rPr>
            <w:b/>
            <w:bCs/>
          </w:rPr>
          <w:t xml:space="preserve"> to its concepts, rules, and confidences, and a sensitivity analysis quantifies how the loop parameters affect the outputs, in contrast to post-hoc attribution </w:t>
        </w:r>
      </w:ins>
      <w:r>
        <w:rPr>
          <w:b/>
          <w:bCs/>
        </w:rPr>
        <w:t xml:space="preserve"/>
      </w:r>
      <w:r>
        <w:t xml:space="preserve"/>
      </w:r>
      <w:del w:id="90019" w:author="Editor" w:date="2026-08-07T15:00:00Z">
        <w:r>
          <w:delText xml:space="preserve"> </w:delText>
        </w:r>
      </w:del>
      <w:r>
        <w:t xml:space="preserve"/>
      </w:r>
      <w:r>
        <w:fldChar w:fldCharType="begin"/>
      </w:r>
      <w:r>
        <w:instrText xml:space="preserve"> CITATION RibeiroEtAl2016 \l 1033 </w:instrText>
      </w:r>
      <w:r>
        <w:fldChar w:fldCharType="separate"/>
      </w:r>
      <w:r>
        <w:rPr>
          <w:noProof/>
        </w:rPr>
        <w:t xml:space="preserve">[4]</w:t>
      </w:r>
      <w:r>
        <w:fldChar w:fldCharType="end"/>
      </w:r>
      <w:r>
        <w:t xml:space="preserve">.</w:t>
      </w:r>
    </w:p>
    <w:p w14:paraId="38D683EB" w14:textId="5D4DF7D3" w:rsidR="004A6C58" w:rsidRDefault="00121BAB">
      <w:pPr>
        <w:pStyle w:val="Text"/>
      </w:pPr>
      <w:r>
        <w:rPr>
          <w:b/>
          <w:bCs/>
        </w:rPr>
        <w:t xml:space="preserve">End-to-end use-case demonstration. To address G3, the two cores are strictly separated, validated independently, and exercised end to end with an operator dashboard, every intervention screened before fielding. Paired with-DSS and without-DSS runs share initial state, drivers, and random stream, so differences arise from the issued orders alone</w:t>
      </w:r>
      <w:r>
        <w:t xml:space="preserve"> </w:t>
      </w:r>
      <w:r>
        <w:fldChar w:fldCharType="begin"/>
      </w:r>
      <w:r>
        <w:instrText xml:space="preserve"> CITATION Fillmore2023 \l 1033 \m Rapp2020 </w:instrText>
      </w:r>
      <w:r>
        <w:fldChar w:fldCharType="separate"/>
      </w:r>
      <w:r>
        <w:rPr>
          <w:noProof/>
        </w:rPr>
        <w:t xml:space="preserve">[13, 14]</w:t>
      </w:r>
      <w:r>
        <w:fldChar w:fldCharType="end"/>
      </w:r>
      <w:r>
        <w:t xml:space="preserve">.</w:t>
      </w:r>
    </w:p>
    <w:p>
      <w:pPr>
        <w:pStyle w:val="Text"/>
        <w:rPr>
          <w:ins w:id="90062" w:author="Editor" w:date="2026-08-07T15:00:00Z"/>
        </w:rPr>
      </w:pPr>
      <w:ins w:id="90063" w:author="Editor" w:date="2026-08-07T15:00:00Z">
        <w:r>
          <w:t xml:space="preserve">This work is a systems contribution rather than a new inference algorithm. It defines the open intervention space as an architectural object, namely the set of orders the system may issue at a given time together with the rules under which that set may be extended, states the invariants this object preserves, proves them for the acceptance and fail-safe gates of Section IV-H, and measures the resulting architecture end to end on real fire records. The concept-driven inference and the generative proposer are components inside the architecture; either can be replaced without affecting the invariants.</w:t>
        </w:r>
      </w:ins>
    </w:p>
    <w:p w14:paraId="188F8E23" w14:textId="1F1ED225" w:rsidR="004A6C58" w:rsidRDefault="00121BAB">
      <w:pPr>
        <w:pStyle w:val="Heading1"/>
      </w:pPr>
      <w:r>
        <w:t xml:space="preserve">II. Background</w:t>
      </w:r>
    </w:p>
    <w:p w14:paraId="564C9E4B" w14:textId="7083DC3D" w:rsidR="004A6C58" w:rsidRDefault="00121BAB">
      <w:pPr>
        <w:pStyle w:val="Heading2"/>
      </w:pPr>
      <w:r>
        <w:t xml:space="preserve">A. Wildfire Dynamics and Spread Modeling</w:t>
      </w:r>
    </w:p>
    <w:p w14:paraId="54618B52" w14:textId="21BD32DD" w:rsidR="00803259" w:rsidRDefault="00803259" w:rsidP="00803259">
      <w:pPr>
        <w:pStyle w:val="Text"/>
      </w:pPr>
      <w:r>
        <w:t xml:space="preserve">Fire behavior is governed by weather, terrain, and fuel: wind drives the front, humidity and precipitation set fine-fuel moisture, terrain adds slope and aspect, and fuel type and load set combustion intensity </w:t>
      </w:r>
      <w:r>
        <w:fldChar w:fldCharType="begin"/>
      </w:r>
      <w:r>
        <w:instrText xml:space="preserve"> CITATION Rot72 \l 1033 \m Sco05 </w:instrText>
      </w:r>
      <w:r>
        <w:fldChar w:fldCharType="separate"/>
      </w:r>
      <w:r>
        <w:rPr>
          <w:noProof/>
        </w:rPr>
        <w:t xml:space="preserve">[7, 29]</w:t>
      </w:r>
      <w:r>
        <w:fldChar w:fldCharType="end"/>
      </w:r>
      <w:r>
        <w:t xml:space="preserve">. They are summarized by the rate of spread, its direction, and the fire line intensity, which the Rothermel model still expresses in most operational tools</w:t>
      </w:r>
      <w:r>
        <w:fldChar w:fldCharType="begin"/>
      </w:r>
      <w:r>
        <w:instrText xml:space="preserve"> CITATION Rot72 \l 1033 </w:instrText>
      </w:r>
      <w:r>
        <w:fldChar w:fldCharType="separate"/>
      </w:r>
      <w:r>
        <w:rPr>
          <w:noProof/>
        </w:rPr>
        <w:t xml:space="preserve">[7]</w:t>
      </w:r>
      <w:r>
        <w:fldChar w:fldCharType="end"/>
      </w:r>
      <w:r>
        <w:t xml:space="preserve">.</w:t>
      </w:r>
    </w:p>
    <w:p w14:paraId="3D2AAE18" w14:textId="1411B0A1" w:rsidR="00803259" w:rsidRDefault="00803259" w:rsidP="00803259">
      <w:pPr>
        <w:pStyle w:val="Text"/>
      </w:pPr>
      <w:r>
        <w:t xml:space="preserve">Spread models are physical, empirical, or simulation based, the last propagating a front with an empirical kernel, as in </w:t>
      </w:r>
      <w:r>
        <w:fldChar w:fldCharType="begin"/>
      </w:r>
      <w:r>
        <w:instrText xml:space="preserve"> CITATION Sullivan2009 \l 1033 </w:instrText>
      </w:r>
      <w:r>
        <w:fldChar w:fldCharType="separate"/>
      </w:r>
      <w:r>
        <w:rPr>
          <w:noProof/>
        </w:rPr>
        <w:t xml:space="preserve">[30]</w:t>
      </w:r>
      <w:r>
        <w:fldChar w:fldCharType="end"/>
      </w:r>
      <w:r>
        <w:t xml:space="preserve">  </w:t>
      </w:r>
      <w:proofErr w:type="spellStart"/>
      <w:r>
        <w:t xml:space="preserve">FlamMap</w:t>
      </w:r>
      <w:proofErr w:type="spellEnd"/>
      <w:r>
        <w:t xml:space="preserve">  </w:t>
      </w:r>
      <w:r>
        <w:fldChar w:fldCharType="begin"/>
      </w:r>
      <w:r>
        <w:instrText xml:space="preserve"> CITATION Finney2006 \l 1033 </w:instrText>
      </w:r>
      <w:r>
        <w:fldChar w:fldCharType="separate"/>
      </w:r>
      <w:r>
        <w:rPr>
          <w:noProof/>
        </w:rPr>
        <w:t xml:space="preserve">[8]</w:t>
      </w:r>
      <w:r>
        <w:fldChar w:fldCharType="end"/>
      </w:r>
      <w:r>
        <w:t xml:space="preserve">. A wildfire DSS needs a testable environment rather than maximal fidelity: reproducible scenarios, observable per-cell state, controllable intervention inputs, and outcomes measurable against not deciding. DisasterAware therefore adopts the hybrid grid model of Section III, which applies Rothermel-type local spread with per-cell state tracking and accepts interventions only at the input level.</w:t>
      </w:r>
    </w:p>
    <w:p w14:paraId="29659860" w14:textId="77777777" w:rsidR="004A6C58" w:rsidRDefault="00121BAB">
      <w:pPr>
        <w:pStyle w:val="Heading2"/>
      </w:pPr>
      <w:r>
        <w:t xml:space="preserve">B. Decision Support Foundations</w:t>
      </w:r>
    </w:p>
    <w:p w14:paraId="3993638E" w14:textId="77777777" w:rsidR="00803259" w:rsidRDefault="00803259" w:rsidP="00803259">
      <w:pPr>
        <w:pStyle w:val="Text"/>
      </w:pPr>
      <w:r>
        <w:t xml:space="preserve">A DSS mediates between the input space of what the system can observe and the decision space of what it is authorized to decide, helping an operator choose among actions with uncertain consequences </w:t>
      </w:r>
      <w:r>
        <w:fldChar w:fldCharType="begin"/>
      </w:r>
      <w:r>
        <w:instrText xml:space="preserve"> CITATION Power2002 \l 1033 </w:instrText>
      </w:r>
      <w:r>
        <w:fldChar w:fldCharType="separate"/>
      </w:r>
      <w:r>
        <w:rPr>
          <w:noProof/>
        </w:rPr>
        <w:t xml:space="preserve">[1]</w:t>
      </w:r>
      <w:r>
        <w:fldChar w:fldCharType="end"/>
      </w:r>
      <w:r>
        <w:t xml:space="preserve">. Wildfire response is the canonical semi-structured case: spread can be modeled and responses scored, yet accountability stays with the commander, and time-critical domains require explicit uncertainty handling </w:t>
      </w:r>
      <w:r>
        <w:fldChar w:fldCharType="begin"/>
      </w:r>
      <w:r>
        <w:instrText xml:space="preserve"> CITATION FrenchEtAl2019 \l 1033 </w:instrText>
      </w:r>
      <w:r>
        <w:fldChar w:fldCharType="separate"/>
      </w:r>
      <w:r>
        <w:rPr>
          <w:noProof/>
        </w:rPr>
        <w:t xml:space="preserve">[3]</w:t>
      </w:r>
      <w:r>
        <w:fldChar w:fldCharType="end"/>
      </w:r>
      <w:r>
        <w:t xml:space="preserve">.</w:t>
      </w:r>
    </w:p>
    <w:p w14:paraId="665F1FC4" w14:textId="21469B56" w:rsidR="00803259" w:rsidRDefault="00803259" w:rsidP="00803259">
      <w:pPr>
        <w:pStyle w:val="Text"/>
      </w:pPr>
      <w:r>
        <w:t xml:space="preserve">In a closed decision </w:t>
      </w:r>
      <w:proofErr w:type="gramStart"/>
      <w:r>
        <w:t xml:space="preserve">space</w:t>
      </w:r>
      <w:proofErr w:type="gramEnd"/>
      <w:r>
        <w:t xml:space="preserve"> the alternatives are enumerated in advance and the system can only rank them </w:t>
      </w:r>
      <w:r>
        <w:fldChar w:fldCharType="begin"/>
      </w:r>
      <w:r>
        <w:instrText xml:space="preserve"> CITATION Mal99 \l 1033 </w:instrText>
      </w:r>
      <w:r>
        <w:fldChar w:fldCharType="separate"/>
      </w:r>
      <w:r>
        <w:rPr>
          <w:noProof/>
        </w:rPr>
        <w:t xml:space="preserve">[15]</w:t>
      </w:r>
      <w:r>
        <w:fldChar w:fldCharType="end"/>
      </w:r>
      <w:r>
        <w:t xml:space="preserve"/>
      </w:r>
      <w:del w:id="90059" w:author="Editor" w:date="2026-08-07T15:00:00Z">
        <w:r>
          <w:delText xml:space="preserve">. Fire routinely produces conditions no predefined alternative covers, and commanders build courses of action from recognized patterns rather than menus </w:delText>
        </w:r>
      </w:del>
      <w:ins w:id="90060" w:author="Editor" w:date="2026-08-07T15:00:00Z">
        <w:r>
          <w:t xml:space="preserve">. Fire produces conditions no predefined alternative covers, and commanders build courses of action from recognized patterns </w:t>
        </w:r>
      </w:ins>
      <w:r>
        <w:t xml:space="preserve"/>
      </w:r>
      <w:r>
        <w:fldChar w:fldCharType="begin"/>
      </w:r>
      <w:r>
        <w:instrText xml:space="preserve"> CITATION Klein1998 \l 1033 </w:instrText>
      </w:r>
      <w:r>
        <w:fldChar w:fldCharType="separate"/>
      </w:r>
      <w:r>
        <w:rPr>
          <w:noProof/>
        </w:rPr>
        <w:t xml:space="preserve">[31]</w:t>
      </w:r>
      <w:r>
        <w:fldChar w:fldCharType="end"/>
      </w:r>
      <w:r>
        <w:t xml:space="preserve">. An open space instead constructs new alternatives and verifies each before it acts. The elements exist separately: evolving Takagi-</w:t>
      </w:r>
      <w:proofErr w:type="spellStart"/>
      <w:r>
        <w:t xml:space="preserve">Sugeno</w:t>
      </w:r>
      <w:proofErr w:type="spellEnd"/>
      <w:r>
        <w:t xml:space="preserve"> models create rules online </w:t>
      </w:r>
      <w:r>
        <w:fldChar w:fldCharType="begin"/>
      </w:r>
      <w:r>
        <w:instrText xml:space="preserve"> CITATION Ang04 \l 1033 </w:instrText>
      </w:r>
      <w:r>
        <w:fldChar w:fldCharType="separate"/>
      </w:r>
      <w:r>
        <w:rPr>
          <w:noProof/>
        </w:rPr>
        <w:t xml:space="preserve">[27]</w:t>
      </w:r>
      <w:r>
        <w:fldChar w:fldCharType="end"/>
      </w:r>
      <w:r>
        <w:t xml:space="preserve">, value-based selectors learn when to change structure </w:t>
      </w:r>
      <w:r>
        <w:fldChar w:fldCharType="begin"/>
      </w:r>
      <w:r>
        <w:instrText xml:space="preserve"> CITATION Sut18 \l 1033 </w:instrText>
      </w:r>
      <w:r>
        <w:fldChar w:fldCharType="separate"/>
      </w:r>
      <w:r>
        <w:rPr>
          <w:noProof/>
        </w:rPr>
        <w:t xml:space="preserve">[32]</w:t>
      </w:r>
      <w:r>
        <w:fldChar w:fldCharType="end"/>
      </w:r>
      <w:r>
        <w:t xml:space="preserve">, and generative models draft rules outside the current structure </w:t>
      </w:r>
      <w:r>
        <w:fldChar w:fldCharType="begin"/>
      </w:r>
      <w:r>
        <w:instrText xml:space="preserve"> CITATION Xie24 \l 1033 </w:instrText>
      </w:r>
      <w:r>
        <w:fldChar w:fldCharType="separate"/>
      </w:r>
      <w:r>
        <w:rPr>
          <w:noProof/>
        </w:rPr>
        <w:t xml:space="preserve">[33]</w:t>
      </w:r>
      <w:r>
        <w:fldChar w:fldCharType="end"/>
      </w:r>
      <w:r>
        <w:t xml:space="preserve">. DisasterAware combines the three behind a satisficing acceptance gate </w:t>
      </w:r>
      <w:r>
        <w:fldChar w:fldCharType="begin"/>
      </w:r>
      <w:r>
        <w:instrText xml:space="preserve"> CITATION Sim56 \l 1033 </w:instrText>
      </w:r>
      <w:r>
        <w:fldChar w:fldCharType="separate"/>
      </w:r>
      <w:r>
        <w:rPr>
          <w:noProof/>
        </w:rPr>
        <w:t xml:space="preserve">[28]</w:t>
      </w:r>
      <w:r>
        <w:fldChar w:fldCharType="end"/>
      </w:r>
      <w:r>
        <w:t xml:space="preserve">, so the space stays open while every realized action stays admissible.</w:t>
      </w:r>
    </w:p>
    <w:p w14:paraId="6A529298" w14:textId="0047F8CE" w:rsidR="00803259" w:rsidRDefault="00803259" w:rsidP="00803259">
      <w:pPr>
        <w:pStyle w:val="Text"/>
      </w:pPr>
      <w:r>
        <w:t xml:space="preserve">In a centralized architecture every observation flows to one reasoning core: communication grows with the domain, latency with communication, and a core failure silences the system </w:t>
      </w:r>
      <w:r>
        <w:fldChar w:fldCharType="begin"/>
      </w:r>
      <w:r>
        <w:instrText xml:space="preserve"> CITATION Arnott2005 \l 1033 </w:instrText>
      </w:r>
      <w:r>
        <w:fldChar w:fldCharType="separate"/>
      </w:r>
      <w:r>
        <w:rPr>
          <w:noProof/>
        </w:rPr>
        <w:t xml:space="preserve">[17]</w:t>
      </w:r>
      <w:r>
        <w:fldChar w:fldCharType="end"/>
      </w:r>
      <w:r>
        <w:t xml:space="preserve">. Distributed architectures move reasoning to local nodes, as wildfire DSS reviews recommend </w:t>
      </w:r>
      <w:r>
        <w:fldChar w:fldCharType="begin"/>
      </w:r>
      <w:r>
        <w:instrText xml:space="preserve"> CITATION VasquezEtAl2021Forests \l 1033 </w:instrText>
      </w:r>
      <w:r>
        <w:fldChar w:fldCharType="separate"/>
      </w:r>
      <w:r>
        <w:rPr>
          <w:noProof/>
        </w:rPr>
        <w:t xml:space="preserve">[10]</w:t>
      </w:r>
      <w:r>
        <w:fldChar w:fldCharType="end"/>
      </w:r>
      <w:r>
        <w:t xml:space="preserve">. DisasterAware follows this pattern with one restriction: local agents perform all inference and the global layer none, assigning resources and normalizing priorities. The channel carries three compact quantities per region rather than raw fields, keeping coordination auditable and the local path short.</w:t>
      </w:r>
    </w:p>
    <w:p w14:paraId="7CCEBCBD" w14:textId="06277338" w:rsidR="004A6C58" w:rsidRDefault="00121BAB">
      <w:pPr>
        <w:pStyle w:val="Heading2"/>
      </w:pPr>
      <w:r>
        <w:t xml:space="preserve">C. The Input Space: Heterogeneous Sensing to Observation Features</w:t>
      </w:r>
    </w:p>
    <w:p w14:paraId="222B919A" w14:textId="419F8C3A" w:rsidR="004A6C58" w:rsidRDefault="00121BAB">
      <w:pPr>
        <w:pStyle w:val="Text"/>
      </w:pPr>
      <w:r>
        <w:t xml:space="preserve"/>
      </w:r>
      <w:del w:id="90057" w:author="Editor" w:date="2026-08-07T15:00:00Z">
        <w:r>
          <w:delText xml:space="preserve">Five families of sources feed the framework: meteorological networks and forecasts, spaceborne and airborne imagery with wide coverage but coarse revisit, in-situ sensing with narrow footprints, geographic layers for terrain, fuel, assets, and roads </w:delText>
        </w:r>
      </w:del>
      <w:ins w:id="90058" w:author="Editor" w:date="2026-08-07T15:00:00Z">
        <w:r>
          <w:t xml:space="preserve">Five families of sources feed the framework: meteorological networks, spaceborne and airborne imagery with coarse revisit, in-situ sensing with narrow footprints, geographic layers for terrain, fuel, assets, and roads </w:t>
        </w:r>
      </w:ins>
      <w:r>
        <w:t xml:space="preserve"/>
      </w:r>
      <w:r>
        <w:fldChar w:fldCharType="begin"/>
      </w:r>
      <w:r>
        <w:instrText xml:space="preserve"> CITATION Sco05 \l 1033 </w:instrText>
      </w:r>
      <w:r>
        <w:fldChar w:fldCharType="separate"/>
      </w:r>
      <w:r>
        <w:rPr>
          <w:noProof/>
        </w:rPr>
        <w:t xml:space="preserve">[29]</w:t>
      </w:r>
      <w:r>
        <w:fldChar w:fldCharType="end"/>
      </w:r>
      <w:r>
        <w:t xml:space="preserve">, and resource tracking and field reports from the response organization </w:t>
      </w:r>
      <w:r>
        <w:fldChar w:fldCharType="begin"/>
      </w:r>
      <w:r>
        <w:instrText xml:space="preserve"> CITATION Mar07 \l 1033 </w:instrText>
      </w:r>
      <w:r>
        <w:fldChar w:fldCharType="separate"/>
      </w:r>
      <w:r>
        <w:rPr>
          <w:noProof/>
        </w:rPr>
        <w:t xml:space="preserve">[25]</w:t>
      </w:r>
      <w:r>
        <w:fldChar w:fldCharType="end"/>
      </w:r>
      <w:r>
        <w:t xml:space="preserve">. None observes the fire state directly and they differ in coverage, refresh, and reliability, so the stream is reduced to the ten bounded features of Table </w:t>
      </w:r>
      <w:r>
        <w:fldChar w:fldCharType="begin"/>
      </w:r>
      <w:r>
        <w:instrText xml:space="preserve"> REF _RefTabFeat \h </w:instrText>
      </w:r>
      <w:r>
        <w:fldChar w:fldCharType="separate"/>
      </w:r>
      <w:r>
        <w:rPr>
          <w:noProof/>
        </w:rPr>
        <w:t xml:space="preserve">II</w:t>
      </w:r>
      <w:r>
        <w:fldChar w:fldCharType="end"/>
      </w:r>
      <w:r>
        <w:t xml:space="preserve">. A quantity is admitted only if observable, bounded, operationally meaningful, and non-redundant; the </w:t>
      </w:r>
      <w:proofErr w:type="gramStart"/>
      <w:r>
        <w:t xml:space="preserve">ten span</w:t>
      </w:r>
      <w:proofErr w:type="gramEnd"/>
      <w:r>
        <w:t xml:space="preserve"> threat, exposure, feasibility, and timing, so removing one leaves an operational question unsupported.</w:t>
      </w:r>
    </w:p>
    <w:p w14:paraId="7C7D8CFF" w14:textId="6D41DF9C" w:rsidR="004A6C58" w:rsidRDefault="001B6152">
      <w:pPr>
        <w:pStyle w:val="TableTitle"/>
      </w:pPr>
      <w:r>
        <w:t xml:space="preserve">TABLE </w:t>
      </w:r>
      <w:bookmarkStart w:id="1" w:name="_RefTabFeat"/>
      <w:r w:rsidR="00121BAB">
        <w:fldChar w:fldCharType="begin"/>
      </w:r>
      <w:r w:rsidR="00121BAB">
        <w:instrText xml:space="preserve"> SEQ Table \* ROMAN </w:instrText>
      </w:r>
      <w:r w:rsidR="00121BAB">
        <w:fldChar w:fldCharType="separate"/>
      </w:r>
      <w:r>
        <w:rPr>
          <w:noProof/>
        </w:rPr>
        <w:t xml:space="preserve">II</w:t>
      </w:r>
      <w:r w:rsidR="00121BAB">
        <w:fldChar w:fldCharType="end"/>
      </w:r>
      <w:bookmarkEnd w:id="1"/>
    </w:p>
    <w:p w14:paraId="7796FA7C" w14:textId="77777777" w:rsidR="004A6C58" w:rsidRDefault="00121BAB">
      <w:pPr>
        <w:pStyle w:val="TableTitle"/>
      </w:pPr>
      <w:r>
        <w:t xml:space="preserve">The ten observation features, their sources, and their rationale</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500"/>
        <w:gridCol w:w="3500"/>
      </w:tblGrid>
      <w:tr w:rsidR="004A6C58" w14:paraId="7ABB73A0" w14:textId="77777777">
        <w:trPr>
          <w:jc w:val="center"/>
        </w:trPr>
        <w:tc>
          <w:tcPr>
            <w:tcW w:w="1500" w:type="dxa"/>
          </w:tcPr>
          <w:p w14:paraId="76145DF5" w14:textId="77777777" w:rsidR="004A6C58" w:rsidRDefault="00121BAB">
            <w:pPr>
              <w:jc w:val="both"/>
            </w:pPr>
            <w:r>
              <w:rPr>
                <w:b/>
                <w:sz w:val="16"/>
                <w:szCs w:val="16"/>
              </w:rPr>
              <w:t xml:space="preserve">Feature</w:t>
            </w:r>
          </w:p>
        </w:tc>
        <w:tc>
          <w:tcPr>
            <w:tcW w:w="3500" w:type="dxa"/>
          </w:tcPr>
          <w:p w14:paraId="06656409" w14:textId="77777777" w:rsidR="004A6C58" w:rsidRDefault="00121BAB">
            <w:pPr>
              <w:jc w:val="both"/>
            </w:pPr>
            <w:r>
              <w:rPr>
                <w:b/>
                <w:sz w:val="16"/>
                <w:szCs w:val="16"/>
              </w:rPr>
              <w:t xml:space="preserve">Source and rationale</w:t>
            </w:r>
          </w:p>
        </w:tc>
      </w:tr>
      <w:tr w:rsidR="004A6C58" w14:paraId="0FFD0A2C" w14:textId="77777777">
        <w:trPr>
          <w:jc w:val="center"/>
        </w:trPr>
        <w:tc>
          <w:tcPr>
            <w:tcW w:w="1500" w:type="dxa"/>
          </w:tcPr>
          <w:p w14:paraId="044FB079" w14:textId="77777777" w:rsidR="004A6C58" w:rsidRDefault="00121BAB">
            <w:pPr>
              <w:jc w:val="both"/>
            </w:pPr>
            <w:r>
              <w:rPr>
                <w:sz w:val="16"/>
                <w:szCs w:val="16"/>
              </w:rPr>
              <w:t xml:space="preserve">Fire intensity</w:t>
            </w:r>
          </w:p>
        </w:tc>
        <w:tc>
          <w:tcPr>
            <w:tcW w:w="3500" w:type="dxa"/>
          </w:tcPr>
          <w:p w14:paraId="0031C271" w14:textId="77777777" w:rsidR="004A6C58" w:rsidRDefault="00121BAB">
            <w:pPr>
              <w:jc w:val="both"/>
            </w:pPr>
            <w:r>
              <w:rPr>
                <w:sz w:val="16"/>
                <w:szCs w:val="16"/>
              </w:rPr>
              <w:t xml:space="preserve">Imagery and in-situ sensing; how intensely a </w:t>
            </w:r>
            <w:proofErr w:type="gramStart"/>
            <w:r>
              <w:rPr>
                <w:sz w:val="16"/>
                <w:szCs w:val="16"/>
              </w:rPr>
              <w:t xml:space="preserve">front burns</w:t>
            </w:r>
            <w:proofErr w:type="gramEnd"/>
          </w:p>
        </w:tc>
      </w:tr>
      <w:tr w:rsidR="004A6C58" w14:paraId="15CBAFDB" w14:textId="77777777">
        <w:trPr>
          <w:jc w:val="center"/>
        </w:trPr>
        <w:tc>
          <w:tcPr>
            <w:tcW w:w="1500" w:type="dxa"/>
          </w:tcPr>
          <w:p w14:paraId="797BF866" w14:textId="77777777" w:rsidR="004A6C58" w:rsidRDefault="00121BAB">
            <w:pPr>
              <w:jc w:val="both"/>
            </w:pPr>
            <w:r>
              <w:rPr>
                <w:sz w:val="16"/>
                <w:szCs w:val="16"/>
              </w:rPr>
              <w:t xml:space="preserve">Spread potential</w:t>
            </w:r>
          </w:p>
        </w:tc>
        <w:tc>
          <w:tcPr>
            <w:tcW w:w="3500" w:type="dxa"/>
          </w:tcPr>
          <w:p w14:paraId="23F55507" w14:textId="77777777" w:rsidR="004A6C58" w:rsidRDefault="00121BAB">
            <w:pPr>
              <w:jc w:val="both"/>
            </w:pPr>
            <w:r>
              <w:rPr>
                <w:sz w:val="16"/>
                <w:szCs w:val="16"/>
              </w:rPr>
              <w:t xml:space="preserve">Fire state and weather; Rothermel rate of spread</w:t>
            </w:r>
          </w:p>
        </w:tc>
      </w:tr>
      <w:tr w:rsidR="004A6C58" w14:paraId="591850D8" w14:textId="77777777">
        <w:trPr>
          <w:jc w:val="center"/>
        </w:trPr>
        <w:tc>
          <w:tcPr>
            <w:tcW w:w="1500" w:type="dxa"/>
          </w:tcPr>
          <w:p w14:paraId="422634E2" w14:textId="77777777" w:rsidR="004A6C58" w:rsidRDefault="00121BAB">
            <w:pPr>
              <w:jc w:val="both"/>
            </w:pPr>
            <w:r>
              <w:rPr>
                <w:sz w:val="16"/>
                <w:szCs w:val="16"/>
              </w:rPr>
              <w:t xml:space="preserve">Weather severity</w:t>
            </w:r>
          </w:p>
        </w:tc>
        <w:tc>
          <w:tcPr>
            <w:tcW w:w="3500" w:type="dxa"/>
          </w:tcPr>
          <w:p w14:paraId="4EC79126" w14:textId="77777777" w:rsidR="004A6C58" w:rsidRDefault="00121BAB">
            <w:pPr>
              <w:jc w:val="both"/>
            </w:pPr>
            <w:r>
              <w:rPr>
                <w:sz w:val="16"/>
                <w:szCs w:val="16"/>
              </w:rPr>
              <w:t xml:space="preserve">Stations and forecasts; fire-weather indices for spread potential</w:t>
            </w:r>
          </w:p>
        </w:tc>
      </w:tr>
      <w:tr w:rsidR="004A6C58" w14:paraId="152F7052" w14:textId="77777777">
        <w:trPr>
          <w:jc w:val="center"/>
        </w:trPr>
        <w:tc>
          <w:tcPr>
            <w:tcW w:w="1500" w:type="dxa"/>
          </w:tcPr>
          <w:p w14:paraId="14E259D8" w14:textId="77777777" w:rsidR="004A6C58" w:rsidRDefault="00121BAB">
            <w:pPr>
              <w:jc w:val="both"/>
            </w:pPr>
            <w:r>
              <w:rPr>
                <w:sz w:val="16"/>
                <w:szCs w:val="16"/>
              </w:rPr>
              <w:t xml:space="preserve">Ignition proximity</w:t>
            </w:r>
          </w:p>
        </w:tc>
        <w:tc>
          <w:tcPr>
            <w:tcW w:w="3500" w:type="dxa"/>
          </w:tcPr>
          <w:p w14:paraId="4A9D721C" w14:textId="77777777" w:rsidR="004A6C58" w:rsidRDefault="00121BAB">
            <w:pPr>
              <w:jc w:val="both"/>
            </w:pPr>
            <w:r>
              <w:rPr>
                <w:sz w:val="16"/>
                <w:szCs w:val="16"/>
              </w:rPr>
              <w:t xml:space="preserve">GIS road and infrastructure layers; human ignitions cluster nearby</w:t>
            </w:r>
          </w:p>
        </w:tc>
      </w:tr>
      <w:tr w:rsidR="004A6C58" w14:paraId="421E1240" w14:textId="77777777">
        <w:trPr>
          <w:jc w:val="center"/>
        </w:trPr>
        <w:tc>
          <w:tcPr>
            <w:tcW w:w="1500" w:type="dxa"/>
          </w:tcPr>
          <w:p w14:paraId="57F4AC97" w14:textId="77777777" w:rsidR="004A6C58" w:rsidRDefault="00121BAB">
            <w:pPr>
              <w:jc w:val="both"/>
            </w:pPr>
            <w:r>
              <w:rPr>
                <w:sz w:val="16"/>
                <w:szCs w:val="16"/>
              </w:rPr>
              <w:t xml:space="preserve">Fuel load</w:t>
            </w:r>
          </w:p>
        </w:tc>
        <w:tc>
          <w:tcPr>
            <w:tcW w:w="3500" w:type="dxa"/>
          </w:tcPr>
          <w:p w14:paraId="608DFC8A" w14:textId="77777777" w:rsidR="004A6C58" w:rsidRDefault="00121BAB">
            <w:pPr>
              <w:jc w:val="both"/>
            </w:pPr>
            <w:r>
              <w:rPr>
                <w:sz w:val="16"/>
                <w:szCs w:val="16"/>
              </w:rPr>
              <w:t xml:space="preserve">Fuel model layers parameterizing combustible load</w:t>
            </w:r>
          </w:p>
        </w:tc>
      </w:tr>
      <w:tr w:rsidR="004A6C58" w14:paraId="76BDF2CC" w14:textId="77777777">
        <w:trPr>
          <w:jc w:val="center"/>
        </w:trPr>
        <w:tc>
          <w:tcPr>
            <w:tcW w:w="1500" w:type="dxa"/>
          </w:tcPr>
          <w:p w14:paraId="16AEEC1B" w14:textId="77777777" w:rsidR="004A6C58" w:rsidRDefault="00121BAB">
            <w:pPr>
              <w:jc w:val="both"/>
            </w:pPr>
            <w:r>
              <w:rPr>
                <w:sz w:val="16"/>
                <w:szCs w:val="16"/>
              </w:rPr>
              <w:t xml:space="preserve">Asset exposure</w:t>
            </w:r>
          </w:p>
        </w:tc>
        <w:tc>
          <w:tcPr>
            <w:tcW w:w="3500" w:type="dxa"/>
          </w:tcPr>
          <w:p w14:paraId="4FA48CE4" w14:textId="77777777" w:rsidR="004A6C58" w:rsidRDefault="00121BAB">
            <w:pPr>
              <w:jc w:val="both"/>
            </w:pPr>
            <w:r>
              <w:rPr>
                <w:sz w:val="16"/>
                <w:szCs w:val="16"/>
              </w:rPr>
              <w:t xml:space="preserve">GIS asset and urban interface layers; values-at-risk mapping</w:t>
            </w:r>
          </w:p>
        </w:tc>
      </w:tr>
      <w:tr w:rsidR="004A6C58" w14:paraId="4E7D0815" w14:textId="77777777">
        <w:trPr>
          <w:jc w:val="center"/>
        </w:trPr>
        <w:tc>
          <w:tcPr>
            <w:tcW w:w="1500" w:type="dxa"/>
          </w:tcPr>
          <w:p w14:paraId="7018727E" w14:textId="77777777" w:rsidR="004A6C58" w:rsidRDefault="00121BAB">
            <w:pPr>
              <w:jc w:val="both"/>
            </w:pPr>
            <w:r>
              <w:rPr>
                <w:sz w:val="16"/>
                <w:szCs w:val="16"/>
              </w:rPr>
              <w:t xml:space="preserve">Resource accessibility</w:t>
            </w:r>
          </w:p>
        </w:tc>
        <w:tc>
          <w:tcPr>
            <w:tcW w:w="3500" w:type="dxa"/>
          </w:tcPr>
          <w:p w14:paraId="74ED4BAC" w14:textId="77777777" w:rsidR="004A6C58" w:rsidRDefault="00121BAB">
            <w:pPr>
              <w:jc w:val="both"/>
            </w:pPr>
            <w:r>
              <w:rPr>
                <w:sz w:val="16"/>
                <w:szCs w:val="16"/>
              </w:rPr>
              <w:t xml:space="preserve">Terrain, fuel, and access layers; suppression difficulty</w:t>
            </w:r>
          </w:p>
        </w:tc>
      </w:tr>
      <w:tr w:rsidR="004A6C58" w14:paraId="52F0486A" w14:textId="77777777">
        <w:trPr>
          <w:jc w:val="center"/>
        </w:trPr>
        <w:tc>
          <w:tcPr>
            <w:tcW w:w="1500" w:type="dxa"/>
          </w:tcPr>
          <w:p w14:paraId="2DABFE8C" w14:textId="77777777" w:rsidR="004A6C58" w:rsidRDefault="00121BAB">
            <w:pPr>
              <w:jc w:val="both"/>
            </w:pPr>
            <w:r>
              <w:rPr>
                <w:sz w:val="16"/>
                <w:szCs w:val="16"/>
              </w:rPr>
              <w:t xml:space="preserve">Access and road status</w:t>
            </w:r>
          </w:p>
        </w:tc>
        <w:tc>
          <w:tcPr>
            <w:tcW w:w="3500" w:type="dxa"/>
          </w:tcPr>
          <w:p w14:paraId="3A51106F" w14:textId="77777777" w:rsidR="004A6C58" w:rsidRDefault="00121BAB">
            <w:pPr>
              <w:jc w:val="both"/>
            </w:pPr>
            <w:r>
              <w:rPr>
                <w:sz w:val="16"/>
                <w:szCs w:val="16"/>
              </w:rPr>
              <w:t xml:space="preserve">GIS road status and field reports; logistics and evacuation egress</w:t>
            </w:r>
          </w:p>
        </w:tc>
      </w:tr>
      <w:tr w:rsidR="004A6C58" w14:paraId="4A15DE48" w14:textId="77777777">
        <w:trPr>
          <w:jc w:val="center"/>
        </w:trPr>
        <w:tc>
          <w:tcPr>
            <w:tcW w:w="1500" w:type="dxa"/>
          </w:tcPr>
          <w:p w14:paraId="6716FF65" w14:textId="77777777" w:rsidR="004A6C58" w:rsidRDefault="00121BAB">
            <w:pPr>
              <w:jc w:val="both"/>
            </w:pPr>
            <w:r>
              <w:rPr>
                <w:sz w:val="16"/>
                <w:szCs w:val="16"/>
              </w:rPr>
              <w:t xml:space="preserve">Suppression availability</w:t>
            </w:r>
          </w:p>
        </w:tc>
        <w:tc>
          <w:tcPr>
            <w:tcW w:w="3500" w:type="dxa"/>
          </w:tcPr>
          <w:p w14:paraId="7850AD50" w14:textId="77777777" w:rsidR="004A6C58" w:rsidRDefault="00121BAB">
            <w:pPr>
              <w:jc w:val="both"/>
            </w:pPr>
            <w:r>
              <w:rPr>
                <w:sz w:val="16"/>
                <w:szCs w:val="16"/>
              </w:rPr>
              <w:t xml:space="preserve">Resource tracking; </w:t>
            </w:r>
            <w:proofErr w:type="spellStart"/>
            <w:r>
              <w:rPr>
                <w:sz w:val="16"/>
                <w:szCs w:val="16"/>
              </w:rPr>
              <w:t xml:space="preserve">fireline</w:t>
            </w:r>
            <w:proofErr w:type="spellEnd"/>
            <w:r>
              <w:rPr>
                <w:sz w:val="16"/>
                <w:szCs w:val="16"/>
              </w:rPr>
              <w:t xml:space="preserve"> production rates and available capacity</w:t>
            </w:r>
          </w:p>
        </w:tc>
      </w:tr>
      <w:tr w:rsidR="004A6C58" w14:paraId="5F7DE467" w14:textId="77777777">
        <w:trPr>
          <w:jc w:val="center"/>
        </w:trPr>
        <w:tc>
          <w:tcPr>
            <w:tcW w:w="1500" w:type="dxa"/>
          </w:tcPr>
          <w:p w14:paraId="43FD52B0" w14:textId="77777777" w:rsidR="004A6C58" w:rsidRDefault="00121BAB">
            <w:pPr>
              <w:jc w:val="both"/>
            </w:pPr>
            <w:r>
              <w:rPr>
                <w:sz w:val="16"/>
                <w:szCs w:val="16"/>
              </w:rPr>
              <w:t xml:space="preserve">Temporal urgency</w:t>
            </w:r>
          </w:p>
        </w:tc>
        <w:tc>
          <w:tcPr>
            <w:tcW w:w="3500" w:type="dxa"/>
          </w:tcPr>
          <w:p w14:paraId="6859FE4E" w14:textId="77777777" w:rsidR="004A6C58" w:rsidRDefault="00121BAB">
            <w:pPr>
              <w:jc w:val="both"/>
            </w:pPr>
            <w:r>
              <w:rPr>
                <w:sz w:val="16"/>
                <w:szCs w:val="16"/>
              </w:rPr>
              <w:t xml:space="preserve">Ignition timing and incident clock</w:t>
            </w:r>
          </w:p>
        </w:tc>
      </w:tr>
    </w:tbl>
    <w:p w14:paraId="7BB03D19" w14:textId="77777777" w:rsidR="004A6C58" w:rsidRDefault="00121BAB">
      <w:pPr>
        <w:pStyle w:val="Heading2"/>
      </w:pPr>
      <w:r>
        <w:t xml:space="preserve">D. Concept-Driven Fuzzy Reasoning</w:t>
      </w:r>
    </w:p>
    <w:p w14:paraId="3324E7B0" w14:textId="34984A0A" w:rsidR="004A6C58" w:rsidRDefault="00121BAB">
      <w:pPr>
        <w:pStyle w:val="Text"/>
      </w:pPr>
      <w:r>
        <w:t xml:space="preserve">Operational assessments arrive as graded, linguistic judgments, whose formal counterpart is partial membership </w:t>
      </w:r>
      <w:r>
        <w:fldChar w:fldCharType="begin"/>
      </w:r>
      <w:r>
        <w:instrText xml:space="preserve"> CITATION Zadeh1965 \l 1033 </w:instrText>
      </w:r>
      <w:r>
        <w:fldChar w:fldCharType="separate"/>
      </w:r>
      <w:r>
        <w:rPr>
          <w:noProof/>
        </w:rPr>
        <w:t xml:space="preserve">[9]</w:t>
      </w:r>
      <w:r>
        <w:fldChar w:fldCharType="end"/>
      </w:r>
      <w:r>
        <w:t xml:space="preserve">. A fuzzy set is characterized by a membership function assigning each element a degree of membership, </w:t>
      </w:r>
      <w:r>
        <w:fldChar w:fldCharType="begin"/>
      </w:r>
      <w:r>
        <w:instrText xml:space="preserve"> REF _RefEqMu \h </w:instrText>
      </w:r>
      <w:r>
        <w:fldChar w:fldCharType="separate"/>
      </w:r>
      <w:r>
        <w:t xml:space="preserve">( </w:t>
      </w:r>
      <w:r>
        <w:rPr>
          <w:noProof/>
        </w:rPr>
        <w:t xml:space="preserve">1</w:t>
      </w:r>
      <w:r>
        <w:t xml:space="preserve"> )</w:t>
      </w:r>
      <w:r>
        <w:fldChar w:fldCharType="end"/>
      </w:r>
      <w:r>
        <w:t xml:space="preserve">. Domain knowledge enters as linguistic rules of the canonical conjunctive form </w:t>
      </w:r>
      <w:r>
        <w:fldChar w:fldCharType="begin"/>
      </w:r>
      <w:r>
        <w:instrText xml:space="preserve"> REF _RefEqRule \h </w:instrText>
      </w:r>
      <w:r>
        <w:fldChar w:fldCharType="separate"/>
      </w:r>
      <w:r>
        <w:t xml:space="preserve">( </w:t>
      </w:r>
      <w:r>
        <w:rPr>
          <w:noProof/>
        </w:rPr>
        <w:t xml:space="preserve">2</w:t>
      </w:r>
      <w:r>
        <w:t xml:space="preserve"> )</w:t>
      </w:r>
      <w:r>
        <w:fldChar w:fldCharType="end"/>
      </w:r>
      <w:r>
        <w:t xml:space="preserve">, whose activation strength is the conjunction of its antecedent memberships </w:t>
      </w:r>
      <w:r>
        <w:fldChar w:fldCharType="begin"/>
      </w:r>
      <w:r>
        <w:instrText xml:space="preserve"> REF _RefEqAlpha \h </w:instrText>
      </w:r>
      <w:r>
        <w:fldChar w:fldCharType="separate"/>
      </w:r>
      <w:r>
        <w:t xml:space="preserve">( </w:t>
      </w:r>
      <w:r>
        <w:rPr>
          <w:noProof/>
        </w:rPr>
        <w:t xml:space="preserve">3</w:t>
      </w:r>
      <w:r>
        <w:t xml:space="preserve"> )</w:t>
      </w:r>
      <w:r>
        <w:fldChar w:fldCharType="end"/>
      </w:r>
      <w:r>
        <w:t xml:space="preserve">.</w:t>
      </w:r>
    </w:p>
    <w:tbl>
      <w:tblPr>
        <w:tblW w:w="5040" w:type="dxa"/>
        <w:jc w:val="center"/>
        <w:tblLayout w:type="fixed"/>
        <w:tblLook w:val="04A0" w:firstRow="1" w:lastRow="0" w:firstColumn="1" w:lastColumn="0" w:noHBand="0" w:noVBand="1"/>
      </w:tblPr>
      <w:tblGrid>
        <w:gridCol w:w="4300"/>
        <w:gridCol w:w="740"/>
      </w:tblGrid>
      <w:tr w:rsidR="004A6C58" w14:paraId="5F6DB54B" w14:textId="77777777">
        <w:trPr>
          <w:jc w:val="center"/>
        </w:trPr>
        <w:tc>
          <w:tcPr>
            <w:tcW w:w="4300" w:type="dxa"/>
            <w:vAlign w:val="center"/>
          </w:tcPr>
          <w:p w14:paraId="29D90B4D"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μ</m:t>
                    </m:r>
                  </m:e>
                  <m:sub>
                    <m:r>
                      <m:rPr>
                        <m:scr m:val="script"/>
                      </m:rPr>
                      <w:rPr>
                        <w:rFonts w:ascii="Cambria Math" w:hAnsi="Cambria Math"/>
                        <w:sz w:val="18"/>
                        <w:szCs w:val="18"/>
                      </w:rPr>
                      <m:t>A</m:t>
                    </m:r>
                  </m:sub>
                </m:sSub>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→[0,1],  </m:t>
                </m:r>
                <m:r>
                  <m:rPr>
                    <m:scr m:val="script"/>
                    <m:sty m:val="p"/>
                  </m:rPr>
                  <w:rPr>
                    <w:rFonts w:ascii="Cambria Math" w:hAnsi="Cambria Math"/>
                    <w:sz w:val="18"/>
                    <w:szCs w:val="18"/>
                  </w:rPr>
                  <m:t>L={(</m:t>
                </m:r>
                <m:r>
                  <w:rPr>
                    <w:rFonts w:ascii="Cambria Math" w:hAnsi="Cambria Math"/>
                    <w:sz w:val="18"/>
                    <w:szCs w:val="18"/>
                  </w:rPr>
                  <m:t>z</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r>
                      <m:rPr>
                        <m:scr m:val="script"/>
                      </m:rPr>
                      <w:rPr>
                        <w:rFonts w:ascii="Cambria Math" w:hAnsi="Cambria Math"/>
                        <w:sz w:val="18"/>
                        <w:szCs w:val="18"/>
                      </w:rPr>
                      <m:t>A</m:t>
                    </m:r>
                  </m:sub>
                </m:sSub>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oMath>
            </m:oMathPara>
          </w:p>
        </w:tc>
        <w:tc>
          <w:tcPr>
            <w:tcW w:w="740" w:type="dxa"/>
            <w:vAlign w:val="center"/>
          </w:tcPr>
          <w:p w14:paraId="069363F0" w14:textId="321152BF" w:rsidR="004A6C58" w:rsidRDefault="00121BAB">
            <w:pPr>
              <w:jc w:val="right"/>
            </w:pPr>
            <w:bookmarkStart w:id="2" w:name="_RefEqMu"/>
            <w:r>
              <w:t xml:space="preserve">( </w:t>
            </w:r>
            <w:r>
              <w:fldChar w:fldCharType="begin"/>
            </w:r>
            <w:r w:rsidR="00DF00D6">
              <w:instrText xml:space="preserve"> SEQ ( \* ARABIC </w:instrText>
            </w:r>
            <w:r>
              <w:fldChar w:fldCharType="separate"/>
            </w:r>
            <w:r>
              <w:rPr>
                <w:noProof/>
              </w:rPr>
              <w:t xml:space="preserve">1</w:t>
            </w:r>
            <w:r>
              <w:rPr>
                <w:noProof/>
              </w:rPr>
              <w:fldChar w:fldCharType="end"/>
            </w:r>
            <w:r>
              <w:t xml:space="preserve"> )</w:t>
            </w:r>
            <w:bookmarkEnd w:id="2"/>
          </w:p>
        </w:tc>
      </w:tr>
      <w:tr w:rsidR="004A6C58" w14:paraId="70D6490B" w14:textId="77777777">
        <w:trPr>
          <w:jc w:val="center"/>
        </w:trPr>
        <w:tc>
          <w:tcPr>
            <w:tcW w:w="4300" w:type="dxa"/>
            <w:vAlign w:val="center"/>
          </w:tcPr>
          <w:p w14:paraId="0ED0E68D"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 IF </m:t>
                </m:r>
                <m:sSub>
                  <m:sSubPr>
                    <m:ctrlPr>
                      <w:rPr>
                        <w:rFonts w:ascii="Cambria Math" w:hAnsi="Cambria Math"/>
                      </w:rPr>
                    </m:ctrlPr>
                  </m:sSubPr>
                  <m:e>
                    <m:r>
                      <w:rPr>
                        <w:rFonts w:ascii="Cambria Math" w:hAnsi="Cambria Math"/>
                        <w:sz w:val="18"/>
                        <w:szCs w:val="18"/>
                      </w:rPr>
                      <m:t>z</m:t>
                    </m:r>
                  </m:e>
                  <m:sub>
                    <m:r>
                      <m:rPr>
                        <m:sty m:val="p"/>
                      </m:rPr>
                      <w:rPr>
                        <w:rFonts w:ascii="Cambria Math" w:hAnsi="Cambria Math"/>
                        <w:sz w:val="18"/>
                        <w:szCs w:val="18"/>
                      </w:rPr>
                      <m:t>1</m:t>
                    </m:r>
                  </m:sub>
                </m:sSub>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,1</m:t>
                    </m:r>
                  </m:sub>
                </m:sSub>
                <m:r>
                  <m:rPr>
                    <m:sty m:val="p"/>
                  </m:rPr>
                  <w:rPr>
                    <w:rFonts w:ascii="Cambria Math" w:hAnsi="Cambria Math"/>
                    <w:sz w:val="18"/>
                    <w:szCs w:val="18"/>
                  </w:rPr>
                  <m:t> AND … AND </m:t>
                </m:r>
                <m:sSub>
                  <m:sSubPr>
                    <m:ctrlPr>
                      <w:rPr>
                        <w:rFonts w:ascii="Cambria Math" w:hAnsi="Cambria Math"/>
                      </w:rPr>
                    </m:ctrlPr>
                  </m:sSubPr>
                  <m:e>
                    <m:r>
                      <w:rPr>
                        <w:rFonts w:ascii="Cambria Math" w:hAnsi="Cambria Math"/>
                        <w:sz w:val="18"/>
                        <w:szCs w:val="18"/>
                      </w:rPr>
                      <m:t>z</m:t>
                    </m:r>
                  </m:e>
                  <m:sub>
                    <m:r>
                      <w:rPr>
                        <w:rFonts w:ascii="Cambria Math" w:hAnsi="Cambria Math"/>
                        <w:sz w:val="18"/>
                        <w:szCs w:val="18"/>
                      </w:rPr>
                      <m:t>n</m:t>
                    </m:r>
                  </m:sub>
                </m:sSub>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n</m:t>
                    </m:r>
                  </m:sub>
                </m:sSub>
                <m:r>
                  <m:rPr>
                    <m:sty m:val="p"/>
                  </m:rPr>
                  <w:rPr>
                    <w:rFonts w:ascii="Cambria Math" w:hAnsi="Cambria Math"/>
                    <w:sz w:val="18"/>
                    <w:szCs w:val="18"/>
                  </w:rPr>
                  <m:t> THEN </m:t>
                </m:r>
                <m:r>
                  <w:rPr>
                    <w:rFonts w:ascii="Cambria Math" w:hAnsi="Cambria Math"/>
                    <w:sz w:val="18"/>
                    <w:szCs w:val="18"/>
                  </w:rPr>
                  <m:t>u</m:t>
                </m:r>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B</m:t>
                    </m:r>
                  </m:e>
                  <m:sub>
                    <m:r>
                      <w:rPr>
                        <w:rFonts w:ascii="Cambria Math" w:hAnsi="Cambria Math"/>
                        <w:sz w:val="18"/>
                        <w:szCs w:val="18"/>
                      </w:rPr>
                      <m:t>r</m:t>
                    </m:r>
                  </m:sub>
                </m:sSub>
              </m:oMath>
            </m:oMathPara>
          </w:p>
        </w:tc>
        <w:tc>
          <w:tcPr>
            <w:tcW w:w="740" w:type="dxa"/>
            <w:vAlign w:val="center"/>
          </w:tcPr>
          <w:p w14:paraId="7F295CB3" w14:textId="6C2C5328" w:rsidR="004A6C58" w:rsidRDefault="00121BAB">
            <w:pPr>
              <w:jc w:val="right"/>
            </w:pPr>
            <w:bookmarkStart w:id="3" w:name="_RefEqRule"/>
            <w:r>
              <w:t xml:space="preserve">( </w:t>
            </w:r>
            <w:r>
              <w:fldChar w:fldCharType="begin"/>
            </w:r>
            <w:r w:rsidR="00DF00D6">
              <w:instrText xml:space="preserve"> SEQ ( \* ARABIC </w:instrText>
            </w:r>
            <w:r>
              <w:fldChar w:fldCharType="separate"/>
            </w:r>
            <w:r w:rsidR="008B204C">
              <w:rPr>
                <w:noProof/>
              </w:rPr>
              <w:t xml:space="preserve">2</w:t>
            </w:r>
            <w:r>
              <w:rPr>
                <w:noProof/>
              </w:rPr>
              <w:fldChar w:fldCharType="end"/>
            </w:r>
            <w:r>
              <w:t xml:space="preserve"> )</w:t>
            </w:r>
            <w:bookmarkEnd w:id="3"/>
          </w:p>
        </w:tc>
      </w:tr>
      <w:tr w:rsidR="004A6C58" w14:paraId="5A004DF7" w14:textId="77777777">
        <w:trPr>
          <w:jc w:val="center"/>
        </w:trPr>
        <w:tc>
          <w:tcPr>
            <w:tcW w:w="4300" w:type="dxa"/>
            <w:vAlign w:val="center"/>
          </w:tcPr>
          <w:p w14:paraId="67BD1B50"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r</m:t>
                    </m:r>
                  </m:sub>
                </m:sSub>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min</m:t>
                    </m:r>
                  </m:e>
                  <m:sub>
                    <m:r>
                      <w:rPr>
                        <w:rFonts w:ascii="Cambria Math" w:hAnsi="Cambria Math"/>
                        <w:sz w:val="18"/>
                        <w:szCs w:val="18"/>
                      </w:rPr>
                      <m:t>i</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i</m:t>
                        </m:r>
                      </m:sub>
                    </m:sSub>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z</m:t>
                    </m:r>
                  </m:e>
                  <m:sub>
                    <m:r>
                      <w:rPr>
                        <w:rFonts w:ascii="Cambria Math" w:hAnsi="Cambria Math"/>
                        <w:sz w:val="18"/>
                        <w:szCs w:val="18"/>
                      </w:rPr>
                      <m:t>i</m:t>
                    </m:r>
                  </m:sub>
                </m:sSub>
                <m:r>
                  <m:rPr>
                    <m:sty m:val="p"/>
                  </m:rPr>
                  <w:rPr>
                    <w:rFonts w:ascii="Cambria Math" w:hAnsi="Cambria Math"/>
                    <w:sz w:val="18"/>
                    <w:szCs w:val="18"/>
                  </w:rPr>
                  <m:t>)</m:t>
                </m:r>
              </m:oMath>
            </m:oMathPara>
          </w:p>
        </w:tc>
        <w:tc>
          <w:tcPr>
            <w:tcW w:w="740" w:type="dxa"/>
            <w:vAlign w:val="center"/>
          </w:tcPr>
          <w:p w14:paraId="5CCDB0B1" w14:textId="5AF3B038" w:rsidR="004A6C58" w:rsidRDefault="00121BAB">
            <w:pPr>
              <w:jc w:val="right"/>
            </w:pPr>
            <w:bookmarkStart w:id="4" w:name="_RefEqAlpha"/>
            <w:r>
              <w:t xml:space="preserve">( </w:t>
            </w:r>
            <w:r>
              <w:fldChar w:fldCharType="begin"/>
            </w:r>
            <w:r w:rsidR="00DF00D6">
              <w:instrText xml:space="preserve"> SEQ ( \* ARABIC </w:instrText>
            </w:r>
            <w:r>
              <w:fldChar w:fldCharType="separate"/>
            </w:r>
            <w:r w:rsidR="008B204C">
              <w:rPr>
                <w:noProof/>
              </w:rPr>
              <w:t xml:space="preserve">3</w:t>
            </w:r>
            <w:r>
              <w:rPr>
                <w:noProof/>
              </w:rPr>
              <w:fldChar w:fldCharType="end"/>
            </w:r>
            <w:r>
              <w:t xml:space="preserve"> )</w:t>
            </w:r>
            <w:bookmarkEnd w:id="4"/>
          </w:p>
        </w:tc>
      </w:tr>
    </w:tbl>
    <w:p w14:paraId="58BBEA80" w14:textId="6BDC3586" w:rsidR="004A6C58" w:rsidRPr="00F24D90" w:rsidRDefault="00312582">
      <w:pPr>
        <w:pStyle w:val="Text"/>
      </w:pPr>
      <w:r>
        <w:rPr>
          <w:noProof/>
        </w:rPr>
        <w:lastRenderedPageBreak/>
        <mc:AlternateContent>
          <mc:Choice Requires="wpg">
            <w:drawing>
              <wp:anchor distT="0" distB="0" distL="114300" distR="114300" simplePos="0" relativeHeight="251651584" behindDoc="0" locked="0" layoutInCell="1" allowOverlap="1" wp14:anchorId="4C7E4C68" wp14:editId="74BA1B75">
                <wp:simplePos x="628650" y="746125"/>
                <wp:positionH relativeFrom="margin">
                  <wp:align>right</wp:align>
                </wp:positionH>
                <wp:positionV relativeFrom="margin">
                  <wp:align>top</wp:align>
                </wp:positionV>
                <wp:extent cx="3143250" cy="2348865"/>
                <wp:effectExtent l="0" t="0" r="0" b="0"/>
                <wp:wrapSquare wrapText="bothSides"/>
                <wp:docPr id="3" name="Group 3"/>
                <wp:cNvGraphicFramePr/>
                <a:graphic xmlns:a="http://schemas.openxmlformats.org/drawingml/2006/main">
                  <a:graphicData uri="http://schemas.microsoft.com/office/word/2010/wordprocessingGroup">
                    <wpg:wgp>
                      <wpg:cNvGrpSpPr/>
                      <wpg:grpSpPr>
                        <a:xfrm>
                          <a:off x="0" y="0"/>
                          <a:ext cx="3143250" cy="2348865"/>
                          <a:chOff x="-190005" y="0"/>
                          <a:chExt cx="3143250" cy="2349401"/>
                        </a:xfrm>
                      </wpg:grpSpPr>
                      <pic:pic xmlns:pic="http://schemas.openxmlformats.org/drawingml/2006/picture">
                        <pic:nvPicPr>
                          <pic:cNvPr id="63770" name="image10.png"/>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06040" cy="2219960"/>
                          </a:xfrm>
                          <a:prstGeom prst="rect">
                            <a:avLst/>
                          </a:prstGeom>
                        </pic:spPr>
                      </pic:pic>
                      <wps:wsp>
                        <wps:cNvPr id="9" name="Text Box 9"/>
                        <wps:cNvSpPr txBox="1"/>
                        <wps:spPr>
                          <a:xfrm>
                            <a:off x="-190005" y="2232561"/>
                            <a:ext cx="3143250" cy="116840"/>
                          </a:xfrm>
                          <a:prstGeom prst="rect">
                            <a:avLst/>
                          </a:prstGeom>
                          <a:solidFill>
                            <a:prstClr val="white"/>
                          </a:solidFill>
                          <a:ln>
                            <a:noFill/>
                          </a:ln>
                        </wps:spPr>
                        <wps:txbx>
                          <w:txbxContent>
                            <w:p w14:paraId="09FA094E" w14:textId="4639E7C6" w:rsidR="001B6152" w:rsidRPr="001B6152" w:rsidRDefault="001B6152" w:rsidP="001B6152">
                              <w:pPr>
                                <w:pStyle w:val="FigureCaption"/>
                              </w:pPr>
                              <w:bookmarkStart w:id="5" w:name="_RefFigBlock"/>
                              <w:r>
                                <w:rPr>
                                  <w:b/>
                                  <w:bCs/>
                                </w:rPr>
                                <w:t xml:space="preserve">Fig. </w:t>
                              </w:r>
                              <w:fldSimple w:instr=" SEQ Fig. \* ARABIC ">
                                <w:r>
                                  <w:rPr>
                                    <w:noProof/>
                                  </w:rPr>
                                  <w:t xml:space="preserve">1</w:t>
                                </w:r>
                              </w:fldSimple>
                              <w:bookmarkEnd w:id="5"/>
                              <w:r>
                                <w:rPr>
                                  <w:b/>
                                  <w:bCs/>
                                </w:rPr>
                                <w:t xml:space="preserve">.</w:t>
                              </w:r>
                              <w:r>
                                <w:t xml:space="preserve"> DisasterAware system block diagram (simulation focused).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4C7E4C68" id="Group 3" o:spid="_x0000_s1026" style="position:absolute;left:0;text-align:left;margin-left:196.3pt;margin-top:0;width:247.5pt;height:184.95pt;z-index:251651584;mso-position-horizontal:right;mso-position-horizontal-relative:margin;mso-position-vertical:top;mso-position-vertical-relative:margin;mso-height-relative:margin" coordorigin="-1900" coordsize="31432,234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0.png" o:spid="_x0000_s1027" type="#_x0000_t75" style="position:absolute;width:26060;height:22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">
                  <v:imagedata r:id="rId11" o:title=""/>
                </v:shape>
                <v:shapetype id="_x0000_t202" coordsize="21600,21600" o:spt="202" path="m,l,21600r21600,l21600,xe">
                  <v:stroke joinstyle="miter"/>
                  <v:path gradientshapeok="t" o:connecttype="rect"/>
                </v:shapetype>
                <v:shape id="Text Box 9" o:spid="_x0000_s1028" type="#_x0000_t202" style="position:absolute;left:-1900;top:22325;width:31432;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" stroked="f">
                  <v:textbox style="mso-fit-shape-to-text:t" inset="0,0,0,0">
                    <w:txbxContent>
                      <w:p w14:paraId="09FA094E" w14:textId="4639E7C6" w:rsidR="001B6152" w:rsidRPr="001B6152" w:rsidRDefault="001B6152" w:rsidP="001B6152">
                        <w:pPr>
                          <w:pStyle w:val="FigureCaption"/>
                        </w:pPr>
                        <w:bookmarkStart w:id="6" w:name="_RefFigBlock"/>
                        <w:r>
                          <w:rPr>
                            <w:b/>
                            <w:bCs/>
                          </w:rPr>
                          <w:t xml:space="preserve">Fig. </w:t>
                        </w:r>
                        <w:fldSimple w:instr=" SEQ Fig. \* ARABIC ">
                          <w:r>
                            <w:rPr>
                              <w:noProof/>
                            </w:rPr>
                            <w:t xml:space="preserve">1</w:t>
                          </w:r>
                        </w:fldSimple>
                        <w:bookmarkEnd w:id="6"/>
                        <w:r>
                          <w:rPr>
                            <w:b/>
                            <w:bCs/>
                          </w:rPr>
                          <w:t xml:space="preserve">.</w:t>
                        </w:r>
                        <w:r>
                          <w:t xml:space="preserve"> DisasterAware system block diagram (simulation focused).</w:t>
                        </w:r>
                      </w:p>
                    </w:txbxContent>
                  </v:textbox>
                </v:shape>
                <w10:wrap type="square" anchorx="margin" anchory="margin"/>
              </v:group>
            </w:pict>
          </mc:Fallback>
        </mc:AlternateContent>
      </w:r>
      <w:r>
        <w:t xml:space="preserve">Takagi-</w:t>
      </w:r>
      <w:proofErr w:type="spellStart"/>
      <w:r>
        <w:t xml:space="preserve">Sugeno</w:t>
      </w:r>
      <w:proofErr w:type="spellEnd"/>
      <w:r>
        <w:t xml:space="preserve"> inference turns rule activations into a crisp action, replacing the consequent set with a function of the inputs and taking the output as a firing-strength weighted average </w:t>
      </w:r>
      <w:r w:rsidR="00121BAB">
        <w:fldChar w:fldCharType="begin"/>
      </w:r>
      <w:r w:rsidR="00121BAB">
        <w:instrText xml:space="preserve"> CITATION TakagiSugeno1985 \l 1033 </w:instrText>
      </w:r>
      <w:r w:rsidR="00121BAB">
        <w:fldChar w:fldCharType="separate"/>
      </w:r>
      <w:r>
        <w:rPr>
          <w:noProof/>
        </w:rPr>
        <w:t xml:space="preserve">[26]</w:t>
      </w:r>
      <w:r w:rsidR="00121BAB">
        <w:fldChar w:fldCharType="end"/>
      </w:r>
      <w:r>
        <w:t xml:space="preserve">. DisasterAware adopts the zero-order Takagi-</w:t>
      </w:r>
      <w:proofErr w:type="spellStart"/>
      <w:r>
        <w:t xml:space="preserve">Sugeno</w:t>
      </w:r>
      <w:proofErr w:type="spellEnd"/>
      <w:r>
        <w:t xml:space="preserve"> form, every consequent a constant intensity on the unit interval, stated in full in Section IV. The choice is architectural: candidates are judged inside shadow forecasts run thousands of times per incident, so centroid integration per evaluation would be too costly, the outputs are intensity commands, and adaptation needs numeric consequents with predictable effect while antecedents stay linguistic. </w:t>
      </w:r>
      <w:r w:rsidR="00121BAB" w:rsidRPr="00F24D90">
        <w:fldChar w:fldCharType="begin"/>
      </w:r>
      <w:r w:rsidR="00121BAB" w:rsidRPr="00F24D90">
        <w:instrText xml:space="preserve"> REF _RefFigPart \h </w:instrText>
      </w:r>
      <w:r w:rsidR="00F24D90" w:rsidRPr="00F24D90">
        <w:instrText xml:space="preserve"> \* MERGEFORMAT </w:instrText>
      </w:r>
      <w:r w:rsidR="00121BAB" w:rsidRPr="00F24D90">
        <w:fldChar w:fldCharType="separate"/>
      </w:r>
      <w:r>
        <w:t xml:space="preserve">Fig. </w:t>
      </w:r>
      <w:r>
        <w:rPr>
          <w:noProof/>
        </w:rPr>
        <w:t xml:space="preserve">1</w:t>
      </w:r>
      <w:r w:rsidR="00121BAB" w:rsidRPr="00F24D90">
        <w:fldChar w:fldCharType="end"/>
      </w:r>
      <w:r>
        <w:t xml:space="preserve"> depicts 5-term trapezoidal partition; adjacent terms overlap so every reading activates at most two terms.</w:t>
      </w:r>
    </w:p>
    <w:p w14:paraId="3C200E50" w14:textId="51B9AB1D" w:rsidR="004A6C58" w:rsidRDefault="00312582">
      <w:pPr>
        <w:pStyle w:val="Text"/>
      </w:pPr>
      <w:r>
        <w:rPr>
          <w:noProof/>
        </w:rPr>
        <mc:AlternateContent>
          <mc:Choice Requires="wpg">
            <w:drawing>
              <wp:anchor distT="0" distB="0" distL="114300" distR="114300" simplePos="0" relativeHeight="251657728" behindDoc="0" locked="0" layoutInCell="1" allowOverlap="1" wp14:anchorId="317C219F" wp14:editId="22BC5D67">
                <wp:simplePos x="593725" y="3585845"/>
                <wp:positionH relativeFrom="margin">
                  <wp:align>left</wp:align>
                </wp:positionH>
                <wp:positionV relativeFrom="margin">
                  <wp:align>top</wp:align>
                </wp:positionV>
                <wp:extent cx="3158490" cy="1079500"/>
                <wp:effectExtent l="0" t="0" r="3810" b="6350"/>
                <wp:wrapSquare wrapText="bothSides"/>
                <wp:docPr id="7" name="Group 7"/>
                <wp:cNvGraphicFramePr/>
                <a:graphic xmlns:a="http://schemas.openxmlformats.org/drawingml/2006/main">
                  <a:graphicData uri="http://schemas.microsoft.com/office/word/2010/wordprocessingGroup">
                    <wpg:wgp>
                      <wpg:cNvGrpSpPr/>
                      <wpg:grpSpPr>
                        <a:xfrm>
                          <a:off x="0" y="0"/>
                          <a:ext cx="3158490" cy="1079500"/>
                          <a:chOff x="0" y="0"/>
                          <a:chExt cx="2606040" cy="1079500"/>
                        </a:xfrm>
                      </wpg:grpSpPr>
                      <pic:pic xmlns:pic="http://schemas.openxmlformats.org/drawingml/2006/picture">
                        <pic:nvPicPr>
                          <pic:cNvPr id="63742" name="image7.png"/>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06040" cy="888365"/>
                          </a:xfrm>
                          <a:prstGeom prst="rect">
                            <a:avLst/>
                          </a:prstGeom>
                        </pic:spPr>
                      </pic:pic>
                      <wps:wsp>
                        <wps:cNvPr id="5" name="Text Box 5"/>
                        <wps:cNvSpPr txBox="1"/>
                        <wps:spPr>
                          <a:xfrm>
                            <a:off x="0" y="946150"/>
                            <a:ext cx="2606040" cy="133350"/>
                          </a:xfrm>
                          <a:prstGeom prst="rect">
                            <a:avLst/>
                          </a:prstGeom>
                          <a:solidFill>
                            <a:prstClr val="white"/>
                          </a:solidFill>
                          <a:ln>
                            <a:noFill/>
                          </a:ln>
                        </wps:spPr>
                        <wps:txbx>
                          <w:txbxContent>
                            <w:p w14:paraId="78031673" w14:textId="29837093" w:rsidR="001B6152" w:rsidRPr="001B6152" w:rsidRDefault="001B6152" w:rsidP="001B6152">
                              <w:pPr>
                                <w:pStyle w:val="FigureCaption"/>
                              </w:pPr>
                              <w:bookmarkStart w:id="7" w:name="_RefFigPart"/>
                              <w:r>
                                <w:rPr>
                                  <w:b/>
                                  <w:bCs/>
                                </w:rPr>
                                <w:t xml:space="preserve">Fig. </w:t>
                              </w:r>
                              <w:fldSimple w:instr=" SEQ Fig. \* ARABIC ">
                                <w:r>
                                  <w:rPr>
                                    <w:noProof/>
                                  </w:rPr>
                                  <w:t xml:space="preserve">2</w:t>
                                </w:r>
                              </w:fldSimple>
                              <w:bookmarkEnd w:id="7"/>
                              <w:r>
                                <w:rPr>
                                  <w:b/>
                                  <w:bCs/>
                                </w:rPr>
                                <w:t xml:space="preserve">.</w:t>
                              </w:r>
                              <w:r>
                                <w:t xml:space="preserve"> Five-term trapezoidal membership partition with an example reading.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7C219F" id="Group 7" o:spid="_x0000_s1029" style="position:absolute;left:0;text-align:left;margin-left:0;margin-top:0;width:248.7pt;height:85pt;z-index:251657728;mso-position-horizontal:left;mso-position-horizontal-relative:margin;mso-position-vertical:top;mso-position-vertical-relative:margin;mso-width-relative:margin;mso-height-relative:margin" coordsize="26060,107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">
                <v:shape id="image7.png" o:spid="_x0000_s1030" type="#_x0000_t75" style="position:absolute;width:26060;height:8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">
                  <v:imagedata r:id="rId13" o:title=""/>
                </v:shape>
                <v:shape id="Text Box 5" o:spid="_x0000_s1031" type="#_x0000_t202" style="position:absolute;top:9461;width:26060;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" stroked="f">
                  <v:textbox inset="0,0,0,0">
                    <w:txbxContent>
                      <w:p w14:paraId="78031673" w14:textId="29837093" w:rsidR="001B6152" w:rsidRPr="001B6152" w:rsidRDefault="001B6152" w:rsidP="001B6152">
                        <w:pPr>
                          <w:pStyle w:val="FigureCaption"/>
                        </w:pPr>
                        <w:bookmarkStart w:id="8" w:name="_RefFigPart"/>
                        <w:r>
                          <w:rPr>
                            <w:b/>
                            <w:bCs/>
                          </w:rPr>
                          <w:t xml:space="preserve">Fig. </w:t>
                        </w:r>
                        <w:fldSimple w:instr=" SEQ Fig. \* ARABIC ">
                          <w:r>
                            <w:rPr>
                              <w:noProof/>
                            </w:rPr>
                            <w:t xml:space="preserve">2</w:t>
                          </w:r>
                        </w:fldSimple>
                        <w:bookmarkEnd w:id="8"/>
                        <w:r>
                          <w:rPr>
                            <w:b/>
                            <w:bCs/>
                          </w:rPr>
                          <w:t xml:space="preserve">.</w:t>
                        </w:r>
                        <w:r>
                          <w:t xml:space="preserve"> Five-term trapezoidal membership partition with an example reading.</w:t>
                        </w:r>
                      </w:p>
                    </w:txbxContent>
                  </v:textbox>
                </v:shape>
                <w10:wrap type="square" anchorx="margin" anchory="margin"/>
              </v:group>
            </w:pict>
          </mc:Fallback>
        </mc:AlternateContent>
      </w:r>
      <w:r>
        <w:t xml:space="preserve">Applying fuzzy inference directly over a rich observation vector is </w:t>
      </w:r>
      <w:proofErr w:type="spellStart"/>
      <w:r>
        <w:t xml:space="preserve">combinatorially</w:t>
      </w:r>
      <w:proofErr w:type="spellEnd"/>
      <w:r>
        <w:t xml:space="preserve"> infeasible: a complete rule base over the full feature set has the size given in </w:t>
      </w:r>
      <w:r w:rsidR="00121BAB">
        <w:fldChar w:fldCharType="begin"/>
      </w:r>
      <w:r w:rsidR="00121BAB">
        <w:instrText xml:space="preserve"> REF _RefEqExp \h </w:instrText>
      </w:r>
      <w:r w:rsidR="00121BAB">
        <w:fldChar w:fldCharType="separate"/>
      </w:r>
      <w:r>
        <w:t xml:space="preserve">( </w:t>
      </w:r>
      <w:r>
        <w:rPr>
          <w:noProof/>
        </w:rPr>
        <w:t xml:space="preserve">4</w:t>
      </w:r>
      <w:r>
        <w:t xml:space="preserve"> )</w:t>
      </w:r>
      <w:r w:rsidR="00121BAB">
        <w:fldChar w:fldCharType="end"/>
      </w:r>
      <w:r>
        <w:t xml:space="preserve">: ten features with five terms each demand nearly ten million rules, which no expert can author or audit. A conceptual middle layer reduces this, six base concepts summarizing physically related features and five decision concepts answering, each exactly once, the operational questions commanders ask </w:t>
      </w:r>
      <w:r w:rsidR="00121BAB">
        <w:fldChar w:fldCharType="begin"/>
      </w:r>
      <w:r w:rsidR="00121BAB">
        <w:instrText xml:space="preserve"> CITATION ThompsonCalkin2011 \l 1033 \m Klein1998 </w:instrText>
      </w:r>
      <w:r w:rsidR="00121BAB">
        <w:fldChar w:fldCharType="separate"/>
      </w:r>
      <w:r>
        <w:rPr>
          <w:noProof/>
        </w:rPr>
        <w:t xml:space="preserve">[6, 31]</w:t>
      </w:r>
      <w:r w:rsidR="00121BAB">
        <w:fldChar w:fldCharType="end"/>
      </w:r>
      <w:r>
        <w:t xml:space="preserve">; a single top concept, operational priority, serves cross-region coordination. Rules are written over the five decision concepts only, so the rule burden collapses from a product to a sum </w:t>
      </w:r>
      <w:r w:rsidR="00121BAB">
        <w:fldChar w:fldCharType="begin"/>
      </w:r>
      <w:r w:rsidR="00121BAB">
        <w:instrText xml:space="preserve"> REF _RefEqRed \h </w:instrText>
      </w:r>
      <w:r w:rsidR="00121BAB">
        <w:fldChar w:fldCharType="separate"/>
      </w:r>
      <w:r>
        <w:t xml:space="preserve">( </w:t>
      </w:r>
      <w:r>
        <w:rPr>
          <w:noProof/>
        </w:rPr>
        <w:t xml:space="preserve">5</w:t>
      </w:r>
      <w:r>
        <w:t xml:space="preserve"> )</w:t>
      </w:r>
      <w:r w:rsidR="00121BAB">
        <w:fldChar w:fldCharType="end"/>
      </w:r>
      <w:r>
        <w:t xml:space="preserve">. The antecedent space shrinks to 3125 combinations, only the active subset instantiated, and the concepts double as the traceability vocabulary: every recommendation reads back over fire threat level, suppression feasibility, asset exposure risk, intervention urgency, and evacuation pressure.</w:t>
      </w:r>
    </w:p>
    <w:tbl>
      <w:tblPr>
        <w:tblW w:w="5040" w:type="dxa"/>
        <w:jc w:val="center"/>
        <w:tblLayout w:type="fixed"/>
        <w:tblLook w:val="04A0" w:firstRow="1" w:lastRow="0" w:firstColumn="1" w:lastColumn="0" w:noHBand="0" w:noVBand="1"/>
      </w:tblPr>
      <w:tblGrid>
        <w:gridCol w:w="4300"/>
        <w:gridCol w:w="740"/>
      </w:tblGrid>
      <w:tr w:rsidR="004A6C58" w14:paraId="5363020C" w14:textId="77777777">
        <w:trPr>
          <w:jc w:val="center"/>
        </w:trPr>
        <w:tc>
          <w:tcPr>
            <w:tcW w:w="4300" w:type="dxa"/>
            <w:vAlign w:val="center"/>
          </w:tcPr>
          <w:p w14:paraId="34D1D66D" w14:textId="77777777" w:rsidR="004A6C58" w:rsidRDefault="00121BAB">
            <w:pPr>
              <w:jc w:val="center"/>
            </w:pPr>
            <m:oMathPara>
              <m:oMath>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feature</m:t>
                        </m:r>
                      </m:sub>
                    </m:sSub>
                  </m:sup>
                </m:sSup>
              </m:oMath>
            </m:oMathPara>
          </w:p>
        </w:tc>
        <w:tc>
          <w:tcPr>
            <w:tcW w:w="740" w:type="dxa"/>
            <w:vAlign w:val="center"/>
          </w:tcPr>
          <w:p w14:paraId="711BD263" w14:textId="18D3F2A6" w:rsidR="004A6C58" w:rsidRDefault="00121BAB">
            <w:pPr>
              <w:jc w:val="right"/>
            </w:pPr>
            <w:bookmarkStart w:id="9" w:name="_RefEqExp"/>
            <w:r>
              <w:t xml:space="preserve">( </w:t>
            </w:r>
            <w:r>
              <w:fldChar w:fldCharType="begin"/>
            </w:r>
            <w:r w:rsidR="00DF00D6">
              <w:instrText xml:space="preserve"> SEQ ( \* ARABIC </w:instrText>
            </w:r>
            <w:r>
              <w:fldChar w:fldCharType="separate"/>
            </w:r>
            <w:r>
              <w:rPr>
                <w:noProof/>
              </w:rPr>
              <w:t xml:space="preserve">4</w:t>
            </w:r>
            <w:r>
              <w:rPr>
                <w:noProof/>
              </w:rPr>
              <w:fldChar w:fldCharType="end"/>
            </w:r>
            <w:r>
              <w:t xml:space="preserve"> )</w:t>
            </w:r>
            <w:bookmarkEnd w:id="9"/>
          </w:p>
        </w:tc>
      </w:tr>
      <w:tr w:rsidR="004A6C58" w14:paraId="301FECD2" w14:textId="77777777">
        <w:trPr>
          <w:jc w:val="center"/>
        </w:trPr>
        <w:tc>
          <w:tcPr>
            <w:tcW w:w="4300" w:type="dxa"/>
            <w:vAlign w:val="center"/>
          </w:tcPr>
          <w:p w14:paraId="1852575C" w14:textId="77777777" w:rsidR="004A6C58" w:rsidRDefault="00435E51">
            <w:pPr>
              <w:jc w:val="center"/>
            </w:pPr>
            <m:oMathPara>
              <m:oMath>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feature</m:t>
                        </m:r>
                      </m:sub>
                    </m:sSub>
                  </m:sup>
                </m:sSup>
                <m:r>
                  <m:rPr>
                    <m:sty m:val="p"/>
                  </m:rPr>
                  <w:rPr>
                    <w:rFonts w:ascii="Cambria Math" w:hAnsi="Cambria Math"/>
                    <w:sz w:val="18"/>
                    <w:szCs w:val="18"/>
                  </w:rPr>
                  <m:t> ⇢ </m:t>
                </m:r>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concept</m:t>
                    </m:r>
                  </m:sub>
                </m:sSub>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input</m:t>
                        </m:r>
                      </m:sub>
                    </m:sSub>
                  </m:sup>
                </m:sSup>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concept</m:t>
                        </m:r>
                      </m:sub>
                    </m:sSub>
                  </m:sup>
                </m:sSup>
              </m:oMath>
            </m:oMathPara>
          </w:p>
        </w:tc>
        <w:tc>
          <w:tcPr>
            <w:tcW w:w="740" w:type="dxa"/>
            <w:vAlign w:val="center"/>
          </w:tcPr>
          <w:p w14:paraId="29EE2576" w14:textId="0E6685DF" w:rsidR="004A6C58" w:rsidRDefault="00121BAB">
            <w:pPr>
              <w:jc w:val="right"/>
            </w:pPr>
            <w:bookmarkStart w:id="10" w:name="_RefEqRed"/>
            <w:r>
              <w:t xml:space="preserve">( </w:t>
            </w:r>
            <w:r>
              <w:fldChar w:fldCharType="begin"/>
            </w:r>
            <w:r w:rsidR="00DF00D6">
              <w:instrText xml:space="preserve"> SEQ ( \* ARABIC </w:instrText>
            </w:r>
            <w:r>
              <w:fldChar w:fldCharType="separate"/>
            </w:r>
            <w:r w:rsidR="008B204C">
              <w:rPr>
                <w:noProof/>
              </w:rPr>
              <w:t xml:space="preserve">5</w:t>
            </w:r>
            <w:r>
              <w:rPr>
                <w:noProof/>
              </w:rPr>
              <w:fldChar w:fldCharType="end"/>
            </w:r>
            <w:r>
              <w:t xml:space="preserve"> )</w:t>
            </w:r>
            <w:bookmarkEnd w:id="10"/>
          </w:p>
        </w:tc>
      </w:tr>
    </w:tbl>
    <w:p w14:paraId="53CCFCAB" w14:textId="7A5C28E9" w:rsidR="004A6C58" w:rsidRDefault="00121BAB">
      <w:pPr>
        <w:pStyle w:val="Heading2"/>
      </w:pPr>
      <w:r>
        <w:t>E. The Decision Space: Interventions and Their Evaluation</w:t>
      </w:r>
    </w:p>
    <w:p w14:paraId="7A0617CA" w14:textId="3AF29664" w:rsidR="004A6C58" w:rsidRDefault="00121BAB">
      <w:pPr>
        <w:pStyle w:val="Text"/>
      </w:pPr>
      <w:r>
        <w:t xml:space="preserve">The rules assign intensities to concrete actions. The decision space is built from six intervention families, each applied with an intensity over the grid, so every rule binds to an executable order </w:t>
      </w:r>
      <w:r>
        <w:fldChar w:fldCharType="begin"/>
      </w:r>
      <w:r>
        <w:instrText xml:space="preserve"> CITATION ThompsonCalkin2011 \l 1033 </w:instrText>
      </w:r>
      <w:r>
        <w:fldChar w:fldCharType="separate"/>
      </w:r>
      <w:r>
        <w:rPr>
          <w:noProof/>
        </w:rPr>
        <w:t xml:space="preserve">[6]</w:t>
      </w:r>
      <w:r>
        <w:fldChar w:fldCharType="end"/>
      </w:r>
      <w:r>
        <w:t xml:space="preserve">: suppression effort </w:t>
      </w:r>
      <w:r>
        <w:fldChar w:fldCharType="begin"/>
      </w:r>
      <w:r>
        <w:instrText xml:space="preserve"> CITATION Mar07 \l 1033 </w:instrText>
      </w:r>
      <w:r>
        <w:fldChar w:fldCharType="separate"/>
      </w:r>
      <w:r>
        <w:rPr>
          <w:noProof/>
        </w:rPr>
        <w:t xml:space="preserve">[25]</w:t>
      </w:r>
      <w:r>
        <w:fldChar w:fldCharType="end"/>
      </w:r>
      <w:r>
        <w:t xml:space="preserve">, resource deployment </w:t>
      </w:r>
      <w:r>
        <w:fldChar w:fldCharType="begin"/>
      </w:r>
      <w:r>
        <w:instrText xml:space="preserve"> CITATION Pais2021 \l 1033 </w:instrText>
      </w:r>
      <w:r>
        <w:fldChar w:fldCharType="separate"/>
      </w:r>
      <w:r>
        <w:rPr>
          <w:noProof/>
        </w:rPr>
        <w:t xml:space="preserve">[23]</w:t>
      </w:r>
      <w:r>
        <w:fldChar w:fldCharType="end"/>
      </w:r>
      <w:r>
        <w:t xml:space="preserve">, containment line, asset protection </w:t>
      </w:r>
      <w:r>
        <w:fldChar w:fldCharType="begin"/>
      </w:r>
      <w:r>
        <w:instrText xml:space="preserve"> CITATION Calkin2021 \l 1033 </w:instrText>
      </w:r>
      <w:r>
        <w:fldChar w:fldCharType="separate"/>
      </w:r>
      <w:r>
        <w:rPr>
          <w:noProof/>
        </w:rPr>
        <w:t xml:space="preserve">[16]</w:t>
      </w:r>
      <w:r>
        <w:fldChar w:fldCharType="end"/>
      </w:r>
      <w:r>
        <w:t xml:space="preserve">, evacuation, and public warning </w:t>
      </w:r>
      <w:r>
        <w:fldChar w:fldCharType="begin"/>
      </w:r>
      <w:r>
        <w:instrText xml:space="preserve"> CITATION Tur04 \l 1033 </w:instrText>
      </w:r>
      <w:r>
        <w:fldChar w:fldCharType="separate"/>
      </w:r>
      <w:r>
        <w:rPr>
          <w:noProof/>
        </w:rPr>
        <w:t xml:space="preserve">[18]</w:t>
      </w:r>
      <w:r>
        <w:fldChar w:fldCharType="end"/>
      </w:r>
      <w:r>
        <w:t xml:space="preserve"/>
      </w:r>
      <w:del w:id="90055" w:author="Editor" w:date="2026-08-07T15:00:00Z">
        <w:r>
          <w:delText xml:space="preserve">. The list is closed, keeping the vocabulary interpretable; openness enters through new rules and compositions over the same types. Beneath them the simulator verifies physical effects (wet, clear, ignite, coat, draft, evacuate, prime) and three channels built on them, water drafting, retardant drop, and tactical burn, validated although no seed rule orders them. Inaction is the zero-intensity point of every family, so the cost prices restraint as it prices action.</w:delText>
        </w:r>
      </w:del>
      <w:ins w:id="90056" w:author="Editor" w:date="2026-08-07T15:00:00Z">
        <w:r>
          <w:t xml:space="preserve">. The list is closed, keeping the vocabulary interpretable; openness enters through new rules and compositions over the same families. Beneath them the simulator verifies physical effects (wet, clear, ignite, coat, draft, evacuate, prime) and three channels built on them, water drafting, retardant drop, and tactical burn. Inaction is the zero-intensity point of every family, so the cost prices restraint as it prices action.</w:t>
        </w:r>
      </w:ins>
      <w:r>
        <w:t xml:space="preserve"/>
      </w:r>
    </w:p>
    <w:p w14:paraId="56CBA142" w14:textId="77777777" w:rsidR="004A6C58" w:rsidRDefault="00121BAB">
      <w:pPr>
        <w:pStyle w:val="Text"/>
      </w:pPr>
      <w:r>
        <w:t xml:space="preserve">A candidate intervention is evaluated through its expected cost, following the cost-plus-loss principle of wildfire economics </w:t>
      </w:r>
      <w:r>
        <w:fldChar w:fldCharType="begin"/>
      </w:r>
      <w:r>
        <w:instrText xml:space="preserve"> CITATION ThompsonCalkin2011 \l 1033 \m Mar07 </w:instrText>
      </w:r>
      <w:r>
        <w:fldChar w:fldCharType="separate"/>
      </w:r>
      <w:r>
        <w:rPr>
          <w:noProof/>
        </w:rPr>
        <w:t xml:space="preserve">[6, 25]</w:t>
      </w:r>
      <w:r>
        <w:fldChar w:fldCharType="end"/>
      </w:r>
      <w:r>
        <w:t xml:space="preserve">. Global minimization over a spatial decision field is intractable under real-time constraints and needs information incomplete observation cannot supply, so acceptance is satisficing </w:t>
      </w:r>
      <w:r>
        <w:fldChar w:fldCharType="begin"/>
      </w:r>
      <w:r>
        <w:instrText xml:space="preserve"> CITATION Sim56 \l 1033 </w:instrText>
      </w:r>
      <w:r>
        <w:fldChar w:fldCharType="separate"/>
      </w:r>
      <w:r>
        <w:rPr>
          <w:noProof/>
        </w:rPr>
        <w:t xml:space="preserve">[28]</w:t>
      </w:r>
      <w:r>
        <w:fldChar w:fldCharType="end"/>
      </w:r>
      <w:r>
        <w:t xml:space="preserve">. The dominant uncertainty is epistemic, the state under-observed rather than noisy </w:t>
      </w:r>
      <w:r>
        <w:fldChar w:fldCharType="begin"/>
      </w:r>
      <w:r>
        <w:instrText xml:space="preserve"> CITATION Mor90 \l 1033 </w:instrText>
      </w:r>
      <w:r>
        <w:fldChar w:fldCharType="separate"/>
      </w:r>
      <w:r>
        <w:rPr>
          <w:noProof/>
        </w:rPr>
        <w:t xml:space="preserve">[20]</w:t>
      </w:r>
      <w:r>
        <w:fldChar w:fldCharType="end"/>
      </w:r>
      <w:r>
        <w:t xml:space="preserve">, and Bayesian or Dempster-Shafer treatments presuppose distributional knowledge that real-time sensing lacks </w:t>
      </w:r>
      <w:r>
        <w:fldChar w:fldCharType="begin"/>
      </w:r>
      <w:r>
        <w:instrText xml:space="preserve"> CITATION Sha76 \l 1033 </w:instrText>
      </w:r>
      <w:r>
        <w:fldChar w:fldCharType="separate"/>
      </w:r>
      <w:r>
        <w:rPr>
          <w:noProof/>
        </w:rPr>
        <w:t xml:space="preserve">[21]</w:t>
      </w:r>
      <w:r>
        <w:fldChar w:fldCharType="end"/>
      </w:r>
      <w:r>
        <w:t xml:space="preserve">. Explanation is structural, over explicit concepts and rules, not post-hoc attribution </w:t>
      </w:r>
      <w:r>
        <w:fldChar w:fldCharType="begin"/>
      </w:r>
      <w:r>
        <w:instrText xml:space="preserve"> CITATION RibeiroEtAl2016 \l 1033 </w:instrText>
      </w:r>
      <w:r>
        <w:fldChar w:fldCharType="separate"/>
      </w:r>
      <w:r>
        <w:rPr>
          <w:noProof/>
        </w:rPr>
        <w:t xml:space="preserve">[4]</w:t>
      </w:r>
      <w:r>
        <w:fldChar w:fldCharType="end"/>
      </w:r>
      <w:r>
        <w:t xml:space="preserve">. Generative </w:t>
      </w:r>
      <w:proofErr w:type="gramStart"/>
      <w:r>
        <w:t xml:space="preserve">proposers  may</w:t>
      </w:r>
      <w:proofErr w:type="gramEnd"/>
      <w:r>
        <w:t xml:space="preserve"/>
      </w:r>
      <w:del w:id="90053" w:author="Editor" w:date="2026-08-07T15:00:00Z">
        <w:r>
          <w:delText xml:space="preserve"> be wrong or unsafe, so generated artifacts are untrusted by construction and admitted only after verification; Section IV develops this machinery.</w:delText>
        </w:r>
      </w:del>
      <w:ins w:id="90054" w:author="Editor" w:date="2026-08-07T15:00:00Z">
        <w:r>
          <w:t xml:space="preserve"> be wrong or unsafe, so proposals are untrusted by construction and admitted only after verification, as Section IV develops.</w:t>
        </w:r>
      </w:ins>
      <w:r>
        <w:t xml:space="preserve"/>
      </w:r>
    </w:p>
    <w:p w14:paraId="5CF64B00" w14:textId="0C654466" w:rsidR="004A6C58" w:rsidRDefault="00121BAB">
      <w:pPr>
        <w:pStyle w:val="Heading1"/>
      </w:pPr>
      <w:r>
        <w:t xml:space="preserve"/>
      </w:r>
      <w:del w:id="90017" w:author="Editor" w:date="2026-08-07T15:00:00Z">
        <w:r>
          <w:delText xml:space="preserve">III. DisasterAware Framework and Simulation Core</w:delText>
        </w:r>
      </w:del>
      <w:ins w:id="90018" w:author="Editor" w:date="2026-08-07T15:00:00Z">
        <w:r>
          <w:t xml:space="preserve">III. System Architecture and Interface Contracts</w:t>
        </w:r>
      </w:ins>
      <w:r>
        <w:t xml:space="preserve"/>
      </w:r>
    </w:p>
    <w:p w14:paraId="6FA819A9" w14:textId="77777777" w:rsidR="004A6C58" w:rsidRDefault="00121BAB">
      <w:pPr>
        <w:pStyle w:val="Heading2"/>
      </w:pPr>
      <w:r>
        <w:t xml:space="preserve"/>
      </w:r>
      <w:del w:id="90015" w:author="Editor" w:date="2026-08-07T15:00:00Z">
        <w:r>
          <w:delText xml:space="preserve">A. Overall Architecture</w:delText>
        </w:r>
      </w:del>
      <w:ins w:id="90016" w:author="Editor" w:date="2026-08-07T15:00:00Z">
        <w:r>
          <w:t xml:space="preserve">A. Entities, Responsibilities, and Interfaces</w:t>
        </w:r>
      </w:ins>
      <w:r>
        <w:t xml:space="preserve"/>
      </w:r>
    </w:p>
    <w:p w14:paraId="1EED605B" w14:textId="79FE33B6" w:rsidR="004A6C58" w:rsidRDefault="00121BAB">
      <w:pPr>
        <w:pStyle w:val="Text"/>
      </w:pPr>
      <w:r w:rsidRPr="00F24D90">
        <w:fldChar w:fldCharType="begin"/>
      </w:r>
      <w:r w:rsidRPr="00F24D90">
        <w:instrText xml:space="preserve"> REF _RefFigBlock \h </w:instrText>
      </w:r>
      <w:r w:rsidR="00F24D90" w:rsidRPr="00F24D90">
        <w:instrText xml:space="preserve"> \* MERGEFORMAT </w:instrText>
      </w:r>
      <w:r w:rsidRPr="00F24D90">
        <w:fldChar w:fldCharType="separate"/>
      </w:r>
      <w:r>
        <w:t xml:space="preserve">Fig. </w:t>
      </w:r>
      <w:r>
        <w:rPr>
          <w:noProof/>
        </w:rPr>
        <w:t xml:space="preserve">2</w:t>
      </w:r>
      <w:r w:rsidRPr="00F24D90">
        <w:fldChar w:fldCharType="end"/>
      </w:r>
      <w:r>
        <w:t xml:space="preserve"/>
      </w:r>
      <w:del w:id="90013" w:author="Editor" w:date="2026-08-07T15:00:00Z">
        <w:r>
          <w:delText xml:space="preserve"> presents the DisasterAware architecture: external data sources, the simulation core, the DSS core, and the operator dashboard communicate through structured interfaces. The simulation core is authoritative, since cells carry burning status, fuel mass, an intensity proxy, and time since ignition and no external module may overwrite this state; the DSS core reasons over derived observables, and the dashboard admits only input-level operator actions such as pause, rollback, ignition injection, and resource changes.</w:delText>
        </w:r>
      </w:del>
      <w:ins w:id="90014" w:author="Editor" w:date="2026-08-07T15:00:00Z">
        <w:r>
          <w:t xml:space="preserve"> presents DisasterAware as a system of systems with five kinds of participant: external providers that supply weather, imagery, terrain, and resource status; a simulation core that owns the hazard state; N local decision agents, each responsible for one region; a coordination layer that allocates capacity without performing inference; and a commander who supervises through the dashboard. Participants meet only at declared interfaces. The simulation core is authoritative, since cells carry burning status, fuel mass, an intensity proxy, and time since ignition and no other participant may write this state; the decision agents read derived observations, and the dashboard admits only reversible, input-level actions such as pause, rollback, ignition injection, and resource changes.</w:t>
        </w:r>
      </w:ins>
      <w:r>
        <w:t xml:space="preserve"/>
      </w:r>
    </w:p>
    <w:p w14:paraId="1396558F" w14:textId="25F2A0CC" w:rsidR="004A6C58" w:rsidRDefault="00121BAB">
      <w:pPr>
        <w:pStyle w:val="Heading2"/>
      </w:pPr>
      <w:r>
        <w:t xml:space="preserve">B. External Inputs and Decision Context</w:t>
      </w:r>
    </w:p>
    <w:p w14:paraId="095D01E7" w14:textId="39098BDB" w:rsidR="004A6C58" w:rsidRDefault="00121BAB">
      <w:pPr>
        <w:pStyle w:val="Text"/>
      </w:pPr>
      <w:r>
        <w:t xml:space="preserve">The external input set </w:t>
      </w:r>
      <w:r>
        <w:fldChar w:fldCharType="begin"/>
      </w:r>
      <w:r>
        <w:instrText xml:space="preserve"> REF _RefEqFin \h </w:instrText>
      </w:r>
      <w:r>
        <w:fldChar w:fldCharType="separate"/>
      </w:r>
      <w:r>
        <w:t xml:space="preserve">( </w:t>
      </w:r>
      <w:r>
        <w:rPr>
          <w:noProof/>
        </w:rPr>
        <w:t xml:space="preserve">6</w:t>
      </w:r>
      <w:r>
        <w:t xml:space="preserve"> )</w:t>
      </w:r>
      <w:r>
        <w:fldChar w:fldCharType="end"/>
      </w:r>
      <w:r>
        <w:t xml:space="preserve"> collects the parameters that influence wildfire evolution at step k: meteorological forcing (temperature, humidity, wind, gusts, precipitation), topography (elevation, slope, aspect, accessibility), fuel conditions (class, load, moisture), ignition injection, and the DSS intervention parameters (capacity, availability, effectiveness, travel time). A separate contextual set guides decision generation only: a value layer aggregating buildings, critical facilities, population, and evacuation access into a protection priority score, and a resource layer of available capabilities. It never touches fire dynamics, keeping modeling and reasoning separate.</w:t>
      </w:r>
    </w:p>
    <w:tbl>
      <w:tblPr>
        <w:tblW w:w="5040" w:type="dxa"/>
        <w:jc w:val="center"/>
        <w:tblLayout w:type="fixed"/>
        <w:tblLook w:val="04A0" w:firstRow="1" w:lastRow="0" w:firstColumn="1" w:lastColumn="0" w:noHBand="0" w:noVBand="1"/>
      </w:tblPr>
      <w:tblGrid>
        <w:gridCol w:w="4300"/>
        <w:gridCol w:w="740"/>
      </w:tblGrid>
      <w:tr w:rsidR="004A6C58" w14:paraId="33A43E50" w14:textId="77777777">
        <w:trPr>
          <w:jc w:val="center"/>
        </w:trPr>
        <w:tc>
          <w:tcPr>
            <w:tcW w:w="4300" w:type="dxa"/>
            <w:vAlign w:val="center"/>
          </w:tcPr>
          <w:p w14:paraId="501EC22D" w14:textId="77777777" w:rsidR="004A6C58" w:rsidRDefault="00435E51">
            <w:pPr>
              <w:jc w:val="center"/>
            </w:pPr>
            <m:oMathPara>
              <m:oMath>
                <m:sSub>
                  <m:sSubPr>
                    <m:ctrlPr>
                      <w:rPr>
                        <w:rFonts w:ascii="Cambria Math" w:hAnsi="Cambria Math"/>
                        <w:lang w:eastAsia="ja-JP"/>
                      </w:rPr>
                    </m:ctrlPr>
                  </m:sSubPr>
                  <m:e>
                    <m:r>
                      <m:rPr>
                        <m:scr m:val="script"/>
                        <m:sty m:val="p"/>
                      </m:rPr>
                      <w:rPr>
                        <w:rFonts w:ascii="Cambria Math" w:hAnsi="Cambria Math"/>
                        <w:sz w:val="18"/>
                        <w:szCs w:val="18"/>
                        <w:lang w:eastAsia="ja-JP"/>
                      </w:rPr>
                      <m:t>F</m:t>
                    </m:r>
                  </m:e>
                  <m:sub>
                    <m:r>
                      <w:rPr>
                        <w:rFonts w:ascii="Cambria Math" w:hAnsi="Cambria Math"/>
                        <w:sz w:val="18"/>
                        <w:szCs w:val="18"/>
                        <w:lang w:eastAsia="ja-JP"/>
                      </w:rPr>
                      <m:t>in</m:t>
                    </m:r>
                    <m:r>
                      <m:rPr>
                        <m:sty m:val="p"/>
                      </m:rPr>
                      <w:rPr>
                        <w:rFonts w:ascii="Cambria Math" w:hAnsi="Cambria Math"/>
                        <w:sz w:val="18"/>
                        <w:szCs w:val="18"/>
                        <w:lang w:eastAsia="ja-JP"/>
                      </w:rPr>
                      <m:t>,</m:t>
                    </m:r>
                    <m:r>
                      <w:rPr>
                        <w:rFonts w:ascii="Cambria Math" w:hAnsi="Cambria Math"/>
                        <w:sz w:val="18"/>
                        <w:szCs w:val="18"/>
                        <w:lang w:eastAsia="ja-JP"/>
                      </w:rPr>
                      <m:t>k</m:t>
                    </m:r>
                  </m:sub>
                </m:sSub>
                <m:r>
                  <m:rPr>
                    <m:sty m:val="p"/>
                  </m:rPr>
                  <w:rPr>
                    <w:rFonts w:ascii="Cambria Math" w:hAnsi="Cambria Math"/>
                    <w:sz w:val="18"/>
                    <w:szCs w:val="18"/>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Meteo</m:t>
                        </m:r>
                        <m:r>
                          <m:rPr>
                            <m:sty m:val="p"/>
                          </m:rPr>
                          <w:rPr>
                            <w:rFonts w:ascii="Cambria Math" w:hAnsi="Cambria Math"/>
                            <w:sz w:val="18"/>
                            <w:szCs w:val="18"/>
                          </w:rPr>
                          <m:t>,</m:t>
                        </m:r>
                        <m:r>
                          <w:rPr>
                            <w:rFonts w:ascii="Cambria Math" w:hAnsi="Cambria Math"/>
                            <w:sz w:val="18"/>
                            <w:szCs w:val="18"/>
                          </w:rPr>
                          <m:t>k</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Geo</m:t>
                        </m:r>
                      </m:sub>
                    </m:sSub>
                    <m:r>
                      <m:rPr>
                        <m:sty m:val="p"/>
                      </m:rPr>
                      <w:rPr>
                        <w:rFonts w:ascii="Cambria Math" w:hAnsi="Cambria Math"/>
                        <w:sz w:val="18"/>
                        <w:szCs w:val="18"/>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Fuel</m:t>
                            </m:r>
                            <m:r>
                              <m:rPr>
                                <m:nor/>
                              </m:rPr>
                              <m:t>,k</m:t>
                            </m:r>
                          </m:sub>
                        </m:sSub>
                        <m:r>
                          <m:rPr>
                            <m:sty m:val="p"/>
                          </m:rPr>
                          <w:rPr>
                            <w:rFonts w:ascii="Cambria Math" w:hAnsi="Cambria Math"/>
                            <w:sz w:val="18"/>
                            <w:szCs w:val="18"/>
                          </w:rPr>
                          <m:t xml:space="preserve">, </m:t>
                        </m:r>
                        <m:sSub>
                          <m:sSubPr>
                            <m:ctrlPr>
                              <w:rPr>
                                <w:rFonts w:ascii="Cambria Math" w:hAnsi="Cambria Math"/>
                                <w:lang w:eastAsia="ja-JP"/>
                              </w:rPr>
                            </m:ctrlPr>
                          </m:sSubPr>
                          <m:e>
                            <m:r>
                              <w:rPr>
                                <w:rFonts w:ascii="Cambria Math" w:hAnsi="Cambria Math"/>
                                <w:sz w:val="18"/>
                                <w:szCs w:val="18"/>
                                <w:lang w:eastAsia="ja-JP"/>
                              </w:rPr>
                              <m:t>U</m:t>
                            </m:r>
                          </m:e>
                          <m:sub>
                            <m:r>
                              <w:rPr>
                                <w:rFonts w:ascii="Cambria Math" w:hAnsi="Cambria Math"/>
                                <w:sz w:val="18"/>
                                <w:szCs w:val="18"/>
                                <w:lang w:eastAsia="ja-JP"/>
                              </w:rPr>
                              <m:t>Ign</m:t>
                            </m:r>
                            <m:r>
                              <m:rPr>
                                <m:sty m:val="p"/>
                              </m:rPr>
                              <w:rPr>
                                <w:rFonts w:ascii="Cambria Math" w:hAnsi="Cambria Math"/>
                                <w:sz w:val="18"/>
                                <w:szCs w:val="18"/>
                                <w:lang w:eastAsia="ja-JP"/>
                              </w:rPr>
                              <m:t>,</m:t>
                            </m:r>
                            <m:r>
                              <w:rPr>
                                <w:rFonts w:ascii="Cambria Math" w:hAnsi="Cambria Math"/>
                                <w:sz w:val="18"/>
                                <w:szCs w:val="18"/>
                                <w:lang w:eastAsia="ja-JP"/>
                              </w:rPr>
                              <m:t>k</m:t>
                            </m:r>
                          </m:sub>
                        </m:sSub>
                        <m:r>
                          <m:rPr>
                            <m:sty m:val="p"/>
                          </m:rPr>
                          <w:rPr>
                            <w:rFonts w:ascii="Cambria Math" w:hAnsi="Cambria Math"/>
                            <w:sz w:val="18"/>
                            <w:szCs w:val="18"/>
                          </w:rPr>
                          <m:t xml:space="preserve">, </m:t>
                        </m:r>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Sub>
                  </m:e>
                </m:d>
              </m:oMath>
            </m:oMathPara>
          </w:p>
        </w:tc>
        <w:tc>
          <w:tcPr>
            <w:tcW w:w="740" w:type="dxa"/>
            <w:vAlign w:val="center"/>
          </w:tcPr>
          <w:p w14:paraId="470C0839" w14:textId="0033C586" w:rsidR="004A6C58" w:rsidRDefault="00121BAB">
            <w:pPr>
              <w:jc w:val="right"/>
            </w:pPr>
            <w:bookmarkStart w:id="11" w:name="_RefEqFin"/>
            <w:r>
              <w:t xml:space="preserve">( </w:t>
            </w:r>
            <w:r>
              <w:fldChar w:fldCharType="begin"/>
            </w:r>
            <w:r w:rsidR="00DF00D6">
              <w:instrText xml:space="preserve"> SEQ ( \* ARABIC </w:instrText>
            </w:r>
            <w:r>
              <w:fldChar w:fldCharType="separate"/>
            </w:r>
            <w:r>
              <w:rPr>
                <w:noProof/>
              </w:rPr>
              <w:t xml:space="preserve">6</w:t>
            </w:r>
            <w:r>
              <w:rPr>
                <w:noProof/>
              </w:rPr>
              <w:fldChar w:fldCharType="end"/>
            </w:r>
            <w:r>
              <w:t xml:space="preserve"> )</w:t>
            </w:r>
            <w:bookmarkEnd w:id="11"/>
          </w:p>
        </w:tc>
      </w:tr>
    </w:tbl>
    <w:p w14:paraId="3EF7411B" w14:textId="6C96E017" w:rsidR="004A6C58" w:rsidRDefault="001B6152">
      <w:pPr>
        <w:pStyle w:val="Heading2"/>
      </w:pPr>
      <w:r>
        <w:t>C. State Representation and Transition</w:t>
      </w:r>
    </w:p>
    <w:p w14:paraId="2E896B92" w14:textId="7422171F" w:rsidR="004A6C58" w:rsidRDefault="001B6152">
      <w:pPr>
        <w:pStyle w:val="Text"/>
      </w:pPr>
      <w:r>
        <w:t xml:space="preserve">The landscape is discretized into a rectangular grid, and at </w:t>
      </w:r>
      <w:r>
        <w:lastRenderedPageBreak/>
        <w:t xml:space="preserve">each simulation step the wildfire state is the collection of local cell states </w:t>
      </w:r>
      <w:r w:rsidR="00121BAB">
        <w:fldChar w:fldCharType="begin"/>
      </w:r>
      <w:r w:rsidR="00121BAB">
        <w:instrText xml:space="preserve"> REF _RefEqState \h </w:instrText>
      </w:r>
      <w:r w:rsidR="00121BAB">
        <w:fldChar w:fldCharType="separate"/>
      </w:r>
      <w:r w:rsidR="008B204C">
        <w:t xml:space="preserve">( </w:t>
      </w:r>
      <w:r w:rsidR="008B204C">
        <w:rPr>
          <w:noProof/>
        </w:rPr>
        <w:t xml:space="preserve">7</w:t>
      </w:r>
      <w:r>
        <w:t xml:space="preserve"> )</w:t>
      </w:r>
      <w:r w:rsidR="00121BAB">
        <w:fldChar w:fldCharType="end"/>
      </w:r>
      <w:r>
        <w:t xml:space="preserve"/>
      </w:r>
      <w:del w:id="90049" w:author="Editor" w:date="2026-08-07T15:00:00Z">
        <w:r>
          <w:delText xml:space="preserve">, each cell carrying burning status, fuel mass, an intensity proxy, and time since ignition; environment and interventions enter only as external inputs. The global evolution </w:delText>
        </w:r>
      </w:del>
      <w:ins w:id="90050" w:author="Editor" w:date="2026-08-07T15:00:00Z">
        <w:r>
          <w:t xml:space="preserve">, each cell carrying burning status, fuel mass, an intensity proxy, and time since ignition, with environment and interventions entering only as external inputs. The global evolution </w:t>
        </w:r>
      </w:ins>
      <w:r>
        <w:t xml:space="preserve"/>
      </w:r>
      <w:r w:rsidR="00121BAB" w:rsidRPr="00F24D90">
        <w:fldChar w:fldCharType="begin"/>
      </w:r>
      <w:r w:rsidR="00121BAB" w:rsidRPr="00F24D90">
        <w:instrText xml:space="preserve"> REF _RefEqTrans \h </w:instrText>
      </w:r>
      <w:r w:rsidR="00F24D90" w:rsidRPr="00F24D90">
        <w:instrText xml:space="preserve"> \* MERGEFORMAT </w:instrText>
      </w:r>
      <w:r w:rsidR="00121BAB" w:rsidRPr="00F24D90">
        <w:fldChar w:fldCharType="separate"/>
      </w:r>
      <w:r>
        <w:t xml:space="preserve">( </w:t>
      </w:r>
      <w:r>
        <w:rPr>
          <w:noProof/>
        </w:rPr>
        <w:t xml:space="preserve">8</w:t>
      </w:r>
      <w:r>
        <w:t xml:space="preserve"> )</w:t>
      </w:r>
      <w:r w:rsidR="00121BAB" w:rsidRPr="00F24D90">
        <w:fldChar w:fldCharType="end"/>
      </w:r>
      <w:r>
        <w:t xml:space="preserve"> is a structured transition operator over burning status, fuel mass, and intensity, illustrated in </w:t>
      </w:r>
      <w:r w:rsidR="00121BAB" w:rsidRPr="00F24D90">
        <w:fldChar w:fldCharType="begin"/>
      </w:r>
      <w:r w:rsidR="00121BAB" w:rsidRPr="00F24D90">
        <w:instrText xml:space="preserve"> REF _RefFigTrans \h </w:instrText>
      </w:r>
      <w:r w:rsidR="00F24D90" w:rsidRPr="00F24D90">
        <w:instrText xml:space="preserve"> \* MERGEFORMAT </w:instrText>
      </w:r>
      <w:r w:rsidR="00121BAB" w:rsidRPr="00F24D90">
        <w:fldChar w:fldCharType="separate"/>
      </w:r>
      <w:r>
        <w:t xml:space="preserve">Fig. </w:t>
      </w:r>
      <w:r>
        <w:rPr>
          <w:noProof/>
        </w:rPr>
        <w:t xml:space="preserve">3</w:t>
      </w:r>
      <w:r w:rsidR="00121BAB" w:rsidRPr="00F24D90">
        <w:fldChar w:fldCharType="end"/>
      </w:r>
      <w:r>
        <w:t xml:space="preserve"/>
      </w:r>
      <w:del w:id="90051" w:author="Editor" w:date="2026-08-07T15:00:00Z">
        <w:r>
          <w:delText xml:space="preserve">. The operator itself is deterministic; stochastic variability enters only through exogenous input fields such as wind gusts, and, in one controlled channel, through seeded ember spotting.</w:delText>
        </w:r>
      </w:del>
      <w:ins w:id="90052" w:author="Editor" w:date="2026-08-07T15:00:00Z">
        <w:r>
          <w:t xml:space="preserve">. The operator is deterministic; stochastic variability enters only through exogenous fields such as wind gusts and, in one controlled channel, seeded ember spotting.</w:t>
        </w:r>
      </w:ins>
      <w:r>
        <w:t xml:space="preserve"/>
      </w:r>
    </w:p>
    <w:tbl>
      <w:tblPr>
        <w:tblW w:w="5040" w:type="dxa"/>
        <w:jc w:val="center"/>
        <w:tblLayout w:type="fixed"/>
        <w:tblLook w:val="04A0" w:firstRow="1" w:lastRow="0" w:firstColumn="1" w:lastColumn="0" w:noHBand="0" w:noVBand="1"/>
      </w:tblPr>
      <w:tblGrid>
        <w:gridCol w:w="4300"/>
        <w:gridCol w:w="740"/>
      </w:tblGrid>
      <w:tr w:rsidR="004A6C58" w14:paraId="2BEFFA64" w14:textId="77777777">
        <w:trPr>
          <w:jc w:val="center"/>
        </w:trPr>
        <w:tc>
          <w:tcPr>
            <w:tcW w:w="4300" w:type="dxa"/>
            <w:vAlign w:val="center"/>
          </w:tcPr>
          <w:p w14:paraId="68F093CF" w14:textId="77777777" w:rsidR="004A6C58" w:rsidRDefault="00435E51">
            <w:pPr>
              <w:jc w:val="center"/>
            </w:pPr>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r>
                <m:rPr>
                  <m:aln/>
                </m:rPr>
                <w:rPr>
                  <w:rFonts w:ascii="Cambria Math" w:hAnsi="Cambria Math"/>
                  <w:sz w:val="18"/>
                  <w:szCs w:val="18"/>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r>
                    <w:rPr>
                      <w:rFonts w:ascii="Cambria Math" w:hAnsi="Cambria Math"/>
                      <w:sz w:val="18"/>
                      <w:szCs w:val="18"/>
                      <w:lang w:eastAsia="ja-JP"/>
                    </w:rPr>
                    <m:t>|(x,y)∈</m:t>
                  </m:r>
                  <m:r>
                    <m:rPr>
                      <m:scr m:val="script"/>
                    </m:rPr>
                    <w:rPr>
                      <w:rFonts w:ascii="Cambria Math" w:hAnsi="Cambria Math"/>
                      <w:sz w:val="18"/>
                      <w:szCs w:val="18"/>
                      <w:lang w:eastAsia="ja-JP"/>
                    </w:rPr>
                    <m:t>G</m:t>
                  </m:r>
                </m:e>
              </m:d>
            </m:oMath>
            <w:r>
              <w:rPr>
                <w:lang w:eastAsia="ja-JP"/>
              </w:rPr>
              <w:t xml:space="preserve">; </w:t>
            </w:r>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r>
                <m:rPr>
                  <m:aln/>
                </m:rPr>
                <w:rPr>
                  <w:rFonts w:ascii="Cambria Math" w:hAnsi="Cambria Math"/>
                  <w:sz w:val="18"/>
                  <w:szCs w:val="18"/>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sz w:val="18"/>
                              <w:szCs w:val="18"/>
                              <w:lang w:eastAsia="ja-JP"/>
                            </w:rPr>
                            <m:t>B</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e>
                    <m:e>
                      <m:sSub>
                        <m:sSubPr>
                          <m:ctrlPr>
                            <w:rPr>
                              <w:rFonts w:ascii="Cambria Math" w:hAnsi="Cambria Math"/>
                              <w:i/>
                              <w:lang w:eastAsia="ja-JP"/>
                            </w:rPr>
                          </m:ctrlPr>
                        </m:sSubPr>
                        <m:e>
                          <m:r>
                            <w:rPr>
                              <w:rFonts w:ascii="Cambria Math" w:hAnsi="Cambria Math"/>
                              <w:sz w:val="18"/>
                              <w:szCs w:val="18"/>
                              <w:lang w:eastAsia="ja-JP"/>
                            </w:rPr>
                            <m:t>F</m:t>
                          </m:r>
                        </m:e>
                        <m:sub>
                          <m:r>
                            <w:rPr>
                              <w:rFonts w:ascii="Cambria Math" w:hAnsi="Cambria Math"/>
                              <w:sz w:val="18"/>
                              <w:szCs w:val="18"/>
                              <w:lang w:eastAsia="ja-JP"/>
                            </w:rPr>
                            <m:t>load,k</m:t>
                          </m:r>
                        </m:sub>
                      </m:sSub>
                      <m:d>
                        <m:dPr>
                          <m:ctrlPr>
                            <w:rPr>
                              <w:rFonts w:ascii="Cambria Math" w:hAnsi="Cambria Math"/>
                              <w:i/>
                              <w:lang w:eastAsia="ja-JP"/>
                            </w:rPr>
                          </m:ctrlPr>
                        </m:dPr>
                        <m:e>
                          <m:r>
                            <w:rPr>
                              <w:rFonts w:ascii="Cambria Math" w:hAnsi="Cambria Math"/>
                              <w:sz w:val="18"/>
                              <w:szCs w:val="18"/>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sz w:val="18"/>
                              <w:szCs w:val="18"/>
                              <w:lang w:eastAsia="ja-JP"/>
                            </w:rPr>
                            <m:t>I</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sz w:val="18"/>
                              <w:szCs w:val="18"/>
                              <w:lang w:eastAsia="ja-JP"/>
                            </w:rPr>
                            <m:t>τ</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e>
                  </m:eqArr>
                </m:e>
              </m:d>
            </m:oMath>
          </w:p>
        </w:tc>
        <w:tc>
          <w:tcPr>
            <w:tcW w:w="740" w:type="dxa"/>
            <w:vAlign w:val="center"/>
          </w:tcPr>
          <w:p w14:paraId="706348E2" w14:textId="0CAC2CE5" w:rsidR="004A6C58" w:rsidRDefault="00121BAB">
            <w:pPr>
              <w:jc w:val="right"/>
            </w:pPr>
            <w:bookmarkStart w:id="12" w:name="_RefEqState"/>
            <w:r>
              <w:t xml:space="preserve">( </w:t>
            </w:r>
            <w:r>
              <w:fldChar w:fldCharType="begin"/>
            </w:r>
            <w:r w:rsidR="00DF00D6">
              <w:instrText xml:space="preserve"> SEQ ( \* ARABIC </w:instrText>
            </w:r>
            <w:r>
              <w:fldChar w:fldCharType="separate"/>
            </w:r>
            <w:r>
              <w:rPr>
                <w:noProof/>
              </w:rPr>
              <w:t xml:space="preserve">7</w:t>
            </w:r>
            <w:r>
              <w:rPr>
                <w:noProof/>
              </w:rPr>
              <w:fldChar w:fldCharType="end"/>
            </w:r>
            <w:r>
              <w:t xml:space="preserve"> )</w:t>
            </w:r>
            <w:bookmarkEnd w:id="12"/>
          </w:p>
        </w:tc>
      </w:tr>
      <w:tr w:rsidR="004A6C58" w14:paraId="04AE7AE3" w14:textId="77777777">
        <w:trPr>
          <w:jc w:val="center"/>
        </w:trPr>
        <w:tc>
          <w:tcPr>
            <w:tcW w:w="4300" w:type="dxa"/>
            <w:vAlign w:val="center"/>
          </w:tcPr>
          <w:p w14:paraId="3065A492" w14:textId="77777777" w:rsidR="004A6C58" w:rsidRDefault="00435E51">
            <w:pPr>
              <w:jc w:val="center"/>
            </w:pPr>
            <m:oMathPara>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k+1</m:t>
                    </m:r>
                  </m:sub>
                </m:sSub>
                <m:d>
                  <m:dPr>
                    <m:ctrlPr>
                      <w:rPr>
                        <w:rFonts w:ascii="Cambria Math" w:eastAsiaTheme="minorEastAsia" w:hAnsi="Cambria Math"/>
                        <w:i/>
                        <w:lang w:eastAsia="ja-JP"/>
                      </w:rPr>
                    </m:ctrlPr>
                  </m:dPr>
                  <m:e>
                    <m:r>
                      <w:rPr>
                        <w:rFonts w:ascii="Cambria Math" w:eastAsiaTheme="minorEastAsia" w:hAnsi="Cambria Math"/>
                        <w:sz w:val="18"/>
                        <w:szCs w:val="18"/>
                        <w:lang w:eastAsia="ja-JP"/>
                      </w:rPr>
                      <m:t>x,y</m:t>
                    </m:r>
                  </m:e>
                </m:d>
                <m:r>
                  <w:rPr>
                    <w:rFonts w:ascii="Cambria Math" w:hAnsi="Cambria Math"/>
                    <w:sz w:val="18"/>
                    <w:szCs w:val="18"/>
                    <w:lang w:eastAsia="ja-JP"/>
                  </w:rPr>
                  <m:t>=</m:t>
                </m:r>
                <m:r>
                  <m:rPr>
                    <m:sty m:val="p"/>
                  </m:rPr>
                  <w:rPr>
                    <w:rFonts w:ascii="Cambria Math" w:hAnsi="Cambria Math"/>
                    <w:sz w:val="18"/>
                    <w:szCs w:val="18"/>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d>
                      <m:dPr>
                        <m:ctrlPr>
                          <w:rPr>
                            <w:rFonts w:ascii="Cambria Math" w:eastAsiaTheme="minorEastAsia" w:hAnsi="Cambria Math"/>
                            <w:i/>
                            <w:lang w:eastAsia="ja-JP"/>
                          </w:rPr>
                        </m:ctrlPr>
                      </m:dPr>
                      <m:e>
                        <m:r>
                          <w:rPr>
                            <w:rFonts w:ascii="Cambria Math" w:eastAsiaTheme="minorEastAsia" w:hAnsi="Cambria Math"/>
                            <w:sz w:val="18"/>
                            <w:szCs w:val="18"/>
                            <w:lang w:eastAsia="ja-JP"/>
                          </w:rPr>
                          <m:t>x,y</m:t>
                        </m:r>
                      </m:e>
                    </m:d>
                    <m:r>
                      <w:rPr>
                        <w:rFonts w:ascii="Cambria Math" w:hAnsi="Cambria Math"/>
                        <w:sz w:val="18"/>
                        <w:szCs w:val="18"/>
                        <w:lang w:eastAsia="ja-JP"/>
                      </w:rPr>
                      <m:t>,</m:t>
                    </m:r>
                    <m:sSub>
                      <m:sSubPr>
                        <m:ctrlPr>
                          <w:rPr>
                            <w:rFonts w:ascii="Cambria Math" w:hAnsi="Cambria Math"/>
                            <w:i/>
                            <w:lang w:eastAsia="ja-JP"/>
                          </w:rPr>
                        </m:ctrlPr>
                      </m:sSubPr>
                      <m:e>
                        <m:r>
                          <m:rPr>
                            <m:scr m:val="script"/>
                          </m:rPr>
                          <w:rPr>
                            <w:rFonts w:ascii="Cambria Math" w:hAnsi="Cambria Math"/>
                            <w:sz w:val="18"/>
                            <w:szCs w:val="18"/>
                            <w:lang w:eastAsia="ja-JP"/>
                          </w:rPr>
                          <m:t>F</m:t>
                        </m:r>
                      </m:e>
                      <m:sub>
                        <m:r>
                          <w:rPr>
                            <w:rFonts w:ascii="Cambria Math" w:hAnsi="Cambria Math"/>
                            <w:sz w:val="18"/>
                            <w:szCs w:val="18"/>
                            <w:lang w:eastAsia="ja-JP"/>
                          </w:rPr>
                          <m:t>in,k</m:t>
                        </m:r>
                      </m:sub>
                    </m:sSub>
                  </m:e>
                </m:d>
              </m:oMath>
            </m:oMathPara>
          </w:p>
        </w:tc>
        <w:tc>
          <w:tcPr>
            <w:tcW w:w="740" w:type="dxa"/>
            <w:vAlign w:val="center"/>
          </w:tcPr>
          <w:p w14:paraId="46675180" w14:textId="147C705F" w:rsidR="004A6C58" w:rsidRDefault="00121BAB">
            <w:pPr>
              <w:jc w:val="right"/>
            </w:pPr>
            <w:bookmarkStart w:id="13" w:name="_RefEqTrans"/>
            <w:r>
              <w:t xml:space="preserve">( </w:t>
            </w:r>
            <w:r>
              <w:fldChar w:fldCharType="begin"/>
            </w:r>
            <w:r w:rsidR="00DF00D6">
              <w:instrText xml:space="preserve"> SEQ ( \* ARABIC </w:instrText>
            </w:r>
            <w:r>
              <w:fldChar w:fldCharType="separate"/>
            </w:r>
            <w:r w:rsidR="008B204C">
              <w:rPr>
                <w:noProof/>
              </w:rPr>
              <w:t xml:space="preserve">8</w:t>
            </w:r>
            <w:r>
              <w:rPr>
                <w:noProof/>
              </w:rPr>
              <w:fldChar w:fldCharType="end"/>
            </w:r>
            <w:r>
              <w:t xml:space="preserve"> )</w:t>
            </w:r>
            <w:bookmarkEnd w:id="13"/>
          </w:p>
        </w:tc>
      </w:tr>
    </w:tbl>
    <w:p w14:paraId="34AD12B5" w14:textId="77777777" w:rsidR="004A6C58" w:rsidRDefault="00121BAB">
      <w:pPr>
        <w:pStyle w:val="Heading2"/>
      </w:pPr>
      <w:r>
        <w:t>D. Hybrid Fire Spread Model</w:t>
      </w:r>
    </w:p>
    <w:p w14:paraId="6EB38517" w14:textId="43B94EA9" w:rsidR="004A6C58" w:rsidRDefault="00121BAB">
      <w:pPr>
        <w:pStyle w:val="Text"/>
      </w:pPr>
      <w:r>
        <w:t xml:space="preserve"/>
      </w:r>
      <w:del w:id="90045" w:author="Editor" w:date="2026-08-07T15:00:00Z">
        <w:r>
          <w:delText xml:space="preserve">A cell burns through persistence while fuel remains, through propagation from burning neighbors, or through external ignition. Propagation fires when the influence accumulated over the 8-connected neighborhood exceeds a calibrated threshold, each neighbor contributing its Rothermel-type rate of spread from wind, slope, aspect, moisture, and fuel type </w:delText>
        </w:r>
      </w:del>
      <w:ins w:id="90046" w:author="Editor" w:date="2026-08-07T15:00:00Z">
        <w:r>
          <w:t xml:space="preserve">A cell burns through persistence while fuel remains, through propagation from burning neighbors, or through external ignition. Propagation fires when the influence accumulated over the 8-connected neighborhood exceeds a calibrated threshold, each neighbor contributing a Rothermel-type rate of spread from wind, slope, aspect, moisture, and fuel type </w:t>
        </w:r>
      </w:ins>
      <w:r>
        <w:t xml:space="preserve"/>
      </w:r>
      <w:r>
        <w:fldChar w:fldCharType="begin"/>
      </w:r>
      <w:r>
        <w:instrText xml:space="preserve"> CITATION Rot72 \l 1033 </w:instrText>
      </w:r>
      <w:r>
        <w:fldChar w:fldCharType="separate"/>
      </w:r>
      <w:r>
        <w:rPr>
          <w:noProof/>
        </w:rPr>
        <w:t xml:space="preserve">[7]</w:t>
      </w:r>
      <w:r>
        <w:fldChar w:fldCharType="end"/>
      </w:r>
      <w:r>
        <w:t xml:space="preserve"/>
      </w:r>
      <w:del w:id="90047" w:author="Editor" w:date="2026-08-07T15:00:00Z">
        <w:r>
          <w:delText xml:space="preserve">, weighted toward the wind direction. Ember spotting, the only stochastic element and driven by the seeded scenario stream, carries fire several cells downwind under strong dry wind and across narrow barriers such as rivers, roads, and containment lines. Precipitation raises dead fuel moisture above the extinction level so a </w:delText>
        </w:r>
      </w:del>
      <w:ins w:id="90048" w:author="Editor" w:date="2026-08-07T15:00:00Z">
        <w:r>
          <w:t xml:space="preserve">, weighted toward the wind. Ember spotting, the only stochastic element, carries fire several cells downwind and across narrow barriers such as rivers, roads, and containment lines. Precipitation raises dead fuel moisture above the extinction level so a </w:t>
        </w:r>
      </w:ins>
      <w:r>
        <w:t xml:space="preserve"/>
      </w:r>
      <w:proofErr w:type="gramStart"/>
      <w:r>
        <w:t xml:space="preserve">front dies</w:t>
      </w:r>
      <w:proofErr w:type="gramEnd"/>
      <w:r>
        <w:t xml:space="preserve"> out gradually, and the equilibrium moisture mode lets diurnal weather modulate flammability.</w:t>
      </w:r>
    </w:p>
    <w:p w14:paraId="7805AD4D" w14:textId="21664F87" w:rsidR="004A6C58" w:rsidRDefault="00121BAB">
      <w:pPr>
        <w:pStyle w:val="Heading2"/>
      </w:pPr>
      <w:r>
        <w:t xml:space="preserve">E. Fuel Mass, Suppression, and Intensity</w:t>
      </w:r>
    </w:p>
    <w:p w14:paraId="0CD65D2F" w14:textId="1587827F" w:rsidR="004A6C58" w:rsidRDefault="00312582">
      <w:pPr>
        <w:pStyle w:val="Text"/>
      </w:pPr>
      <w:r>
        <w:rPr>
          <w:noProof/>
        </w:rPr>
        <mc:AlternateContent>
          <mc:Choice Requires="wpg">
            <w:drawing>
              <wp:anchor distT="0" distB="0" distL="114300" distR="114300" simplePos="0" relativeHeight="251655680" behindDoc="0" locked="0" layoutInCell="1" allowOverlap="1" wp14:anchorId="101CCDFC" wp14:editId="2F5802AC">
                <wp:simplePos x="0" y="0"/>
                <wp:positionH relativeFrom="margin">
                  <wp:posOffset>188917</wp:posOffset>
                </wp:positionH>
                <wp:positionV relativeFrom="margin">
                  <wp:posOffset>6412419</wp:posOffset>
                </wp:positionV>
                <wp:extent cx="2700655" cy="2337435"/>
                <wp:effectExtent l="0" t="0" r="4445" b="5715"/>
                <wp:wrapTopAndBottom/>
                <wp:docPr id="13" name="Group 13"/>
                <wp:cNvGraphicFramePr/>
                <a:graphic xmlns:a="http://schemas.openxmlformats.org/drawingml/2006/main">
                  <a:graphicData uri="http://schemas.microsoft.com/office/word/2010/wordprocessingGroup">
                    <wpg:wgp>
                      <wpg:cNvGrpSpPr/>
                      <wpg:grpSpPr>
                        <a:xfrm>
                          <a:off x="0" y="0"/>
                          <a:ext cx="2700655" cy="2337435"/>
                          <a:chOff x="0" y="0"/>
                          <a:chExt cx="2701043" cy="2337435"/>
                        </a:xfrm>
                      </wpg:grpSpPr>
                      <pic:pic xmlns:pic="http://schemas.openxmlformats.org/drawingml/2006/picture">
                        <pic:nvPicPr>
                          <pic:cNvPr id="63805" name="image12.png"/>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95003" y="0"/>
                            <a:ext cx="2606040" cy="2134235"/>
                          </a:xfrm>
                          <a:prstGeom prst="rect">
                            <a:avLst/>
                          </a:prstGeom>
                        </pic:spPr>
                      </pic:pic>
                      <wps:wsp>
                        <wps:cNvPr id="11" name="Text Box 11"/>
                        <wps:cNvSpPr txBox="1"/>
                        <wps:spPr>
                          <a:xfrm>
                            <a:off x="0" y="2220595"/>
                            <a:ext cx="2605405" cy="116840"/>
                          </a:xfrm>
                          <a:prstGeom prst="rect">
                            <a:avLst/>
                          </a:prstGeom>
                          <a:solidFill>
                            <a:prstClr val="white"/>
                          </a:solidFill>
                          <a:ln>
                            <a:noFill/>
                          </a:ln>
                        </wps:spPr>
                        <wps:txbx>
                          <w:txbxContent>
                            <w:p w14:paraId="5E7D39C9" w14:textId="29489E1B" w:rsidR="001B6152" w:rsidRPr="001B6152" w:rsidRDefault="001B6152" w:rsidP="001B6152">
                              <w:pPr>
                                <w:pStyle w:val="FigureCaption"/>
                              </w:pPr>
                              <w:bookmarkStart w:id="14" w:name="_RefFigTrans"/>
                              <w:r>
                                <w:rPr>
                                  <w:b/>
                                  <w:bCs/>
                                </w:rPr>
                                <w:t xml:space="preserve">Fig. </w:t>
                              </w:r>
                              <w:fldSimple w:instr=" SEQ Fig. \* ARABIC ">
                                <w:r>
                                  <w:rPr>
                                    <w:noProof/>
                                  </w:rPr>
                                  <w:t xml:space="preserve">3</w:t>
                                </w:r>
                              </w:fldSimple>
                              <w:bookmarkEnd w:id="14"/>
                              <w:r>
                                <w:rPr>
                                  <w:b/>
                                  <w:bCs/>
                                </w:rPr>
                                <w:t xml:space="preserve">.</w:t>
                              </w:r>
                              <w:r>
                                <w:t xml:space="preserve"> State transition block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01CCDFC" id="Group 13" o:spid="_x0000_s1032" style="position:absolute;left:0;text-align:left;margin-left:14.9pt;margin-top:504.9pt;width:212.65pt;height:184.05pt;z-index:251655680;mso-position-horizontal-relative:margin;mso-position-vertical-relative:margin" coordsize="27010,23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">
                <v:shape id="image12.png" o:spid="_x0000_s1033" type="#_x0000_t75" style="position:absolute;left:950;width:26060;height:21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">
                  <v:imagedata r:id="rId15" o:title=""/>
                </v:shape>
                <v:shape id="Text Box 11" o:spid="_x0000_s1034" type="#_x0000_t202" style="position:absolute;top:22205;width:26054;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" stroked="f">
                  <v:textbox style="mso-fit-shape-to-text:t" inset="0,0,0,0">
                    <w:txbxContent>
                      <w:p w14:paraId="5E7D39C9" w14:textId="29489E1B" w:rsidR="001B6152" w:rsidRPr="001B6152" w:rsidRDefault="001B6152" w:rsidP="001B6152">
                        <w:pPr>
                          <w:pStyle w:val="FigureCaption"/>
                        </w:pPr>
                        <w:bookmarkStart w:id="15" w:name="_RefFigTrans"/>
                        <w:r>
                          <w:rPr>
                            <w:b/>
                            <w:bCs/>
                          </w:rPr>
                          <w:t xml:space="preserve">Fig. </w:t>
                        </w:r>
                        <w:fldSimple w:instr=" SEQ Fig. \* ARABIC ">
                          <w:r>
                            <w:rPr>
                              <w:noProof/>
                            </w:rPr>
                            <w:t xml:space="preserve">3</w:t>
                          </w:r>
                        </w:fldSimple>
                        <w:bookmarkEnd w:id="15"/>
                        <w:r>
                          <w:rPr>
                            <w:b/>
                            <w:bCs/>
                          </w:rPr>
                          <w:t xml:space="preserve">.</w:t>
                        </w:r>
                        <w:r>
                          <w:t xml:space="preserve"> State transition block diagram.</w:t>
                        </w:r>
                      </w:p>
                    </w:txbxContent>
                  </v:textbox>
                </v:shape>
                <w10:wrap type="topAndBottom" anchorx="margin" anchory="margin"/>
              </v:group>
            </w:pict>
          </mc:Fallback>
        </mc:AlternateContent>
      </w:r>
      <w:r>
        <w:t xml:space="preserve">Fuel mass decreases through combustion and suppression, never below zero. Suppression converts capability into a normalized fuel reduction, gated by capacity and availability, decaying with travel time and poor access, and attenuated by local fire intensity; it never overwrites the burning state but acts on the fuel, which shapes persistence and propagation. A local intensity proxy from fuel, wind, and slope modulates suppression effectiveness and feeds the decision layer without controlling ignition or spread.</w:t>
      </w:r>
    </w:p>
    <w:p w14:paraId="16C19171" w14:textId="411074E9" w:rsidR="004A6C58" w:rsidRDefault="00121BAB">
      <w:pPr>
        <w:pStyle w:val="Heading2"/>
      </w:pPr>
      <w:r>
        <w:t xml:space="preserve">F. Interaction, Counterfactual Replay, and the DSS Interface</w:t>
      </w:r>
    </w:p>
    <w:p w14:paraId="1AF56CD3" w14:textId="05133324" w:rsidR="004A6C58" w:rsidRDefault="00121BAB">
      <w:pPr>
        <w:pStyle w:val="Text"/>
      </w:pPr>
      <w:r>
        <w:t xml:space="preserve"/>
      </w:r>
      <w:del w:id="90041" w:author="Editor" w:date="2026-08-07T15:00:00Z">
        <w:r>
          <w:delText xml:space="preserve">The operator acts only through bounded input modifications, never through the state, so interaction stays prospective and reversible. Per-step snapshots, including the random number generator, enable exact counterfactual replay: runs from the same snapshot differ only in the orders under test, the basis of the with and without DSS comparisons of Section V. The DSS closes the loop through the observation interface </w:delText>
        </w:r>
      </w:del>
      <w:ins w:id="90042" w:author="Editor" w:date="2026-08-07T15:00:00Z">
        <w:r>
          <w:t xml:space="preserve">The commander acts only through bounded input modifications, never through the state, so interaction stays prospective and reversible. Per-step snapshots, including the random number generator, enable exact counterfactual replay: runs from the same snapshot differ only in the orders under test, which is the basis of the paired comparisons of Section V. The decision layer reads the state through the observation interface </w:t>
        </w:r>
      </w:ins>
      <w:r>
        <w:t xml:space="preserve"/>
      </w:r>
      <w:r>
        <w:fldChar w:fldCharType="begin"/>
      </w:r>
      <w:r>
        <w:instrText xml:space="preserve"> REF _RefEqChain \h </w:instrText>
      </w:r>
      <w:r>
        <w:fldChar w:fldCharType="separate"/>
      </w:r>
      <w:r>
        <w:t xml:space="preserve">( </w:t>
      </w:r>
      <w:r>
        <w:rPr>
          <w:noProof/>
        </w:rPr>
        <w:t xml:space="preserve">9</w:t>
      </w:r>
      <w:r>
        <w:t xml:space="preserve"> )</w:t>
      </w:r>
      <w:r>
        <w:fldChar w:fldCharType="end"/>
      </w:r>
      <w:r>
        <w:t xml:space="preserve"/>
      </w:r>
      <w:del w:id="90043" w:author="Editor" w:date="2026-08-07T15:00:00Z">
        <w:r>
          <w:delText xml:space="preserve">: the observation function projects the state onto observable information, injecting epistemic uncertainty at this point only, and the aggregated intervention field re-enters the simulation only as one component of the external input set.</w:delText>
        </w:r>
      </w:del>
      <w:ins w:id="90044" w:author="Editor" w:date="2026-08-07T15:00:00Z">
        <w:r>
          <w:t xml:space="preserve">: the observation function projects the state onto observable information, injecting epistemic uncertainty at this point only, and the aggregated intervention field re-enters the simulation as one component of the external input set.</w:t>
        </w:r>
      </w:ins>
      <w:r>
        <w:t xml:space="preserve"/>
      </w:r>
    </w:p>
    <w:tbl>
      <w:tblPr>
        <w:tblW w:w="5040" w:type="dxa"/>
        <w:jc w:val="center"/>
        <w:tblLayout w:type="fixed"/>
        <w:tblLook w:val="04A0" w:firstRow="1" w:lastRow="0" w:firstColumn="1" w:lastColumn="0" w:noHBand="0" w:noVBand="1"/>
      </w:tblPr>
      <w:tblGrid>
        <w:gridCol w:w="4300"/>
        <w:gridCol w:w="740"/>
      </w:tblGrid>
      <w:tr w:rsidR="004A6C58" w14:paraId="6CECC084" w14:textId="77777777">
        <w:trPr>
          <w:jc w:val="center"/>
        </w:trPr>
        <w:tc>
          <w:tcPr>
            <w:tcW w:w="4300" w:type="dxa"/>
            <w:vAlign w:val="center"/>
          </w:tcPr>
          <w:p w14:paraId="545CAD26" w14:textId="77777777" w:rsidR="004A6C58" w:rsidRDefault="00435E51">
            <w:pPr>
              <w:jc w:val="center"/>
            </w:pPr>
            <m:oMathPara>
              <m:oMath>
                <m:sSub>
                  <m:sSubPr>
                    <m:ctrlPr>
                      <w:rPr>
                        <w:rFonts w:ascii="Cambria Math" w:hAnsi="Cambria Math"/>
                        <w:i/>
                        <w:lang w:eastAsia="tr-TR"/>
                      </w:rPr>
                    </m:ctrlPr>
                  </m:sSubPr>
                  <m:e>
                    <m:r>
                      <w:rPr>
                        <w:rFonts w:ascii="Cambria Math" w:hAnsi="Cambria Math"/>
                        <w:sz w:val="18"/>
                        <w:szCs w:val="18"/>
                        <w:lang w:eastAsia="tr-TR"/>
                      </w:rPr>
                      <m:t>S</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 xml:space="preserve">→ </m:t>
                </m:r>
                <m:sSub>
                  <m:sSubPr>
                    <m:ctrlPr>
                      <w:rPr>
                        <w:rFonts w:ascii="Cambria Math" w:hAnsi="Cambria Math"/>
                        <w:i/>
                        <w:lang w:eastAsia="tr-TR"/>
                      </w:rPr>
                    </m:ctrlPr>
                  </m:sSubPr>
                  <m:e>
                    <m:r>
                      <w:rPr>
                        <w:rFonts w:ascii="Cambria Math" w:hAnsi="Cambria Math"/>
                        <w:sz w:val="18"/>
                        <w:szCs w:val="18"/>
                        <w:lang w:eastAsia="tr-TR"/>
                      </w:rPr>
                      <m:t>O</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DSS,k</m:t>
                    </m:r>
                  </m:sub>
                </m:sSub>
                <m:r>
                  <w:rPr>
                    <w:rFonts w:ascii="Cambria Math" w:hAnsi="Cambria Math"/>
                    <w:sz w:val="18"/>
                    <w:szCs w:val="18"/>
                    <w:lang w:eastAsia="tr-TR"/>
                  </w:rPr>
                  <m:t>→</m:t>
                </m:r>
                <m:sSub>
                  <m:sSubPr>
                    <m:ctrlPr>
                      <w:rPr>
                        <w:rFonts w:ascii="Cambria Math" w:hAnsi="Cambria Math"/>
                        <w:i/>
                        <w:lang w:eastAsia="tr-TR"/>
                      </w:rPr>
                    </m:ctrlPr>
                  </m:sSubPr>
                  <m:e>
                    <m:r>
                      <w:rPr>
                        <w:rFonts w:ascii="Cambria Math" w:hAnsi="Cambria Math"/>
                        <w:sz w:val="18"/>
                        <w:szCs w:val="18"/>
                        <w:lang w:eastAsia="tr-TR"/>
                      </w:rPr>
                      <m:t>U</m:t>
                    </m:r>
                  </m:e>
                  <m:sub>
                    <m:r>
                      <w:rPr>
                        <w:rFonts w:ascii="Cambria Math" w:hAnsi="Cambria Math"/>
                        <w:sz w:val="18"/>
                        <w:szCs w:val="18"/>
                        <w:lang w:eastAsia="tr-TR"/>
                      </w:rPr>
                      <m:t>DSS,k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m:t>
                </m:r>
                <m:r>
                  <m:rPr>
                    <m:sty m:val="p"/>
                  </m:rPr>
                  <w:rPr>
                    <w:rFonts w:ascii="Cambria Math" w:hAnsi="Cambria Math"/>
                    <w:sz w:val="18"/>
                    <w:szCs w:val="18"/>
                    <w:lang w:eastAsia="tr-TR"/>
                  </w:rPr>
                  <m:t>Φ</m:t>
                </m:r>
                <m:d>
                  <m:dPr>
                    <m:ctrlPr>
                      <w:rPr>
                        <w:rFonts w:ascii="Cambria Math" w:hAnsi="Cambria Math"/>
                        <w:i/>
                        <w:lang w:eastAsia="tr-TR"/>
                      </w:rPr>
                    </m:ctrlPr>
                  </m:dPr>
                  <m:e>
                    <m:r>
                      <w:rPr>
                        <w:rFonts w:ascii="Cambria Math" w:hAnsi="Cambria Math"/>
                        <w:sz w:val="18"/>
                        <w:szCs w:val="18"/>
                        <w:lang w:eastAsia="tr-TR"/>
                      </w:rPr>
                      <m:t>∙</m:t>
                    </m:r>
                  </m:e>
                </m:d>
                <m:r>
                  <w:rPr>
                    <w:rFonts w:ascii="Cambria Math" w:hAnsi="Cambria Math"/>
                    <w:sz w:val="18"/>
                    <w:szCs w:val="18"/>
                    <w:lang w:eastAsia="tr-TR"/>
                  </w:rPr>
                  <m:t>→</m:t>
                </m:r>
                <m:sSub>
                  <m:sSubPr>
                    <m:ctrlPr>
                      <w:rPr>
                        <w:rFonts w:ascii="Cambria Math" w:hAnsi="Cambria Math"/>
                        <w:i/>
                        <w:lang w:eastAsia="tr-TR"/>
                      </w:rPr>
                    </m:ctrlPr>
                  </m:sSubPr>
                  <m:e>
                    <m:r>
                      <w:rPr>
                        <w:rFonts w:ascii="Cambria Math" w:hAnsi="Cambria Math"/>
                        <w:sz w:val="18"/>
                        <w:szCs w:val="18"/>
                        <w:lang w:eastAsia="tr-TR"/>
                      </w:rPr>
                      <m:t>S</m:t>
                    </m:r>
                  </m:e>
                  <m:sub>
                    <m:r>
                      <w:rPr>
                        <w:rFonts w:ascii="Cambria Math" w:hAnsi="Cambria Math"/>
                        <w:sz w:val="18"/>
                        <w:szCs w:val="18"/>
                        <w:lang w:eastAsia="tr-TR"/>
                      </w:rPr>
                      <m:t>k+1</m:t>
                    </m:r>
                  </m:sub>
                </m:sSub>
                <m:d>
                  <m:dPr>
                    <m:ctrlPr>
                      <w:rPr>
                        <w:rFonts w:ascii="Cambria Math" w:hAnsi="Cambria Math"/>
                        <w:i/>
                        <w:iCs/>
                        <w:lang w:eastAsia="ja-JP"/>
                      </w:rPr>
                    </m:ctrlPr>
                  </m:dPr>
                  <m:e>
                    <m:r>
                      <w:rPr>
                        <w:rFonts w:ascii="Cambria Math" w:hAnsi="Cambria Math"/>
                        <w:sz w:val="18"/>
                        <w:szCs w:val="18"/>
                        <w:lang w:eastAsia="ja-JP"/>
                      </w:rPr>
                      <m:t>x,y</m:t>
                    </m:r>
                  </m:e>
                </m:d>
                <m:sSub>
                  <m:sSubPr>
                    <m:ctrlPr>
                      <w:rPr>
                        <w:rFonts w:ascii="Cambria Math" w:hAnsi="Cambria Math"/>
                        <w:i/>
                        <w:lang w:eastAsia="tr-TR"/>
                      </w:rPr>
                    </m:ctrlPr>
                  </m:sSubPr>
                  <m:e>
                    <m:r>
                      <w:rPr>
                        <w:rFonts w:ascii="Cambria Math" w:hAnsi="Cambria Math"/>
                        <w:sz w:val="18"/>
                        <w:szCs w:val="18"/>
                        <w:lang w:eastAsia="tr-TR"/>
                      </w:rPr>
                      <m:t>U</m:t>
                    </m:r>
                  </m:e>
                  <m:sub>
                    <m:r>
                      <w:rPr>
                        <w:rFonts w:ascii="Cambria Math" w:hAnsi="Cambria Math"/>
                        <w:sz w:val="18"/>
                        <w:szCs w:val="18"/>
                        <w:lang w:eastAsia="tr-TR"/>
                      </w:rPr>
                      <m:t>DSS,k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 xml:space="preserve"> = </m:t>
                </m:r>
                <m:sSubSup>
                  <m:sSubSupPr>
                    <m:ctrlPr>
                      <w:rPr>
                        <w:rFonts w:ascii="Cambria Math" w:hAnsi="Cambria Math"/>
                        <w:i/>
                        <w:lang w:eastAsia="tr-TR"/>
                      </w:rPr>
                    </m:ctrlPr>
                  </m:sSubSupPr>
                  <m:e>
                    <m:r>
                      <w:rPr>
                        <w:rFonts w:ascii="Cambria Math" w:hAnsi="Cambria Math"/>
                        <w:sz w:val="18"/>
                        <w:szCs w:val="18"/>
                        <w:lang w:eastAsia="tr-TR"/>
                      </w:rPr>
                      <m:t>π</m:t>
                    </m:r>
                  </m:e>
                  <m:sub>
                    <m:r>
                      <w:rPr>
                        <w:rFonts w:ascii="Cambria Math" w:hAnsi="Cambria Math"/>
                        <w:sz w:val="18"/>
                        <w:szCs w:val="18"/>
                        <w:lang w:eastAsia="tr-TR"/>
                      </w:rPr>
                      <m:t>DSS</m:t>
                    </m:r>
                  </m:sub>
                  <m:sup>
                    <m:r>
                      <w:rPr>
                        <w:rFonts w:ascii="Cambria Math" w:hAnsi="Cambria Math"/>
                        <w:sz w:val="18"/>
                        <w:szCs w:val="18"/>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sz w:val="18"/>
                            <w:szCs w:val="18"/>
                            <w:lang w:eastAsia="tr-TR"/>
                          </w:rPr>
                          <m:t>O</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DSS,k</m:t>
                        </m:r>
                      </m:sub>
                    </m:sSub>
                  </m:e>
                </m:d>
                <m:r>
                  <w:rPr>
                    <w:rFonts w:ascii="Cambria Math" w:hAnsi="Cambria Math"/>
                    <w:sz w:val="18"/>
                    <w:szCs w:val="18"/>
                    <w:lang w:eastAsia="tr-TR"/>
                  </w:rPr>
                  <m:t xml:space="preserve"> </m:t>
                </m:r>
                <m:r>
                  <w:rPr>
                    <w:rFonts w:ascii="Cambria Math" w:hAnsi="Cambria Math" w:cs="Cambria Math"/>
                    <w:sz w:val="18"/>
                    <w:szCs w:val="18"/>
                    <w:lang w:eastAsia="ja-JP"/>
                  </w:rPr>
                  <m:t>⊂</m:t>
                </m:r>
                <m:r>
                  <w:rPr>
                    <w:rFonts w:ascii="Cambria Math" w:hAnsi="Cambria Math"/>
                    <w:sz w:val="18"/>
                    <w:szCs w:val="18"/>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in,k</m:t>
                    </m:r>
                  </m:sub>
                </m:sSub>
              </m:oMath>
            </m:oMathPara>
          </w:p>
        </w:tc>
        <w:tc>
          <w:tcPr>
            <w:tcW w:w="740" w:type="dxa"/>
            <w:vAlign w:val="center"/>
          </w:tcPr>
          <w:p w14:paraId="026B6420" w14:textId="3D9176C7" w:rsidR="004A6C58" w:rsidRDefault="00121BAB">
            <w:pPr>
              <w:jc w:val="right"/>
            </w:pPr>
            <w:bookmarkStart w:id="16" w:name="_RefEqChain"/>
            <w:r>
              <w:t xml:space="preserve">( </w:t>
            </w:r>
            <w:r>
              <w:fldChar w:fldCharType="begin"/>
            </w:r>
            <w:r w:rsidR="00DF00D6">
              <w:instrText xml:space="preserve"> SEQ ( \* ARABIC </w:instrText>
            </w:r>
            <w:r>
              <w:fldChar w:fldCharType="separate"/>
            </w:r>
            <w:r>
              <w:rPr>
                <w:noProof/>
              </w:rPr>
              <w:t xml:space="preserve">9</w:t>
            </w:r>
            <w:r>
              <w:rPr>
                <w:noProof/>
              </w:rPr>
              <w:fldChar w:fldCharType="end"/>
            </w:r>
            <w:r>
              <w:t xml:space="preserve"> )</w:t>
            </w:r>
            <w:bookmarkEnd w:id="16"/>
          </w:p>
        </w:tc>
      </w:tr>
    </w:tbl>
    <w:p w14:paraId="51A27E31" w14:textId="533D24A3" w:rsidR="004A6C58" w:rsidRDefault="00121BAB">
      <w:pPr>
        <w:pStyle w:val="Heading1"/>
      </w:pPr>
      <w:r>
        <w:t/>
      </w:r>
      <w:del w:id="90011" w:author="Editor" w:date="2026-08-07T15:00:00Z">
        <w:r>
          <w:delText xml:space="preserve">IV. Decision Support System</w:delText>
        </w:r>
      </w:del>
      <w:ins w:id="90012" w:author="Editor" w:date="2026-08-07T15:00:00Z">
        <w:r>
          <w:t xml:space="preserve">IV. Distributed Decision Layer and Its Guarantees</w:t>
        </w:r>
      </w:ins>
      <w:r>
        <w:t xml:space="preserve"/>
      </w:r>
    </w:p>
    <w:p w14:paraId="61D0007B" w14:textId="77777777" w:rsidR="004A6C58" w:rsidRDefault="00121BAB">
      <w:pPr>
        <w:pStyle w:val="Heading2"/>
      </w:pPr>
      <w:r>
        <w:t>A. Four-Layer Pipeline</w:t>
      </w:r>
    </w:p>
    <w:p w14:paraId="7E182334" w14:textId="0DD97431" w:rsidR="00312582" w:rsidRDefault="00312582">
      <w:pPr>
        <w:pStyle w:val="Text"/>
      </w:pPr>
      <w:r w:rsidRPr="00F24D90">
        <w:rPr>
          <w:noProof/>
        </w:rPr>
        <mc:AlternateContent>
          <mc:Choice Requires="wps">
            <w:drawing>
              <wp:anchor distT="45720" distB="45720" distL="114300" distR="114300" simplePos="0" relativeHeight="251660288" behindDoc="0" locked="0" layoutInCell="1" allowOverlap="1" wp14:anchorId="354CD843" wp14:editId="5E6B5A8C">
                <wp:simplePos x="0" y="0"/>
                <wp:positionH relativeFrom="margin">
                  <wp:align>right</wp:align>
                </wp:positionH>
                <wp:positionV relativeFrom="margin">
                  <wp:align>top</wp:align>
                </wp:positionV>
                <wp:extent cx="3057525" cy="550799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7525" cy="5507990"/>
                        </a:xfrm>
                        <a:prstGeom prst="rect">
                          <a:avLst/>
                        </a:prstGeom>
                        <a:solidFill>
                          <a:srgbClr val="FFFFFF"/>
                        </a:solidFill>
                        <a:ln w="9525">
                          <a:noFill/>
                          <a:miter lim="800000"/>
                          <a:headEnd/>
                          <a:tailEnd/>
                        </a:ln>
                      </wps:spPr>
                      <wps:txbx>
                        <w:txbxContent>
                          <w:p w14:paraId="59088845" w14:textId="77777777" w:rsidR="00312582" w:rsidRDefault="00312582" w:rsidP="00312582">
                            <w:r>
                              <w:rPr>
                                <w:noProof/>
                              </w:rPr>
                              <w:drawing>
                                <wp:inline distT="0" distB="0" distL="0" distR="0" wp14:anchorId="33CD8930" wp14:editId="6754E2AB">
                                  <wp:extent cx="2978861" cy="5299978"/>
                                  <wp:effectExtent l="0" t="0" r="0" b="0"/>
                                  <wp:docPr id="24"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4" name="image15.png"/>
                                          <pic:cNvPicPr/>
                                        </pic:nvPicPr>
                                        <pic:blipFill>
                                          <a:blip r:embed="rId16"/>
                                          <a:stretch>
                                            <a:fillRect/>
                                          </a:stretch>
                                        </pic:blipFill>
                                        <pic:spPr>
                                          <a:xfrm>
                                            <a:off x="0" y="0"/>
                                            <a:ext cx="2991983" cy="5323324"/>
                                          </a:xfrm>
                                          <a:prstGeom prst="rect">
                                            <a:avLst/>
                                          </a:prstGeom>
                                        </pic:spPr>
                                      </pic:pic>
                                    </a:graphicData>
                                  </a:graphic>
                                </wp:inline>
                              </w:drawing>
                            </w:r>
                          </w:p>
                          <w:p w14:paraId="3093E0F2" w14:textId="11DAFA1B" w:rsidR="00312582" w:rsidRDefault="00312582" w:rsidP="00312582">
                            <w:pPr>
                              <w:pStyle w:val="FigureCaption"/>
                            </w:pPr>
                            <w:bookmarkStart w:id="17" w:name="_RefFigDSSBlk"/>
                            <w:r>
                              <w:rPr>
                                <w:b/>
                                <w:bCs/>
                              </w:rPr>
                              <w:t xml:space="preserve">Fig. </w:t>
                            </w:r>
                            <w:fldSimple w:instr=" SEQ Fig. \* ARABIC ">
                              <w:r>
                                <w:rPr>
                                  <w:noProof/>
                                </w:rPr>
                                <w:t xml:space="preserve">4</w:t>
                              </w:r>
                            </w:fldSimple>
                            <w:bookmarkEnd w:id="17"/>
                            <w:r>
                              <w:rPr>
                                <w:b/>
                                <w:bCs/>
                              </w:rPr>
                              <w:t xml:space="preserve">.</w:t>
                            </w:r>
                            <w:r>
                              <w:t xml:space="preserve"> DisasterAware system block diagram (DSS focused).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4CD843" id="Text Box 2" o:spid="_x0000_s1035" type="#_x0000_t202" style="position:absolute;left:0;text-align:left;margin-left:189.55pt;margin-top:0;width:240.75pt;height:433.7pt;z-index:251660288;visibility:visible;mso-wrap-style:square;mso-width-percent:0;mso-height-percent:0;mso-wrap-distance-left:9pt;mso-wrap-distance-top:3.6pt;mso-wrap-distance-right:9pt;mso-wrap-distance-bottom:3.6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" stroked="f">
                <v:textbox>
                  <w:txbxContent>
                    <w:p w14:paraId="59088845" w14:textId="77777777" w:rsidR="00312582" w:rsidRDefault="00312582" w:rsidP="00312582">
                      <w:r>
                        <w:rPr>
                          <w:noProof/>
                        </w:rPr>
                        <w:drawing>
                          <wp:inline distT="0" distB="0" distL="0" distR="0" wp14:anchorId="33CD8930" wp14:editId="6754E2AB">
                            <wp:extent cx="2978861" cy="5299978"/>
                            <wp:effectExtent l="0" t="0" r="0" b="0"/>
                            <wp:docPr id="24"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4" name="image15.png"/>
                                    <pic:cNvPicPr/>
                                  </pic:nvPicPr>
                                  <pic:blipFill>
                                    <a:blip r:embed="rId16"/>
                                    <a:stretch>
                                      <a:fillRect/>
                                    </a:stretch>
                                  </pic:blipFill>
                                  <pic:spPr>
                                    <a:xfrm>
                                      <a:off x="0" y="0"/>
                                      <a:ext cx="2991983" cy="5323324"/>
                                    </a:xfrm>
                                    <a:prstGeom prst="rect">
                                      <a:avLst/>
                                    </a:prstGeom>
                                  </pic:spPr>
                                </pic:pic>
                              </a:graphicData>
                            </a:graphic>
                          </wp:inline>
                        </w:drawing>
                      </w:r>
                    </w:p>
                    <w:p w14:paraId="3093E0F2" w14:textId="11DAFA1B" w:rsidR="00312582" w:rsidRDefault="00312582" w:rsidP="00312582">
                      <w:pPr>
                        <w:pStyle w:val="FigureCaption"/>
                      </w:pPr>
                      <w:bookmarkStart w:id="18" w:name="_RefFigDSSBlk"/>
                      <w:r>
                        <w:rPr>
                          <w:b/>
                          <w:bCs/>
                        </w:rPr>
                        <w:t xml:space="preserve">Fig. </w:t>
                      </w:r>
                      <w:fldSimple w:instr=" SEQ Fig. \* ARABIC ">
                        <w:r>
                          <w:rPr>
                            <w:noProof/>
                          </w:rPr>
                          <w:t xml:space="preserve">4</w:t>
                        </w:r>
                      </w:fldSimple>
                      <w:bookmarkEnd w:id="18"/>
                      <w:r>
                        <w:rPr>
                          <w:b/>
                          <w:bCs/>
                        </w:rPr>
                        <w:t xml:space="preserve">.</w:t>
                      </w:r>
                      <w:r>
                        <w:t xml:space="preserve"> DisasterAware system block diagram (DSS focused).</w:t>
                      </w:r>
                    </w:p>
                  </w:txbxContent>
                </v:textbox>
                <w10:wrap type="square" anchorx="margin" anchory="margin"/>
              </v:shape>
            </w:pict>
          </mc:Fallback>
        </mc:AlternateContent>
      </w:r>
      <w:r w:rsidR="00121BAB" w:rsidRPr="00F24D90">
        <w:fldChar w:fldCharType="begin"/>
      </w:r>
      <w:r w:rsidR="00121BAB" w:rsidRPr="00F24D90">
        <w:instrText xml:space="preserve"> REF _RefFigDSSBlk \h </w:instrText>
      </w:r>
      <w:r w:rsidR="00F24D90" w:rsidRPr="00F24D90">
        <w:instrText xml:space="preserve"> \* MERGEFORMAT </w:instrText>
      </w:r>
      <w:r w:rsidR="00121BAB" w:rsidRPr="00F24D90">
        <w:fldChar w:fldCharType="separate"/>
      </w:r>
      <w:r>
        <w:t xml:space="preserve">Fig. </w:t>
      </w:r>
      <w:r>
        <w:rPr>
          <w:noProof/>
        </w:rPr>
        <w:t xml:space="preserve">4</w:t>
      </w:r>
      <w:r w:rsidR="00121BAB" w:rsidRPr="00F24D90">
        <w:fldChar w:fldCharType="end"/>
      </w:r>
      <w:r>
        <w:t xml:space="preserve"> presents a Local DSS agent as a four-layer flow: the </w:t>
      </w:r>
      <w:r w:rsidR="00121BAB">
        <w:lastRenderedPageBreak/>
        <w:t>input space collects the measurements of Section II-C, the perception layer fuses them into bounded features with explicit confidence, the concept space abstracts them, and the decision space generates, adapts, and evaluates interventions. N agents run this loop over their own regions, coordinated by the Global DSS through priorities and shared resource pool.</w:t>
      </w:r>
    </w:p>
    <w:p w14:paraId="77C2DFBC" w14:textId="77777777" w:rsidR="004A6C58" w:rsidRDefault="00121BAB">
      <w:pPr>
        <w:pStyle w:val="Heading2"/>
      </w:pPr>
      <w:r>
        <w:t xml:space="preserve">B. Observation, Features, and Confidence</w:t>
      </w:r>
    </w:p>
    <w:p w14:paraId="0A0E29BC" w14:textId="32B05714" w:rsidR="004A6C58" w:rsidRDefault="00121BAB">
      <w:pPr>
        <w:pStyle w:val="Text"/>
      </w:pPr>
      <w:r>
        <w:t xml:space="preserve">Each Local DSS agent receives at step k the region-restricted observation </w:t>
      </w:r>
      <w:r>
        <w:fldChar w:fldCharType="begin"/>
      </w:r>
      <w:r>
        <w:instrText xml:space="preserve"> REF _RefEqObs \h </w:instrText>
      </w:r>
      <w:r>
        <w:fldChar w:fldCharType="separate"/>
      </w:r>
      <w:r>
        <w:t xml:space="preserve">( </w:t>
      </w:r>
      <w:r>
        <w:rPr>
          <w:noProof/>
        </w:rPr>
        <w:t xml:space="preserve">10</w:t>
      </w:r>
      <w:r>
        <w:t xml:space="preserve"> )</w:t>
      </w:r>
      <w:r>
        <w:fldChar w:fldCharType="end"/>
      </w:r>
      <w:r>
        <w:t xml:space="preserve"/>
      </w:r>
      <w:del w:id="90035" w:author="Editor" w:date="2026-08-07T15:00:00Z">
        <w:r>
          <w:delText xml:space="preserve">, where the observation function projects the authoritative state onto the cells of the region and injects the epistemic uncertainty. This uncertainty stems from missing knowledge rather than randomness (an occluded camera, a satellite revisit gap, an offline sensor), and no distribution over the error is assumed anywhere. Every observed cell carries a confidence composed conservatively from four factors, observability, coverage, freshness, and reliability, as the minimum </w:delText>
        </w:r>
      </w:del>
      <w:ins w:id="90036" w:author="Editor" w:date="2026-08-07T15:00:00Z">
        <w:r>
          <w:t xml:space="preserve">, where the observation function projects the authoritative state onto the cells of the region and injects epistemic uncertainty. That uncertainty comes from missing knowledge rather than randomness, such as an occluded camera or a revisit gap, and no distribution over the error is assumed. Every observed cell carries a confidence composed from observability, coverage, freshness, and reliability as their minimum </w:t>
        </w:r>
      </w:ins>
      <w:r>
        <w:t xml:space="preserve"/>
      </w:r>
      <w:r>
        <w:fldChar w:fldCharType="begin"/>
      </w:r>
      <w:r>
        <w:instrText xml:space="preserve"> REF _RefEqGamma \h </w:instrText>
      </w:r>
      <w:r>
        <w:fldChar w:fldCharType="separate"/>
      </w:r>
      <w:r>
        <w:t xml:space="preserve">( </w:t>
      </w:r>
      <w:r>
        <w:rPr>
          <w:noProof/>
        </w:rPr>
        <w:t xml:space="preserve">11</w:t>
      </w:r>
      <w:r>
        <w:t xml:space="preserve"> )</w:t>
      </w:r>
      <w:r>
        <w:fldChar w:fldCharType="end"/>
      </w:r>
      <w:r>
        <w:t xml:space="preserve"/>
      </w:r>
      <w:del w:id="90037" w:author="Editor" w:date="2026-08-07T15:00:00Z">
        <w:r>
          <w:delText xml:space="preserve"> rather than an average. Confidence bounds the disturbance instead of describing it statistically: the observation error magnitude is limited by the complement of the confidence </w:delText>
        </w:r>
      </w:del>
      <w:ins w:id="90038" w:author="Editor" w:date="2026-08-07T15:00:00Z">
        <w:r>
          <w:t xml:space="preserve"> rather than their average. Confidence bounds the error instead of describing it statistically: its magnitude is limited by the complement of the confidence </w:t>
        </w:r>
      </w:ins>
      <w:r>
        <w:t xml:space="preserve"/>
      </w:r>
      <w:r>
        <w:fldChar w:fldCharType="begin"/>
      </w:r>
      <w:r>
        <w:instrText xml:space="preserve"> REF _RefEqEps \h </w:instrText>
      </w:r>
      <w:r>
        <w:fldChar w:fldCharType="separate"/>
      </w:r>
      <w:r>
        <w:t xml:space="preserve">( </w:t>
      </w:r>
      <w:r>
        <w:rPr>
          <w:noProof/>
        </w:rPr>
        <w:t xml:space="preserve">12</w:t>
      </w:r>
      <w:r>
        <w:t xml:space="preserve"> )</w:t>
      </w:r>
      <w:r>
        <w:fldChar w:fldCharType="end"/>
      </w:r>
      <w:r>
        <w:t xml:space="preserve"/>
      </w:r>
      <w:del w:id="90039" w:author="Editor" w:date="2026-08-07T15:00:00Z">
        <w:r>
          <w:delText xml:space="preserve">, so full confidence is exact, vanishing confidence admits the worst case, and intermediate values degrade gracefully. The agent then computes the ten features </w:delText>
        </w:r>
      </w:del>
      <w:ins w:id="90040" w:author="Editor" w:date="2026-08-07T15:00:00Z">
        <w:r>
          <w:t xml:space="preserve">, so full confidence is exact and vanishing confidence admits the worst case. The agent then computes the ten features </w:t>
        </w:r>
      </w:ins>
      <w:r>
        <w:t xml:space="preserve"/>
      </w:r>
      <w:r>
        <w:fldChar w:fldCharType="begin"/>
      </w:r>
      <w:r>
        <w:instrText xml:space="preserve"> REF _RefEqFeat \h </w:instrText>
      </w:r>
      <w:r>
        <w:fldChar w:fldCharType="separate"/>
      </w:r>
      <w:r>
        <w:t xml:space="preserve">( </w:t>
      </w:r>
      <w:r>
        <w:rPr>
          <w:noProof/>
        </w:rPr>
        <w:t xml:space="preserve">13</w:t>
      </w:r>
      <w:r>
        <w:t xml:space="preserve"> )</w:t>
      </w:r>
      <w:r>
        <w:fldChar w:fldCharType="end"/>
      </w:r>
      <w:r>
        <w:t xml:space="preserve">, each inheriting a feature-level confidence from the observation fields its extraction consumes, so the pair of feature value and feature confidence is the complete interface between perception and reasoning.</w:t>
      </w:r>
    </w:p>
    <w:tbl>
      <w:tblPr>
        <w:tblW w:w="5040" w:type="dxa"/>
        <w:jc w:val="center"/>
        <w:tblLayout w:type="fixed"/>
        <w:tblLook w:val="04A0" w:firstRow="1" w:lastRow="0" w:firstColumn="1" w:lastColumn="0" w:noHBand="0" w:noVBand="1"/>
      </w:tblPr>
      <w:tblGrid>
        <w:gridCol w:w="4300"/>
        <w:gridCol w:w="740"/>
      </w:tblGrid>
      <w:tr w:rsidR="004A6C58" w14:paraId="22A8DD45" w14:textId="77777777">
        <w:trPr>
          <w:jc w:val="center"/>
        </w:trPr>
        <w:tc>
          <w:tcPr>
            <w:tcW w:w="4300" w:type="dxa"/>
            <w:vAlign w:val="center"/>
          </w:tcPr>
          <w:p w14:paraId="5C63BD47"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O</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h</m:t>
                    </m:r>
                  </m:e>
                  <m:sup>
                    <m:r>
                      <w:rPr>
                        <w:rFonts w:ascii="Cambria Math" w:hAnsi="Cambria Math"/>
                        <w:sz w:val="18"/>
                        <w:szCs w:val="18"/>
                      </w:rPr>
                      <m:t>i</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rPr>
                          <m:t>S</m:t>
                        </m:r>
                      </m:e>
                      <m:sub>
                        <m:r>
                          <w:rPr>
                            <w:rFonts w:ascii="Cambria Math" w:hAnsi="Cambria Math"/>
                            <w:sz w:val="18"/>
                            <w:szCs w:val="18"/>
                          </w:rPr>
                          <m:t>k</m:t>
                        </m:r>
                      </m:sub>
                    </m:sSub>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 </m:t>
                    </m:r>
                    <m:sSubSup>
                      <m:sSubSupPr>
                        <m:ctrlPr>
                          <w:rPr>
                            <w:rFonts w:ascii="Cambria Math" w:hAnsi="Cambria Math"/>
                          </w:rPr>
                        </m:ctrlPr>
                      </m:sSubSupPr>
                      <m:e>
                        <m:r>
                          <w:rPr>
                            <w:rFonts w:ascii="Cambria Math" w:hAnsi="Cambria Math"/>
                            <w:sz w:val="18"/>
                            <w:szCs w:val="18"/>
                          </w:rPr>
                          <m:t>ε</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e>
                </m:d>
                <m:r>
                  <m:rPr>
                    <m:sty m:val="p"/>
                  </m:rPr>
                  <w:rPr>
                    <w:rFonts w:ascii="Cambria Math" w:hAnsi="Cambria Math"/>
                    <w:sz w:val="18"/>
                    <w:szCs w:val="18"/>
                  </w:rPr>
                  <m:t>, </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sSup>
                  <m:sSupPr>
                    <m:ctrlPr>
                      <w:rPr>
                        <w:rFonts w:ascii="Cambria Math" w:hAnsi="Cambria Math"/>
                      </w:rPr>
                    </m:ctrlPr>
                  </m:sSupPr>
                  <m:e>
                    <m:r>
                      <m:rPr>
                        <m:scr m:val="script"/>
                        <m:sty m:val="p"/>
                      </m:rPr>
                      <w:rPr>
                        <w:rFonts w:ascii="Cambria Math" w:hAnsi="Cambria Math"/>
                        <w:sz w:val="18"/>
                        <w:szCs w:val="18"/>
                      </w:rPr>
                      <m:t>G</m:t>
                    </m:r>
                  </m:e>
                  <m:sup>
                    <m:r>
                      <w:rPr>
                        <w:rFonts w:ascii="Cambria Math" w:hAnsi="Cambria Math"/>
                        <w:sz w:val="18"/>
                        <w:szCs w:val="18"/>
                      </w:rPr>
                      <m:t>i</m:t>
                    </m:r>
                  </m:sup>
                </m:sSup>
              </m:oMath>
            </m:oMathPara>
          </w:p>
        </w:tc>
        <w:tc>
          <w:tcPr>
            <w:tcW w:w="740" w:type="dxa"/>
            <w:vAlign w:val="center"/>
          </w:tcPr>
          <w:p w14:paraId="79613E88" w14:textId="151F0E81" w:rsidR="004A6C58" w:rsidRDefault="00121BAB">
            <w:pPr>
              <w:jc w:val="right"/>
            </w:pPr>
            <w:bookmarkStart w:id="19" w:name="_RefEqObs"/>
            <w:r>
              <w:t xml:space="preserve">( </w:t>
            </w:r>
            <w:r>
              <w:fldChar w:fldCharType="begin"/>
            </w:r>
            <w:r w:rsidR="00DF00D6">
              <w:instrText xml:space="preserve"> SEQ ( \* ARABIC </w:instrText>
            </w:r>
            <w:r>
              <w:fldChar w:fldCharType="separate"/>
            </w:r>
            <w:r>
              <w:rPr>
                <w:noProof/>
              </w:rPr>
              <w:t xml:space="preserve">10</w:t>
            </w:r>
            <w:r>
              <w:rPr>
                <w:noProof/>
              </w:rPr>
              <w:fldChar w:fldCharType="end"/>
            </w:r>
            <w:r>
              <w:t xml:space="preserve"> )</w:t>
            </w:r>
            <w:bookmarkEnd w:id="19"/>
          </w:p>
        </w:tc>
      </w:tr>
      <w:tr w:rsidR="004A6C58" w14:paraId="5522CF8E" w14:textId="77777777">
        <w:trPr>
          <w:jc w:val="center"/>
        </w:trPr>
        <w:tc>
          <w:tcPr>
            <w:tcW w:w="4300" w:type="dxa"/>
            <w:vAlign w:val="center"/>
          </w:tcPr>
          <w:p w14:paraId="433D6F44"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=min⁡{</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obs</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cov</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fre</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rel</m:t>
                    </m:r>
                  </m:sub>
                </m:sSub>
                <m:r>
                  <w:rPr>
                    <w:rFonts w:ascii="Cambria Math" w:hAnsi="Cambria Math"/>
                    <w:sz w:val="18"/>
                    <w:szCs w:val="18"/>
                  </w:rPr>
                  <m:t>}</m:t>
                </m:r>
              </m:oMath>
            </m:oMathPara>
          </w:p>
        </w:tc>
        <w:tc>
          <w:tcPr>
            <w:tcW w:w="740" w:type="dxa"/>
            <w:vAlign w:val="center"/>
          </w:tcPr>
          <w:p w14:paraId="26E25D52" w14:textId="0CB77D3F" w:rsidR="004A6C58" w:rsidRDefault="00121BAB">
            <w:pPr>
              <w:jc w:val="right"/>
            </w:pPr>
            <w:bookmarkStart w:id="20" w:name="_RefEqGamma"/>
            <w:r>
              <w:t xml:space="preserve">( </w:t>
            </w:r>
            <w:r>
              <w:fldChar w:fldCharType="begin"/>
            </w:r>
            <w:r w:rsidR="00DF00D6">
              <w:instrText xml:space="preserve"> SEQ ( \* ARABIC </w:instrText>
            </w:r>
            <w:r>
              <w:fldChar w:fldCharType="separate"/>
            </w:r>
            <w:r w:rsidR="008B204C">
              <w:rPr>
                <w:noProof/>
              </w:rPr>
              <w:t xml:space="preserve">11</w:t>
            </w:r>
            <w:r>
              <w:rPr>
                <w:noProof/>
              </w:rPr>
              <w:fldChar w:fldCharType="end"/>
            </w:r>
            <w:r>
              <w:t xml:space="preserve"> )</w:t>
            </w:r>
            <w:bookmarkEnd w:id="20"/>
          </w:p>
        </w:tc>
      </w:tr>
      <w:tr w:rsidR="004A6C58" w14:paraId="5DC31412" w14:textId="77777777">
        <w:trPr>
          <w:jc w:val="center"/>
        </w:trPr>
        <w:tc>
          <w:tcPr>
            <w:tcW w:w="4300" w:type="dxa"/>
            <w:vAlign w:val="center"/>
          </w:tcPr>
          <w:p w14:paraId="33816057" w14:textId="77777777" w:rsidR="004A6C58" w:rsidRDefault="00121BAB">
            <w:pPr>
              <w:jc w:val="center"/>
            </w:pPr>
            <m:oMathPara>
              <m:oMath>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ε</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|≤(1-</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m:t>
                </m:r>
                <m:sSub>
                  <m:sSubPr>
                    <m:ctrlPr>
                      <w:rPr>
                        <w:rFonts w:ascii="Cambria Math" w:hAnsi="Cambria Math"/>
                      </w:rPr>
                    </m:ctrlPr>
                  </m:sSubPr>
                  <m:e>
                    <m:r>
                      <w:rPr>
                        <w:rFonts w:ascii="Cambria Math" w:hAnsi="Cambria Math"/>
                        <w:sz w:val="18"/>
                        <w:szCs w:val="18"/>
                      </w:rPr>
                      <m:t>ε</m:t>
                    </m:r>
                  </m:e>
                  <m:sub>
                    <m:r>
                      <w:rPr>
                        <w:rFonts w:ascii="Cambria Math" w:hAnsi="Cambria Math"/>
                        <w:sz w:val="18"/>
                        <w:szCs w:val="18"/>
                      </w:rPr>
                      <m:t>max</m:t>
                    </m:r>
                  </m:sub>
                </m:sSub>
              </m:oMath>
            </m:oMathPara>
          </w:p>
        </w:tc>
        <w:tc>
          <w:tcPr>
            <w:tcW w:w="740" w:type="dxa"/>
            <w:vAlign w:val="center"/>
          </w:tcPr>
          <w:p w14:paraId="0559B6B6" w14:textId="510E909D" w:rsidR="004A6C58" w:rsidRDefault="00121BAB">
            <w:pPr>
              <w:jc w:val="right"/>
            </w:pPr>
            <w:bookmarkStart w:id="21" w:name="_RefEqEps"/>
            <w:r>
              <w:t xml:space="preserve">( </w:t>
            </w:r>
            <w:r>
              <w:fldChar w:fldCharType="begin"/>
            </w:r>
            <w:r w:rsidR="00DF00D6">
              <w:instrText xml:space="preserve"> SEQ ( \* ARABIC </w:instrText>
            </w:r>
            <w:r>
              <w:fldChar w:fldCharType="separate"/>
            </w:r>
            <w:r w:rsidR="008B204C">
              <w:rPr>
                <w:noProof/>
              </w:rPr>
              <w:t xml:space="preserve">12</w:t>
            </w:r>
            <w:r>
              <w:rPr>
                <w:noProof/>
              </w:rPr>
              <w:fldChar w:fldCharType="end"/>
            </w:r>
            <w:r>
              <w:t xml:space="preserve"> )</w:t>
            </w:r>
            <w:bookmarkEnd w:id="21"/>
          </w:p>
        </w:tc>
      </w:tr>
      <w:tr w:rsidR="004A6C58" w14:paraId="0CB0B80B" w14:textId="77777777">
        <w:trPr>
          <w:jc w:val="center"/>
        </w:trPr>
        <w:tc>
          <w:tcPr>
            <w:tcW w:w="4300" w:type="dxa"/>
            <w:vAlign w:val="center"/>
          </w:tcPr>
          <w:p w14:paraId="1FE5D9F9"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z</m:t>
                    </m:r>
                  </m:e>
                  <m:sub>
                    <m:r>
                      <w:rPr>
                        <w:rFonts w:ascii="Cambria Math" w:hAnsi="Cambria Math"/>
                        <w:sz w:val="18"/>
                        <w:szCs w:val="18"/>
                      </w:rPr>
                      <m:t>f,k</m:t>
                    </m:r>
                  </m:sub>
                  <m:sup>
                    <m:r>
                      <w:rPr>
                        <w:rFonts w:ascii="Cambria Math" w:hAnsi="Cambria Math"/>
                        <w:sz w:val="18"/>
                        <w:szCs w:val="18"/>
                      </w:rPr>
                      <m:t>i</m:t>
                    </m:r>
                  </m:sup>
                </m:sSubSup>
                <m:r>
                  <w:rPr>
                    <w:rFonts w:ascii="Cambria Math" w:hAnsi="Cambria Math"/>
                    <w:sz w:val="18"/>
                    <w:szCs w:val="18"/>
                  </w:rPr>
                  <m:t>=</m:t>
                </m:r>
                <m:sSub>
                  <m:sSubPr>
                    <m:ctrlPr>
                      <w:rPr>
                        <w:rFonts w:ascii="Cambria Math" w:hAnsi="Cambria Math"/>
                      </w:rPr>
                    </m:ctrlPr>
                  </m:sSubPr>
                  <m:e>
                    <m:r>
                      <w:rPr>
                        <w:rFonts w:ascii="Cambria Math" w:hAnsi="Cambria Math"/>
                        <w:sz w:val="18"/>
                        <w:szCs w:val="18"/>
                      </w:rPr>
                      <m:t>ξ</m:t>
                    </m:r>
                  </m:e>
                  <m:sub>
                    <m:r>
                      <w:rPr>
                        <w:rFonts w:ascii="Cambria Math" w:hAnsi="Cambria Math"/>
                        <w:sz w:val="18"/>
                        <w:szCs w:val="18"/>
                      </w:rPr>
                      <m:t>f</m:t>
                    </m:r>
                  </m:sub>
                </m:sSub>
                <m:d>
                  <m:dPr>
                    <m:ctrlPr>
                      <w:rPr>
                        <w:rFonts w:ascii="Cambria Math" w:hAnsi="Cambria Math"/>
                      </w:rPr>
                    </m:ctrlPr>
                  </m:dPr>
                  <m:e>
                    <m:sSubSup>
                      <m:sSubSupPr>
                        <m:ctrlPr>
                          <w:rPr>
                            <w:rFonts w:ascii="Cambria Math" w:hAnsi="Cambria Math"/>
                          </w:rPr>
                        </m:ctrlPr>
                      </m:sSubSupPr>
                      <m:e>
                        <m:r>
                          <w:rPr>
                            <w:rFonts w:ascii="Cambria Math" w:hAnsi="Cambria Math"/>
                            <w:sz w:val="18"/>
                            <w:szCs w:val="18"/>
                          </w:rPr>
                          <m:t>O</m:t>
                        </m:r>
                      </m:e>
                      <m:sub>
                        <m:r>
                          <w:rPr>
                            <w:rFonts w:ascii="Cambria Math" w:hAnsi="Cambria Math"/>
                            <w:sz w:val="18"/>
                            <w:szCs w:val="18"/>
                          </w:rPr>
                          <m:t>k</m:t>
                        </m:r>
                      </m:sub>
                      <m:sup>
                        <m:r>
                          <w:rPr>
                            <w:rFonts w:ascii="Cambria Math" w:hAnsi="Cambria Math"/>
                            <w:sz w:val="18"/>
                            <w:szCs w:val="18"/>
                          </w:rPr>
                          <m:t>i</m:t>
                        </m:r>
                      </m:sup>
                    </m:sSubSup>
                  </m:e>
                </m:d>
                <m:r>
                  <w:rPr>
                    <w:rFonts w:ascii="Cambria Math" w:hAnsi="Cambria Math"/>
                    <w:sz w:val="18"/>
                    <w:szCs w:val="18"/>
                  </w:rPr>
                  <m:t>∈[0,1], f=1,…,</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feature</m:t>
                    </m:r>
                  </m:sub>
                </m:sSub>
              </m:oMath>
            </m:oMathPara>
          </w:p>
        </w:tc>
        <w:tc>
          <w:tcPr>
            <w:tcW w:w="740" w:type="dxa"/>
            <w:vAlign w:val="center"/>
          </w:tcPr>
          <w:p w14:paraId="4FE7DA5B" w14:textId="3CE24D4D" w:rsidR="004A6C58" w:rsidRDefault="00121BAB">
            <w:pPr>
              <w:jc w:val="right"/>
            </w:pPr>
            <w:bookmarkStart w:id="22" w:name="_RefEqFeat"/>
            <w:r>
              <w:t xml:space="preserve">( </w:t>
            </w:r>
            <w:r>
              <w:fldChar w:fldCharType="begin"/>
            </w:r>
            <w:r w:rsidR="00DF00D6">
              <w:instrText xml:space="preserve"> SEQ ( \* ARABIC </w:instrText>
            </w:r>
            <w:r>
              <w:fldChar w:fldCharType="separate"/>
            </w:r>
            <w:r w:rsidR="008B204C">
              <w:rPr>
                <w:noProof/>
              </w:rPr>
              <w:t xml:space="preserve">13</w:t>
            </w:r>
            <w:r>
              <w:rPr>
                <w:noProof/>
              </w:rPr>
              <w:fldChar w:fldCharType="end"/>
            </w:r>
            <w:r>
              <w:t xml:space="preserve"> )</w:t>
            </w:r>
            <w:bookmarkEnd w:id="22"/>
          </w:p>
        </w:tc>
      </w:tr>
    </w:tbl>
    <w:p w14:paraId="72912F72" w14:textId="77777777" w:rsidR="004A6C58" w:rsidRDefault="00121BAB">
      <w:pPr>
        <w:pStyle w:val="Heading2"/>
      </w:pPr>
      <w:r>
        <w:t>C. Concept Space and Confidence Gating</w:t>
      </w:r>
    </w:p>
    <w:p w14:paraId="46D6241F" w14:textId="6078B2F0" w:rsidR="004A6C58" w:rsidRDefault="00FF7E24">
      <w:pPr>
        <w:pStyle w:val="Text"/>
      </w:pPr>
      <w:r>
        <w:rPr>
          <w:noProof/>
        </w:rPr>
        <mc:AlternateContent>
          <mc:Choice Requires="wps">
            <w:drawing>
              <wp:anchor distT="45720" distB="45720" distL="114300" distR="114300" simplePos="0" relativeHeight="251653632" behindDoc="0" locked="0" layoutInCell="1" allowOverlap="1" wp14:anchorId="3D856919" wp14:editId="577D936F">
                <wp:simplePos x="3971925" y="7307580"/>
                <wp:positionH relativeFrom="margin">
                  <wp:align>left</wp:align>
                </wp:positionH>
                <wp:positionV relativeFrom="margin">
                  <wp:align>bottom</wp:align>
                </wp:positionV>
                <wp:extent cx="3188970" cy="1404620"/>
                <wp:effectExtent l="0" t="0" r="0" b="127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39494728" w14:textId="77777777" w:rsidR="00FF7E24" w:rsidRDefault="00FF7E24" w:rsidP="00FF7E24">
                            <w:pPr>
                              <w:keepNext/>
                              <w:jc w:val="center"/>
                            </w:pPr>
                            <w:r>
                              <w:rPr>
                                <w:noProof/>
                              </w:rPr>
                              <w:drawing>
                                <wp:inline distT="0" distB="0" distL="0" distR="0" wp14:anchorId="38AAF3E7" wp14:editId="115BC667">
                                  <wp:extent cx="2606040" cy="1858387"/>
                                  <wp:effectExtent l="0" t="0" r="0" b="0"/>
                                  <wp:docPr id="18"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 name="image16.png"/>
                                          <pic:cNvPicPr/>
                                        </pic:nvPicPr>
                                        <pic:blipFill>
                                          <a:blip r:embed="rId17"/>
                                          <a:stretch>
                                            <a:fillRect/>
                                          </a:stretch>
                                        </pic:blipFill>
                                        <pic:spPr>
                                          <a:xfrm>
                                            <a:off x="0" y="0"/>
                                            <a:ext cx="2606040" cy="1858387"/>
                                          </a:xfrm>
                                          <a:prstGeom prst="rect">
                                            <a:avLst/>
                                          </a:prstGeom>
                                        </pic:spPr>
                                      </pic:pic>
                                    </a:graphicData>
                                  </a:graphic>
                                </wp:inline>
                              </w:drawing>
                            </w:r>
                          </w:p>
                          <w:p w14:paraId="4B3B9163" w14:textId="07C21B9D" w:rsidR="00FF7E24" w:rsidRDefault="00FF7E24" w:rsidP="00FF7E24">
                            <w:pPr>
                              <w:pStyle w:val="FigureCaption"/>
                            </w:pPr>
                            <w:bookmarkStart w:id="23" w:name="_RefFigHier"/>
                            <w:r>
                              <w:rPr>
                                <w:b/>
                                <w:bCs/>
                              </w:rPr>
                              <w:t xml:space="preserve">Fig. </w:t>
                            </w:r>
                            <w:r>
                              <w:fldChar w:fldCharType="begin"/>
                            </w:r>
                            <w:r w:rsidR="00DF00D6">
                              <w:instrText xml:space="preserve"> SEQ Fig. \* ARABIC </w:instrText>
                            </w:r>
                            <w:r>
                              <w:fldChar w:fldCharType="separate"/>
                            </w:r>
                            <w:r>
                              <w:rPr>
                                <w:noProof/>
                              </w:rPr>
                              <w:t xml:space="preserve">5</w:t>
                            </w:r>
                            <w:r>
                              <w:rPr>
                                <w:noProof/>
                              </w:rPr>
                              <w:fldChar w:fldCharType="end"/>
                            </w:r>
                            <w:bookmarkEnd w:id="23"/>
                            <w:r>
                              <w:rPr>
                                <w:b/>
                                <w:bCs/>
                              </w:rPr>
                              <w:t xml:space="preserve">.</w:t>
                            </w:r>
                            <w:r>
                              <w:t xml:space="preserve"> Feature-concept hierarchy.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856919" id="_x0000_s1036" type="#_x0000_t202" style="position:absolute;left:0;text-align:left;margin-left:0;margin-top:0;width:251.1pt;height:110.6pt;z-index:251653632;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" stroked="f">
                <v:textbox style="mso-fit-shape-to-text:t">
                  <w:txbxContent>
                    <w:p w14:paraId="39494728" w14:textId="77777777" w:rsidR="00FF7E24" w:rsidRDefault="00FF7E24" w:rsidP="00FF7E24">
                      <w:pPr>
                        <w:keepNext/>
                        <w:jc w:val="center"/>
                      </w:pPr>
                      <w:r>
                        <w:rPr>
                          <w:noProof/>
                        </w:rPr>
                        <w:drawing>
                          <wp:inline distT="0" distB="0" distL="0" distR="0" wp14:anchorId="38AAF3E7" wp14:editId="115BC667">
                            <wp:extent cx="2606040" cy="1858387"/>
                            <wp:effectExtent l="0" t="0" r="0" b="0"/>
                            <wp:docPr id="18"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 name="image16.png"/>
                                    <pic:cNvPicPr/>
                                  </pic:nvPicPr>
                                  <pic:blipFill>
                                    <a:blip r:embed="rId17"/>
                                    <a:stretch>
                                      <a:fillRect/>
                                    </a:stretch>
                                  </pic:blipFill>
                                  <pic:spPr>
                                    <a:xfrm>
                                      <a:off x="0" y="0"/>
                                      <a:ext cx="2606040" cy="1858387"/>
                                    </a:xfrm>
                                    <a:prstGeom prst="rect">
                                      <a:avLst/>
                                    </a:prstGeom>
                                  </pic:spPr>
                                </pic:pic>
                              </a:graphicData>
                            </a:graphic>
                          </wp:inline>
                        </w:drawing>
                      </w:r>
                    </w:p>
                    <w:p w14:paraId="4B3B9163" w14:textId="07C21B9D" w:rsidR="00FF7E24" w:rsidRDefault="00FF7E24" w:rsidP="00FF7E24">
                      <w:pPr>
                        <w:pStyle w:val="FigureCaption"/>
                      </w:pPr>
                      <w:bookmarkStart w:id="24" w:name="_RefFigHier"/>
                      <w:r>
                        <w:rPr>
                          <w:b/>
                          <w:bCs/>
                        </w:rPr>
                        <w:t xml:space="preserve">Fig. </w:t>
                      </w:r>
                      <w:r>
                        <w:fldChar w:fldCharType="begin"/>
                      </w:r>
                      <w:r w:rsidR="00DF00D6">
                        <w:instrText xml:space="preserve"> SEQ Fig. \* ARABIC </w:instrText>
                      </w:r>
                      <w:r>
                        <w:fldChar w:fldCharType="separate"/>
                      </w:r>
                      <w:r>
                        <w:rPr>
                          <w:noProof/>
                        </w:rPr>
                        <w:t xml:space="preserve">5</w:t>
                      </w:r>
                      <w:r>
                        <w:rPr>
                          <w:noProof/>
                        </w:rPr>
                        <w:fldChar w:fldCharType="end"/>
                      </w:r>
                      <w:bookmarkEnd w:id="24"/>
                      <w:r>
                        <w:rPr>
                          <w:b/>
                          <w:bCs/>
                        </w:rPr>
                        <w:t xml:space="preserve">.</w:t>
                      </w:r>
                      <w:r>
                        <w:t xml:space="preserve"> Feature-concept hierarchy.</w:t>
                      </w:r>
                    </w:p>
                  </w:txbxContent>
                </v:textbox>
                <w10:wrap type="square" anchorx="margin" anchory="margin"/>
              </v:shape>
            </w:pict>
          </mc:Fallback>
        </mc:AlternateContent>
      </w:r>
      <w:r>
        <w:t xml:space="preserve">The conceptualization layer of </w:t>
      </w:r>
      <w:r w:rsidRPr="00F24D90">
        <w:fldChar w:fldCharType="begin"/>
      </w:r>
      <w:r w:rsidRPr="00F24D90">
        <w:instrText xml:space="preserve"> REF _RefFigHier \h </w:instrText>
      </w:r>
      <w:r w:rsidR="00F24D90" w:rsidRPr="00F24D90">
        <w:instrText xml:space="preserve"> \* MERGEFORMAT </w:instrText>
      </w:r>
      <w:r w:rsidRPr="00F24D90">
        <w:fldChar w:fldCharType="separate"/>
      </w:r>
      <w:r>
        <w:t xml:space="preserve">Fig. </w:t>
      </w:r>
      <w:r>
        <w:rPr>
          <w:noProof/>
        </w:rPr>
        <w:t xml:space="preserve">5</w:t>
      </w:r>
      <w:r w:rsidRPr="00F24D90">
        <w:fldChar w:fldCharType="end"/>
      </w:r>
      <w:r>
        <w:t xml:space="preserve"> maps physically related features into six base concepts, the base concepts into three mid-level and two higher-level decision concepts, and finally into the single coordination concept. The activation of a base concept is the weighted sum of the term memberships of its features, and the activation of every higher concept is the weighted sum of the activations of the concepts in its set, with nonnegative weights normalized to one </w:t>
      </w:r>
      <w:r>
        <w:fldChar w:fldCharType="begin"/>
      </w:r>
      <w:r>
        <w:instrText xml:space="preserve"> REF _RefEqAct \h </w:instrText>
      </w:r>
      <w:r>
        <w:fldChar w:fldCharType="separate"/>
      </w:r>
      <w:r>
        <w:t xml:space="preserve">( </w:t>
      </w:r>
      <w:r>
        <w:rPr>
          <w:noProof/>
        </w:rPr>
        <w:t xml:space="preserve">14</w:t>
      </w:r>
      <w:r>
        <w:t xml:space="preserve"> )</w:t>
      </w:r>
      <w:r>
        <w:fldChar w:fldCharType="end"/>
      </w:r>
      <w:r>
        <w:t xml:space="preserve">. Raw activations are never consumed directly. Every activation is gated by its observation confidence and blended with a persistence-carried prior </w:t>
      </w:r>
      <w:r>
        <w:fldChar w:fldCharType="begin"/>
      </w:r>
      <w:r>
        <w:instrText xml:space="preserve"> REF _RefEqGate \h </w:instrText>
      </w:r>
      <w:r>
        <w:fldChar w:fldCharType="separate"/>
      </w:r>
      <w:r>
        <w:t xml:space="preserve">( </w:t>
      </w:r>
      <w:r>
        <w:rPr>
          <w:noProof/>
        </w:rPr>
        <w:t xml:space="preserve">15</w:t>
      </w:r>
      <w:r>
        <w:t xml:space="preserve"> )</w:t>
      </w:r>
      <w:r>
        <w:fldChar w:fldCharType="end"/>
      </w:r>
      <w:r>
        <w:t xml:space="preserve">: a reliable observation passes unchanged, an uninformative one falls back to the decayed previous estimate, and an unobserved concept </w:t>
      </w:r>
      <w:proofErr w:type="gramStart"/>
      <w:r>
        <w:t xml:space="preserve">fades</w:t>
      </w:r>
      <w:proofErr w:type="gramEnd"/>
      <w:r>
        <w:t xml:space="preserve"> geometrically. The trust-caution transition is linear with no threshold to tune, and the activation snaps back as soon as confidence returns.</w:t>
      </w:r>
    </w:p>
    <w:tbl>
      <w:tblPr>
        <w:tblW w:w="5040" w:type="dxa"/>
        <w:jc w:val="center"/>
        <w:tblLayout w:type="fixed"/>
        <w:tblLook w:val="04A0" w:firstRow="1" w:lastRow="0" w:firstColumn="1" w:lastColumn="0" w:noHBand="0" w:noVBand="1"/>
      </w:tblPr>
      <w:tblGrid>
        <w:gridCol w:w="4300"/>
        <w:gridCol w:w="740"/>
      </w:tblGrid>
      <w:tr w:rsidR="004A6C58" w14:paraId="12B5146A" w14:textId="77777777">
        <w:trPr>
          <w:jc w:val="center"/>
        </w:trPr>
        <w:tc>
          <w:tcPr>
            <w:tcW w:w="4300" w:type="dxa"/>
            <w:vAlign w:val="center"/>
          </w:tcPr>
          <w:p w14:paraId="20348EE8"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(1),</m:t>
                    </m:r>
                    <m:r>
                      <w:rPr>
                        <w:rFonts w:ascii="Cambria Math" w:hAnsi="Cambria Math"/>
                        <w:sz w:val="18"/>
                        <w:szCs w:val="18"/>
                      </w:rPr>
                      <m:t>i</m:t>
                    </m:r>
                  </m:sup>
                </m:sSubSup>
                <m:r>
                  <m:rPr>
                    <m:sty m:val="p"/>
                    <m:aln/>
                  </m:rPr>
                  <w:rPr>
                    <w:rFonts w:ascii="Cambria Math" w:hAnsi="Cambria Math"/>
                    <w:sz w:val="18"/>
                    <w:szCs w:val="18"/>
                  </w:rPr>
                  <m:t>=</m:t>
                </m:r>
                <m:nary>
                  <m:naryPr>
                    <m:chr m:val="∑"/>
                    <m:limLoc m:val="undOvr"/>
                    <m:supHide m:val="1"/>
                    <m:ctrlPr>
                      <w:rPr>
                        <w:rFonts w:ascii="Cambria Math" w:hAnsi="Cambria Math"/>
                      </w:rPr>
                    </m:ctrlPr>
                  </m:naryPr>
                  <m:sub>
                    <m:r>
                      <w:rPr>
                        <w:rFonts w:ascii="Cambria Math" w:hAnsi="Cambria Math"/>
                        <w:sz w:val="18"/>
                        <w:szCs w:val="18"/>
                      </w:rPr>
                      <m:t>f</m:t>
                    </m:r>
                    <m:r>
                      <m:rPr>
                        <m:sty m:val="p"/>
                      </m:rPr>
                      <w:rPr>
                        <w:rFonts w:ascii="Cambria Math" w:hAnsi="Cambria Math"/>
                        <w:sz w:val="18"/>
                        <w:szCs w:val="18"/>
                      </w:rPr>
                      <m:t>∈</m:t>
                    </m:r>
                    <m:sSub>
                      <m:sSubPr>
                        <m:ctrlPr>
                          <w:rPr>
                            <w:rFonts w:ascii="Cambria Math" w:hAnsi="Cambria Math"/>
                          </w:rPr>
                        </m:ctrlPr>
                      </m:sSubPr>
                      <m:e>
                        <m:r>
                          <m:rPr>
                            <m:scr m:val="script"/>
                            <m:sty m:val="p"/>
                          </m:rPr>
                          <w:rPr>
                            <w:rFonts w:ascii="Cambria Math" w:hAnsi="Cambria Math"/>
                            <w:sz w:val="18"/>
                            <w:szCs w:val="18"/>
                          </w:rPr>
                          <m:t>Z</m:t>
                        </m:r>
                      </m:e>
                      <m:sub>
                        <m:r>
                          <w:rPr>
                            <w:rFonts w:ascii="Cambria Math" w:hAnsi="Cambria Math"/>
                            <w:sz w:val="18"/>
                            <w:szCs w:val="18"/>
                          </w:rPr>
                          <m:t>n</m:t>
                        </m:r>
                      </m:sub>
                    </m:sSub>
                  </m:sub>
                  <m:sup/>
                  <m:e>
                    <m:sSub>
                      <m:sSubPr>
                        <m:ctrlPr>
                          <w:rPr>
                            <w:rFonts w:ascii="Cambria Math" w:hAnsi="Cambria Math"/>
                          </w:rPr>
                        </m:ctrlPr>
                      </m:sSubPr>
                      <m:e>
                        <m:r>
                          <w:rPr>
                            <w:rFonts w:ascii="Cambria Math" w:hAnsi="Cambria Math"/>
                            <w:sz w:val="18"/>
                            <w:szCs w:val="18"/>
                          </w:rPr>
                          <m:t>ω</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f</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f</m:t>
                            </m:r>
                          </m:sub>
                        </m:sSub>
                      </m:sub>
                    </m:sSub>
                    <m:d>
                      <m:dPr>
                        <m:ctrlPr>
                          <w:rPr>
                            <w:rFonts w:ascii="Cambria Math" w:hAnsi="Cambria Math"/>
                          </w:rPr>
                        </m:ctrlPr>
                      </m:dPr>
                      <m:e>
                        <m:sSubSup>
                          <m:sSubSupPr>
                            <m:ctrlPr>
                              <w:rPr>
                                <w:rFonts w:ascii="Cambria Math" w:hAnsi="Cambria Math"/>
                              </w:rPr>
                            </m:ctrlPr>
                          </m:sSubSupPr>
                          <m:e>
                            <m:r>
                              <w:rPr>
                                <w:rFonts w:ascii="Cambria Math" w:hAnsi="Cambria Math"/>
                                <w:sz w:val="18"/>
                                <w:szCs w:val="18"/>
                              </w:rPr>
                              <m:t>z</m:t>
                            </m:r>
                          </m:e>
                          <m:sub>
                            <m:r>
                              <w:rPr>
                                <w:rFonts w:ascii="Cambria Math" w:hAnsi="Cambria Math"/>
                                <w:sz w:val="18"/>
                                <w:szCs w:val="18"/>
                              </w:rPr>
                              <m:t>f</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r>
                      <w:rPr>
                        <w:rFonts w:ascii="Cambria Math" w:hAnsi="Cambria Math"/>
                        <w:sz w:val="18"/>
                        <w:szCs w:val="18"/>
                      </w:rPr>
                      <m:t>i</m:t>
                    </m:r>
                  </m:sup>
                </m:sSubSup>
                <m:r>
                  <m:rPr>
                    <m:sty m:val="p"/>
                    <m:aln/>
                  </m:rPr>
                  <w:rPr>
                    <w:rFonts w:ascii="Cambria Math" w:hAnsi="Cambria Math"/>
                    <w:sz w:val="18"/>
                    <w:szCs w:val="18"/>
                  </w:rPr>
                  <m:t>=</m:t>
                </m:r>
                <m:nary>
                  <m:naryPr>
                    <m:chr m:val="∑"/>
                    <m:limLoc m:val="undOvr"/>
                    <m:supHide m:val="1"/>
                    <m:ctrlPr>
                      <w:rPr>
                        <w:rFonts w:ascii="Cambria Math" w:hAnsi="Cambria Math"/>
                      </w:rPr>
                    </m:ctrlPr>
                  </m:naryPr>
                  <m:sub>
                    <m:r>
                      <w:rPr>
                        <w:rFonts w:ascii="Cambria Math" w:hAnsi="Cambria Math"/>
                        <w:sz w:val="18"/>
                        <w:szCs w:val="18"/>
                      </w:rPr>
                      <m:t>m</m:t>
                    </m:r>
                    <m:r>
                      <m:rPr>
                        <m:sty m:val="p"/>
                      </m:rPr>
                      <w:rPr>
                        <w:rFonts w:ascii="Cambria Math" w:hAnsi="Cambria Math"/>
                        <w:sz w:val="18"/>
                        <w:szCs w:val="18"/>
                      </w:rPr>
                      <m:t>∈</m:t>
                    </m:r>
                    <m:sSubSup>
                      <m:sSubSupPr>
                        <m:ctrlPr>
                          <w:rPr>
                            <w:rFonts w:ascii="Cambria Math" w:hAnsi="Cambria Math"/>
                          </w:rPr>
                        </m:ctrlPr>
                      </m:sSubSupPr>
                      <m:e>
                        <m:r>
                          <m:rPr>
                            <m:scr m:val="script"/>
                            <m:sty m:val="p"/>
                          </m:rPr>
                          <w:rPr>
                            <w:rFonts w:ascii="Cambria Math" w:hAnsi="Cambria Math"/>
                            <w:sz w:val="18"/>
                            <w:szCs w:val="18"/>
                          </w:rPr>
                          <m:t>C</m:t>
                        </m:r>
                      </m:e>
                      <m:sub>
                        <m:r>
                          <w:rPr>
                            <w:rFonts w:ascii="Cambria Math" w:hAnsi="Cambria Math"/>
                            <w:sz w:val="18"/>
                            <w:szCs w:val="18"/>
                          </w:rPr>
                          <m:t>n</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sup>
                    </m:sSubSup>
                  </m:sub>
                  <m:sup/>
                  <m:e>
                    <m:sSubSup>
                      <m:sSubSupPr>
                        <m:ctrlPr>
                          <w:rPr>
                            <w:rFonts w:ascii="Cambria Math" w:hAnsi="Cambria Math"/>
                          </w:rPr>
                        </m:ctrlPr>
                      </m:sSubSupPr>
                      <m:e>
                        <m:r>
                          <w:rPr>
                            <w:rFonts w:ascii="Cambria Math" w:hAnsi="Cambria Math"/>
                            <w:sz w:val="18"/>
                            <w:szCs w:val="18"/>
                          </w:rPr>
                          <m:t>ω</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m</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sup>
                    </m:sSubSup>
                    <m:r>
                      <m:rPr>
                        <m:sty m:val="p"/>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-1),</m:t>
                        </m:r>
                        <m:r>
                          <w:rPr>
                            <w:rFonts w:ascii="Cambria Math" w:hAnsi="Cambria Math"/>
                            <w:sz w:val="18"/>
                            <w:szCs w:val="18"/>
                          </w:rPr>
                          <m:t>i</m:t>
                        </m:r>
                      </m:sup>
                    </m:sSubSup>
                  </m:e>
                </m:nary>
                <m:r>
                  <m:rPr>
                    <m:sty m:val="p"/>
                  </m:rPr>
                  <w:rPr>
                    <w:rFonts w:ascii="Cambria Math" w:hAnsi="Cambria Math"/>
                    <w:sz w:val="18"/>
                    <w:szCs w:val="18"/>
                  </w:rPr>
                  <m:t>, </m:t>
                </m:r>
                <m:r>
                  <w:rPr>
                    <w:rFonts w:ascii="Cambria Math" w:hAnsi="Cambria Math"/>
                    <w:sz w:val="18"/>
                    <w:szCs w:val="18"/>
                  </w:rPr>
                  <m:t>l</m:t>
                </m:r>
                <m:r>
                  <m:rPr>
                    <m:sty m:val="p"/>
                  </m:rPr>
                  <w:rPr>
                    <w:rFonts w:ascii="Cambria Math" w:hAnsi="Cambria Math"/>
                    <w:sz w:val="18"/>
                    <w:szCs w:val="18"/>
                  </w:rPr>
                  <m:t>=2,3,4</m:t>
                </m:r>
              </m:oMath>
            </m:oMathPara>
          </w:p>
        </w:tc>
        <w:tc>
          <w:tcPr>
            <w:tcW w:w="740" w:type="dxa"/>
            <w:vAlign w:val="center"/>
          </w:tcPr>
          <w:p w14:paraId="1B5B255D" w14:textId="73D8270E" w:rsidR="004A6C58" w:rsidRDefault="00121BAB">
            <w:pPr>
              <w:jc w:val="right"/>
            </w:pPr>
            <w:bookmarkStart w:id="25" w:name="_RefEqAct"/>
            <w:r>
              <w:t xml:space="preserve">( </w:t>
            </w:r>
            <w:r>
              <w:fldChar w:fldCharType="begin"/>
            </w:r>
            <w:r w:rsidR="00DF00D6">
              <w:instrText xml:space="preserve"> SEQ ( \* ARABIC </w:instrText>
            </w:r>
            <w:r>
              <w:fldChar w:fldCharType="separate"/>
            </w:r>
            <w:r>
              <w:rPr>
                <w:noProof/>
              </w:rPr>
              <w:t xml:space="preserve">14</w:t>
            </w:r>
            <w:r>
              <w:rPr>
                <w:noProof/>
              </w:rPr>
              <w:fldChar w:fldCharType="end"/>
            </w:r>
            <w:r>
              <w:t xml:space="preserve"> )</w:t>
            </w:r>
            <w:bookmarkEnd w:id="25"/>
          </w:p>
        </w:tc>
      </w:tr>
      <w:tr w:rsidR="004A6C58" w14:paraId="095C9951" w14:textId="77777777">
        <w:trPr>
          <w:jc w:val="center"/>
        </w:trPr>
        <w:tc>
          <w:tcPr>
            <w:tcW w:w="4300" w:type="dxa"/>
            <w:vAlign w:val="center"/>
          </w:tcPr>
          <w:p w14:paraId="47DCDFC1"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eff,i</m:t>
                    </m:r>
                  </m:sup>
                </m:sSubSup>
                <m:r>
                  <m:rPr>
                    <m:aln/>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obs,i</m:t>
                    </m:r>
                  </m:sup>
                </m:sSubSup>
                <m:r>
                  <w:rPr>
                    <w:rFonts w:ascii="Cambria Math" w:hAnsi="Cambria Math"/>
                    <w:sz w:val="18"/>
                    <w:szCs w:val="18"/>
                  </w:rPr>
                  <m:t>+</m:t>
                </m:r>
                <m:d>
                  <m:dPr>
                    <m:ctrlPr>
                      <w:rPr>
                        <w:rFonts w:ascii="Cambria Math" w:hAnsi="Cambria Math"/>
                        <w:i/>
                      </w:rPr>
                    </m:ctrlPr>
                  </m:dPr>
                  <m:e>
                    <m:r>
                      <w:rPr>
                        <w:rFonts w:ascii="Cambria Math" w:hAnsi="Cambria Math"/>
                        <w:sz w:val="18"/>
                        <w:szCs w:val="18"/>
                      </w:rPr>
                      <m:t>1-</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e>
                </m:d>
                <m:r>
                  <w:rPr>
                    <w:rFonts w:ascii="Cambria Math" w:hAnsi="Cambria Math"/>
                    <w:sz w:val="18"/>
                    <w:szCs w:val="18"/>
                  </w:rPr>
                  <m:t>⋅ρ⋅</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n,k-1</m:t>
                    </m:r>
                  </m:sub>
                  <m:sup>
                    <m:r>
                      <w:rPr>
                        <w:rFonts w:ascii="Cambria Math" w:hAnsi="Cambria Math"/>
                        <w:sz w:val="18"/>
                        <w:szCs w:val="18"/>
                      </w:rPr>
                      <m:t>eff,i</m:t>
                    </m:r>
                  </m:sup>
                </m:sSubSup>
                <m:r>
                  <w:rPr>
                    <w:rFonts w:ascii="Cambria Math" w:hAnsi="Cambria Math"/>
                    <w:sz w:val="18"/>
                    <w:szCs w:val="18"/>
                  </w:rPr>
                  <m:t>,</m:t>
                </m:r>
                <m:r>
                  <m:rPr>
                    <m:sty m:val="p"/>
                  </m:rPr>
                  <w:rPr>
                    <w:rFonts w:ascii="Cambria Math" w:hAnsi="Cambria Math"/>
                  </w:rPr>
                  <w:br/>
                </m:r>
              </m:oMath>
              <m:oMath>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r>
                  <m:rPr>
                    <m:aln/>
                  </m:rPr>
                  <w:rPr>
                    <w:rFonts w:ascii="Cambria Math" w:hAnsi="Cambria Math"/>
                    <w:sz w:val="18"/>
                    <w:szCs w:val="18"/>
                  </w:rPr>
                  <m:t>=min⁡{</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f,k</m:t>
                    </m:r>
                  </m:sub>
                  <m:sup>
                    <m:r>
                      <w:rPr>
                        <w:rFonts w:ascii="Cambria Math" w:hAnsi="Cambria Math"/>
                        <w:sz w:val="18"/>
                        <w:szCs w:val="18"/>
                      </w:rPr>
                      <m:t>i</m:t>
                    </m:r>
                  </m:sup>
                </m:sSubSup>
                <m:r>
                  <w:rPr>
                    <w:rFonts w:ascii="Cambria Math" w:hAnsi="Cambria Math"/>
                    <w:sz w:val="18"/>
                    <w:szCs w:val="18"/>
                  </w:rPr>
                  <m:t>:f∈</m:t>
                </m:r>
                <m:sSub>
                  <m:sSubPr>
                    <m:ctrlPr>
                      <w:rPr>
                        <w:rFonts w:ascii="Cambria Math" w:hAnsi="Cambria Math"/>
                      </w:rPr>
                    </m:ctrlPr>
                  </m:sSubPr>
                  <m:e>
                    <m:r>
                      <m:rPr>
                        <m:scr m:val="script"/>
                      </m:rPr>
                      <w:rPr>
                        <w:rFonts w:ascii="Cambria Math" w:hAnsi="Cambria Math"/>
                        <w:sz w:val="18"/>
                        <w:szCs w:val="18"/>
                      </w:rPr>
                      <m:t>Z</m:t>
                    </m:r>
                  </m:e>
                  <m:sub>
                    <m:r>
                      <w:rPr>
                        <w:rFonts w:ascii="Cambria Math" w:hAnsi="Cambria Math"/>
                        <w:sz w:val="18"/>
                        <w:szCs w:val="18"/>
                      </w:rPr>
                      <m:t>n</m:t>
                    </m:r>
                  </m:sub>
                </m:sSub>
                <m:r>
                  <w:rPr>
                    <w:rFonts w:ascii="Cambria Math" w:hAnsi="Cambria Math"/>
                    <w:sz w:val="18"/>
                    <w:szCs w:val="18"/>
                  </w:rPr>
                  <m:t>}</m:t>
                </m:r>
              </m:oMath>
            </m:oMathPara>
          </w:p>
        </w:tc>
        <w:tc>
          <w:tcPr>
            <w:tcW w:w="740" w:type="dxa"/>
            <w:vAlign w:val="center"/>
          </w:tcPr>
          <w:p w14:paraId="7F80C042" w14:textId="721B3C34" w:rsidR="004A6C58" w:rsidRDefault="00121BAB">
            <w:pPr>
              <w:jc w:val="right"/>
            </w:pPr>
            <w:bookmarkStart w:id="26" w:name="_RefEqGate"/>
            <w:r>
              <w:t xml:space="preserve">( </w:t>
            </w:r>
            <w:r>
              <w:fldChar w:fldCharType="begin"/>
            </w:r>
            <w:r w:rsidR="00DF00D6">
              <w:instrText xml:space="preserve"> SEQ ( \* ARABIC </w:instrText>
            </w:r>
            <w:r>
              <w:fldChar w:fldCharType="separate"/>
            </w:r>
            <w:r w:rsidR="008B204C">
              <w:rPr>
                <w:noProof/>
              </w:rPr>
              <w:t xml:space="preserve">15</w:t>
            </w:r>
            <w:r>
              <w:rPr>
                <w:noProof/>
              </w:rPr>
              <w:fldChar w:fldCharType="end"/>
            </w:r>
            <w:r>
              <w:t xml:space="preserve"> )</w:t>
            </w:r>
            <w:bookmarkEnd w:id="26"/>
          </w:p>
        </w:tc>
      </w:tr>
    </w:tbl>
    <w:p w14:paraId="40727D49" w14:textId="77777777" w:rsidR="004A6C58" w:rsidRDefault="00121BAB">
      <w:pPr>
        <w:pStyle w:val="Heading2"/>
      </w:pPr>
      <w:r>
        <w:t>D. Rule Base and Candidate Intervention</w:t>
      </w:r>
    </w:p>
    <w:p w14:paraId="033D3097" w14:textId="4F0CEF35" w:rsidR="004A6C58" w:rsidRDefault="00121BAB">
      <w:pPr>
        <w:pStyle w:val="Text"/>
      </w:pPr>
      <w:r>
        <w:t xml:space="preserve">Decision rules are written exclusively over the five gated decision concepts in the canonical conjunctive form </w:t>
      </w:r>
      <w:r>
        <w:fldChar w:fldCharType="begin"/>
      </w:r>
      <w:r>
        <w:instrText xml:space="preserve"> REF _RefEqRule4 \h </w:instrText>
      </w:r>
      <w:r>
        <w:fldChar w:fldCharType="separate"/>
      </w:r>
      <w:r w:rsidR="008B204C">
        <w:t xml:space="preserve">( </w:t>
      </w:r>
      <w:r w:rsidR="008B204C">
        <w:rPr>
          <w:noProof/>
        </w:rPr>
        <w:t xml:space="preserve">16</w:t>
      </w:r>
      <w:r>
        <w:t xml:space="preserve"> )</w:t>
      </w:r>
      <w:r>
        <w:fldChar w:fldCharType="end"/>
      </w:r>
      <w:r>
        <w:t xml:space="preserve">: each antecedent clause tests one concept against one linguistic term and the consequent assigns a singleton intensity to each family. A rule fires with the strength of its weakest satisfied clause, and the candidate is assembled family by family from the rules that fire </w:t>
      </w:r>
      <w:r>
        <w:fldChar w:fldCharType="begin"/>
      </w:r>
      <w:r>
        <w:instrText xml:space="preserve"> REF _RefEqAggr \h </w:instrText>
      </w:r>
      <w:r>
        <w:fldChar w:fldCharType="separate"/>
      </w:r>
      <w:r>
        <w:t xml:space="preserve">( </w:t>
      </w:r>
      <w:r>
        <w:rPr>
          <w:noProof/>
        </w:rPr>
        <w:t xml:space="preserve">17</w:t>
      </w:r>
      <w:r>
        <w:t xml:space="preserve"> )</w:t>
      </w:r>
      <w:r>
        <w:fldChar w:fldCharType="end"/>
      </w:r>
      <w:r>
        <w:t xml:space="preserve"/>
      </w:r>
      <w:del w:id="90033" w:author="Editor" w:date="2026-08-07T15:00:00Z">
        <w:r>
          <w:delText xml:space="preserve">, with the denominator floored at one so a weakly supported conclusion yields a weak order. The base is sparse: of 3125 combinations it holds only the seeded doctrine and what adaptation adds, at no cost to coverage, since adjacent terms overlap and the aggregation interpolates. The seeded base satisfies the coverage condition </w:delText>
        </w:r>
      </w:del>
      <w:ins w:id="90034" w:author="Editor" w:date="2026-08-07T15:00:00Z">
        <w:r>
          <w:t xml:space="preserve">, with the denominator floored at one so a weakly supported conclusion yields a weak order. The base is sparse: of 3125 combinations it holds only the seeded doctrine and what adaptation adds, at no cost to coverage, since adjacent terms overlap. The seeded base satisfies the coverage condition </w:t>
        </w:r>
      </w:ins>
      <w:r>
        <w:t xml:space="preserve"/>
      </w:r>
      <w:r>
        <w:fldChar w:fldCharType="begin"/>
      </w:r>
      <w:r>
        <w:instrText xml:space="preserve"> REF _RefEqCov \h </w:instrText>
      </w:r>
      <w:r>
        <w:fldChar w:fldCharType="separate"/>
      </w:r>
      <w:r>
        <w:t xml:space="preserve">( </w:t>
      </w:r>
      <w:r>
        <w:rPr>
          <w:noProof/>
        </w:rPr>
        <w:t xml:space="preserve">18</w:t>
      </w:r>
      <w:r>
        <w:t xml:space="preserve"> )</w:t>
      </w:r>
      <w:r>
        <w:fldChar w:fldCharType="end"/>
      </w:r>
      <w:r>
        <w:t xml:space="preserve">, so some rule fires above the coverage floor of 0.05 at every reachable reading; below the floor the layer falls back to the watchful posture and adaptation is triggered. Each concept has a primary family, suppression feasibility acting as gatekeeper, and a run starts from five seed rules.</w:t>
      </w:r>
    </w:p>
    <w:tbl>
      <w:tblPr>
        <w:tblW w:w="5040" w:type="dxa"/>
        <w:jc w:val="center"/>
        <w:tblLayout w:type="fixed"/>
        <w:tblLook w:val="04A0" w:firstRow="1" w:lastRow="0" w:firstColumn="1" w:lastColumn="0" w:noHBand="0" w:noVBand="1"/>
      </w:tblPr>
      <w:tblGrid>
        <w:gridCol w:w="4300"/>
        <w:gridCol w:w="740"/>
      </w:tblGrid>
      <w:tr w:rsidR="004A6C58" w14:paraId="614B9BE5" w14:textId="77777777">
        <w:trPr>
          <w:jc w:val="center"/>
        </w:trPr>
        <w:tc>
          <w:tcPr>
            <w:tcW w:w="4300" w:type="dxa"/>
            <w:vAlign w:val="center"/>
          </w:tcPr>
          <w:p w14:paraId="5D7DC6E1"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 xml:space="preserve">: </m:t>
                </m:r>
                <m:r>
                  <w:rPr>
                    <w:rFonts w:ascii="Cambria Math" w:hAnsi="Cambria Math"/>
                    <w:sz w:val="18"/>
                    <w:szCs w:val="18"/>
                  </w:rPr>
                  <m:t>IF</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a</m:t>
                    </m:r>
                  </m:e>
                  <m:sub>
                    <m:r>
                      <m:rPr>
                        <m:sty m:val="p"/>
                      </m:rPr>
                      <w:rPr>
                        <w:rFonts w:ascii="Cambria Math" w:hAnsi="Cambria Math"/>
                        <w:sz w:val="18"/>
                        <w:szCs w:val="18"/>
                      </w:rPr>
                      <m:t>1,</m:t>
                    </m:r>
                    <m:r>
                      <w:rPr>
                        <w:rFonts w:ascii="Cambria Math" w:hAnsi="Cambria Math"/>
                        <w:sz w:val="18"/>
                        <w:szCs w:val="18"/>
                      </w:rPr>
                      <m:t>k</m:t>
                    </m:r>
                  </m:sub>
                  <m:sup>
                    <m:r>
                      <w:rPr>
                        <w:rFonts w:ascii="Cambria Math" w:hAnsi="Cambria Math"/>
                        <w:sz w:val="18"/>
                        <w:szCs w:val="18"/>
                      </w:rPr>
                      <m:t>eff</m:t>
                    </m:r>
                    <m:r>
                      <m:rPr>
                        <m:sty m:val="p"/>
                      </m:rPr>
                      <w:rPr>
                        <w:rFonts w:ascii="Cambria Math" w:hAnsi="Cambria Math"/>
                        <w:sz w:val="18"/>
                        <w:szCs w:val="18"/>
                      </w:rPr>
                      <m:t>,</m:t>
                    </m:r>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,1</m:t>
                    </m:r>
                  </m:sub>
                </m:sSub>
                <m:r>
                  <m:rPr>
                    <m:sty m:val="p"/>
                  </m:rPr>
                  <w:rPr>
                    <w:rFonts w:ascii="Cambria Math" w:hAnsi="Cambria Math"/>
                    <w:sz w:val="18"/>
                    <w:szCs w:val="18"/>
                  </w:rPr>
                  <m:t xml:space="preserve"> </m:t>
                </m:r>
                <m:r>
                  <w:rPr>
                    <w:rFonts w:ascii="Cambria Math" w:hAnsi="Cambria Math"/>
                    <w:sz w:val="18"/>
                    <w:szCs w:val="18"/>
                  </w:rPr>
                  <m:t>AND</m:t>
                </m:r>
                <m:r>
                  <m:rPr>
                    <m:sty m:val="p"/>
                  </m:rPr>
                  <w:rPr>
                    <w:rFonts w:ascii="Cambria Math" w:hAnsi="Cambria Math"/>
                    <w:sz w:val="18"/>
                    <w:szCs w:val="18"/>
                  </w:rPr>
                  <m:t xml:space="preserve"> … </m:t>
                </m:r>
                <m:r>
                  <w:rPr>
                    <w:rFonts w:ascii="Cambria Math" w:hAnsi="Cambria Math"/>
                    <w:sz w:val="18"/>
                    <w:szCs w:val="18"/>
                  </w:rPr>
                  <m:t>AND</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a</m:t>
                    </m:r>
                  </m:e>
                  <m:sub>
                    <m:r>
                      <m:rPr>
                        <m:sty m:val="p"/>
                      </m:rPr>
                      <w:rPr>
                        <w:rFonts w:ascii="Cambria Math" w:hAnsi="Cambria Math"/>
                        <w:sz w:val="18"/>
                        <w:szCs w:val="18"/>
                      </w:rPr>
                      <m:t>5,</m:t>
                    </m:r>
                    <m:r>
                      <w:rPr>
                        <w:rFonts w:ascii="Cambria Math" w:hAnsi="Cambria Math"/>
                        <w:sz w:val="18"/>
                        <w:szCs w:val="18"/>
                      </w:rPr>
                      <m:t>k</m:t>
                    </m:r>
                  </m:sub>
                  <m:sup>
                    <m:r>
                      <w:rPr>
                        <w:rFonts w:ascii="Cambria Math" w:hAnsi="Cambria Math"/>
                        <w:sz w:val="18"/>
                        <w:szCs w:val="18"/>
                      </w:rPr>
                      <m:t>eff</m:t>
                    </m:r>
                    <m:r>
                      <m:rPr>
                        <m:sty m:val="p"/>
                      </m:rPr>
                      <w:rPr>
                        <w:rFonts w:ascii="Cambria Math" w:hAnsi="Cambria Math"/>
                        <w:sz w:val="18"/>
                        <w:szCs w:val="18"/>
                      </w:rPr>
                      <m:t>,</m:t>
                    </m:r>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,5</m:t>
                    </m:r>
                  </m:sub>
                </m:sSub>
                <m:r>
                  <m:rPr>
                    <m:sty m:val="p"/>
                  </m:rPr>
                  <w:rPr>
                    <w:rFonts w:ascii="Cambria Math" w:hAnsi="Cambria Math"/>
                    <w:sz w:val="18"/>
                    <w:szCs w:val="18"/>
                  </w:rPr>
                  <m:t xml:space="preserve"> </m:t>
                </m:r>
                <m:r>
                  <w:rPr>
                    <w:rFonts w:ascii="Cambria Math" w:hAnsi="Cambria Math"/>
                    <w:sz w:val="18"/>
                    <w:szCs w:val="18"/>
                  </w:rPr>
                  <m:t>THEN</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B</m:t>
                    </m:r>
                  </m:e>
                  <m:sub>
                    <m:r>
                      <w:rPr>
                        <w:rFonts w:ascii="Cambria Math" w:hAnsi="Cambria Math"/>
                        <w:sz w:val="18"/>
                        <w:szCs w:val="18"/>
                      </w:rPr>
                      <m:t>r</m:t>
                    </m:r>
                  </m:sub>
                </m:sSub>
              </m:oMath>
            </m:oMathPara>
          </w:p>
        </w:tc>
        <w:tc>
          <w:tcPr>
            <w:tcW w:w="740" w:type="dxa"/>
            <w:vAlign w:val="center"/>
          </w:tcPr>
          <w:p w14:paraId="3D437E28" w14:textId="661CBDA4" w:rsidR="004A6C58" w:rsidRDefault="00121BAB">
            <w:pPr>
              <w:jc w:val="right"/>
            </w:pPr>
            <w:bookmarkStart w:id="27" w:name="_RefEqRule4"/>
            <w:r>
              <w:t xml:space="preserve">( </w:t>
            </w:r>
            <w:r>
              <w:fldChar w:fldCharType="begin"/>
            </w:r>
            <w:r w:rsidR="00DF00D6">
              <w:instrText xml:space="preserve"> SEQ ( \* ARABIC </w:instrText>
            </w:r>
            <w:r>
              <w:fldChar w:fldCharType="separate"/>
            </w:r>
            <w:r>
              <w:rPr>
                <w:noProof/>
              </w:rPr>
              <w:t xml:space="preserve">16</w:t>
            </w:r>
            <w:r>
              <w:rPr>
                <w:noProof/>
              </w:rPr>
              <w:fldChar w:fldCharType="end"/>
            </w:r>
            <w:r>
              <w:t xml:space="preserve"> )</w:t>
            </w:r>
            <w:bookmarkEnd w:id="27"/>
          </w:p>
        </w:tc>
      </w:tr>
      <w:tr w:rsidR="004A6C58" w14:paraId="5FD834C3" w14:textId="77777777">
        <w:trPr>
          <w:jc w:val="center"/>
        </w:trPr>
        <w:tc>
          <w:tcPr>
            <w:tcW w:w="4300" w:type="dxa"/>
            <w:vAlign w:val="center"/>
          </w:tcPr>
          <w:p w14:paraId="2CA89874" w14:textId="77777777" w:rsidR="004A6C58" w:rsidRDefault="00435E51">
            <w:pPr>
              <w:jc w:val="center"/>
            </w:pPr>
            <m:oMathPara>
              <m:oMath>
                <m:sSubSup>
                  <m:sSubSupPr>
                    <m:ctrlPr>
                      <w:rPr>
                        <w:rFonts w:ascii="Cambria Math" w:hAnsi="Cambria Math"/>
                        <w:i/>
                      </w:rPr>
                    </m:ctrlPr>
                  </m:sSubSupPr>
                  <m:e>
                    <m:r>
                      <w:rPr>
                        <w:rFonts w:ascii="Cambria Math" w:hAnsi="Cambria Math"/>
                        <w:sz w:val="18"/>
                        <w:szCs w:val="18"/>
                      </w:rPr>
                      <m:t>u</m:t>
                    </m:r>
                  </m:e>
                  <m:sub>
                    <m:r>
                      <w:rPr>
                        <w:rFonts w:ascii="Cambria Math" w:hAnsi="Cambria Math"/>
                        <w:sz w:val="18"/>
                        <w:szCs w:val="18"/>
                      </w:rPr>
                      <m:t>m,k</m:t>
                    </m:r>
                  </m:sub>
                  <m:sup>
                    <m:r>
                      <w:rPr>
                        <w:rFonts w:ascii="Cambria Math" w:hAnsi="Cambria Math"/>
                        <w:sz w:val="18"/>
                        <w:szCs w:val="18"/>
                      </w:rPr>
                      <m:t>i</m:t>
                    </m:r>
                  </m:sup>
                </m:sSubSup>
                <m:r>
                  <w:rPr>
                    <w:rFonts w:ascii="Cambria Math" w:hAnsi="Cambria Math"/>
                    <w:sz w:val="18"/>
                    <w:szCs w:val="18"/>
                  </w:rPr>
                  <m:t xml:space="preserve"> </m:t>
                </m:r>
                <m:r>
                  <m:rPr>
                    <m:aln/>
                  </m:rPr>
                  <w:rPr>
                    <w:rFonts w:ascii="Cambria Math" w:hAnsi="Cambria Math"/>
                    <w:sz w:val="18"/>
                    <w:szCs w:val="18"/>
                  </w:rPr>
                  <m:t xml:space="preserve">=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sz w:val="18"/>
                            <w:szCs w:val="18"/>
                          </w:rPr>
                          <m:t>r</m:t>
                        </m:r>
                      </m:sub>
                      <m:sup/>
                      <m:e>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v</m:t>
                            </m:r>
                          </m:e>
                          <m:sub>
                            <m:r>
                              <w:rPr>
                                <w:rFonts w:ascii="Cambria Math" w:hAnsi="Cambria Math"/>
                                <w:sz w:val="18"/>
                                <w:szCs w:val="18"/>
                              </w:rPr>
                              <m:t>r,m</m:t>
                            </m:r>
                          </m:sub>
                        </m:sSub>
                      </m:e>
                    </m:nary>
                  </m:num>
                  <m:den>
                    <m:r>
                      <w:rPr>
                        <w:rFonts w:ascii="Cambria Math" w:hAnsi="Cambria Math"/>
                        <w:sz w:val="18"/>
                        <w:szCs w:val="18"/>
                      </w:rPr>
                      <m:t xml:space="preserve">max(1, </m:t>
                    </m:r>
                    <m:nary>
                      <m:naryPr>
                        <m:chr m:val="∑"/>
                        <m:limLoc m:val="undOvr"/>
                        <m:supHide m:val="1"/>
                        <m:ctrlPr>
                          <w:rPr>
                            <w:rFonts w:ascii="Cambria Math" w:hAnsi="Cambria Math"/>
                            <w:i/>
                          </w:rPr>
                        </m:ctrlPr>
                      </m:naryPr>
                      <m:sub>
                        <m:r>
                          <w:rPr>
                            <w:rFonts w:ascii="Cambria Math" w:hAnsi="Cambria Math"/>
                            <w:sz w:val="18"/>
                            <w:szCs w:val="18"/>
                          </w:rPr>
                          <m:t>r</m:t>
                        </m:r>
                      </m:sub>
                      <m:sup/>
                      <m:e>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e>
                    </m:nary>
                    <m:r>
                      <w:rPr>
                        <w:rFonts w:ascii="Cambria Math" w:hAnsi="Cambria Math"/>
                        <w:sz w:val="18"/>
                        <w:szCs w:val="18"/>
                      </w:rPr>
                      <m:t>)</m:t>
                    </m:r>
                  </m:den>
                </m:f>
                <m:r>
                  <m:rPr>
                    <m:sty m:val="p"/>
                  </m:rPr>
                  <w:rPr>
                    <w:rFonts w:ascii="Cambria Math" w:hAnsi="Cambria Math"/>
                  </w:rPr>
                  <w:br/>
                </m:r>
              </m:oMath>
              <m:oMath>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r>
                  <w:rPr>
                    <w:rFonts w:ascii="Cambria Math" w:hAnsi="Cambria Math"/>
                    <w:sz w:val="18"/>
                    <w:szCs w:val="18"/>
                  </w:rPr>
                  <m:t xml:space="preserve"> </m:t>
                </m:r>
                <m:r>
                  <m:rPr>
                    <m:aln/>
                  </m:rPr>
                  <w:rPr>
                    <w:rFonts w:ascii="Cambria Math" w:hAnsi="Cambria Math"/>
                    <w:sz w:val="18"/>
                    <w:szCs w:val="18"/>
                  </w:rPr>
                  <m:t xml:space="preserve">= </m:t>
                </m:r>
                <m:sSub>
                  <m:sSubPr>
                    <m:ctrlPr>
                      <w:rPr>
                        <w:rFonts w:ascii="Cambria Math" w:hAnsi="Cambria Math"/>
                        <w:i/>
                      </w:rPr>
                    </m:ctrlPr>
                  </m:sSubPr>
                  <m:e>
                    <m:r>
                      <m:rPr>
                        <m:sty m:val="p"/>
                      </m:rPr>
                      <w:rPr>
                        <w:rFonts w:ascii="Cambria Math" w:hAnsi="Cambria Math"/>
                        <w:sz w:val="18"/>
                        <w:szCs w:val="18"/>
                      </w:rPr>
                      <m:t>min</m:t>
                    </m:r>
                  </m:e>
                  <m:sub>
                    <m:r>
                      <w:rPr>
                        <w:rFonts w:ascii="Cambria Math" w:hAnsi="Cambria Math"/>
                        <w:sz w:val="18"/>
                        <w:szCs w:val="18"/>
                      </w:rPr>
                      <m:t>n ∈ ant(r)</m:t>
                    </m:r>
                  </m:sub>
                </m:sSub>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μ</m:t>
                    </m:r>
                  </m:e>
                  <m:sub>
                    <m:sSub>
                      <m:sSubPr>
                        <m:ctrlPr>
                          <w:rPr>
                            <w:rFonts w:ascii="Cambria Math" w:hAnsi="Cambria Math"/>
                            <w:i/>
                          </w:rPr>
                        </m:ctrlPr>
                      </m:sSubPr>
                      <m:e>
                        <m:r>
                          <w:rPr>
                            <w:rFonts w:ascii="Cambria Math" w:hAnsi="Cambria Math"/>
                            <w:sz w:val="18"/>
                            <w:szCs w:val="18"/>
                          </w:rPr>
                          <m:t>A</m:t>
                        </m:r>
                      </m:e>
                      <m:sub>
                        <m:r>
                          <w:rPr>
                            <w:rFonts w:ascii="Cambria Math" w:hAnsi="Cambria Math"/>
                            <w:sz w:val="18"/>
                            <w:szCs w:val="18"/>
                          </w:rPr>
                          <m:t>r,n</m:t>
                        </m:r>
                      </m:sub>
                    </m:sSub>
                  </m:sub>
                </m:sSub>
                <m:r>
                  <w:rPr>
                    <w:rFonts w:ascii="Cambria Math" w:hAnsi="Cambria Math"/>
                    <w:sz w:val="18"/>
                    <w:szCs w:val="18"/>
                  </w:rPr>
                  <m:t>(</m:t>
                </m:r>
                <m:sSubSup>
                  <m:sSubSupPr>
                    <m:ctrlPr>
                      <w:rPr>
                        <w:rFonts w:ascii="Cambria Math" w:hAnsi="Cambria Math"/>
                        <w:i/>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eff,i</m:t>
                    </m:r>
                  </m:sup>
                </m:sSubSup>
                <m:r>
                  <w:rPr>
                    <w:rFonts w:ascii="Cambria Math" w:hAnsi="Cambria Math"/>
                    <w:sz w:val="18"/>
                    <w:szCs w:val="18"/>
                  </w:rPr>
                  <m:t>)</m:t>
                </m:r>
              </m:oMath>
            </m:oMathPara>
          </w:p>
        </w:tc>
        <w:tc>
          <w:tcPr>
            <w:tcW w:w="740" w:type="dxa"/>
            <w:vAlign w:val="center"/>
          </w:tcPr>
          <w:p w14:paraId="5AED6212" w14:textId="34375FDF" w:rsidR="004A6C58" w:rsidRDefault="00121BAB">
            <w:pPr>
              <w:jc w:val="right"/>
            </w:pPr>
            <w:bookmarkStart w:id="28" w:name="_RefEqAggr"/>
            <w:r>
              <w:t xml:space="preserve">( </w:t>
            </w:r>
            <w:r>
              <w:fldChar w:fldCharType="begin"/>
            </w:r>
            <w:r w:rsidR="00DF00D6">
              <w:instrText xml:space="preserve"> SEQ ( \* ARABIC </w:instrText>
            </w:r>
            <w:r>
              <w:fldChar w:fldCharType="separate"/>
            </w:r>
            <w:r w:rsidR="008B204C">
              <w:rPr>
                <w:noProof/>
              </w:rPr>
              <w:t xml:space="preserve">17</w:t>
            </w:r>
            <w:r>
              <w:rPr>
                <w:noProof/>
              </w:rPr>
              <w:fldChar w:fldCharType="end"/>
            </w:r>
            <w:r>
              <w:t xml:space="preserve"> )</w:t>
            </w:r>
            <w:bookmarkEnd w:id="28"/>
          </w:p>
        </w:tc>
      </w:tr>
      <w:tr w:rsidR="004A6C58" w14:paraId="3A90EA6D" w14:textId="77777777">
        <w:trPr>
          <w:jc w:val="center"/>
        </w:trPr>
        <w:tc>
          <w:tcPr>
            <w:tcW w:w="4300" w:type="dxa"/>
            <w:vAlign w:val="center"/>
          </w:tcPr>
          <w:p w14:paraId="046D1015"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min</m:t>
                    </m:r>
                  </m:e>
                  <m:sub>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eff</m:t>
                        </m:r>
                      </m:sup>
                    </m:sSup>
                    <m:r>
                      <w:rPr>
                        <w:rFonts w:ascii="Cambria Math" w:hAnsi="Cambria Math"/>
                        <w:sz w:val="18"/>
                        <w:szCs w:val="18"/>
                      </w:rPr>
                      <m:t>∈[0,1</m:t>
                    </m:r>
                    <m:sSup>
                      <m:sSupPr>
                        <m:ctrlPr>
                          <w:rPr>
                            <w:rFonts w:ascii="Cambria Math" w:hAnsi="Cambria Math"/>
                          </w:rPr>
                        </m:ctrlPr>
                      </m:sSupPr>
                      <m:e>
                        <m:r>
                          <w:rPr>
                            <w:rFonts w:ascii="Cambria Math" w:hAnsi="Cambria Math"/>
                            <w:sz w:val="18"/>
                            <w:szCs w:val="18"/>
                          </w:rPr>
                          <m:t>]</m:t>
                        </m:r>
                      </m:e>
                      <m:sup>
                        <m:r>
                          <w:rPr>
                            <w:rFonts w:ascii="Cambria Math" w:hAnsi="Cambria Math"/>
                            <w:sz w:val="18"/>
                            <w:szCs w:val="18"/>
                          </w:rPr>
                          <m:t>5</m:t>
                        </m:r>
                      </m:sup>
                    </m:sSup>
                  </m:sub>
                </m:sSub>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max</m:t>
                    </m:r>
                  </m:e>
                  <m:sub>
                    <m:r>
                      <w:rPr>
                        <w:rFonts w:ascii="Cambria Math" w:hAnsi="Cambria Math"/>
                        <w:sz w:val="18"/>
                        <w:szCs w:val="18"/>
                      </w:rPr>
                      <m:t>r</m:t>
                    </m:r>
                  </m:sub>
                </m:sSub>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r</m:t>
                    </m:r>
                  </m:sub>
                </m:sSub>
                <m:d>
                  <m:dPr>
                    <m:ctrlPr>
                      <w:rPr>
                        <w:rFonts w:ascii="Cambria Math" w:hAnsi="Cambria Math"/>
                      </w:rPr>
                    </m:ctrlPr>
                  </m:dPr>
                  <m:e>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eff</m:t>
                        </m:r>
                      </m:sup>
                    </m:sSup>
                  </m:e>
                </m:d>
                <m:r>
                  <w:rPr>
                    <w:rFonts w:ascii="Cambria Math" w:hAnsi="Cambria Math"/>
                    <w:sz w:val="18"/>
                    <w:szCs w:val="18"/>
                  </w:rPr>
                  <m:t>≥</m:t>
                </m:r>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min</m:t>
                    </m:r>
                  </m:sub>
                </m:sSub>
                <m:r>
                  <w:rPr>
                    <w:rFonts w:ascii="Cambria Math" w:hAnsi="Cambria Math"/>
                    <w:sz w:val="18"/>
                    <w:szCs w:val="18"/>
                  </w:rPr>
                  <m:t>&gt;0</m:t>
                </m:r>
              </m:oMath>
            </m:oMathPara>
          </w:p>
        </w:tc>
        <w:tc>
          <w:tcPr>
            <w:tcW w:w="740" w:type="dxa"/>
            <w:vAlign w:val="center"/>
          </w:tcPr>
          <w:p w14:paraId="670EB70A" w14:textId="5669C5AD" w:rsidR="004A6C58" w:rsidRDefault="00121BAB">
            <w:pPr>
              <w:jc w:val="right"/>
            </w:pPr>
            <w:bookmarkStart w:id="29" w:name="_RefEqCov"/>
            <w:r>
              <w:t xml:space="preserve">( </w:t>
            </w:r>
            <w:r>
              <w:fldChar w:fldCharType="begin"/>
            </w:r>
            <w:r w:rsidR="00DF00D6">
              <w:instrText xml:space="preserve"> SEQ ( \* ARABIC </w:instrText>
            </w:r>
            <w:r>
              <w:fldChar w:fldCharType="separate"/>
            </w:r>
            <w:r w:rsidR="008B204C">
              <w:rPr>
                <w:noProof/>
              </w:rPr>
              <w:t xml:space="preserve">18</w:t>
            </w:r>
            <w:r>
              <w:rPr>
                <w:noProof/>
              </w:rPr>
              <w:fldChar w:fldCharType="end"/>
            </w:r>
            <w:r>
              <w:t xml:space="preserve"> )</w:t>
            </w:r>
            <w:bookmarkEnd w:id="29"/>
          </w:p>
        </w:tc>
      </w:tr>
    </w:tbl>
    <w:p w14:paraId="647E31BC" w14:textId="77777777" w:rsidR="004A6C58" w:rsidRDefault="00121BAB">
      <w:pPr>
        <w:pStyle w:val="Heading2"/>
      </w:pPr>
      <w:r>
        <w:t>E. Cost, Quality, and Satisficing Acceptance</w:t>
      </w:r>
    </w:p>
    <w:p w14:paraId="5846E6D7" w14:textId="6A4B2934" w:rsidR="00FF7E24" w:rsidRPr="00F24D90" w:rsidRDefault="00121BAB" w:rsidP="00FF7E24">
      <w:pPr>
        <w:pStyle w:val="Text"/>
      </w:pPr>
      <w:r w:rsidRPr="00F24D90">
        <w:t xml:space="preserve">The decision and adaptation flow of Layer 4 is summarized in </w:t>
      </w:r>
      <w:r w:rsidRPr="00F24D90">
        <w:fldChar w:fldCharType="begin"/>
      </w:r>
      <w:r w:rsidRPr="00F24D90">
        <w:instrText xml:space="preserve"> REF _RefFigL4 \h </w:instrText>
      </w:r>
      <w:r w:rsidR="00F24D90" w:rsidRPr="00F24D90">
        <w:instrText xml:space="preserve"> \* MERGEFORMAT </w:instrText>
      </w:r>
      <w:r w:rsidRPr="00F24D90">
        <w:fldChar w:fldCharType="separate"/>
      </w:r>
      <w:r w:rsidR="008B204C" w:rsidRPr="00F24D90">
        <w:t xml:space="preserve">Fig. </w:t>
      </w:r>
      <w:r w:rsidR="008B204C" w:rsidRPr="00F24D90">
        <w:rPr>
          <w:noProof/>
        </w:rPr>
        <w:t xml:space="preserve">6</w:t>
      </w:r>
      <w:r w:rsidRPr="00F24D90">
        <w:fldChar w:fldCharType="end"/>
      </w:r>
      <w:r>
        <w:t xml:space="preserve">. Every candidate is judged on a shadow copy of the simulation before anything reaches the field: the cost asks what it is expected to cost the incident, the quality whether it serves the concepts that demanded it.</w:t>
      </w:r>
      <w:r>
        <w:rPr>
          <w:noProof/>
        </w:rPr>
        <mc:AlternateContent>
          <mc:Choice Requires="wps">
            <w:drawing>
              <wp:anchor distT="45720" distB="45720" distL="114300" distR="114300" simplePos="0" relativeHeight="251656192" behindDoc="0" locked="0" layoutInCell="1" allowOverlap="1" wp14:anchorId="07207A09" wp14:editId="078DFCB8">
                <wp:simplePos x="592455" y="8039100"/>
                <wp:positionH relativeFrom="margin">
                  <wp:align>left</wp:align>
                </wp:positionH>
                <wp:positionV relativeFrom="margin">
                  <wp:align>bottom</wp:align>
                </wp:positionV>
                <wp:extent cx="3188970" cy="1404620"/>
                <wp:effectExtent l="0" t="0" r="0" b="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C22AFB4" w14:textId="77777777" w:rsidR="00FF7E24" w:rsidRDefault="00FF7E24" w:rsidP="00FF7E24">
                            <w:pPr>
                              <w:keepNext/>
                              <w:jc w:val="center"/>
                            </w:pPr>
                            <w:r>
                              <w:rPr>
                                <w:noProof/>
                              </w:rPr>
                              <w:drawing>
                                <wp:inline distT="0" distB="0" distL="0" distR="0" wp14:anchorId="08D71CF6" wp14:editId="3F7EBE0B">
                                  <wp:extent cx="2606040" cy="2244806"/>
                                  <wp:effectExtent l="0" t="0" r="0" b="0"/>
                                  <wp:docPr id="6391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 name="image19.png"/>
                                          <pic:cNvPicPr/>
                                        </pic:nvPicPr>
                                        <pic:blipFill>
                                          <a:blip r:embed="rId18"/>
                                          <a:stretch>
                                            <a:fillRect/>
                                          </a:stretch>
                                        </pic:blipFill>
                                        <pic:spPr>
                                          <a:xfrm>
                                            <a:off x="0" y="0"/>
                                            <a:ext cx="2606040" cy="2244806"/>
                                          </a:xfrm>
                                          <a:prstGeom prst="rect">
                                            <a:avLst/>
                                          </a:prstGeom>
                                        </pic:spPr>
                                      </pic:pic>
                                    </a:graphicData>
                                  </a:graphic>
                                </wp:inline>
                              </w:drawing>
                            </w:r>
                          </w:p>
                          <w:p w14:paraId="69BB73CA" w14:textId="05E7ED57" w:rsidR="00FF7E24" w:rsidRDefault="00FF7E24" w:rsidP="00FF7E24">
                            <w:pPr>
                              <w:pStyle w:val="FigureCaption"/>
                            </w:pPr>
                            <w:bookmarkStart w:id="30" w:name="_RefFigL4"/>
                            <w:r>
                              <w:rPr>
                                <w:b/>
                                <w:bCs/>
                              </w:rPr>
                              <w:t xml:space="preserve">Fig. </w:t>
                            </w:r>
                            <w:r>
                              <w:fldChar w:fldCharType="begin"/>
                            </w:r>
                            <w:r w:rsidR="00DF00D6">
                              <w:instrText xml:space="preserve"> SEQ Fig. \* ARABIC </w:instrText>
                            </w:r>
                            <w:r>
                              <w:fldChar w:fldCharType="separate"/>
                            </w:r>
                            <w:r>
                              <w:rPr>
                                <w:noProof/>
                              </w:rPr>
                              <w:t xml:space="preserve">6</w:t>
                            </w:r>
                            <w:r>
                              <w:rPr>
                                <w:noProof/>
                              </w:rPr>
                              <w:fldChar w:fldCharType="end"/>
                            </w:r>
                            <w:bookmarkEnd w:id="30"/>
                            <w:r>
                              <w:rPr>
                                <w:b/>
                                <w:bCs/>
                              </w:rPr>
                              <w:t xml:space="preserve">.</w:t>
                            </w:r>
                            <w:r>
                              <w:t xml:space="preserve"> Layer 4 decision and adaptation flow.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207A09" id="_x0000_s1037" type="#_x0000_t202" style="position:absolute;left:0;text-align:left;margin-left:0;margin-top:0;width:251.1pt;height:110.6pt;z-index:251656192;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" stroked="f">
                <v:textbox style="mso-fit-shape-to-text:t">
                  <w:txbxContent>
                    <w:p w14:paraId="4C22AFB4" w14:textId="77777777" w:rsidR="00FF7E24" w:rsidRDefault="00FF7E24" w:rsidP="00FF7E24">
                      <w:pPr>
                        <w:keepNext/>
                        <w:jc w:val="center"/>
                      </w:pPr>
                      <w:r>
                        <w:rPr>
                          <w:noProof/>
                        </w:rPr>
                        <w:drawing>
                          <wp:inline distT="0" distB="0" distL="0" distR="0" wp14:anchorId="08D71CF6" wp14:editId="3F7EBE0B">
                            <wp:extent cx="2606040" cy="2244806"/>
                            <wp:effectExtent l="0" t="0" r="0" b="0"/>
                            <wp:docPr id="6391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 name="image19.png"/>
                                    <pic:cNvPicPr/>
                                  </pic:nvPicPr>
                                  <pic:blipFill>
                                    <a:blip r:embed="rId18"/>
                                    <a:stretch>
                                      <a:fillRect/>
                                    </a:stretch>
                                  </pic:blipFill>
                                  <pic:spPr>
                                    <a:xfrm>
                                      <a:off x="0" y="0"/>
                                      <a:ext cx="2606040" cy="2244806"/>
                                    </a:xfrm>
                                    <a:prstGeom prst="rect">
                                      <a:avLst/>
                                    </a:prstGeom>
                                  </pic:spPr>
                                </pic:pic>
                              </a:graphicData>
                            </a:graphic>
                          </wp:inline>
                        </w:drawing>
                      </w:r>
                    </w:p>
                    <w:p w14:paraId="69BB73CA" w14:textId="05E7ED57" w:rsidR="00FF7E24" w:rsidRDefault="00FF7E24" w:rsidP="00FF7E24">
                      <w:pPr>
                        <w:pStyle w:val="FigureCaption"/>
                      </w:pPr>
                      <w:bookmarkStart w:id="31" w:name="_RefFigL4"/>
                      <w:r>
                        <w:rPr>
                          <w:b/>
                          <w:bCs/>
                        </w:rPr>
                        <w:t xml:space="preserve">Fig. </w:t>
                      </w:r>
                      <w:r>
                        <w:fldChar w:fldCharType="begin"/>
                      </w:r>
                      <w:r w:rsidR="00DF00D6">
                        <w:instrText xml:space="preserve"> SEQ Fig. \* ARABIC </w:instrText>
                      </w:r>
                      <w:r>
                        <w:fldChar w:fldCharType="separate"/>
                      </w:r>
                      <w:r>
                        <w:rPr>
                          <w:noProof/>
                        </w:rPr>
                        <w:t xml:space="preserve">6</w:t>
                      </w:r>
                      <w:r>
                        <w:rPr>
                          <w:noProof/>
                        </w:rPr>
                        <w:fldChar w:fldCharType="end"/>
                      </w:r>
                      <w:bookmarkEnd w:id="31"/>
                      <w:r>
                        <w:rPr>
                          <w:b/>
                          <w:bCs/>
                        </w:rPr>
                        <w:t xml:space="preserve">.</w:t>
                      </w:r>
                      <w:r>
                        <w:t xml:space="preserve"> Layer 4 decision and adaptation flow.</w:t>
                      </w:r>
                    </w:p>
                  </w:txbxContent>
                </v:textbox>
                <w10:wrap type="topAndBottom" anchorx="margin" anchory="margin"/>
              </v:shape>
            </w:pict>
          </mc:Fallback>
        </mc:AlternateContent>
      </w:r>
    </w:p>
    <w:p w14:paraId="3312B560" w14:textId="2D49F579" w:rsidR="004A6C58" w:rsidRDefault="00121BAB">
      <w:pPr>
        <w:pStyle w:val="Text"/>
      </w:pPr>
      <w:r>
        <w:t xml:space="preserve">The cost is the weighted five-term sum</w:t>
      </w:r>
      <w:del w:id="90031" w:author="Editor" w:date="2026-08-07T15:00:00Z">
        <w:r>
          <w:delText xml:space="preserve"> </w:delText>
        </w:r>
      </w:del>
      <w:ins w:id="90032" w:author="Editor" w:date="2026-08-07T15:00:00Z">
        <w:r>
          <w:t xml:space="preserve">  over burned area, asset loss, population exposure, response effort, and response delay, each normalized by a scenario reference: burned area through a rational form that keeps every saved cell worth saving, population as person-steps inside burning cells, response as the time integral of committed force, and delay against a sixty-minute reference. The candidate is held constant over a forecast horizon and compared with a no-action shadow run from the same state, and acceptance is satisficing </w:t>
        </w:r>
      </w:ins>
      <w:r>
        <w:t xml:space="preserve"/>
      </w:r>
      <w:r>
        <w:fldChar w:fldCharType="begin"/>
      </w:r>
      <w:r>
        <w:instrText xml:space="preserve"> REF _RefEqJ \h </w:instrText>
      </w:r>
      <w:r>
        <w:fldChar w:fldCharType="separate"/>
      </w:r>
      <w:r>
        <w:t xml:space="preserve">( </w:t>
      </w:r>
      <w:r>
        <w:rPr>
          <w:noProof/>
        </w:rPr>
        <w:t xml:space="preserve">19</w:t>
      </w:r>
      <w:r>
        <w:t xml:space="preserve"> )</w:t>
      </w:r>
      <w:r>
        <w:fldChar w:fldCharType="end"/>
      </w:r>
      <w:r>
        <w:t xml:space="preserve"/>
      </w:r>
      <w:del w:id="90030" w:author="Editor" w:date="2026-08-07T15:00:00Z">
        <w:r>
          <w:delText xml:space="preserve"> over burned area, asset loss, population exposure, response effort, and response delay, each normalized by a scenario reference so the five become summable: burned area through a rational form that keeps every saved cell worth saving, population as person-steps inside burning cells, response as the time integral of committed force, and delay against a sixty-minute reference. The candidate is held constant over a forecast horizon and compared with a no-action shadow run from the same state, and acceptance is satisficing </w:delText>
        </w:r>
      </w:del>
      <w:r>
        <w:t xml:space="preserve"/>
      </w:r>
      <w:r>
        <w:fldChar w:fldCharType="begin"/>
      </w:r>
      <w:r>
        <w:instrText xml:space="preserve"> REF _RefEqAcc \h </w:instrText>
      </w:r>
      <w:r>
        <w:fldChar w:fldCharType="separate"/>
      </w:r>
      <w:r>
        <w:t xml:space="preserve">( </w:t>
      </w:r>
      <w:r>
        <w:rPr>
          <w:noProof/>
        </w:rPr>
        <w:t xml:space="preserve">20</w:t>
      </w:r>
      <w:r>
        <w:t xml:space="preserve"> )</w:t>
      </w:r>
      <w:r>
        <w:fldChar w:fldCharType="end"/>
      </w:r>
      <w:r>
        <w:t xml:space="preserve">: the bound is </w:t>
      </w:r>
      <w:r>
        <w:lastRenderedPageBreak/>
        <w:t>the tighter of a fixed ceiling of 0.35 and a required relative gain over the no-action forecast, so cheap inaction demands a stronger candidate; failing the test leaves the standing orders in force while adaptation runs. Cross-run comparisons read the physical cost only, because a run that never intervenes carries no response cost and a total-cost comparison would reward inaction.</w:t>
      </w:r>
    </w:p>
    <w:tbl>
      <w:tblPr>
        <w:tblW w:w="5040" w:type="dxa"/>
        <w:jc w:val="center"/>
        <w:tblLayout w:type="fixed"/>
        <w:tblLook w:val="04A0" w:firstRow="1" w:lastRow="0" w:firstColumn="1" w:lastColumn="0" w:noHBand="0" w:noVBand="1"/>
      </w:tblPr>
      <w:tblGrid>
        <w:gridCol w:w="4300"/>
        <w:gridCol w:w="740"/>
      </w:tblGrid>
      <w:tr w:rsidR="004A6C58" w14:paraId="3E370565" w14:textId="77777777">
        <w:trPr>
          <w:jc w:val="center"/>
        </w:trPr>
        <w:tc>
          <w:tcPr>
            <w:tcW w:w="4300" w:type="dxa"/>
            <w:vAlign w:val="center"/>
          </w:tcPr>
          <w:p w14:paraId="6FC4F399" w14:textId="77777777" w:rsidR="004A6C58" w:rsidRDefault="00121BAB" w:rsidP="00FF7E24">
            <w:pPr>
              <w:jc w:val="center"/>
            </w:pPr>
            <m:oMathPara>
              <m:oMath>
                <m:r>
                  <w:rPr>
                    <w:rFonts w:ascii="Cambria Math" w:hAnsi="Cambria Math"/>
                    <w:sz w:val="18"/>
                    <w:szCs w:val="18"/>
                  </w:rPr>
                  <m:t>J</m:t>
                </m:r>
                <m:r>
                  <m:rPr>
                    <m:aln/>
                  </m:rPr>
                  <w:rPr>
                    <w:rFonts w:ascii="Cambria Math" w:hAnsi="Cambria Math"/>
                    <w:sz w:val="18"/>
                    <w:szCs w:val="18"/>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j</m:t>
                            </m:r>
                          </m:sub>
                        </m:sSub>
                      </m:e>
                    </m:nary>
                  </m:num>
                  <m:den>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e>
                    </m:nary>
                  </m:den>
                </m:f>
                <m:r>
                  <w:rPr>
                    <w:rFonts w:ascii="Cambria Math" w:hAnsi="Cambria Math"/>
                    <w:sz w:val="18"/>
                    <w:szCs w:val="18"/>
                  </w:rPr>
                  <m:t>, j∈</m:t>
                </m:r>
                <m:d>
                  <m:dPr>
                    <m:begChr m:val="{"/>
                    <m:endChr m:val="}"/>
                    <m:ctrlPr>
                      <w:rPr>
                        <w:rFonts w:ascii="Cambria Math" w:hAnsi="Cambria Math"/>
                        <w:i/>
                      </w:rPr>
                    </m:ctrlPr>
                  </m:dPr>
                  <m:e>
                    <m:r>
                      <w:rPr>
                        <w:rFonts w:ascii="Cambria Math" w:hAnsi="Cambria Math"/>
                        <w:sz w:val="18"/>
                        <w:szCs w:val="18"/>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burn</m:t>
                    </m:r>
                  </m:sub>
                </m:sSub>
                <m:r>
                  <m:rPr>
                    <m:aln/>
                  </m:rPr>
                  <w:rPr>
                    <w:rFonts w:ascii="Cambria Math" w:hAnsi="Cambria Math"/>
                    <w:sz w:val="18"/>
                    <w:szCs w:val="18"/>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burned</m:t>
                            </m:r>
                          </m:sub>
                        </m:sSub>
                      </m:num>
                      <m:den>
                        <m:sSub>
                          <m:sSubPr>
                            <m:ctrlPr>
                              <w:rPr>
                                <w:rFonts w:ascii="Cambria Math" w:hAnsi="Cambria Math"/>
                                <w:i/>
                              </w:rPr>
                            </m:ctrlPr>
                          </m:sSubPr>
                          <m:e>
                            <m:r>
                              <w:rPr>
                                <w:rFonts w:ascii="Cambria Math" w:hAnsi="Cambria Math"/>
                                <w:sz w:val="18"/>
                                <w:szCs w:val="18"/>
                              </w:rPr>
                              <m:t>ρ</m:t>
                            </m:r>
                          </m:e>
                          <m:sub>
                            <m:r>
                              <w:rPr>
                                <w:rFonts w:ascii="Cambria Math" w:hAnsi="Cambria Math"/>
                                <w:sz w:val="18"/>
                                <w:szCs w:val="18"/>
                              </w:rPr>
                              <m:t>burn</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burnable</m:t>
                            </m:r>
                          </m:sub>
                        </m:sSub>
                      </m:den>
                    </m:f>
                  </m:num>
                  <m:den>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burned</m:t>
                            </m:r>
                          </m:sub>
                        </m:sSub>
                      </m:num>
                      <m:den>
                        <m:sSub>
                          <m:sSubPr>
                            <m:ctrlPr>
                              <w:rPr>
                                <w:rFonts w:ascii="Cambria Math" w:hAnsi="Cambria Math"/>
                                <w:i/>
                              </w:rPr>
                            </m:ctrlPr>
                          </m:sSubPr>
                          <m:e>
                            <m:r>
                              <w:rPr>
                                <w:rFonts w:ascii="Cambria Math" w:hAnsi="Cambria Math"/>
                                <w:sz w:val="18"/>
                                <w:szCs w:val="18"/>
                              </w:rPr>
                              <m:t>ρ</m:t>
                            </m:r>
                          </m:e>
                          <m:sub>
                            <m:r>
                              <w:rPr>
                                <w:rFonts w:ascii="Cambria Math" w:hAnsi="Cambria Math"/>
                                <w:sz w:val="18"/>
                                <w:szCs w:val="18"/>
                              </w:rPr>
                              <m:t>burn</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burnable</m:t>
                            </m:r>
                          </m:sub>
                        </m:sSub>
                      </m:den>
                    </m:f>
                  </m:den>
                </m:f>
                <m:r>
                  <m:rPr>
                    <m:sty m:val="p"/>
                  </m:rPr>
                  <w:rPr>
                    <w:rFonts w:ascii="Cambria Math" w:hAnsi="Cambria Math"/>
                  </w:rPr>
                  <w:br/>
                </m:r>
              </m:oMath>
              <m:oMath>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asset</m:t>
                    </m:r>
                  </m:sub>
                </m:sSub>
                <m:r>
                  <m:rPr>
                    <m:aln/>
                  </m:rPr>
                  <w:rPr>
                    <w:rFonts w:ascii="Cambria Math" w:hAnsi="Cambria Math"/>
                    <w:sz w:val="18"/>
                    <w:szCs w:val="18"/>
                  </w:rPr>
                  <m:t>=</m:t>
                </m:r>
                <m:f>
                  <m:fPr>
                    <m:ctrlPr>
                      <w:rPr>
                        <w:rFonts w:ascii="Cambria Math" w:hAnsi="Cambria Math"/>
                      </w:rPr>
                    </m:ctrlPr>
                  </m:fPr>
                  <m:num>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lost</m:t>
                        </m:r>
                      </m:sub>
                    </m:sSub>
                  </m:num>
                  <m:den>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total</m:t>
                        </m:r>
                      </m:sub>
                    </m:sSub>
                  </m:den>
                </m:f>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pop</m:t>
                    </m:r>
                  </m:sub>
                </m:sSub>
                <m:r>
                  <w:rPr>
                    <w:rFonts w:ascii="Cambria Math" w:hAnsi="Cambria Math"/>
                    <w:sz w:val="18"/>
                    <w:szCs w:val="18"/>
                  </w:rPr>
                  <m:t>=</m:t>
                </m:r>
                <m:func>
                  <m:funcPr>
                    <m:ctrlPr>
                      <w:rPr>
                        <w:rFonts w:ascii="Cambria Math" w:hAnsi="Cambria Math"/>
                      </w:rPr>
                    </m:ctrlPr>
                  </m:funcPr>
                  <m:fName>
                    <m:r>
                      <m:rPr>
                        <m:sty m:val="p"/>
                      </m:rPr>
                      <w:rPr>
                        <w:rFonts w:ascii="Cambria Math" w:hAnsi="Cambria Math"/>
                        <w:sz w:val="18"/>
                        <w:szCs w:val="18"/>
                      </w:rPr>
                      <m:t>min</m:t>
                    </m:r>
                    <m:ctrlPr>
                      <w:rPr>
                        <w:rFonts w:ascii="Cambria Math" w:hAnsi="Cambria Math"/>
                        <w:i/>
                      </w:rPr>
                    </m:ctrlPr>
                  </m:fName>
                  <m:e>
                    <m:d>
                      <m:dPr>
                        <m:ctrlPr>
                          <w:rPr>
                            <w:rFonts w:ascii="Cambria Math" w:hAnsi="Cambria Math"/>
                            <w:i/>
                          </w:rPr>
                        </m:ctrlPr>
                      </m:dPr>
                      <m:e>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steps</m:t>
                                </m:r>
                              </m:sub>
                            </m:sSub>
                          </m:num>
                          <m:den>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total</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resp</m:t>
                    </m:r>
                  </m:sub>
                </m:sSub>
                <m:r>
                  <m:rPr>
                    <m:aln/>
                  </m:rPr>
                  <w:rPr>
                    <w:rFonts w:ascii="Cambria Math" w:hAnsi="Cambria Math"/>
                    <w:sz w:val="18"/>
                    <w:szCs w:val="18"/>
                  </w:rPr>
                  <m:t>=</m:t>
                </m:r>
                <m:func>
                  <m:funcPr>
                    <m:ctrlPr>
                      <w:rPr>
                        <w:rFonts w:ascii="Cambria Math" w:hAnsi="Cambria Math"/>
                      </w:rPr>
                    </m:ctrlPr>
                  </m:funcPr>
                  <m:fName>
                    <m:r>
                      <m:rPr>
                        <m:sty m:val="p"/>
                      </m:rPr>
                      <w:rPr>
                        <w:rFonts w:ascii="Cambria Math" w:hAnsi="Cambria Math"/>
                        <w:sz w:val="18"/>
                        <w:szCs w:val="18"/>
                      </w:rPr>
                      <m:t>min</m:t>
                    </m:r>
                    <m:ctrlPr>
                      <w:rPr>
                        <w:rFonts w:ascii="Cambria Math" w:hAnsi="Cambria Math"/>
                        <w:i/>
                      </w:rPr>
                    </m:ctrlPr>
                  </m:fName>
                  <m:e>
                    <m:d>
                      <m:dPr>
                        <m:ctrlPr>
                          <w:rPr>
                            <w:rFonts w:ascii="Cambria Math" w:hAnsi="Cambria Math"/>
                            <w:i/>
                          </w:rPr>
                        </m:ctrlPr>
                      </m:dPr>
                      <m:e>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steps</m:t>
                                </m:r>
                              </m:sub>
                            </m:sSub>
                          </m:num>
                          <m:den>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ref</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delay</m:t>
                    </m:r>
                  </m:sub>
                </m:sSub>
                <m:r>
                  <m:rPr>
                    <m:aln/>
                  </m:rPr>
                  <w:rPr>
                    <w:rFonts w:ascii="Cambria Math" w:hAnsi="Cambria Math"/>
                    <w:sz w:val="18"/>
                    <w:szCs w:val="18"/>
                  </w:rPr>
                  <m:t xml:space="preserve">=min(1, </m:t>
                </m:r>
                <m:f>
                  <m:fPr>
                    <m:ctrlPr>
                      <w:rPr>
                        <w:rFonts w:ascii="Cambria Math" w:hAnsi="Cambria Math"/>
                      </w:rPr>
                    </m:ctrlPr>
                  </m:fPr>
                  <m:num>
                    <m:bar>
                      <m:barPr>
                        <m:pos m:val="top"/>
                        <m:ctrlPr>
                          <w:rPr>
                            <w:rFonts w:ascii="Cambria Math" w:hAnsi="Cambria Math"/>
                          </w:rPr>
                        </m:ctrlPr>
                      </m:barPr>
                      <m:e>
                        <m:r>
                          <w:rPr>
                            <w:rFonts w:ascii="Cambria Math" w:hAnsi="Cambria Math"/>
                            <w:sz w:val="18"/>
                            <w:szCs w:val="18"/>
                          </w:rPr>
                          <m:t>τ</m:t>
                        </m:r>
                      </m:e>
                    </m:bar>
                  </m:num>
                  <m:den>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reference</m:t>
                        </m:r>
                      </m:sub>
                    </m:sSub>
                  </m:den>
                </m:f>
                <m:r>
                  <w:rPr>
                    <w:rFonts w:ascii="Cambria Math" w:hAnsi="Cambria Math"/>
                    <w:sz w:val="18"/>
                    <w:szCs w:val="18"/>
                  </w:rPr>
                  <m:t>)</m:t>
                </m:r>
              </m:oMath>
            </m:oMathPara>
          </w:p>
        </w:tc>
        <w:tc>
          <w:tcPr>
            <w:tcW w:w="740" w:type="dxa"/>
            <w:vAlign w:val="center"/>
          </w:tcPr>
          <w:p w14:paraId="71C2189C" w14:textId="6051D751" w:rsidR="004A6C58" w:rsidRDefault="00121BAB">
            <w:pPr>
              <w:jc w:val="right"/>
            </w:pPr>
            <w:bookmarkStart w:id="32" w:name="_RefEqJ"/>
            <w:r>
              <w:t xml:space="preserve">( </w:t>
            </w:r>
            <w:r>
              <w:fldChar w:fldCharType="begin"/>
            </w:r>
            <w:r w:rsidR="00DF00D6">
              <w:instrText xml:space="preserve"> SEQ ( \* ARABIC </w:instrText>
            </w:r>
            <w:r>
              <w:fldChar w:fldCharType="separate"/>
            </w:r>
            <w:r>
              <w:rPr>
                <w:noProof/>
              </w:rPr>
              <w:t xml:space="preserve">19</w:t>
            </w:r>
            <w:r>
              <w:rPr>
                <w:noProof/>
              </w:rPr>
              <w:fldChar w:fldCharType="end"/>
            </w:r>
            <w:r>
              <w:t xml:space="preserve"> )</w:t>
            </w:r>
            <w:bookmarkEnd w:id="32"/>
          </w:p>
        </w:tc>
      </w:tr>
      <w:tr w:rsidR="004A6C58" w14:paraId="2E14AD26" w14:textId="77777777">
        <w:trPr>
          <w:jc w:val="center"/>
        </w:trPr>
        <w:tc>
          <w:tcPr>
            <w:tcW w:w="4300" w:type="dxa"/>
            <w:vAlign w:val="center"/>
          </w:tcPr>
          <w:p w14:paraId="5FD6BCBF" w14:textId="77777777" w:rsidR="004A6C58" w:rsidRDefault="00435E51">
            <w:pPr>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k</m:t>
                    </m:r>
                  </m:sub>
                </m:sSub>
                <m:d>
                  <m:dPr>
                    <m:ctrlPr>
                      <w:rPr>
                        <w:rFonts w:ascii="Cambria Math" w:hAnsi="Cambria Math"/>
                      </w:rPr>
                    </m:ctrlPr>
                  </m:d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Sub>
                  </m:e>
                </m:d>
                <m:r>
                  <m:rPr>
                    <m:sty m:val="p"/>
                  </m:rPr>
                  <w:rPr>
                    <w:rFonts w:ascii="Cambria Math" w:hAnsi="Cambria Math"/>
                    <w:sz w:val="18"/>
                    <w:szCs w:val="18"/>
                  </w:rPr>
                  <m:t xml:space="preserve"> ≤ </m:t>
                </m:r>
                <m:r>
                  <w:rPr>
                    <w:rFonts w:ascii="Cambria Math" w:hAnsi="Cambria Math"/>
                    <w:sz w:val="18"/>
                    <w:szCs w:val="18"/>
                  </w:rPr>
                  <m:t>min</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TH</m:t>
                    </m:r>
                  </m:sub>
                </m:sSub>
                <m:r>
                  <m:rPr>
                    <m:sty m:val="p"/>
                  </m:rPr>
                  <w:rPr>
                    <w:rFonts w:ascii="Cambria Math" w:hAnsi="Cambria Math"/>
                    <w:sz w:val="18"/>
                    <w:szCs w:val="18"/>
                  </w:rPr>
                  <m:t>, (1-</m:t>
                </m:r>
                <m:sSub>
                  <m:sSubPr>
                    <m:ctrlPr>
                      <w:rPr>
                        <w:rFonts w:ascii="Cambria Math" w:hAnsi="Cambria Math"/>
                      </w:rPr>
                    </m:ctrlPr>
                  </m:sSubPr>
                  <m:e>
                    <m:r>
                      <w:rPr>
                        <w:rFonts w:ascii="Cambria Math" w:hAnsi="Cambria Math"/>
                        <w:sz w:val="18"/>
                        <w:szCs w:val="18"/>
                      </w:rPr>
                      <m:t>δ</m:t>
                    </m:r>
                  </m:e>
                  <m:sub>
                    <m:r>
                      <w:rPr>
                        <w:rFonts w:ascii="Cambria Math" w:hAnsi="Cambria Math"/>
                        <w:sz w:val="18"/>
                        <w:szCs w:val="18"/>
                      </w:rPr>
                      <m:t>gain</m:t>
                    </m:r>
                  </m:sub>
                </m:sSub>
                <m:r>
                  <m:rPr>
                    <m:sty m:val="p"/>
                  </m:rPr>
                  <w:rPr>
                    <w:rFonts w:ascii="Cambria Math" w:hAnsi="Cambria Math"/>
                    <w:sz w:val="18"/>
                    <w:szCs w:val="18"/>
                  </w:rPr>
                  <m:t>)⋅</m:t>
                </m:r>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k</m:t>
                    </m:r>
                  </m:sub>
                </m:sSub>
                <m:r>
                  <m:rPr>
                    <m:sty m:val="p"/>
                  </m:rPr>
                  <w:rPr>
                    <w:rFonts w:ascii="Cambria Math" w:hAnsi="Cambria Math"/>
                    <w:sz w:val="18"/>
                    <w:szCs w:val="18"/>
                  </w:rPr>
                  <m:t>(0))</m:t>
                </m:r>
              </m:oMath>
            </m:oMathPara>
          </w:p>
        </w:tc>
        <w:tc>
          <w:tcPr>
            <w:tcW w:w="740" w:type="dxa"/>
            <w:vAlign w:val="center"/>
          </w:tcPr>
          <w:p w14:paraId="4C13C90C" w14:textId="6D41DD03" w:rsidR="004A6C58" w:rsidRDefault="00121BAB">
            <w:pPr>
              <w:jc w:val="right"/>
            </w:pPr>
            <w:bookmarkStart w:id="33" w:name="_RefEqAcc"/>
            <w:r>
              <w:t xml:space="preserve">( </w:t>
            </w:r>
            <w:r>
              <w:fldChar w:fldCharType="begin"/>
            </w:r>
            <w:r w:rsidR="00DF00D6">
              <w:instrText xml:space="preserve"> SEQ ( \* ARABIC </w:instrText>
            </w:r>
            <w:r>
              <w:fldChar w:fldCharType="separate"/>
            </w:r>
            <w:r w:rsidR="00F24D90">
              <w:rPr>
                <w:noProof/>
              </w:rPr>
              <w:t xml:space="preserve">20</w:t>
            </w:r>
            <w:r>
              <w:rPr>
                <w:noProof/>
              </w:rPr>
              <w:fldChar w:fldCharType="end"/>
            </w:r>
            <w:r>
              <w:t xml:space="preserve"> )</w:t>
            </w:r>
            <w:bookmarkEnd w:id="33"/>
          </w:p>
        </w:tc>
      </w:tr>
    </w:tbl>
    <w:p w14:paraId="6A4351D6" w14:textId="6C2B1F03" w:rsidR="004A6C58" w:rsidRDefault="00121BAB">
      <w:pPr>
        <w:pStyle w:val="Text"/>
      </w:pPr>
      <w:r>
        <w:t xml:space="preserve">The quality measures what the cost cannot. For each scored concept, the gated activation is compared with the strongest intensity the candidate assigns to the family that answers it, and the quality is one minus the mean mismatch </w:t>
      </w:r>
      <w:r>
        <w:fldChar w:fldCharType="begin"/>
      </w:r>
      <w:r>
        <w:instrText xml:space="preserve"> REF _RefEqQ \h </w:instrText>
      </w:r>
      <w:r>
        <w:fldChar w:fldCharType="separate"/>
      </w:r>
      <w:r w:rsidR="00F24D90">
        <w:t xml:space="preserve">( </w:t>
      </w:r>
      <w:r w:rsidR="00F24D90">
        <w:rPr>
          <w:noProof/>
        </w:rPr>
        <w:t xml:space="preserve">21</w:t>
      </w:r>
      <w:r>
        <w:t xml:space="preserve"> )</w:t>
      </w:r>
      <w:r>
        <w:fldChar w:fldCharType="end"/>
      </w:r>
      <w:r>
        <w:t xml:space="preserve"/>
      </w:r>
      <w:del w:id="90025" w:author="Editor" w:date="2026-08-07T15:00:00Z">
        <w:r>
          <w:delText xml:space="preserve">. Over-suppression at low threat is penalized as much as ignoring high evacuation pressure, so misdirection is caught before its consequences appear; suppression feasibility, which states whether action is possible rather than how much is required, modulates rather than demands. Below the quality gate of 0.60 the graduated fail-safe attenuates the candidate toward a pre-authorized conservative posture </w:delText>
        </w:r>
      </w:del>
      <w:ins w:id="90026" w:author="Editor" w:date="2026-08-07T15:00:00Z">
        <w:r>
          <w:t xml:space="preserve">. Over-suppression at low threat is penalized as much as ignoring high evacuation pressure, so misdirection is caught before its consequences appear; suppression feasibility modulates rather than demands. Below the quality gate of 0.60 the graduated fail-safe attenuates the candidate toward a pre-authorized conservative posture</w:t>
        </w:r>
        <w:del w:id="90028" w:author="Editor" w:date="2026-08-07T15:00:00Z">
          <w:r>
            <w:delText xml:space="preserve"> </w:delText>
          </w:r>
        </w:del>
        <w:ins w:id="90029" w:author="Editor" w:date="2026-08-07T15:00:00Z">
          <w:r>
            <w:t xml:space="preserve">  in proportion to the deficit: the offensive families, suppression effort, resource deployment, containment line, and asset protection, are scaled down, while evacuation and public warning are never reduced. The transition is reversible as observation quality recovers, and if the adapted candidate is still forecast worse than inaction, a no-harm rule withholds the offensive allocation over a lookahead, so interventions maturing in thirty to sixty minutes are not punished prematurely.</w:t>
          </w:r>
        </w:ins>
        <w:r>
          <w:t xml:space="preserve"/>
        </w:r>
      </w:ins>
      <w:r>
        <w:t xml:space="preserve"/>
      </w:r>
      <w:r>
        <w:t xml:space="preserve"/>
      </w:r>
      <w:r>
        <w:fldChar w:fldCharType="begin"/>
      </w:r>
      <w:r>
        <w:instrText xml:space="preserve"> REF _RefEqFS \h </w:instrText>
      </w:r>
      <w:r>
        <w:fldChar w:fldCharType="separate"/>
      </w:r>
      <w:r>
        <w:t xml:space="preserve">( </w:t>
      </w:r>
      <w:r>
        <w:rPr>
          <w:noProof/>
        </w:rPr>
        <w:t xml:space="preserve">22</w:t>
      </w:r>
      <w:r>
        <w:t xml:space="preserve"> )</w:t>
      </w:r>
      <w:r>
        <w:fldChar w:fldCharType="end"/>
      </w:r>
      <w:r>
        <w:t xml:space="preserve"/>
      </w:r>
      <w:del w:id="90027" w:author="Editor" w:date="2026-08-07T15:00:00Z">
        <w:r>
          <w:delText xml:space="preserve"> in proportion to the deficit: the offensive families, suppression effort, resource deployment, containment line, and asset protection, are scaled down, while evacuation and public warning are never reduced. The transition is continuous and reversible as observation quality recovers, and if the adapted candidate is still forecast worse than doing nothing on the physical cost, a no-harm rule withholds the offensive allocation over a lookahead, so interventions maturing in thirty to sixty minutes are not punished prematurely.</w:delText>
        </w:r>
      </w:del>
      <w:r>
        <w:t xml:space="preserve"/>
      </w:r>
    </w:p>
    <w:tbl>
      <w:tblPr>
        <w:tblW w:w="5040" w:type="dxa"/>
        <w:jc w:val="center"/>
        <w:tblLayout w:type="fixed"/>
        <w:tblLook w:val="04A0" w:firstRow="1" w:lastRow="0" w:firstColumn="1" w:lastColumn="0" w:noHBand="0" w:noVBand="1"/>
      </w:tblPr>
      <w:tblGrid>
        <w:gridCol w:w="4300"/>
        <w:gridCol w:w="740"/>
      </w:tblGrid>
      <w:tr w:rsidR="004A6C58" w14:paraId="044B77EF" w14:textId="77777777">
        <w:trPr>
          <w:jc w:val="center"/>
        </w:trPr>
        <w:tc>
          <w:tcPr>
            <w:tcW w:w="4300" w:type="dxa"/>
            <w:vAlign w:val="center"/>
          </w:tcPr>
          <w:p w14:paraId="33A76013" w14:textId="77777777" w:rsidR="004A6C58" w:rsidRDefault="00435E51">
            <w:pPr>
              <w:jc w:val="center"/>
            </w:pPr>
            <m:oMathPara>
              <m:oMath>
                <m:sSub>
                  <m:sSubPr>
                    <m:ctrlPr>
                      <w:rPr>
                        <w:rFonts w:ascii="Cambria Math" w:hAnsi="Cambria Math"/>
                        <w:sz w:val="18"/>
                        <w:szCs w:val="18"/>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=1-</m:t>
                </m:r>
                <m:f>
                  <m:fPr>
                    <m:ctrlPr>
                      <w:rPr>
                        <w:rFonts w:ascii="Cambria Math" w:hAnsi="Cambria Math"/>
                        <w:sz w:val="18"/>
                        <w:szCs w:val="18"/>
                      </w:rPr>
                    </m:ctrlPr>
                  </m:fPr>
                  <m:num>
                    <m:r>
                      <m:rPr>
                        <m:sty m:val="p"/>
                      </m:rPr>
                      <w:rPr>
                        <w:rFonts w:ascii="Cambria Math" w:hAnsi="Cambria Math"/>
                        <w:sz w:val="16"/>
                        <w:szCs w:val="16"/>
                      </w:rPr>
                      <m:t>1</m:t>
                    </m:r>
                  </m:num>
                  <m:den>
                    <m:r>
                      <m:rPr>
                        <m:sty m:val="p"/>
                      </m:rPr>
                      <w:rPr>
                        <w:rFonts w:ascii="Cambria Math" w:hAnsi="Cambria Math"/>
                        <w:sz w:val="16"/>
                        <w:szCs w:val="16"/>
                      </w:rPr>
                      <m:t>4</m:t>
                    </m:r>
                  </m:den>
                </m:f>
                <m:nary>
                  <m:naryPr>
                    <m:chr m:val="∑"/>
                    <m:limLoc m:val="undOvr"/>
                    <m:supHide m:val="1"/>
                    <m:ctrlPr>
                      <w:rPr>
                        <w:rFonts w:ascii="Cambria Math" w:hAnsi="Cambria Math"/>
                        <w:sz w:val="18"/>
                        <w:szCs w:val="18"/>
                      </w:rPr>
                    </m:ctrlPr>
                  </m:naryPr>
                  <m:sub>
                    <m:r>
                      <w:rPr>
                        <w:rFonts w:ascii="Cambria Math" w:hAnsi="Cambria Math"/>
                        <w:sz w:val="16"/>
                        <w:szCs w:val="16"/>
                      </w:rPr>
                      <m:t>n</m:t>
                    </m:r>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C</m:t>
                        </m:r>
                      </m:e>
                      <m:sub>
                        <m:r>
                          <w:rPr>
                            <w:rFonts w:ascii="Cambria Math" w:hAnsi="Cambria Math"/>
                            <w:sz w:val="16"/>
                            <w:szCs w:val="16"/>
                          </w:rPr>
                          <m:t>Q</m:t>
                        </m:r>
                      </m:sub>
                    </m:sSub>
                  </m:sub>
                  <m:sup/>
                  <m:e>
                    <m:r>
                      <m:rPr>
                        <m:sty m:val="p"/>
                      </m:rPr>
                      <w:rPr>
                        <w:rFonts w:ascii="Cambria Math" w:hAnsi="Cambria Math"/>
                        <w:sz w:val="16"/>
                        <w:szCs w:val="16"/>
                      </w:rPr>
                      <m:t>|</m:t>
                    </m:r>
                    <m:sSup>
                      <m:sSupPr>
                        <m:ctrlPr>
                          <w:rPr>
                            <w:rFonts w:ascii="Cambria Math" w:hAnsi="Cambria Math"/>
                            <w:sz w:val="18"/>
                            <w:szCs w:val="18"/>
                          </w:rPr>
                        </m:ctrlPr>
                      </m:sSupPr>
                      <m:e>
                        <m:sSub>
                          <m:sSubPr>
                            <m:ctrlPr>
                              <w:rPr>
                                <w:rFonts w:ascii="Cambria Math" w:hAnsi="Cambria Math"/>
                                <w:sz w:val="18"/>
                                <w:szCs w:val="18"/>
                              </w:rPr>
                            </m:ctrlPr>
                          </m:sSubPr>
                          <m:e>
                            <m:r>
                              <w:rPr>
                                <w:rFonts w:ascii="Cambria Math" w:hAnsi="Cambria Math"/>
                                <w:sz w:val="16"/>
                                <w:szCs w:val="16"/>
                              </w:rPr>
                              <m:t>a</m:t>
                            </m:r>
                          </m:e>
                          <m:sub>
                            <m:r>
                              <w:rPr>
                                <w:rFonts w:ascii="Cambria Math" w:hAnsi="Cambria Math"/>
                                <w:sz w:val="16"/>
                                <w:szCs w:val="16"/>
                              </w:rPr>
                              <m:t>n</m:t>
                            </m:r>
                          </m:sub>
                        </m:sSub>
                      </m:e>
                      <m:sup>
                        <m:r>
                          <w:rPr>
                            <w:rFonts w:ascii="Cambria Math" w:hAnsi="Cambria Math"/>
                            <w:sz w:val="16"/>
                            <w:szCs w:val="16"/>
                          </w:rPr>
                          <m:t>eff</m:t>
                        </m:r>
                      </m:sup>
                    </m:sSup>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max</m:t>
                        </m:r>
                      </m:e>
                      <m:sub>
                        <m:r>
                          <w:rPr>
                            <w:rFonts w:ascii="Cambria Math" w:hAnsi="Cambria Math"/>
                            <w:sz w:val="16"/>
                            <w:szCs w:val="16"/>
                          </w:rPr>
                          <m:t>f</m:t>
                        </m:r>
                        <m:r>
                          <m:rPr>
                            <m:sty m:val="p"/>
                          </m:rPr>
                          <w:rPr>
                            <w:rFonts w:ascii="Cambria Math" w:hAnsi="Cambria Math"/>
                            <w:sz w:val="16"/>
                            <w:szCs w:val="16"/>
                          </w:rPr>
                          <m:t>∈</m:t>
                        </m:r>
                        <m:r>
                          <w:rPr>
                            <w:rFonts w:ascii="Cambria Math" w:hAnsi="Cambria Math"/>
                            <w:sz w:val="16"/>
                            <w:szCs w:val="16"/>
                          </w:rPr>
                          <m:t>F</m:t>
                        </m:r>
                        <m:r>
                          <m:rPr>
                            <m:sty m:val="p"/>
                          </m:rPr>
                          <w:rPr>
                            <w:rFonts w:ascii="Cambria Math" w:hAnsi="Cambria Math"/>
                            <w:sz w:val="16"/>
                            <w:szCs w:val="16"/>
                          </w:rPr>
                          <m:t>(</m:t>
                        </m:r>
                        <m:r>
                          <w:rPr>
                            <w:rFonts w:ascii="Cambria Math" w:hAnsi="Cambria Math"/>
                            <w:sz w:val="16"/>
                            <w:szCs w:val="16"/>
                          </w:rPr>
                          <m:t>n</m:t>
                        </m:r>
                        <m:r>
                          <m:rPr>
                            <m:sty m:val="p"/>
                          </m:rPr>
                          <w:rPr>
                            <w:rFonts w:ascii="Cambria Math" w:hAnsi="Cambria Math"/>
                            <w:sz w:val="16"/>
                            <w:szCs w:val="16"/>
                          </w:rPr>
                          <m:t>)</m:t>
                        </m:r>
                      </m:sub>
                    </m:sSub>
                    <m:r>
                      <m:rPr>
                        <m:sty m:val="p"/>
                      </m:rPr>
                      <w:rPr>
                        <w:rFonts w:ascii="Cambria Math" w:hAnsi="Cambria Math"/>
                        <w:sz w:val="16"/>
                        <w:szCs w:val="16"/>
                      </w:rPr>
                      <m:t xml:space="preserve"> </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f</m:t>
                        </m:r>
                      </m:sub>
                    </m:sSub>
                    <m:r>
                      <m:rPr>
                        <m:sty m:val="p"/>
                      </m:rPr>
                      <w:rPr>
                        <w:rFonts w:ascii="Cambria Math" w:hAnsi="Cambria Math"/>
                        <w:sz w:val="16"/>
                        <w:szCs w:val="16"/>
                      </w:rPr>
                      <m:t>|</m:t>
                    </m:r>
                  </m:e>
                </m:nary>
                <m:r>
                  <m:rPr>
                    <m:sty m:val="p"/>
                  </m:rPr>
                  <w:rPr>
                    <w:rFonts w:ascii="Cambria Math" w:hAnsi="Cambria Math"/>
                    <w:sz w:val="16"/>
                    <w:szCs w:val="16"/>
                  </w:rPr>
                  <m:t xml:space="preserve">,   </m:t>
                </m:r>
                <m:r>
                  <w:rPr>
                    <w:rFonts w:ascii="Cambria Math" w:hAnsi="Cambria Math"/>
                    <w:sz w:val="16"/>
                    <w:szCs w:val="16"/>
                  </w:rPr>
                  <m:t>accept</m:t>
                </m:r>
                <m:r>
                  <m:rPr>
                    <m:sty m:val="p"/>
                  </m:rPr>
                  <w:rPr>
                    <w:rFonts w:ascii="Cambria Math" w:hAnsi="Cambria Math"/>
                    <w:sz w:val="16"/>
                    <w:szCs w:val="16"/>
                  </w:rPr>
                  <m:t xml:space="preserve"> ⇔ </m:t>
                </m:r>
                <m:sSub>
                  <m:sSubPr>
                    <m:ctrlPr>
                      <w:rPr>
                        <w:rFonts w:ascii="Cambria Math" w:hAnsi="Cambria Math"/>
                        <w:sz w:val="18"/>
                        <w:szCs w:val="18"/>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m:t>
                </m:r>
                <m:r>
                  <w:rPr>
                    <w:rFonts w:ascii="Cambria Math" w:hAnsi="Cambria Math"/>
                    <w:sz w:val="16"/>
                    <w:szCs w:val="16"/>
                  </w:rPr>
                  <m:t>η</m:t>
                </m:r>
              </m:oMath>
            </m:oMathPara>
          </w:p>
        </w:tc>
        <w:tc>
          <w:tcPr>
            <w:tcW w:w="740" w:type="dxa"/>
            <w:vAlign w:val="center"/>
          </w:tcPr>
          <w:p w14:paraId="371D90DE" w14:textId="44DB7055" w:rsidR="004A6C58" w:rsidRDefault="00121BAB">
            <w:pPr>
              <w:jc w:val="right"/>
            </w:pPr>
            <w:bookmarkStart w:id="34" w:name="_RefEqQ"/>
            <w:r>
              <w:t xml:space="preserve">( </w:t>
            </w:r>
            <w:r>
              <w:fldChar w:fldCharType="begin"/>
            </w:r>
            <w:r w:rsidR="00DF00D6">
              <w:instrText xml:space="preserve"> SEQ ( \* ARABIC </w:instrText>
            </w:r>
            <w:r>
              <w:fldChar w:fldCharType="separate"/>
            </w:r>
            <w:r>
              <w:rPr>
                <w:noProof/>
              </w:rPr>
              <w:t xml:space="preserve">21</w:t>
            </w:r>
            <w:r>
              <w:rPr>
                <w:noProof/>
              </w:rPr>
              <w:fldChar w:fldCharType="end"/>
            </w:r>
            <w:r>
              <w:t xml:space="preserve"> )</w:t>
            </w:r>
            <w:bookmarkEnd w:id="34"/>
          </w:p>
        </w:tc>
      </w:tr>
      <w:tr w:rsidR="004A6C58" w14:paraId="668E8597" w14:textId="77777777">
        <w:trPr>
          <w:jc w:val="center"/>
        </w:trPr>
        <w:tc>
          <w:tcPr>
            <w:tcW w:w="4300" w:type="dxa"/>
            <w:vAlign w:val="center"/>
          </w:tcPr>
          <w:p w14:paraId="5E44B2C9" w14:textId="77777777" w:rsidR="004A6C58" w:rsidRDefault="00435E51">
            <w:pPr>
              <w:jc w:val="center"/>
            </w:pPr>
            <m:oMathPara>
              <m:oMath>
                <m:sSup>
                  <m:sSupPr>
                    <m:ctrlPr>
                      <w:rPr>
                        <w:rFonts w:ascii="Cambria Math" w:hAnsi="Cambria Math"/>
                        <w:sz w:val="18"/>
                        <w:szCs w:val="18"/>
                      </w:rPr>
                    </m:ctrlPr>
                  </m:sSupPr>
                  <m:e>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sup>
                    <m:r>
                      <m:rPr>
                        <m:sty m:val="p"/>
                      </m:rP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d>
                  <m:dPr>
                    <m:ctrlPr>
                      <w:rPr>
                        <w:rFonts w:ascii="Cambria Math" w:hAnsi="Cambria Math"/>
                        <w:sz w:val="18"/>
                        <w:szCs w:val="18"/>
                      </w:rPr>
                    </m:ctrlPr>
                  </m:dPr>
                  <m:e>
                    <m:r>
                      <m:rPr>
                        <m:sty m:val="p"/>
                      </m:rPr>
                      <w:rPr>
                        <w:rFonts w:ascii="Cambria Math" w:hAnsi="Cambria Math"/>
                        <w:sz w:val="16"/>
                        <w:szCs w:val="16"/>
                      </w:rPr>
                      <m:t>1-</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e>
                </m:d>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safe</m:t>
                    </m:r>
                  </m:sub>
                </m:sSub>
                <m:r>
                  <w:rPr>
                    <w:rFonts w:ascii="Cambria Math" w:hAnsi="Cambria Math"/>
                    <w:sz w:val="16"/>
                    <w:szCs w:val="16"/>
                  </w:rPr>
                  <m:t xml:space="preserve"> </m:t>
                </m:r>
                <m:r>
                  <m:rPr>
                    <m:sty m:val="p"/>
                  </m:rPr>
                  <w:rPr>
                    <w:rFonts w:ascii="Cambria Math" w:hAnsi="Cambria Math"/>
                    <w:sz w:val="16"/>
                    <w:szCs w:val="16"/>
                  </w:rPr>
                  <m:t>,  </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r>
                  <m:rPr>
                    <m:sty m:val="p"/>
                  </m:rPr>
                  <w:rPr>
                    <w:rFonts w:ascii="Cambria Math" w:hAnsi="Cambria Math"/>
                    <w:sz w:val="16"/>
                    <w:szCs w:val="16"/>
                  </w:rPr>
                  <m:t>∈[0,1]</m:t>
                </m:r>
              </m:oMath>
            </m:oMathPara>
          </w:p>
        </w:tc>
        <w:tc>
          <w:tcPr>
            <w:tcW w:w="740" w:type="dxa"/>
            <w:vAlign w:val="center"/>
          </w:tcPr>
          <w:p w14:paraId="0C8BB43F" w14:textId="2A88475E" w:rsidR="004A6C58" w:rsidRDefault="00121BAB">
            <w:pPr>
              <w:jc w:val="right"/>
            </w:pPr>
            <w:bookmarkStart w:id="35" w:name="_RefEqFS"/>
            <w:r>
              <w:t xml:space="preserve">( </w:t>
            </w:r>
            <w:r>
              <w:fldChar w:fldCharType="begin"/>
            </w:r>
            <w:r w:rsidR="00DF00D6">
              <w:instrText xml:space="preserve"> SEQ ( \* ARABIC </w:instrText>
            </w:r>
            <w:r>
              <w:fldChar w:fldCharType="separate"/>
            </w:r>
            <w:r w:rsidR="00F24D90">
              <w:rPr>
                <w:noProof/>
              </w:rPr>
              <w:t xml:space="preserve">22</w:t>
            </w:r>
            <w:r>
              <w:rPr>
                <w:noProof/>
              </w:rPr>
              <w:fldChar w:fldCharType="end"/>
            </w:r>
            <w:r>
              <w:t xml:space="preserve"> )</w:t>
            </w:r>
            <w:bookmarkEnd w:id="35"/>
          </w:p>
        </w:tc>
      </w:tr>
    </w:tbl>
    <w:p w14:paraId="04A7CE3F" w14:textId="3950A488" w:rsidR="004A6C58" w:rsidRDefault="00121BAB">
      <w:pPr>
        <w:pStyle w:val="Heading2"/>
      </w:pPr>
      <w:r>
        <w:t/>
      </w:r>
      <w:del w:id="90007" w:author="Editor" w:date="2026-08-07T15:00:00Z">
        <w:r>
          <w:delText xml:space="preserve">F. Open Decision Space: Staged Adaptation</w:delText>
        </w:r>
      </w:del>
      <w:ins w:id="90008" w:author="Editor" w:date="2026-08-07T15:00:00Z">
        <w:r>
          <w:t xml:space="preserve">F. Open Intervention Space: Staged Adaptation</w:t>
        </w:r>
      </w:ins>
      <w:r>
        <w:t xml:space="preserve"/>
      </w:r>
    </w:p>
    <w:p w14:paraId="349FF8F1" w14:textId="1D6B1C9E" w:rsidR="004A6C58" w:rsidRDefault="00121BAB">
      <w:pPr>
        <w:pStyle w:val="Text"/>
      </w:pPr>
      <w:r>
        <w:t xml:space="preserve"/>
      </w:r>
      <w:del w:id="90020" w:author="Editor" w:date="2026-08-07T15:00:00Z">
        <w:r>
          <w:delText xml:space="preserve">Adaptation is organized as three stages of increasing invasiveness, engaged only when the standing decision demonstrably falls short: a cost deficit, a coverage gap while fire is alive, or renewed spread </w:delText>
        </w:r>
      </w:del>
      <w:ins w:id="90021" w:author="Editor" w:date="2026-08-07T15:00:00Z">
        <w:r>
          <w:t xml:space="preserve">Adaptation has three stages of increasing invasiveness, engaged only when the standing decision demonstrably falls short: a cost deficit, a coverage gap while fire is alive, or renewed spread under applied orders. Stage 1 tunes rules already in the base with two bounded moves illustrated in </w:t>
        </w:r>
      </w:ins>
      <w:r>
        <w:t xml:space="preserve"/>
      </w:r>
      <w:r w:rsidRPr="00F24D90">
        <w:t xml:space="preserve"/>
      </w:r>
      <w:del w:id="90019" w:author="Editor" w:date="2026-08-07T15:00:00Z">
        <w:r>
          <w:delText xml:space="preserve">under applied orders. Stage 1, the evolving-fuzzy parameter layer, tunes rules already in the base with two bounded moves illustrated in </w:delText>
        </w:r>
      </w:del>
      <w:r>
        <w:t xml:space="preserve"/>
      </w:r>
      <w:r w:rsidRPr="00F24D90">
        <w:fldChar w:fldCharType="begin"/>
      </w:r>
      <w:r w:rsidRPr="00F24D90">
        <w:instrText xml:space="preserve"> REF _RefFigEvfis \h </w:instrText>
      </w:r>
      <w:r w:rsidR="00F24D90" w:rsidRPr="00F24D90">
        <w:instrText xml:space="preserve"> \* MERGEFORMAT </w:instrText>
      </w:r>
      <w:r w:rsidRPr="00F24D90">
        <w:fldChar w:fldCharType="separate"/>
      </w:r>
      <w:r w:rsidR="00F24D90" w:rsidRPr="00F24D90">
        <w:t xml:space="preserve">Fig. </w:t>
      </w:r>
      <w:r w:rsidR="00F24D90">
        <w:rPr>
          <w:noProof/>
        </w:rPr>
        <w:t xml:space="preserve">7</w:t>
      </w:r>
      <w:r w:rsidRPr="00F24D90">
        <w:fldChar w:fldCharType="end"/>
      </w:r>
      <w:r>
        <w:t xml:space="preserve">: the consequent step </w:t>
      </w:r>
      <w:r w:rsidRPr="00F24D90">
        <w:fldChar w:fldCharType="begin"/>
      </w:r>
      <w:r w:rsidRPr="00F24D90">
        <w:instrText xml:space="preserve"> REF _RefEqCons \h </w:instrText>
      </w:r>
      <w:r w:rsidR="00F24D90" w:rsidRPr="00F24D90">
        <w:instrText xml:space="preserve"> \* MERGEFORMAT </w:instrText>
      </w:r>
      <w:r w:rsidRPr="00F24D90">
        <w:fldChar w:fldCharType="separate"/>
      </w:r>
      <w:r>
        <w:t xml:space="preserve">( </w:t>
      </w:r>
      <w:r>
        <w:rPr>
          <w:noProof/>
        </w:rPr>
        <w:t xml:space="preserve">23</w:t>
      </w:r>
      <w:r>
        <w:t xml:space="preserve"> )</w:t>
      </w:r>
      <w:r w:rsidRPr="00F24D90">
        <w:fldChar w:fldCharType="end"/>
      </w:r>
      <w:r>
        <w:t xml:space="preserve"> nudges the intensity of a rule by a fixed 0.05 within the unit interval, and the boundary shift moves the shared edge of two neighboring terms while preserving the partition of unity. Every trial is kept only when the forecast physical cost strictly falls</w:t>
      </w:r>
      <w:del w:id="90023" w:author="Editor" w:date="2026-08-07T15:00:00Z">
        <w:r>
          <w:delText xml:space="preserve"> </w:delText>
        </w:r>
      </w:del>
      <w:ins w:id="90024" w:author="Editor" w:date="2026-08-07T15:00:00Z">
        <w:r>
          <w:t xml:space="preserve">  and rolled back otherwise; trials act on a working copy, so the seed base is never modified. Stage 2 grows the base: it writes a rule on the uncovered combination of the two most active concepts, and where a covered combination is ambiguous it inserts a narrow term at the crisp reading; inserted terms stay outside the Layer-3 aggregation.</w:t>
        </w:r>
      </w:ins>
      <w:r>
        <w:t xml:space="preserve"/>
      </w:r>
      <w:r>
        <w:fldChar w:fldCharType="begin"/>
      </w:r>
      <w:r>
        <w:instrText xml:space="preserve"> REF _RefEqKept \h </w:instrText>
      </w:r>
      <w:r>
        <w:fldChar w:fldCharType="separate"/>
      </w:r>
      <w:r>
        <w:t xml:space="preserve">( </w:t>
      </w:r>
      <w:r>
        <w:rPr>
          <w:noProof/>
        </w:rPr>
        <w:t xml:space="preserve">24</w:t>
      </w:r>
      <w:r>
        <w:t xml:space="preserve"> )</w:t>
      </w:r>
      <w:r>
        <w:fldChar w:fldCharType="end"/>
      </w:r>
      <w:r>
        <w:t xml:space="preserve"/>
      </w:r>
      <w:del w:id="90022" w:author="Editor" w:date="2026-08-07T15:00:00Z">
        <w:r>
          <w:delText xml:space="preserve"> and rolled back otherwise; trials act on a working copy, so the seed base is never modified. Stage 2 grows the base: it writes a rule on the uncovered combination of the two most active concepts, and where a covered combination is ambiguous it inserts a narrow term at the crisp reading (3125 to 3750 combinations at first insertion); inserted terms stay outside the Layer-3 aggregation.</w:delText>
        </w:r>
      </w:del>
      <w:r>
        <w:t xml:space="preserve"/>
      </w:r>
    </w:p>
    <w:tbl>
      <w:tblPr>
        <w:tblW w:w="5040" w:type="dxa"/>
        <w:jc w:val="center"/>
        <w:tblLayout w:type="fixed"/>
        <w:tblLook w:val="04A0" w:firstRow="1" w:lastRow="0" w:firstColumn="1" w:lastColumn="0" w:noHBand="0" w:noVBand="1"/>
      </w:tblPr>
      <w:tblGrid>
        <w:gridCol w:w="4300"/>
        <w:gridCol w:w="740"/>
      </w:tblGrid>
      <w:tr w:rsidR="004A6C58" w14:paraId="50E2D3B7" w14:textId="77777777">
        <w:trPr>
          <w:jc w:val="center"/>
        </w:trPr>
        <w:tc>
          <w:tcPr>
            <w:tcW w:w="4300" w:type="dxa"/>
            <w:vAlign w:val="center"/>
          </w:tcPr>
          <w:p w14:paraId="781DF5E9"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m</m:t>
                    </m:r>
                  </m:sub>
                </m:sSub>
                <m:r>
                  <m:rPr>
                    <m:sty m:val="p"/>
                  </m:rPr>
                  <w:rPr>
                    <w:rFonts w:ascii="Cambria Math" w:hAnsi="Cambria Math"/>
                    <w:sz w:val="18"/>
                    <w:szCs w:val="18"/>
                  </w:rPr>
                  <m:t>←</m:t>
                </m:r>
                <m:r>
                  <w:rPr>
                    <w:rFonts w:ascii="Cambria Math" w:hAnsi="Cambria Math"/>
                    <w:sz w:val="18"/>
                    <w:szCs w:val="18"/>
                  </w:rPr>
                  <m:t>cli</m:t>
                </m:r>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0,1</m:t>
                    </m:r>
                  </m:sub>
                </m:sSub>
                <m:r>
                  <m:rPr>
                    <m:sty m:val="p"/>
                  </m:rPr>
                  <w:rPr>
                    <w:rFonts w:ascii="Cambria Math" w:hAnsi="Cambria Math"/>
                    <w:sz w:val="18"/>
                    <w:szCs w:val="18"/>
                  </w:rPr>
                  <m:t xml:space="preserve"> </m:t>
                </m:r>
                <m:d>
                  <m:dPr>
                    <m:ctrlPr>
                      <w:rPr>
                        <w:rFonts w:ascii="Cambria Math" w:hAnsi="Cambria Math"/>
                      </w:rPr>
                    </m:ctrlPr>
                  </m:dPr>
                  <m:e>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m</m:t>
                        </m:r>
                      </m:sub>
                    </m:sSub>
                    <m:r>
                      <m:rPr>
                        <m:sty m:val="p"/>
                      </m:rPr>
                      <w:rPr>
                        <w:rFonts w:ascii="Cambria Math" w:hAnsi="Cambria Math"/>
                        <w:sz w:val="18"/>
                        <w:szCs w:val="18"/>
                      </w:rPr>
                      <m:t>±</m:t>
                    </m:r>
                    <m:r>
                      <w:rPr>
                        <w:rFonts w:ascii="Cambria Math" w:hAnsi="Cambria Math"/>
                        <w:sz w:val="18"/>
                        <w:szCs w:val="18"/>
                      </w:rPr>
                      <m:t>δ</m:t>
                    </m:r>
                  </m:e>
                </m:d>
                <m:r>
                  <m:rPr>
                    <m:sty m:val="p"/>
                  </m:rPr>
                  <w:rPr>
                    <w:rFonts w:ascii="Cambria Math" w:hAnsi="Cambria Math"/>
                    <w:sz w:val="18"/>
                    <w:szCs w:val="18"/>
                  </w:rPr>
                  <m:t xml:space="preserve">,      </m:t>
                </m:r>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cons</m:t>
                </m:r>
                <m:d>
                  <m:dPr>
                    <m:ctrlPr>
                      <w:rPr>
                        <w:rFonts w:ascii="Cambria Math" w:hAnsi="Cambria Math"/>
                      </w:rPr>
                    </m:ctrlPr>
                  </m:dPr>
                  <m:e>
                    <m:r>
                      <w:rPr>
                        <w:rFonts w:ascii="Cambria Math" w:hAnsi="Cambria Math"/>
                        <w:sz w:val="18"/>
                        <w:szCs w:val="18"/>
                      </w:rPr>
                      <m:t>r</m:t>
                    </m:r>
                  </m:e>
                </m:d>
              </m:oMath>
            </m:oMathPara>
          </w:p>
        </w:tc>
        <w:tc>
          <w:tcPr>
            <w:tcW w:w="740" w:type="dxa"/>
            <w:vAlign w:val="center"/>
          </w:tcPr>
          <w:p w14:paraId="306FECF9" w14:textId="6C4858A5" w:rsidR="004A6C58" w:rsidRDefault="00121BAB">
            <w:pPr>
              <w:jc w:val="right"/>
            </w:pPr>
            <w:bookmarkStart w:id="36" w:name="_RefEqCons"/>
            <w:r>
              <w:t xml:space="preserve">( </w:t>
            </w:r>
            <w:r>
              <w:fldChar w:fldCharType="begin"/>
            </w:r>
            <w:r w:rsidR="00DF00D6">
              <w:instrText xml:space="preserve"> SEQ ( \* ARABIC </w:instrText>
            </w:r>
            <w:r>
              <w:fldChar w:fldCharType="separate"/>
            </w:r>
            <w:r>
              <w:rPr>
                <w:noProof/>
              </w:rPr>
              <w:t xml:space="preserve">23</w:t>
            </w:r>
            <w:r>
              <w:rPr>
                <w:noProof/>
              </w:rPr>
              <w:fldChar w:fldCharType="end"/>
            </w:r>
            <w:r>
              <w:t xml:space="preserve"> )</w:t>
            </w:r>
            <w:bookmarkEnd w:id="36"/>
          </w:p>
        </w:tc>
      </w:tr>
      <w:tr w:rsidR="004A6C58" w14:paraId="5D3D68CC" w14:textId="77777777">
        <w:trPr>
          <w:jc w:val="center"/>
        </w:trPr>
        <w:tc>
          <w:tcPr>
            <w:tcW w:w="4300" w:type="dxa"/>
            <w:vAlign w:val="center"/>
          </w:tcPr>
          <w:p w14:paraId="28E0E35B" w14:textId="77777777" w:rsidR="004A6C58" w:rsidRDefault="00121BAB">
            <w:pPr>
              <w:jc w:val="center"/>
            </w:pPr>
            <m:oMathPara>
              <m:oMath>
                <m:r>
                  <w:rPr>
                    <w:rFonts w:ascii="Cambria Math" w:hAnsi="Cambria Math"/>
                    <w:sz w:val="18"/>
                    <w:szCs w:val="18"/>
                  </w:rPr>
                  <m:t>kept</m:t>
                </m:r>
                <m:r>
                  <m:rPr>
                    <m:sty m:val="p"/>
                  </m:rPr>
                  <w:rPr>
                    <w:rFonts w:ascii="Cambria Math" w:hAnsi="Cambria Math"/>
                    <w:sz w:val="18"/>
                    <w:szCs w:val="18"/>
                  </w:rPr>
                  <m:t xml:space="preserve"> ⇔ </m:t>
                </m:r>
                <m:r>
                  <w:rPr>
                    <w:rFonts w:ascii="Cambria Math" w:hAnsi="Cambria Math"/>
                    <w:sz w:val="18"/>
                    <w:szCs w:val="18"/>
                  </w:rPr>
                  <m:t>Δ</m:t>
                </m:r>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Sub>
                <m:r>
                  <m:rPr>
                    <m:sty m:val="p"/>
                  </m:rPr>
                  <w:rPr>
                    <w:rFonts w:ascii="Cambria Math" w:hAnsi="Cambria Math"/>
                    <w:sz w:val="18"/>
                    <w:szCs w:val="18"/>
                  </w:rPr>
                  <m:t>&lt;0</m:t>
                </m:r>
              </m:oMath>
            </m:oMathPara>
          </w:p>
        </w:tc>
        <w:tc>
          <w:tcPr>
            <w:tcW w:w="740" w:type="dxa"/>
            <w:vAlign w:val="center"/>
          </w:tcPr>
          <w:p w14:paraId="567EE5A9" w14:textId="162BAD7B" w:rsidR="004A6C58" w:rsidRDefault="00121BAB">
            <w:pPr>
              <w:jc w:val="right"/>
            </w:pPr>
            <w:bookmarkStart w:id="37" w:name="_RefEqKept"/>
            <w:r>
              <w:t xml:space="preserve">( </w:t>
            </w:r>
            <w:r>
              <w:fldChar w:fldCharType="begin"/>
            </w:r>
            <w:r w:rsidR="00DF00D6">
              <w:instrText xml:space="preserve"> SEQ ( \* ARABIC </w:instrText>
            </w:r>
            <w:r>
              <w:fldChar w:fldCharType="separate"/>
            </w:r>
            <w:r w:rsidR="00F24D90">
              <w:rPr>
                <w:noProof/>
              </w:rPr>
              <w:t xml:space="preserve">24</w:t>
            </w:r>
            <w:r>
              <w:rPr>
                <w:noProof/>
              </w:rPr>
              <w:fldChar w:fldCharType="end"/>
            </w:r>
            <w:r>
              <w:t xml:space="preserve"> )</w:t>
            </w:r>
            <w:bookmarkEnd w:id="37"/>
          </w:p>
        </w:tc>
      </w:tr>
    </w:tbl>
    <w:p w14:paraId="17EA433D" w14:textId="0776FA02" w:rsidR="004A6C58" w:rsidRDefault="00F24D90" w:rsidP="00FF7E24">
      <w:pPr>
        <w:pStyle w:val="Text"/>
      </w:pPr>
      <w:r>
        <w:rPr>
          <w:noProof/>
        </w:rPr>
        <mc:AlternateContent>
          <mc:Choice Requires="wps">
            <w:drawing>
              <wp:anchor distT="45720" distB="45720" distL="114300" distR="114300" simplePos="0" relativeHeight="251662848" behindDoc="0" locked="0" layoutInCell="1" allowOverlap="1" wp14:anchorId="217448BF" wp14:editId="6D24C7D4">
                <wp:simplePos x="0" y="0"/>
                <wp:positionH relativeFrom="margin">
                  <wp:posOffset>0</wp:posOffset>
                </wp:positionH>
                <wp:positionV relativeFrom="margin">
                  <wp:posOffset>0</wp:posOffset>
                </wp:positionV>
                <wp:extent cx="3188970" cy="1404620"/>
                <wp:effectExtent l="0" t="0" r="0" b="9525"/>
                <wp:wrapTopAndBottom/>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549A1382" w14:textId="77777777" w:rsidR="00F24D90" w:rsidRDefault="00F24D90" w:rsidP="00F24D90">
                            <w:pPr>
                              <w:keepNext/>
                              <w:jc w:val="center"/>
                            </w:pPr>
                            <w:r>
                              <w:rPr>
                                <w:noProof/>
                              </w:rPr>
                              <w:drawing>
                                <wp:inline distT="0" distB="0" distL="0" distR="0" wp14:anchorId="1EADEFDB" wp14:editId="11D7673F">
                                  <wp:extent cx="3025112" cy="1262959"/>
                                  <wp:effectExtent l="0" t="0" r="0" b="0"/>
                                  <wp:docPr id="22"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3" name="image20.png"/>
                                          <pic:cNvPicPr/>
                                        </pic:nvPicPr>
                                        <pic:blipFill>
                                          <a:blip r:embed="rId19"/>
                                          <a:stretch>
                                            <a:fillRect/>
                                          </a:stretch>
                                        </pic:blipFill>
                                        <pic:spPr>
                                          <a:xfrm>
                                            <a:off x="0" y="0"/>
                                            <a:ext cx="3044508" cy="1271057"/>
                                          </a:xfrm>
                                          <a:prstGeom prst="rect">
                                            <a:avLst/>
                                          </a:prstGeom>
                                        </pic:spPr>
                                      </pic:pic>
                                    </a:graphicData>
                                  </a:graphic>
                                </wp:inline>
                              </w:drawing>
                            </w:r>
                          </w:p>
                          <w:p w14:paraId="35EB4B21" w14:textId="506D156B" w:rsidR="00F24D90" w:rsidRDefault="00F24D90" w:rsidP="00F24D90">
                            <w:pPr>
                              <w:pStyle w:val="FigureCaption"/>
                            </w:pPr>
                            <w:bookmarkStart w:id="38" w:name="_RefFigEvfis"/>
                            <w:r>
                              <w:rPr>
                                <w:b/>
                                <w:bCs/>
                              </w:rPr>
                              <w:t xml:space="preserve">Fig. </w:t>
                            </w:r>
                            <w:r>
                              <w:fldChar w:fldCharType="begin"/>
                            </w:r>
                            <w:r>
                              <w:instrText xml:space="preserve"> SEQ Fig. \* ARABIC </w:instrText>
                            </w:r>
                            <w:r>
                              <w:fldChar w:fldCharType="separate"/>
                            </w:r>
                            <w:r>
                              <w:rPr>
                                <w:noProof/>
                              </w:rPr>
                              <w:t xml:space="preserve">7</w:t>
                            </w:r>
                            <w:r>
                              <w:rPr>
                                <w:noProof/>
                              </w:rPr>
                              <w:fldChar w:fldCharType="end"/>
                            </w:r>
                            <w:bookmarkEnd w:id="38"/>
                            <w:r>
                              <w:rPr>
                                <w:b/>
                                <w:bCs/>
                              </w:rPr>
                              <w:t xml:space="preserve">.</w:t>
                            </w:r>
                            <w:r>
                              <w:t xml:space="preserve"> Consequent step and boundary shift.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7448BF" id="Text Box 4" o:spid="_x0000_s1038" type="#_x0000_t202" style="position:absolute;left:0;text-align:left;margin-left:0;margin-top:0;width:251.1pt;height:110.6pt;z-index:2516628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" stroked="f">
                <v:textbox style="mso-fit-shape-to-text:t">
                  <w:txbxContent>
                    <w:p w14:paraId="549A1382" w14:textId="77777777" w:rsidR="00F24D90" w:rsidRDefault="00F24D90" w:rsidP="00F24D90">
                      <w:pPr>
                        <w:keepNext/>
                        <w:jc w:val="center"/>
                      </w:pPr>
                      <w:r>
                        <w:rPr>
                          <w:noProof/>
                        </w:rPr>
                        <w:drawing>
                          <wp:inline distT="0" distB="0" distL="0" distR="0" wp14:anchorId="1EADEFDB" wp14:editId="11D7673F">
                            <wp:extent cx="3025112" cy="1262959"/>
                            <wp:effectExtent l="0" t="0" r="0" b="0"/>
                            <wp:docPr id="22"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3" name="image20.png"/>
                                    <pic:cNvPicPr/>
                                  </pic:nvPicPr>
                                  <pic:blipFill>
                                    <a:blip r:embed="rId19"/>
                                    <a:stretch>
                                      <a:fillRect/>
                                    </a:stretch>
                                  </pic:blipFill>
                                  <pic:spPr>
                                    <a:xfrm>
                                      <a:off x="0" y="0"/>
                                      <a:ext cx="3044508" cy="1271057"/>
                                    </a:xfrm>
                                    <a:prstGeom prst="rect">
                                      <a:avLst/>
                                    </a:prstGeom>
                                  </pic:spPr>
                                </pic:pic>
                              </a:graphicData>
                            </a:graphic>
                          </wp:inline>
                        </w:drawing>
                      </w:r>
                    </w:p>
                    <w:p w14:paraId="35EB4B21" w14:textId="506D156B" w:rsidR="00F24D90" w:rsidRDefault="00F24D90" w:rsidP="00F24D90">
                      <w:pPr>
                        <w:pStyle w:val="FigureCaption"/>
                      </w:pPr>
                      <w:bookmarkStart w:id="39" w:name="_RefFigEvfis"/>
                      <w:r>
                        <w:rPr>
                          <w:b/>
                          <w:bCs/>
                        </w:rPr>
                        <w:t xml:space="preserve">Fig. </w:t>
                      </w:r>
                      <w:r>
                        <w:fldChar w:fldCharType="begin"/>
                      </w:r>
                      <w:r>
                        <w:instrText xml:space="preserve"> SEQ Fig. \* ARABIC </w:instrText>
                      </w:r>
                      <w:r>
                        <w:fldChar w:fldCharType="separate"/>
                      </w:r>
                      <w:r>
                        <w:rPr>
                          <w:noProof/>
                        </w:rPr>
                        <w:t xml:space="preserve">7</w:t>
                      </w:r>
                      <w:r>
                        <w:rPr>
                          <w:noProof/>
                        </w:rPr>
                        <w:fldChar w:fldCharType="end"/>
                      </w:r>
                      <w:bookmarkEnd w:id="39"/>
                      <w:r>
                        <w:rPr>
                          <w:b/>
                          <w:bCs/>
                        </w:rPr>
                        <w:t xml:space="preserve">.</w:t>
                      </w:r>
                      <w:r>
                        <w:t xml:space="preserve"> Consequent step and boundary shift.</w:t>
                      </w:r>
                    </w:p>
                  </w:txbxContent>
                </v:textbox>
                <w10:wrap type="topAndBottom" anchorx="margin" anchory="margin"/>
              </v:shape>
            </w:pict>
          </mc:Fallback>
        </mc:AlternateContent>
      </w:r>
      <w:r>
        <w:rPr>
          <w:noProof/>
        </w:rPr>
        <mc:AlternateContent>
          <mc:Choice Requires="wps">
            <w:drawing>
              <wp:anchor distT="45720" distB="45720" distL="114300" distR="114300" simplePos="0" relativeHeight="251661824" behindDoc="0" locked="0" layoutInCell="1" allowOverlap="1" wp14:anchorId="76EC91F5" wp14:editId="3712F791">
                <wp:simplePos x="0" y="0"/>
                <wp:positionH relativeFrom="margin">
                  <wp:posOffset>3394710</wp:posOffset>
                </wp:positionH>
                <wp:positionV relativeFrom="margin">
                  <wp:posOffset>0</wp:posOffset>
                </wp:positionV>
                <wp:extent cx="3188970" cy="1404620"/>
                <wp:effectExtent l="0" t="0" r="0" b="8890"/>
                <wp:wrapTopAndBottom/>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D3D269D" w14:textId="77777777" w:rsidR="00F24D90" w:rsidRDefault="00F24D90" w:rsidP="00F24D90">
                            <w:pPr>
                              <w:keepNext/>
                              <w:jc w:val="center"/>
                            </w:pPr>
                            <w:r>
                              <w:rPr>
                                <w:noProof/>
                              </w:rPr>
                              <w:drawing>
                                <wp:inline distT="0" distB="0" distL="0" distR="0" wp14:anchorId="008566C2" wp14:editId="18C3E257">
                                  <wp:extent cx="2900220" cy="3612722"/>
                                  <wp:effectExtent l="0" t="0" r="0" b="6985"/>
                                  <wp:docPr id="2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4" name="image22.png"/>
                                          <pic:cNvPicPr/>
                                        </pic:nvPicPr>
                                        <pic:blipFill>
                                          <a:blip r:embed="rId20"/>
                                          <a:stretch>
                                            <a:fillRect/>
                                          </a:stretch>
                                        </pic:blipFill>
                                        <pic:spPr>
                                          <a:xfrm>
                                            <a:off x="0" y="0"/>
                                            <a:ext cx="2918227" cy="3635153"/>
                                          </a:xfrm>
                                          <a:prstGeom prst="rect">
                                            <a:avLst/>
                                          </a:prstGeom>
                                        </pic:spPr>
                                      </pic:pic>
                                    </a:graphicData>
                                  </a:graphic>
                                </wp:inline>
                              </w:drawing>
                            </w:r>
                          </w:p>
                          <w:p w14:paraId="3DFF26EF" w14:textId="775AB544" w:rsidR="00F24D90" w:rsidRDefault="00F24D90" w:rsidP="00F24D90">
                            <w:pPr>
                              <w:pStyle w:val="FigureCaption"/>
                            </w:pPr>
                            <w:bookmarkStart w:id="40" w:name="_RefFigGates"/>
                            <w:r>
                              <w:rPr>
                                <w:b/>
                                <w:bCs/>
                              </w:rPr>
                              <w:t xml:space="preserve">Fig. </w:t>
                            </w:r>
                            <w:r>
                              <w:fldChar w:fldCharType="begin"/>
                            </w:r>
                            <w:r>
                              <w:instrText xml:space="preserve"> SEQ Fig. \* ARABIC </w:instrText>
                            </w:r>
                            <w:r>
                              <w:fldChar w:fldCharType="separate"/>
                            </w:r>
                            <w:r>
                              <w:rPr>
                                <w:noProof/>
                              </w:rPr>
                              <w:t xml:space="preserve">8</w:t>
                            </w:r>
                            <w:r>
                              <w:rPr>
                                <w:noProof/>
                              </w:rPr>
                              <w:fldChar w:fldCharType="end"/>
                            </w:r>
                            <w:bookmarkEnd w:id="40"/>
                            <w:r>
                              <w:rPr>
                                <w:b/>
                                <w:bCs/>
                              </w:rPr>
                              <w:t xml:space="preserve">.</w:t>
                            </w:r>
                            <w:r>
                              <w:t xml:space="preserve"> Generative proposal and the verification gates.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EC91F5" id="Text Box 6" o:spid="_x0000_s1039" type="#_x0000_t202" style="position:absolute;left:0;text-align:left;margin-left:267.3pt;margin-top:0;width:251.1pt;height:110.6pt;z-index:2516618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" stroked="f">
                <v:textbox style="mso-fit-shape-to-text:t">
                  <w:txbxContent>
                    <w:p w14:paraId="4D3D269D" w14:textId="77777777" w:rsidR="00F24D90" w:rsidRDefault="00F24D90" w:rsidP="00F24D90">
                      <w:pPr>
                        <w:keepNext/>
                        <w:jc w:val="center"/>
                      </w:pPr>
                      <w:r>
                        <w:rPr>
                          <w:noProof/>
                        </w:rPr>
                        <w:drawing>
                          <wp:inline distT="0" distB="0" distL="0" distR="0" wp14:anchorId="008566C2" wp14:editId="18C3E257">
                            <wp:extent cx="2900220" cy="3612722"/>
                            <wp:effectExtent l="0" t="0" r="0" b="6985"/>
                            <wp:docPr id="2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4" name="image22.png"/>
                                    <pic:cNvPicPr/>
                                  </pic:nvPicPr>
                                  <pic:blipFill>
                                    <a:blip r:embed="rId20"/>
                                    <a:stretch>
                                      <a:fillRect/>
                                    </a:stretch>
                                  </pic:blipFill>
                                  <pic:spPr>
                                    <a:xfrm>
                                      <a:off x="0" y="0"/>
                                      <a:ext cx="2918227" cy="3635153"/>
                                    </a:xfrm>
                                    <a:prstGeom prst="rect">
                                      <a:avLst/>
                                    </a:prstGeom>
                                  </pic:spPr>
                                </pic:pic>
                              </a:graphicData>
                            </a:graphic>
                          </wp:inline>
                        </w:drawing>
                      </w:r>
                    </w:p>
                    <w:p w14:paraId="3DFF26EF" w14:textId="775AB544" w:rsidR="00F24D90" w:rsidRDefault="00F24D90" w:rsidP="00F24D90">
                      <w:pPr>
                        <w:pStyle w:val="FigureCaption"/>
                      </w:pPr>
                      <w:bookmarkStart w:id="41" w:name="_RefFigGates"/>
                      <w:r>
                        <w:rPr>
                          <w:b/>
                          <w:bCs/>
                        </w:rPr>
                        <w:t xml:space="preserve">Fig. </w:t>
                      </w:r>
                      <w:r>
                        <w:fldChar w:fldCharType="begin"/>
                      </w:r>
                      <w:r>
                        <w:instrText xml:space="preserve"> SEQ Fig. \* ARABIC </w:instrText>
                      </w:r>
                      <w:r>
                        <w:fldChar w:fldCharType="separate"/>
                      </w:r>
                      <w:r>
                        <w:rPr>
                          <w:noProof/>
                        </w:rPr>
                        <w:t xml:space="preserve">8</w:t>
                      </w:r>
                      <w:r>
                        <w:rPr>
                          <w:noProof/>
                        </w:rPr>
                        <w:fldChar w:fldCharType="end"/>
                      </w:r>
                      <w:bookmarkEnd w:id="41"/>
                      <w:r>
                        <w:rPr>
                          <w:b/>
                          <w:bCs/>
                        </w:rPr>
                        <w:t xml:space="preserve">.</w:t>
                      </w:r>
                      <w:r>
                        <w:t xml:space="preserve"> Generative proposal and the verification gates.</w:t>
                      </w:r>
                    </w:p>
                  </w:txbxContent>
                </v:textbox>
                <w10:wrap type="topAndBottom" anchorx="margin" anchory="margin"/>
              </v:shape>
            </w:pict>
          </mc:Fallback>
        </mc:AlternateContent>
      </w:r>
      <w:r>
        <w:t xml:space="preserve">Stage 3, the generative layer, adds knowledge that neither tuning nor instantiation can produce. The proposer is a pretrained language model used in context only, with no task-specific training: it receives a deterministic situation summary, the active rule base in IF-THEN form, and the coverage verdict, and returns exactly one proposal in the canonical rule form. The stage produces four kinds of output: a plain rule, a macro intervention blending existing interventions, an intermediate concept that joins the hierarchy like a native one, and a clause actuator carrying its own map geometry. Its vocabulary is deliberately primitive, the verified action list, a geometry of sectors and distance bands, and the map affordances, so an intervention is composed rather than picked </w:t>
      </w:r>
      <w:r w:rsidR="00FF7E24">
        <w:lastRenderedPageBreak/>
        <w:t xml:space="preserve">from a menu: given a lake near the front, the stage can compose an actuator that drafts from it and wets the fuel ahead of the head, which no seed </w:t>
      </w:r>
      <w:r>
        <w:t xml:space="preserve">rule contains; the basis itself is not </w:t>
      </w:r>
      <w:proofErr w:type="spellStart"/>
      <w:r>
        <w:t xml:space="preserve">proposable</w:t>
      </w:r>
      <w:proofErr w:type="spellEnd"/>
      <w:r>
        <w:t xml:space="preserve">, so the space stays closed at effects yet open at interventions. Every proposal is untrusted by construction and passes the applicable gates of </w:t>
      </w:r>
      <w:r w:rsidR="00FF7E24" w:rsidRPr="00F24D90">
        <w:fldChar w:fldCharType="begin"/>
      </w:r>
      <w:r w:rsidR="00FF7E24" w:rsidRPr="00F24D90">
        <w:instrText xml:space="preserve"> REF _RefFigGates \h </w:instrText>
      </w:r>
      <w:r w:rsidRPr="00F24D90">
        <w:instrText xml:space="preserve"> \* MERGEFORMAT </w:instrText>
      </w:r>
      <w:r w:rsidR="00FF7E24" w:rsidRPr="00F24D90">
        <w:fldChar w:fldCharType="separate"/>
      </w:r>
      <w:r>
        <w:t xml:space="preserve">Fig. </w:t>
      </w:r>
      <w:r>
        <w:rPr>
          <w:noProof/>
        </w:rPr>
        <w:t xml:space="preserve">8</w:t>
      </w:r>
      <w:r w:rsidR="00FF7E24" w:rsidRPr="00F24D90">
        <w:fldChar w:fldCharType="end"/>
      </w:r>
      <w:r>
        <w:t xml:space="preserve">: G1 format, G2 vocabulary, ranges, and duplication, G2b concept non-redundancy, G2c relevance, and G2d pool economy, all without a simulation step; G3 and G4 then demand that the forecast physical cost strictly fall on two independently seeded rollouts </w:t>
      </w:r>
      <w:r w:rsidR="00FF7E24">
        <w:fldChar w:fldCharType="begin"/>
      </w:r>
      <w:r w:rsidR="00FF7E24">
        <w:instrText xml:space="preserve"> REF _RefEqGates \h </w:instrText>
      </w:r>
      <w:r w:rsidR="00FF7E24">
        <w:fldChar w:fldCharType="separate"/>
      </w:r>
      <w:r>
        <w:t xml:space="preserve">( </w:t>
      </w:r>
      <w:r>
        <w:rPr>
          <w:noProof/>
        </w:rPr>
        <w:t xml:space="preserve">25</w:t>
      </w:r>
      <w:r>
        <w:t xml:space="preserve"> )</w:t>
      </w:r>
      <w:r w:rsidR="00FF7E24">
        <w:fldChar w:fldCharType="end"/>
      </w:r>
      <w:r>
        <w:t xml:space="preserve">, G5 requires a package to clear an additional </w:t>
      </w:r>
    </w:p>
    <w:tbl>
      <w:tblPr>
        <w:tblW w:w="5040" w:type="dxa"/>
        <w:jc w:val="center"/>
        <w:tblLayout w:type="fixed"/>
        <w:tblLook w:val="04A0" w:firstRow="1" w:lastRow="0" w:firstColumn="1" w:lastColumn="0" w:noHBand="0" w:noVBand="1"/>
      </w:tblPr>
      <w:tblGrid>
        <w:gridCol w:w="4300"/>
        <w:gridCol w:w="740"/>
      </w:tblGrid>
      <w:tr w:rsidR="004A6C58" w14:paraId="697B1C5C" w14:textId="77777777">
        <w:trPr>
          <w:jc w:val="center"/>
        </w:trPr>
        <w:tc>
          <w:tcPr>
            <w:tcW w:w="4300" w:type="dxa"/>
            <w:vAlign w:val="center"/>
          </w:tcPr>
          <w:p w14:paraId="11222892" w14:textId="77777777" w:rsidR="00FF7E24" w:rsidRPr="00FF7E24" w:rsidRDefault="00FF7E24">
            <w:pPr>
              <w:jc w:val="center"/>
              <w:rPr>
                <w:sz w:val="18"/>
                <w:szCs w:val="18"/>
              </w:rPr>
            </w:pPr>
            <m:oMathPara>
              <m:oMath>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sz w:val="18"/>
                            <w:szCs w:val="18"/>
                          </w:rPr>
                        </m:ctrlPr>
                      </m:dPr>
                      <m:e>
                        <m:r>
                          <m:rPr>
                            <m:sty m:val="p"/>
                          </m:rPr>
                          <w:rPr>
                            <w:rFonts w:ascii="Cambria Math" w:hAnsi="Cambria Math"/>
                            <w:sz w:val="18"/>
                            <w:szCs w:val="18"/>
                          </w:rPr>
                          <m:t>ν</m:t>
                        </m:r>
                      </m:e>
                    </m:d>
                  </m:sup>
                </m:sSubSup>
                <m:r>
                  <m:rPr>
                    <m:sty m:val="p"/>
                  </m:rPr>
                  <w:rPr>
                    <w:rFonts w:ascii="Cambria Math" w:hAnsi="Cambria Math"/>
                    <w:sz w:val="18"/>
                    <w:szCs w:val="18"/>
                  </w:rPr>
                  <m:t>=</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rPr>
                        </m:ctrlPr>
                      </m:dPr>
                      <m:e>
                        <m:r>
                          <m:rPr>
                            <m:sty m:val="p"/>
                          </m:rPr>
                          <w:rPr>
                            <w:rFonts w:ascii="Cambria Math" w:hAnsi="Cambria Math"/>
                            <w:sz w:val="18"/>
                            <w:szCs w:val="18"/>
                          </w:rPr>
                          <m:t>ν</m:t>
                        </m:r>
                      </m:e>
                    </m:d>
                  </m:sup>
                </m:sSubSup>
                <m:d>
                  <m:dPr>
                    <m:ctrlPr>
                      <w:rPr>
                        <w:rFonts w:ascii="Cambria Math" w:hAnsi="Cambria Math"/>
                        <w:sz w:val="18"/>
                        <w:szCs w:val="18"/>
                      </w:rPr>
                    </m:ctrlPr>
                  </m:dPr>
                  <m:e>
                    <m:r>
                      <m:rPr>
                        <m:scr m:val="script"/>
                        <m:sty m:val="p"/>
                      </m:rPr>
                      <w:rPr>
                        <w:rFonts w:ascii="Cambria Math" w:hAnsi="Cambria Math"/>
                        <w:sz w:val="18"/>
                        <w:szCs w:val="18"/>
                      </w:rPr>
                      <m:t>R∪</m:t>
                    </m:r>
                    <m:d>
                      <m:dPr>
                        <m:begChr m:val="{"/>
                        <m:endChr m:val="}"/>
                        <m:ctrlPr>
                          <w:rPr>
                            <w:rFonts w:ascii="Cambria Math" w:hAnsi="Cambria Math"/>
                            <w:sz w:val="18"/>
                            <w:szCs w:val="18"/>
                          </w:rPr>
                        </m:ctrlPr>
                      </m:dPr>
                      <m:e>
                        <m:sSup>
                          <m:sSupPr>
                            <m:ctrlPr>
                              <w:rPr>
                                <w:rFonts w:ascii="Cambria Math" w:hAnsi="Cambria Math"/>
                                <w:sz w:val="18"/>
                                <w:szCs w:val="18"/>
                              </w:rPr>
                            </m:ctrlPr>
                          </m:sSupPr>
                          <m:e>
                            <m:r>
                              <w:rPr>
                                <w:rFonts w:ascii="Cambria Math" w:hAnsi="Cambria Math"/>
                                <w:sz w:val="18"/>
                                <w:szCs w:val="18"/>
                              </w:rPr>
                              <m:t>r</m:t>
                            </m:r>
                          </m:e>
                          <m:sup>
                            <m:r>
                              <m:rPr>
                                <m:sty m:val="p"/>
                              </m:rPr>
                              <w:rPr>
                                <w:rFonts w:ascii="Cambria Math" w:hAnsi="Cambria Math"/>
                                <w:sz w:val="18"/>
                                <w:szCs w:val="18"/>
                              </w:rPr>
                              <m:t>'</m:t>
                            </m:r>
                          </m:sup>
                        </m:sSup>
                      </m:e>
                    </m:d>
                  </m:e>
                </m:d>
                <m:r>
                  <m:rPr>
                    <m:sty m:val="p"/>
                  </m:rPr>
                  <w:rPr>
                    <w:rFonts w:ascii="Cambria Math" w:hAnsi="Cambria Math"/>
                    <w:sz w:val="18"/>
                    <w:szCs w:val="18"/>
                  </w:rPr>
                  <m:t>-</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rPr>
                        </m:ctrlPr>
                      </m:dPr>
                      <m:e>
                        <m:r>
                          <m:rPr>
                            <m:sty m:val="p"/>
                          </m:rPr>
                          <w:rPr>
                            <w:rFonts w:ascii="Cambria Math" w:hAnsi="Cambria Math"/>
                            <w:sz w:val="18"/>
                            <w:szCs w:val="18"/>
                          </w:rPr>
                          <m:t>ν</m:t>
                        </m:r>
                      </m:e>
                    </m:d>
                  </m:sup>
                </m:sSubSup>
                <m:d>
                  <m:dPr>
                    <m:ctrlPr>
                      <w:rPr>
                        <w:rFonts w:ascii="Cambria Math" w:hAnsi="Cambria Math"/>
                        <w:sz w:val="18"/>
                        <w:szCs w:val="18"/>
                      </w:rPr>
                    </m:ctrlPr>
                  </m:dPr>
                  <m:e>
                    <m:r>
                      <m:rPr>
                        <m:scr m:val="script"/>
                        <m:sty m:val="p"/>
                      </m:rPr>
                      <w:rPr>
                        <w:rFonts w:ascii="Cambria Math" w:hAnsi="Cambria Math"/>
                        <w:sz w:val="18"/>
                        <w:szCs w:val="18"/>
                      </w:rPr>
                      <m:t>R</m:t>
                    </m:r>
                  </m:e>
                </m:d>
                <m:r>
                  <m:rPr>
                    <m:sty m:val="p"/>
                  </m:rPr>
                  <w:rPr>
                    <w:rFonts w:ascii="Cambria Math" w:hAnsi="Cambria Math"/>
                    <w:sz w:val="18"/>
                    <w:szCs w:val="18"/>
                  </w:rPr>
                  <m:t>,     ν∈</m:t>
                </m:r>
                <m:d>
                  <m:dPr>
                    <m:begChr m:val="{"/>
                    <m:endChr m:val="}"/>
                    <m:ctrlPr>
                      <w:rPr>
                        <w:rFonts w:ascii="Cambria Math" w:hAnsi="Cambria Math"/>
                        <w:sz w:val="18"/>
                        <w:szCs w:val="18"/>
                      </w:rPr>
                    </m:ctrlPr>
                  </m:dPr>
                  <m:e>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a</m:t>
                        </m:r>
                      </m:sub>
                    </m:sSub>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b</m:t>
                        </m:r>
                      </m:sub>
                    </m:sSub>
                  </m:e>
                </m:d>
              </m:oMath>
            </m:oMathPara>
          </w:p>
          <w:p w14:paraId="667B1F5C" w14:textId="77777777" w:rsidR="004A6C58" w:rsidRDefault="00121BAB">
            <w:pPr>
              <w:jc w:val="center"/>
            </w:pPr>
            <m:oMathPara>
              <m:oMath>
                <m:r>
                  <w:rPr>
                    <w:rFonts w:ascii="Cambria Math" w:hAnsi="Cambria Math"/>
                    <w:sz w:val="18"/>
                    <w:szCs w:val="18"/>
                  </w:rPr>
                  <m:t>G</m:t>
                </m:r>
                <m:r>
                  <m:rPr>
                    <m:sty m:val="p"/>
                  </m:rPr>
                  <w:rPr>
                    <w:rFonts w:ascii="Cambria Math" w:hAnsi="Cambria Math"/>
                    <w:sz w:val="18"/>
                    <w:szCs w:val="18"/>
                  </w:rPr>
                  <m:t xml:space="preserve">3:  </m:t>
                </m:r>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a</m:t>
                        </m:r>
                      </m:sub>
                    </m:sSub>
                    <m:r>
                      <m:rPr>
                        <m:sty m:val="p"/>
                      </m:rPr>
                      <w:rPr>
                        <w:rFonts w:ascii="Cambria Math" w:hAnsi="Cambria Math"/>
                        <w:sz w:val="18"/>
                        <w:szCs w:val="18"/>
                      </w:rPr>
                      <m:t>)</m:t>
                    </m:r>
                  </m:sup>
                </m:sSubSup>
                <m:r>
                  <m:rPr>
                    <m:sty m:val="p"/>
                  </m:rPr>
                  <w:rPr>
                    <w:rFonts w:ascii="Cambria Math" w:hAnsi="Cambria Math"/>
                    <w:sz w:val="18"/>
                    <w:szCs w:val="18"/>
                  </w:rPr>
                  <m:t>&lt;0</m:t>
                </m:r>
                <m:r>
                  <w:rPr>
                    <w:rFonts w:ascii="Cambria Math" w:hAnsi="Cambria Math"/>
                    <w:sz w:val="18"/>
                    <w:szCs w:val="18"/>
                  </w:rPr>
                  <m:t>;G</m:t>
                </m:r>
                <m:r>
                  <m:rPr>
                    <m:sty m:val="p"/>
                  </m:rPr>
                  <w:rPr>
                    <w:rFonts w:ascii="Cambria Math" w:hAnsi="Cambria Math"/>
                    <w:sz w:val="18"/>
                    <w:szCs w:val="18"/>
                  </w:rPr>
                  <m:t xml:space="preserve">4:  </m:t>
                </m:r>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b</m:t>
                        </m:r>
                      </m:sub>
                    </m:sSub>
                    <m:r>
                      <m:rPr>
                        <m:sty m:val="p"/>
                      </m:rPr>
                      <w:rPr>
                        <w:rFonts w:ascii="Cambria Math" w:hAnsi="Cambria Math"/>
                        <w:sz w:val="18"/>
                        <w:szCs w:val="18"/>
                      </w:rPr>
                      <m:t>)</m:t>
                    </m:r>
                  </m:sup>
                </m:sSubSup>
                <m:r>
                  <m:rPr>
                    <m:sty m:val="p"/>
                  </m:rPr>
                  <w:rPr>
                    <w:rFonts w:ascii="Cambria Math" w:hAnsi="Cambria Math"/>
                    <w:sz w:val="18"/>
                    <w:szCs w:val="18"/>
                  </w:rPr>
                  <m:t>&lt;0</m:t>
                </m:r>
              </m:oMath>
            </m:oMathPara>
          </w:p>
        </w:tc>
        <w:tc>
          <w:tcPr>
            <w:tcW w:w="740" w:type="dxa"/>
            <w:vAlign w:val="center"/>
          </w:tcPr>
          <w:p w14:paraId="1C6F00B7" w14:textId="3976FAC2" w:rsidR="004A6C58" w:rsidRDefault="00121BAB">
            <w:pPr>
              <w:jc w:val="right"/>
            </w:pPr>
            <w:bookmarkStart w:id="42" w:name="_RefEqGates"/>
            <w:r>
              <w:t xml:space="preserve">( </w:t>
            </w:r>
            <w:r>
              <w:fldChar w:fldCharType="begin"/>
            </w:r>
            <w:r w:rsidR="00DF00D6">
              <w:instrText xml:space="preserve"> SEQ ( \* ARABIC </w:instrText>
            </w:r>
            <w:r>
              <w:fldChar w:fldCharType="separate"/>
            </w:r>
            <w:r>
              <w:rPr>
                <w:noProof/>
              </w:rPr>
              <w:t xml:space="preserve">25</w:t>
            </w:r>
            <w:r>
              <w:rPr>
                <w:noProof/>
              </w:rPr>
              <w:fldChar w:fldCharType="end"/>
            </w:r>
            <w:r>
              <w:t xml:space="preserve"> )</w:t>
            </w:r>
            <w:bookmarkEnd w:id="42"/>
          </w:p>
        </w:tc>
      </w:tr>
    </w:tbl>
    <w:p w14:paraId="32FBD1E2" w14:textId="236379A5" w:rsidR="00CF451C" w:rsidRDefault="00CF451C" w:rsidP="00CF451C">
      <w:pPr>
        <w:pStyle w:val="Heading2"/>
      </w:pPr>
      <w:r>
        <w:t/>
      </w:r>
      <w:del w:id="90005" w:author="Editor" w:date="2026-08-07T15:00:00Z">
        <w:r>
          <w:delText xml:space="preserve">Global Coordination and the No-Harm Guard</w:delText>
        </w:r>
      </w:del>
      <w:ins w:id="90006" w:author="Editor" w:date="2026-08-07T15:00:00Z">
        <w:r>
          <w:t xml:space="preserve">G. Global Coordination and the No-Harm Guard</w:t>
        </w:r>
      </w:ins>
      <w:r>
        <w:t xml:space="preserve"/>
      </w:r>
    </w:p>
    <w:p w14:paraId="01AFAA7D" w14:textId="5A5472E7" w:rsidR="004A6C58" w:rsidRDefault="00CF451C" w:rsidP="00CF451C">
      <w:pPr>
        <w:pStyle w:val="Text"/>
      </w:pPr>
      <w:r>
        <w:t xml:space="preserve"/>
      </w:r>
      <w:del w:id="90015" w:author="Editor" w:date="2026-08-07T15:00:00Z">
        <w:r>
          <w:delText xml:space="preserve">The Global DSS performs no inference of its own: each Local DSS sends up its operational priority, its resource request, and a confidence summary, and the coordinator returns the allocation, the normalized priority weights, and the acceptance thresholds in force. Regions are ranked by operational priority, and each receives an attention share </w:delText>
        </w:r>
      </w:del>
      <w:ins w:id="90016" w:author="Editor" w:date="2026-08-07T15:00:00Z">
        <w:r>
          <w:t xml:space="preserve">The coordinator performs no inference: each agent sends up its operational priority, its resource request, and a confidence summary, and receives back the allocation, the normalized priority weights, and the acceptance thresholds in force. Regions are ranked by operational priority, and each receives an attention share </w:t>
        </w:r>
      </w:ins>
      <w:r>
        <w:t xml:space="preserve"/>
      </w:r>
      <w:r>
        <w:fldChar w:fldCharType="begin"/>
      </w:r>
      <w:r>
        <w:instrText xml:space="preserve"> REF _RefEqShare \h </w:instrText>
      </w:r>
      <w:r>
        <w:fldChar w:fldCharType="separate"/>
      </w:r>
      <w:r w:rsidR="00F24D90">
        <w:t xml:space="preserve">( </w:t>
      </w:r>
      <w:r w:rsidR="00F24D90">
        <w:rPr>
          <w:noProof/>
        </w:rPr>
        <w:t xml:space="preserve">26</w:t>
      </w:r>
      <w:r>
        <w:t xml:space="preserve"> )</w:t>
      </w:r>
      <w:r>
        <w:fldChar w:fldCharType="end"/>
      </w:r>
      <w:r>
        <w:t xml:space="preserve">: a region near the top priority keeps the full share, a monitored region gets a reduced share floored at 0.50 and a stricter quality threshold for offensive orders; evacuation and warning are untouched</w:t>
      </w:r>
      <w:del w:id="90017" w:author="Editor" w:date="2026-08-07T15:00:00Z">
        <w:r>
          <w:delText xml:space="preserve">. The merged plan is forecast by the no-harm guard against taking no action, and offensive orders are withheld when it is clearly worse while life-safety orders stand. Every decision remains traceable end to end, with fired concepts, rules, strengths, input confidences, and gate verdicts all recorded, so explanation is structural rather than post-hoc.</w:delText>
        </w:r>
      </w:del>
      <w:ins w:id="90018" w:author="Editor" w:date="2026-08-07T15:00:00Z">
        <w:r>
          <w:t xml:space="preserve">. The merged plan is forecast by the no-harm guard against inaction, and offensive orders are withheld when it is worse while life-safety orders stand. Every decision remains traceable end to end, with fired concepts, rules, strengths, input confidences, and gate verdicts recorded, so explanation is structural rather than post-hoc.</w:t>
        </w:r>
      </w:ins>
      <w:r>
        <w:t xml:space="preserve"/>
      </w:r>
    </w:p>
    <w:tbl>
      <w:tblPr>
        <w:tblW w:w="5040" w:type="dxa"/>
        <w:jc w:val="center"/>
        <w:tblLayout w:type="fixed"/>
        <w:tblLook w:val="04A0" w:firstRow="1" w:lastRow="0" w:firstColumn="1" w:lastColumn="0" w:noHBand="0" w:noVBand="1"/>
      </w:tblPr>
      <w:tblGrid>
        <w:gridCol w:w="4300"/>
        <w:gridCol w:w="740"/>
      </w:tblGrid>
      <w:tr w:rsidR="004A6C58" w14:paraId="4A2A0251" w14:textId="77777777">
        <w:trPr>
          <w:jc w:val="center"/>
        </w:trPr>
        <w:tc>
          <w:tcPr>
            <w:tcW w:w="4300" w:type="dxa"/>
            <w:vAlign w:val="center"/>
          </w:tcPr>
          <w:p w14:paraId="4B2C39A7"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i</m:t>
                    </m:r>
                  </m:sub>
                </m:sSub>
                <m:r>
                  <w:rPr>
                    <w:rFonts w:ascii="Cambria Math" w:hAnsi="Cambria Math"/>
                    <w:sz w:val="18"/>
                    <w:szCs w:val="18"/>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sz w:val="18"/>
                            <w:szCs w:val="18"/>
                          </w:rPr>
                          <m:t>1,</m:t>
                        </m:r>
                        <m:r>
                          <m:rPr>
                            <m:nor/>
                          </m:rPr>
                          <m:t xml:space="preserve">    if  </m:t>
                        </m:r>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τ</m:t>
                            </m:r>
                          </m:e>
                          <m:sub>
                            <m:r>
                              <w:rPr>
                                <w:rFonts w:ascii="Cambria Math" w:hAnsi="Cambria Math"/>
                                <w:sz w:val="18"/>
                                <w:szCs w:val="18"/>
                              </w:rPr>
                              <m:t>att</m:t>
                            </m:r>
                          </m:sub>
                        </m:sSub>
                        <m:sSub>
                          <m:sSubPr>
                            <m:ctrlPr>
                              <w:rPr>
                                <w:rFonts w:ascii="Cambria Math" w:hAnsi="Cambria Math"/>
                              </w:rPr>
                            </m:ctrlPr>
                          </m:sSubPr>
                          <m:e>
                            <m:r>
                              <w:rPr>
                                <w:rFonts w:ascii="Cambria Math" w:hAnsi="Cambria Math"/>
                                <w:sz w:val="18"/>
                                <w:szCs w:val="18"/>
                              </w:rPr>
                              <m:t>p</m:t>
                            </m:r>
                          </m:e>
                          <m:sub>
                            <m:r>
                              <m:rPr>
                                <m:nor/>
                              </m:rPr>
                              <m:t>max</m:t>
                            </m:r>
                          </m:sub>
                        </m:sSub>
                      </m:e>
                      <m:e>
                        <m:r>
                          <w:rPr>
                            <w:rFonts w:ascii="Cambria Math" w:hAnsi="Cambria Math"/>
                            <w:sz w:val="18"/>
                            <w:szCs w:val="18"/>
                          </w:rPr>
                          <m:t>0.5+0.5</m:t>
                        </m:r>
                        <m:f>
                          <m:fPr>
                            <m:ctrlPr>
                              <w:rPr>
                                <w:rFonts w:ascii="Cambria Math" w:hAnsi="Cambria Math"/>
                              </w:rPr>
                            </m:ctrlPr>
                          </m:fPr>
                          <m:num>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m:t>
                                </m:r>
                              </m:sub>
                            </m:sSub>
                          </m:num>
                          <m:den>
                            <m:sSub>
                              <m:sSubPr>
                                <m:ctrlPr>
                                  <w:rPr>
                                    <w:rFonts w:ascii="Cambria Math" w:hAnsi="Cambria Math"/>
                                  </w:rPr>
                                </m:ctrlPr>
                              </m:sSubPr>
                              <m:e>
                                <m:r>
                                  <w:rPr>
                                    <w:rFonts w:ascii="Cambria Math" w:hAnsi="Cambria Math"/>
                                    <w:sz w:val="18"/>
                                    <w:szCs w:val="18"/>
                                  </w:rPr>
                                  <m:t>p</m:t>
                                </m:r>
                              </m:e>
                              <m:sub>
                                <m:r>
                                  <m:rPr>
                                    <m:nor/>
                                  </m:rPr>
                                  <m:t>max</m:t>
                                </m:r>
                              </m:sub>
                            </m:sSub>
                          </m:den>
                        </m:f>
                        <m:r>
                          <w:rPr>
                            <w:rFonts w:ascii="Cambria Math" w:hAnsi="Cambria Math"/>
                            <w:sz w:val="18"/>
                            <w:szCs w:val="18"/>
                          </w:rPr>
                          <m:t>,</m:t>
                        </m:r>
                        <m:r>
                          <m:rPr>
                            <m:nor/>
                          </m:rPr>
                          <m:t xml:space="preserve">    otherwise</m:t>
                        </m:r>
                      </m:e>
                    </m:eqArr>
                  </m:e>
                </m:d>
              </m:oMath>
            </m:oMathPara>
          </w:p>
        </w:tc>
        <w:tc>
          <w:tcPr>
            <w:tcW w:w="740" w:type="dxa"/>
            <w:vAlign w:val="center"/>
          </w:tcPr>
          <w:p w14:paraId="7AAC9701" w14:textId="43920DCE" w:rsidR="004A6C58" w:rsidRDefault="00121BAB">
            <w:pPr>
              <w:jc w:val="right"/>
            </w:pPr>
            <w:bookmarkStart w:id="43" w:name="_RefEqShare"/>
            <w:r>
              <w:t xml:space="preserve">( </w:t>
            </w:r>
            <w:r>
              <w:fldChar w:fldCharType="begin"/>
            </w:r>
            <w:r w:rsidR="00DF00D6">
              <w:instrText xml:space="preserve"> SEQ ( \* ARABIC </w:instrText>
            </w:r>
            <w:r>
              <w:fldChar w:fldCharType="separate"/>
            </w:r>
            <w:r>
              <w:rPr>
                <w:noProof/>
              </w:rPr>
              <w:t xml:space="preserve">26</w:t>
            </w:r>
            <w:r>
              <w:rPr>
                <w:noProof/>
              </w:rPr>
              <w:fldChar w:fldCharType="end"/>
            </w:r>
            <w:r>
              <w:t xml:space="preserve"> )</w:t>
            </w:r>
            <w:bookmarkEnd w:id="43"/>
          </w:p>
        </w:tc>
      </w:tr>
    </w:tbl>
    <w:p>
      <w:pPr>
        <w:pStyle w:val="Heading2"/>
        <w:rPr>
          <w:ins w:id="90050" w:author="Editor" w:date="2026-08-07T15:00:00Z"/>
        </w:rPr>
      </w:pPr>
      <w:ins w:id="90051" w:author="Editor" w:date="2026-08-07T15:00:00Z">
        <w:r>
          <w:t xml:space="preserve">H. Guarantees</w:t>
        </w:r>
      </w:ins>
    </w:p>
    <w:p>
      <w:pPr>
        <w:pStyle w:val="Text"/>
        <w:rPr>
          <w:ins w:id="90052" w:author="Editor" w:date="2026-08-07T15:00:00Z"/>
        </w:rPr>
      </w:pPr>
      <w:ins w:id="90053" w:author="Editor" w:date="2026-08-07T15:00:00Z">
        <w:r>
          <w:t xml:space="preserve">The gates of this section give the architecture four properties that hold whatever produced the candidate order. All four are stated over the forecast physical cost of Section IV-E, evaluated on a shadow copy of the simulation against the no-action forecast from the same state.</w:t>
        </w:r>
      </w:ins>
    </w:p>
    <w:p>
      <w:pPr>
        <w:pStyle w:val="Text"/>
        <w:rPr>
          <w:ins w:id="90054" w:author="Editor" w:date="2026-08-07T15:00:00Z"/>
        </w:rPr>
      </w:pPr>
      <w:ins w:id="90055" w:author="Editor" w:date="2026-08-07T15:00:00Z">
        <w:r>
          <w:t xml:space="preserve">Proposition 1 (no-harm). No order reaches the field whose forecast physical cost exceeds the no-action forecast over the guard horizon. Acceptance admits a candidate only below the satisficing bound, and the no-harm rule withholds the offensive allocation whenever the adapted candidate is still forecast worse than doing nothing. Both tests read the same forecast, so an admitted order is never predicted to cost more than inaction.</w:t>
        </w:r>
      </w:ins>
    </w:p>
    <w:p>
      <w:pPr>
        <w:pStyle w:val="Text"/>
        <w:rPr>
          <w:ins w:id="90056" w:author="Editor" w:date="2026-08-07T15:00:00Z"/>
        </w:rPr>
      </w:pPr>
      <w:ins w:id="90057" w:author="Editor" w:date="2026-08-07T15:00:00Z">
        <w:r>
          <w:t xml:space="preserve">Proposition 2 (life-safety invariance). Evacuation and public warning intensities are never reduced by any gate. The graduated fail-safe scales the offensive families only, and the no-harm rule withholds the offensive allocation only; neither map has the two life-safety families in its domain.</w:t>
        </w:r>
      </w:ins>
    </w:p>
    <w:p>
      <w:pPr>
        <w:pStyle w:val="Text"/>
        <w:rPr>
          <w:ins w:id="90058" w:author="Editor" w:date="2026-08-07T15:00:00Z"/>
        </w:rPr>
      </w:pPr>
      <w:ins w:id="90059" w:author="Editor" w:date="2026-08-07T15:00:00Z">
        <w:r>
          <w:t xml:space="preserve">Proposition 3 (coverage). At every reachable reading either some rule fires above the coverage floor, or the layer falls back to the pre-authorized watchful posture and triggers adaptation. The seeded base satisfies the coverage condition, and a reading below the floor is detected by the same test that reports the gap, so the system is never without a defined response.</w:t>
        </w:r>
      </w:ins>
    </w:p>
    <w:p>
      <w:pPr>
        <w:pStyle w:val="Text"/>
        <w:rPr>
          <w:ins w:id="90060" w:author="Editor" w:date="2026-08-07T15:00:00Z"/>
        </w:rPr>
      </w:pPr>
      <w:ins w:id="90061" w:author="Editor" w:date="2026-08-07T15:00:00Z">
        <w:r>
          <w:t xml:space="preserve">Proposition 4 (bounded growth and termination). The objects admitted during one incident are finite in number and the adaptation ladder terminates. Stage 1 acts on a finite rule set with a fixed step, stage 2 inserts at most one term per ambiguous combination, and stage 3 runs only on a logged deficit under a revision budget. Every stage is a monotone test on a working copy, so the ladder halts once no trial improves the forecast.</w:t>
        </w:r>
      </w:ins>
    </w:p>
    <w:p w14:paraId="48A7A821" w14:textId="77777777" w:rsidR="004A6C58" w:rsidRDefault="00121BAB">
      <w:pPr>
        <w:pStyle w:val="Heading1"/>
      </w:pPr>
      <w:r>
        <w:t>V. Results</w:t>
      </w:r>
    </w:p>
    <w:p w14:paraId="62E9D77F" w14:textId="77777777" w:rsidR="004A6C58" w:rsidRDefault="00121BAB">
      <w:pPr>
        <w:pStyle w:val="Heading2"/>
      </w:pPr>
      <w:r>
        <w:t>A. Evaluation Criteria</w:t>
      </w:r>
    </w:p>
    <w:p w14:paraId="3FFD175A" w14:textId="1881851D" w:rsidR="004A6C58" w:rsidRDefault="00121BAB">
      <w:pPr>
        <w:pStyle w:val="Text"/>
      </w:pPr>
      <w:r>
        <w:t xml:space="preserve">The technical tradition evaluates the predictive models inside a tool on real fires, while the decision-support tradition evaluates its effect on the decision itself, and most wildfire DSS evaluations measure adoption rather than decision </w:t>
      </w:r>
      <w:r>
        <w:t xml:space="preserve">improvement </w:t>
      </w:r>
      <w:r>
        <w:fldChar w:fldCharType="begin"/>
      </w:r>
      <w:r>
        <w:instrText xml:space="preserve"> CITATION Rapp2026 \l 1033 </w:instrText>
      </w:r>
      <w:r>
        <w:fldChar w:fldCharType="separate"/>
      </w:r>
      <w:r w:rsidR="00F24D90">
        <w:rPr>
          <w:noProof/>
        </w:rPr>
        <w:t xml:space="preserve"> [19]</w:t>
      </w:r>
      <w:r>
        <w:fldChar w:fldCharType="end"/>
      </w:r>
      <w:r>
        <w:t xml:space="preserve">. Both are addressed through the eight criteria of Table </w:t>
      </w:r>
      <w:r>
        <w:fldChar w:fldCharType="begin"/>
      </w:r>
      <w:r>
        <w:instrText xml:space="preserve"> REF _RefTabCrit \h </w:instrText>
      </w:r>
      <w:r>
        <w:fldChar w:fldCharType="separate"/>
      </w:r>
      <w:r>
        <w:rPr>
          <w:noProof/>
        </w:rPr>
        <w:t xml:space="preserve">III</w:t>
      </w:r>
      <w:r>
        <w:fldChar w:fldCharType="end"/>
      </w:r>
      <w:r>
        <w:t xml:space="preserve">, fixed in advance and audited at the end of this section.</w:t>
      </w:r>
    </w:p>
    <w:p w14:paraId="6B75A6F8" w14:textId="2014980D" w:rsidR="004A6C58" w:rsidRDefault="00121BAB">
      <w:pPr>
        <w:pStyle w:val="TableTitle"/>
      </w:pPr>
      <w:r>
        <w:t xml:space="preserve">TABLE </w:t>
      </w:r>
      <w:bookmarkStart w:id="44" w:name="_RefTabCrit"/>
      <w:r>
        <w:fldChar w:fldCharType="begin"/>
      </w:r>
      <w:r>
        <w:instrText xml:space="preserve"> SEQ Table \* ROMAN </w:instrText>
      </w:r>
      <w:r>
        <w:fldChar w:fldCharType="separate"/>
      </w:r>
      <w:r>
        <w:rPr>
          <w:noProof/>
        </w:rPr>
        <w:t xml:space="preserve">III</w:t>
      </w:r>
      <w:r>
        <w:fldChar w:fldCharType="end"/>
      </w:r>
      <w:bookmarkEnd w:id="44"/>
    </w:p>
    <w:p w14:paraId="1B9358AE" w14:textId="7FF45FBA" w:rsidR="004A6C58" w:rsidRDefault="00312582">
      <w:pPr>
        <w:pStyle w:val="TableTitle"/>
      </w:pPr>
      <w:r>
        <w:rPr>
          <w:noProof/>
        </w:rPr>
        <mc:AlternateContent>
          <mc:Choice Requires="wpg">
            <w:drawing>
              <wp:anchor distT="0" distB="0" distL="114300" distR="114300" simplePos="0" relativeHeight="251658240" behindDoc="0" locked="0" layoutInCell="1" allowOverlap="1" wp14:anchorId="5A508561" wp14:editId="6DB050B6">
                <wp:simplePos x="0" y="0"/>
                <wp:positionH relativeFrom="margin">
                  <wp:posOffset>-177</wp:posOffset>
                </wp:positionH>
                <wp:positionV relativeFrom="margin">
                  <wp:posOffset>6343015</wp:posOffset>
                </wp:positionV>
                <wp:extent cx="3025140" cy="2546350"/>
                <wp:effectExtent l="0" t="0" r="3810" b="6350"/>
                <wp:wrapSquare wrapText="bothSides"/>
                <wp:docPr id="20" name="Group 20"/>
                <wp:cNvGraphicFramePr/>
                <a:graphic xmlns:a="http://schemas.openxmlformats.org/drawingml/2006/main">
                  <a:graphicData uri="http://schemas.microsoft.com/office/word/2010/wordprocessingGroup">
                    <wpg:wgp>
                      <wpg:cNvGrpSpPr/>
                      <wpg:grpSpPr>
                        <a:xfrm>
                          <a:off x="0" y="0"/>
                          <a:ext cx="3025140" cy="2546350"/>
                          <a:chOff x="-22066" y="0"/>
                          <a:chExt cx="2628106" cy="2546350"/>
                        </a:xfrm>
                      </wpg:grpSpPr>
                      <pic:pic xmlns:pic="http://schemas.openxmlformats.org/drawingml/2006/picture">
                        <pic:nvPicPr>
                          <pic:cNvPr id="64071" name="fig_hindcast.png"/>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06040" cy="2176780"/>
                          </a:xfrm>
                          <a:prstGeom prst="rect">
                            <a:avLst/>
                          </a:prstGeom>
                        </pic:spPr>
                      </pic:pic>
                      <wps:wsp>
                        <wps:cNvPr id="19" name="Text Box 19"/>
                        <wps:cNvSpPr txBox="1"/>
                        <wps:spPr>
                          <a:xfrm>
                            <a:off x="-22066" y="2197100"/>
                            <a:ext cx="2606040" cy="349250"/>
                          </a:xfrm>
                          <a:prstGeom prst="rect">
                            <a:avLst/>
                          </a:prstGeom>
                          <a:solidFill>
                            <a:prstClr val="white"/>
                          </a:solidFill>
                          <a:ln>
                            <a:noFill/>
                          </a:ln>
                        </wps:spPr>
                        <wps:txbx>
                          <w:txbxContent>
                            <w:p w14:paraId="05E40650" w14:textId="31786AAA" w:rsidR="00F24D90" w:rsidRDefault="00F24D90" w:rsidP="00F24D90">
                              <w:pPr>
                                <w:pStyle w:val="FigureCaption"/>
                              </w:pPr>
                              <w:bookmarkStart w:id="45" w:name="_Ref237017051"/>
                              <w:r>
                                <w:rPr>
                                  <w:b/>
                                  <w:bCs/>
                                </w:rPr>
                                <w:t xml:space="preserve">Fig. </w:t>
                              </w:r>
                              <w:r>
                                <w:fldChar w:fldCharType="begin"/>
                              </w:r>
                              <w:r>
                                <w:instrText xml:space="preserve"> SEQ Fig. \* ARABIC </w:instrText>
                              </w:r>
                              <w:r>
                                <w:fldChar w:fldCharType="separate"/>
                              </w:r>
                              <w:r>
                                <w:rPr>
                                  <w:noProof/>
                                </w:rPr>
                                <w:t xml:space="preserve">9</w:t>
                              </w:r>
                              <w:r>
                                <w:rPr>
                                  <w:noProof/>
                                </w:rPr>
                                <w:fldChar w:fldCharType="end"/>
                              </w:r>
                              <w:bookmarkEnd w:id="45"/>
                              <w:r>
                                <w:rPr>
                                  <w:b/>
                                  <w:bCs/>
                                </w:rPr>
                                <w:t xml:space="preserve">.</w:t>
                              </w:r>
                              <w:r>
                                <w:t xml:space="preserve"> Hindcast agreement maps (green: predicted burn; red: simulated only; blue: observed only; yellow: ignition).</w:t>
                              </w:r>
                            </w:p>
                            <w:p w14:paraId="7FDE154C" w14:textId="77777777" w:rsidR="00F24D90" w:rsidRPr="00835954" w:rsidRDefault="00F24D90" w:rsidP="00835954">
                              <w:pPr>
                                <w:pStyle w:val="Figure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508561" id="Group 20" o:spid="_x0000_s1040" style="position:absolute;left:0;text-align:left;margin-left:0;margin-top:499.45pt;width:238.2pt;height:200.5pt;z-index:251658240;mso-position-horizontal-relative:margin;mso-position-vertical-relative:margin;mso-width-relative:margin;mso-height-relative:margin" coordorigin="-220" coordsize="26281,254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">
                <v:shape id="fig_hindcast.png" o:spid="_x0000_s1041" type="#_x0000_t75" style="position:absolute;width:26060;height:21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">
                  <v:imagedata r:id="rId22" o:title=""/>
                </v:shape>
                <v:shape id="Text Box 19" o:spid="_x0000_s1042" type="#_x0000_t202" style="position:absolute;left:-220;top:21971;width:26059;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" stroked="f">
                  <v:textbox inset="0,0,0,0">
                    <w:txbxContent>
                      <w:p w14:paraId="05E40650" w14:textId="31786AAA" w:rsidR="00F24D90" w:rsidRDefault="00F24D90" w:rsidP="00F24D90">
                        <w:pPr>
                          <w:pStyle w:val="FigureCaption"/>
                        </w:pPr>
                        <w:bookmarkStart w:id="46" w:name="_Ref237017051"/>
                        <w:r>
                          <w:rPr>
                            <w:b/>
                            <w:bCs/>
                          </w:rPr>
                          <w:t xml:space="preserve">Fig. </w:t>
                        </w:r>
                        <w:r>
                          <w:fldChar w:fldCharType="begin"/>
                        </w:r>
                        <w:r>
                          <w:instrText xml:space="preserve"> SEQ Fig. \* ARABIC </w:instrText>
                        </w:r>
                        <w:r>
                          <w:fldChar w:fldCharType="separate"/>
                        </w:r>
                        <w:r>
                          <w:rPr>
                            <w:noProof/>
                          </w:rPr>
                          <w:t xml:space="preserve">9</w:t>
                        </w:r>
                        <w:r>
                          <w:rPr>
                            <w:noProof/>
                          </w:rPr>
                          <w:fldChar w:fldCharType="end"/>
                        </w:r>
                        <w:bookmarkEnd w:id="46"/>
                        <w:r>
                          <w:rPr>
                            <w:b/>
                            <w:bCs/>
                          </w:rPr>
                          <w:t xml:space="preserve">.</w:t>
                        </w:r>
                        <w:r>
                          <w:t xml:space="preserve"> Hindcast agreement maps (green: predicted burn; red: simulated only; blue: observed only; yellow: ignition).</w:t>
                        </w:r>
                      </w:p>
                      <w:p w14:paraId="7FDE154C" w14:textId="77777777" w:rsidR="00F24D90" w:rsidRPr="00835954" w:rsidRDefault="00F24D90" w:rsidP="00835954">
                        <w:pPr>
                          <w:pStyle w:val="FigureCaption"/>
                        </w:pPr>
                      </w:p>
                    </w:txbxContent>
                  </v:textbox>
                </v:shape>
                <w10:wrap type="square" anchorx="margin" anchory="margin"/>
              </v:group>
            </w:pict>
          </mc:Fallback>
        </mc:AlternateContent>
      </w:r>
      <w:r>
        <w:t xml:space="preserve">Evaluation criteria for wildfire decision support systems</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222"/>
        <w:gridCol w:w="3778"/>
      </w:tblGrid>
      <w:tr w:rsidR="004A6C58" w14:paraId="4B282968" w14:textId="77777777" w:rsidTr="006E372D">
        <w:trPr>
          <w:jc w:val="center"/>
        </w:trPr>
        <w:tc>
          <w:tcPr>
            <w:tcW w:w="1222" w:type="dxa"/>
          </w:tcPr>
          <w:p w14:paraId="7EBDC3EE" w14:textId="77777777" w:rsidR="004A6C58" w:rsidRDefault="00121BAB">
            <w:pPr>
              <w:jc w:val="both"/>
            </w:pPr>
            <w:r>
              <w:rPr>
                <w:b/>
                <w:sz w:val="16"/>
                <w:szCs w:val="16"/>
              </w:rPr>
              <w:t xml:space="preserve">Criterion</w:t>
            </w:r>
          </w:p>
        </w:tc>
        <w:tc>
          <w:tcPr>
            <w:tcW w:w="3778" w:type="dxa"/>
          </w:tcPr>
          <w:p w14:paraId="51126E8E" w14:textId="77777777" w:rsidR="004A6C58" w:rsidRDefault="00121BAB">
            <w:pPr>
              <w:jc w:val="both"/>
            </w:pPr>
            <w:r>
              <w:rPr>
                <w:b/>
                <w:sz w:val="16"/>
                <w:szCs w:val="16"/>
              </w:rPr>
              <w:t xml:space="preserve">Measurement in the literature</w:t>
            </w:r>
          </w:p>
        </w:tc>
      </w:tr>
      <w:tr w:rsidR="004A6C58" w14:paraId="22A50965" w14:textId="77777777" w:rsidTr="006E372D">
        <w:trPr>
          <w:jc w:val="center"/>
        </w:trPr>
        <w:tc>
          <w:tcPr>
            <w:tcW w:w="1222" w:type="dxa"/>
          </w:tcPr>
          <w:p w14:paraId="5EC9633B" w14:textId="77777777" w:rsidR="004A6C58" w:rsidRDefault="00121BAB">
            <w:pPr>
              <w:jc w:val="both"/>
            </w:pPr>
            <w:r>
              <w:rPr>
                <w:sz w:val="16"/>
                <w:szCs w:val="16"/>
              </w:rPr>
              <w:t xml:space="preserve">Predictive fidelity</w:t>
            </w:r>
          </w:p>
        </w:tc>
        <w:tc>
          <w:tcPr>
            <w:tcW w:w="3778" w:type="dxa"/>
          </w:tcPr>
          <w:p w14:paraId="6EF0B036" w14:textId="77777777" w:rsidR="004A6C58" w:rsidRDefault="00121BAB">
            <w:pPr>
              <w:jc w:val="both"/>
            </w:pPr>
            <w:r>
              <w:rPr>
                <w:sz w:val="16"/>
                <w:szCs w:val="16"/>
              </w:rPr>
              <w:t xml:space="preserve">Retrospective hindcasts against historical fires; spatial-overlap and arrival-time scores</w:t>
            </w:r>
          </w:p>
        </w:tc>
      </w:tr>
      <w:tr w:rsidR="004A6C58" w14:paraId="00DB06F7" w14:textId="77777777" w:rsidTr="006E372D">
        <w:trPr>
          <w:jc w:val="center"/>
        </w:trPr>
        <w:tc>
          <w:tcPr>
            <w:tcW w:w="1222" w:type="dxa"/>
          </w:tcPr>
          <w:p w14:paraId="3066323F" w14:textId="77777777" w:rsidR="004A6C58" w:rsidRDefault="00121BAB">
            <w:pPr>
              <w:jc w:val="both"/>
            </w:pPr>
            <w:r>
              <w:rPr>
                <w:sz w:val="16"/>
                <w:szCs w:val="16"/>
              </w:rPr>
              <w:t xml:space="preserve">Decision quality</w:t>
            </w:r>
          </w:p>
        </w:tc>
        <w:tc>
          <w:tcPr>
            <w:tcW w:w="3778" w:type="dxa"/>
          </w:tcPr>
          <w:p w14:paraId="5BA26A76" w14:textId="77777777" w:rsidR="004A6C58" w:rsidRDefault="00121BAB">
            <w:pPr>
              <w:jc w:val="both"/>
            </w:pPr>
            <w:r>
              <w:rPr>
                <w:sz w:val="16"/>
                <w:szCs w:val="16"/>
              </w:rPr>
              <w:t xml:space="preserve">Outcome deltas against no-action and baseline policies on matched scenarios</w:t>
            </w:r>
          </w:p>
        </w:tc>
      </w:tr>
      <w:tr w:rsidR="004A6C58" w14:paraId="25193A9D" w14:textId="77777777" w:rsidTr="006E372D">
        <w:trPr>
          <w:jc w:val="center"/>
        </w:trPr>
        <w:tc>
          <w:tcPr>
            <w:tcW w:w="1222" w:type="dxa"/>
          </w:tcPr>
          <w:p w14:paraId="6DA6D9E4" w14:textId="77777777" w:rsidR="004A6C58" w:rsidRDefault="00121BAB">
            <w:pPr>
              <w:jc w:val="both"/>
            </w:pPr>
            <w:r>
              <w:rPr>
                <w:sz w:val="16"/>
                <w:szCs w:val="16"/>
              </w:rPr>
              <w:t xml:space="preserve">Timeliness</w:t>
            </w:r>
          </w:p>
        </w:tc>
        <w:tc>
          <w:tcPr>
            <w:tcW w:w="3778" w:type="dxa"/>
          </w:tcPr>
          <w:p w14:paraId="3501E775" w14:textId="77777777" w:rsidR="004A6C58" w:rsidRDefault="00121BAB">
            <w:pPr>
              <w:jc w:val="both"/>
            </w:pPr>
            <w:r>
              <w:rPr>
                <w:sz w:val="16"/>
                <w:szCs w:val="16"/>
              </w:rPr>
              <w:t xml:space="preserve">Decision-cycle wall time; detection-to-first-order time</w:t>
            </w:r>
          </w:p>
        </w:tc>
      </w:tr>
      <w:tr w:rsidR="004A6C58" w14:paraId="7B1A2BA0" w14:textId="77777777" w:rsidTr="006E372D">
        <w:trPr>
          <w:jc w:val="center"/>
        </w:trPr>
        <w:tc>
          <w:tcPr>
            <w:tcW w:w="1222" w:type="dxa"/>
          </w:tcPr>
          <w:p w14:paraId="53EA5AF9" w14:textId="77777777" w:rsidR="004A6C58" w:rsidRDefault="00121BAB">
            <w:pPr>
              <w:jc w:val="both"/>
            </w:pPr>
            <w:r>
              <w:rPr>
                <w:sz w:val="16"/>
                <w:szCs w:val="16"/>
              </w:rPr>
              <w:t xml:space="preserve">Robustness</w:t>
            </w:r>
          </w:p>
        </w:tc>
        <w:tc>
          <w:tcPr>
            <w:tcW w:w="3778" w:type="dxa"/>
          </w:tcPr>
          <w:p w14:paraId="60B0D64D" w14:textId="77777777" w:rsidR="004A6C58" w:rsidRDefault="00121BAB">
            <w:pPr>
              <w:jc w:val="both"/>
            </w:pPr>
            <w:r>
              <w:rPr>
                <w:sz w:val="16"/>
                <w:szCs w:val="16"/>
              </w:rPr>
              <w:t xml:space="preserve">Performance versus outage and noise level; fail-safe engagement statistics</w:t>
            </w:r>
          </w:p>
        </w:tc>
      </w:tr>
      <w:tr w:rsidR="004A6C58" w14:paraId="769A4F18" w14:textId="77777777" w:rsidTr="006E372D">
        <w:trPr>
          <w:jc w:val="center"/>
        </w:trPr>
        <w:tc>
          <w:tcPr>
            <w:tcW w:w="1222" w:type="dxa"/>
          </w:tcPr>
          <w:p w14:paraId="3608894B" w14:textId="77777777" w:rsidR="004A6C58" w:rsidRDefault="00121BAB">
            <w:pPr>
              <w:jc w:val="both"/>
            </w:pPr>
            <w:r>
              <w:rPr>
                <w:sz w:val="16"/>
                <w:szCs w:val="16"/>
              </w:rPr>
              <w:t xml:space="preserve">Uncertainty handling</w:t>
            </w:r>
          </w:p>
        </w:tc>
        <w:tc>
          <w:tcPr>
            <w:tcW w:w="3778" w:type="dxa"/>
          </w:tcPr>
          <w:p w14:paraId="0087D8F1" w14:textId="77777777" w:rsidR="004A6C58" w:rsidRDefault="00121BAB">
            <w:pPr>
              <w:jc w:val="both"/>
            </w:pPr>
            <w:r>
              <w:rPr>
                <w:sz w:val="16"/>
                <w:szCs w:val="16"/>
              </w:rPr>
              <w:t xml:space="preserve">Ensemble and input-uncertainty propagation studies</w:t>
            </w:r>
          </w:p>
        </w:tc>
      </w:tr>
      <w:tr w:rsidR="004A6C58" w14:paraId="41E60D1E" w14:textId="77777777" w:rsidTr="006E372D">
        <w:trPr>
          <w:jc w:val="center"/>
        </w:trPr>
        <w:tc>
          <w:tcPr>
            <w:tcW w:w="1222" w:type="dxa"/>
          </w:tcPr>
          <w:p w14:paraId="18D938BE" w14:textId="6BFDBACE" w:rsidR="004A6C58" w:rsidRDefault="00121BAB">
            <w:pPr>
              <w:jc w:val="both"/>
            </w:pPr>
            <w:r>
              <w:rPr>
                <w:sz w:val="16"/>
                <w:szCs w:val="16"/>
              </w:rPr>
              <w:t xml:space="preserve">Adaptability</w:t>
            </w:r>
          </w:p>
        </w:tc>
        <w:tc>
          <w:tcPr>
            <w:tcW w:w="3778" w:type="dxa"/>
          </w:tcPr>
          <w:p w14:paraId="60629B20" w14:textId="418B674C" w:rsidR="004A6C58" w:rsidRDefault="00121BAB">
            <w:pPr>
              <w:jc w:val="both"/>
            </w:pPr>
            <w:r>
              <w:rPr>
                <w:sz w:val="16"/>
                <w:szCs w:val="16"/>
              </w:rPr>
              <w:t xml:space="preserve">Learning curves; coverage growth; rediscovery of withheld knowledge</w:t>
            </w:r>
          </w:p>
        </w:tc>
      </w:tr>
      <w:tr w:rsidR="004A6C58" w14:paraId="15D00CA3" w14:textId="77777777" w:rsidTr="006E372D">
        <w:trPr>
          <w:jc w:val="center"/>
        </w:trPr>
        <w:tc>
          <w:tcPr>
            <w:tcW w:w="1222" w:type="dxa"/>
          </w:tcPr>
          <w:p w14:paraId="3192005B" w14:textId="77777777" w:rsidR="004A6C58" w:rsidRDefault="00121BAB">
            <w:pPr>
              <w:jc w:val="both"/>
            </w:pPr>
            <w:r>
              <w:rPr>
                <w:sz w:val="16"/>
                <w:szCs w:val="16"/>
              </w:rPr>
              <w:t xml:space="preserve">Explainability and auditability</w:t>
            </w:r>
          </w:p>
        </w:tc>
        <w:tc>
          <w:tcPr>
            <w:tcW w:w="3778" w:type="dxa"/>
          </w:tcPr>
          <w:p w14:paraId="49246F56" w14:textId="77777777" w:rsidR="004A6C58" w:rsidRDefault="00121BAB">
            <w:pPr>
              <w:jc w:val="both"/>
            </w:pPr>
            <w:r>
              <w:rPr>
                <w:sz w:val="16"/>
                <w:szCs w:val="16"/>
              </w:rPr>
              <w:t xml:space="preserve">Trace completeness; interpretability as an adoption gate</w:t>
            </w:r>
          </w:p>
        </w:tc>
      </w:tr>
      <w:tr w:rsidR="004A6C58" w14:paraId="75668AAE" w14:textId="77777777" w:rsidTr="006E372D">
        <w:trPr>
          <w:jc w:val="center"/>
        </w:trPr>
        <w:tc>
          <w:tcPr>
            <w:tcW w:w="1222" w:type="dxa"/>
          </w:tcPr>
          <w:p w14:paraId="69818D3F" w14:textId="77777777" w:rsidR="004A6C58" w:rsidRDefault="00121BAB">
            <w:pPr>
              <w:jc w:val="both"/>
            </w:pPr>
            <w:r>
              <w:rPr>
                <w:sz w:val="16"/>
                <w:szCs w:val="16"/>
              </w:rPr>
              <w:t xml:space="preserve">Scalability</w:t>
            </w:r>
          </w:p>
        </w:tc>
        <w:tc>
          <w:tcPr>
            <w:tcW w:w="3778" w:type="dxa"/>
          </w:tcPr>
          <w:p w14:paraId="2A14A765" w14:textId="77777777" w:rsidR="004A6C58" w:rsidRDefault="00121BAB">
            <w:pPr>
              <w:jc w:val="both"/>
            </w:pPr>
            <w:r>
              <w:rPr>
                <w:sz w:val="16"/>
                <w:szCs w:val="16"/>
              </w:rPr>
              <w:t xml:space="preserve">Runtime and quality versus grid size and agent count</w:t>
            </w:r>
          </w:p>
        </w:tc>
      </w:tr>
    </w:tbl>
    <w:p w14:paraId="79E32FDE" w14:textId="77777777" w:rsidR="004A6C58" w:rsidRDefault="00121BAB">
      <w:pPr>
        <w:pStyle w:val="Heading2"/>
      </w:pPr>
      <w:r>
        <w:t xml:space="preserve">B. Validation of the Simulation Core</w:t>
      </w:r>
    </w:p>
    <w:p w14:paraId="1BB03ED4" w14:textId="75083B40" w:rsidR="004A6C58" w:rsidRDefault="00121BAB">
      <w:pPr>
        <w:pStyle w:val="Text"/>
      </w:pPr>
      <w:r>
        <w:t xml:space="preserve">The simulation is tested by blind hindcast: it receives only the real inputs of a documented fire, with no tuning on that fire, and its output is compared with the satellite record. Terrain comes from the Copernicus GLO-30 model, fuel from ESA </w:t>
      </w:r>
      <w:proofErr w:type="spellStart"/>
      <w:r>
        <w:t xml:space="preserve">WorldCover</w:t>
      </w:r>
      <w:proofErr w:type="spellEnd"/>
      <w:r>
        <w:t xml:space="preserve"> 2021, weather from ERA5 reanalysis, and ignition points and reference burn from NASA FIRMS VIIRS detections. Four documented fires in </w:t>
      </w:r>
      <w:proofErr w:type="spellStart"/>
      <w:r>
        <w:t xml:space="preserve">Türkiye</w:t>
      </w:r>
      <w:proofErr w:type="spellEnd"/>
      <w:r>
        <w:t xml:space="preserve"> cover different fuel, terrain, and wind conditions: Sc1 </w:t>
      </w:r>
      <w:proofErr w:type="spellStart"/>
      <w:r>
        <w:t xml:space="preserve">Manavgat</w:t>
      </w:r>
      <w:proofErr w:type="spellEnd"/>
      <w:r>
        <w:t xml:space="preserve"> and Sc2 Marmaris (July 2021, 48 h), Sc3 </w:t>
      </w:r>
      <w:proofErr w:type="spellStart"/>
      <w:r>
        <w:t xml:space="preserve">Milas-Kemerköy</w:t>
      </w:r>
      <w:proofErr w:type="spellEnd"/>
      <w:r>
        <w:t xml:space="preserve"> (August 2021, 72 h), and Sc4 </w:t>
      </w:r>
      <w:proofErr w:type="spellStart"/>
      <w:r>
        <w:t xml:space="preserve">Çanakkale-Kayadere</w:t>
      </w:r>
      <w:proofErr w:type="spellEnd"/>
      <w:r>
        <w:t xml:space="preserve"> (August 2023, 48 h). Because the core models free spread without suppression, a free run overpredicts the final area, so three suppression-robust criteria are used: the probability of detection </w:t>
      </w:r>
      <w:r>
        <w:fldChar w:fldCharType="begin"/>
      </w:r>
      <w:r>
        <w:instrText xml:space="preserve"> REF _RefEqPOD \h </w:instrText>
      </w:r>
      <w:r>
        <w:fldChar w:fldCharType="separate"/>
      </w:r>
      <w:r>
        <w:t xml:space="preserve">( </w:t>
      </w:r>
      <w:r>
        <w:rPr>
          <w:noProof/>
        </w:rPr>
        <w:t xml:space="preserve">27</w:t>
      </w:r>
      <w:r>
        <w:t xml:space="preserve"> )</w:t>
      </w:r>
      <w:r>
        <w:fldChar w:fldCharType="end"/>
      </w:r>
      <w:r>
        <w:t xml:space="preserve">, accepted at 0.70 for calibrated growth models </w:t>
      </w:r>
      <w:r>
        <w:fldChar w:fldCharType="begin"/>
      </w:r>
      <w:r>
        <w:instrText xml:space="preserve"> CITATION Pai211 \l 1033 </w:instrText>
      </w:r>
      <w:r>
        <w:fldChar w:fldCharType="separate"/>
      </w:r>
      <w:r>
        <w:rPr>
          <w:noProof/>
        </w:rPr>
        <w:t xml:space="preserve"> [34]</w:t>
      </w:r>
      <w:r>
        <w:fldChar w:fldCharType="end"/>
      </w:r>
      <w:r>
        <w:t xml:space="preserve">; the front position error relative to the equivalent burn radius </w:t>
      </w:r>
      <w:r>
        <w:fldChar w:fldCharType="begin"/>
      </w:r>
      <w:r>
        <w:instrText xml:space="preserve"> REF _RefEqFront \h </w:instrText>
      </w:r>
      <w:r>
        <w:fldChar w:fldCharType="separate"/>
      </w:r>
      <w:r>
        <w:t xml:space="preserve">( </w:t>
      </w:r>
      <w:r>
        <w:rPr>
          <w:noProof/>
        </w:rPr>
        <w:t xml:space="preserve">28</w:t>
      </w:r>
      <w:r>
        <w:t xml:space="preserve"> )</w:t>
      </w:r>
      <w:r>
        <w:fldChar w:fldCharType="end"/>
      </w:r>
      <w:r>
        <w:t xml:space="preserve">, </w:t>
      </w:r>
      <w:r>
        <w:fldChar w:fldCharType="begin"/>
      </w:r>
      <w:r>
        <w:instrText xml:space="preserve"> REF _RefEqR \h </w:instrText>
      </w:r>
      <w:r>
        <w:fldChar w:fldCharType="separate"/>
      </w:r>
      <w:r>
        <w:t xml:space="preserve">( </w:t>
      </w:r>
      <w:r>
        <w:rPr>
          <w:noProof/>
        </w:rPr>
        <w:t xml:space="preserve">29</w:t>
      </w:r>
      <w:r>
        <w:t xml:space="preserve"> )</w:t>
      </w:r>
      <w:r>
        <w:fldChar w:fldCharType="end"/>
      </w:r>
      <w:r>
        <w:t xml:space="preserve">; and the arrival-time agreement </w:t>
      </w:r>
      <w:r>
        <w:fldChar w:fldCharType="begin"/>
      </w:r>
      <w:r>
        <w:instrText xml:space="preserve"> REF _RefEqMAE \h </w:instrText>
      </w:r>
      <w:r>
        <w:fldChar w:fldCharType="separate"/>
      </w:r>
      <w:r>
        <w:t xml:space="preserve">( </w:t>
      </w:r>
      <w:r>
        <w:rPr>
          <w:noProof/>
        </w:rPr>
        <w:t xml:space="preserve">30</w:t>
      </w:r>
      <w:r>
        <w:t xml:space="preserve"> )</w:t>
      </w:r>
      <w:r>
        <w:fldChar w:fldCharType="end"/>
      </w:r>
      <w:r>
        <w:t xml:space="preserve">, the direct rate-of-spread test. Table </w:t>
      </w:r>
      <w:r>
        <w:fldChar w:fldCharType="begin"/>
      </w:r>
      <w:r>
        <w:instrText xml:space="preserve"> REF _RefTabHind \h </w:instrText>
      </w:r>
      <w:r>
        <w:fldChar w:fldCharType="separate"/>
      </w:r>
      <w:r>
        <w:rPr>
          <w:noProof/>
        </w:rPr>
        <w:t xml:space="preserve">IV</w:t>
      </w:r>
      <w:r>
        <w:fldChar w:fldCharType="end"/>
      </w:r>
      <w:r>
        <w:t xml:space="preserve"> reports the metrics over 50 replicates in </w:t>
      </w:r>
      <w:r w:rsidR="00F05500" w:rsidRPr="00F05500">
        <w:fldChar w:fldCharType="begin"/>
      </w:r>
      <w:r w:rsidR="00F05500" w:rsidRPr="00F05500">
        <w:instrText xml:space="preserve"> REF _Ref237017051 \h </w:instrText>
      </w:r>
      <w:r w:rsidR="00F05500" w:rsidRPr="00F05500">
        <w:instrText xml:space="preserve"> \* MERGEFORMAT </w:instrText>
      </w:r>
      <w:r w:rsidR="00F05500" w:rsidRPr="00F05500">
        <w:fldChar w:fldCharType="separate"/>
      </w:r>
      <w:r>
        <w:t xml:space="preserve">Fig. </w:t>
      </w:r>
      <w:r>
        <w:rPr>
          <w:noProof/>
        </w:rPr>
        <w:t xml:space="preserve">9</w:t>
      </w:r>
      <w:r w:rsidR="00F05500" w:rsidRPr="00F05500">
        <w:fldChar w:fldCharType="end"/>
      </w:r>
      <w:r>
        <w:t xml:space="preserve"> the agreement maps: overall agreement is 86 to 94 % and detection probability 85 to 97 %, the reliability of a well-behaved </w:t>
      </w:r>
    </w:p>
    <w:tbl>
      <w:tblPr>
        <w:tblW w:w="5040" w:type="dxa"/>
        <w:jc w:val="center"/>
        <w:tblLayout w:type="fixed"/>
        <w:tblLook w:val="04A0" w:firstRow="1" w:lastRow="0" w:firstColumn="1" w:lastColumn="0" w:noHBand="0" w:noVBand="1"/>
      </w:tblPr>
      <w:tblGrid>
        <w:gridCol w:w="4300"/>
        <w:gridCol w:w="740"/>
      </w:tblGrid>
      <w:tr w:rsidR="004A6C58" w14:paraId="66A50906" w14:textId="77777777">
        <w:trPr>
          <w:jc w:val="center"/>
        </w:trPr>
        <w:tc>
          <w:tcPr>
            <w:tcW w:w="4300" w:type="dxa"/>
            <w:vAlign w:val="center"/>
          </w:tcPr>
          <w:p w14:paraId="53670323" w14:textId="77777777" w:rsidR="004A6C58" w:rsidRDefault="00121BAB">
            <w:pPr>
              <w:jc w:val="center"/>
            </w:pPr>
            <m:oMathPara>
              <m:oMath>
                <m:r>
                  <w:rPr>
                    <w:rFonts w:ascii="Cambria Math" w:hAnsi="Cambria Math"/>
                    <w:sz w:val="18"/>
                    <w:szCs w:val="18"/>
                  </w:rPr>
                  <m:t>POD=</m:t>
                </m:r>
                <m:f>
                  <m:fPr>
                    <m:ctrlPr>
                      <w:rPr>
                        <w:rFonts w:ascii="Cambria Math" w:hAnsi="Cambria Math"/>
                      </w:rPr>
                    </m:ctrlPr>
                  </m:fPr>
                  <m:num>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num>
                  <m:den>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den>
                </m:f>
              </m:oMath>
            </m:oMathPara>
          </w:p>
        </w:tc>
        <w:tc>
          <w:tcPr>
            <w:tcW w:w="740" w:type="dxa"/>
            <w:vAlign w:val="center"/>
          </w:tcPr>
          <w:p w14:paraId="31F0316E" w14:textId="22EDEBC0" w:rsidR="004A6C58" w:rsidRDefault="00121BAB">
            <w:pPr>
              <w:jc w:val="right"/>
            </w:pPr>
            <w:bookmarkStart w:id="47" w:name="_RefEqPOD"/>
            <w:r>
              <w:t xml:space="preserve">( </w:t>
            </w:r>
            <w:r>
              <w:fldChar w:fldCharType="begin"/>
            </w:r>
            <w:r w:rsidR="00DF00D6">
              <w:instrText xml:space="preserve"> SEQ ( \* ARABIC </w:instrText>
            </w:r>
            <w:r>
              <w:fldChar w:fldCharType="separate"/>
            </w:r>
            <w:r>
              <w:rPr>
                <w:noProof/>
              </w:rPr>
              <w:t xml:space="preserve">27</w:t>
            </w:r>
            <w:r>
              <w:rPr>
                <w:noProof/>
              </w:rPr>
              <w:fldChar w:fldCharType="end"/>
            </w:r>
            <w:r>
              <w:t xml:space="preserve"> )</w:t>
            </w:r>
            <w:bookmarkEnd w:id="47"/>
          </w:p>
        </w:tc>
      </w:tr>
      <w:tr w:rsidR="004A6C58" w14:paraId="37024BDA" w14:textId="77777777">
        <w:trPr>
          <w:jc w:val="center"/>
        </w:trPr>
        <w:tc>
          <w:tcPr>
            <w:tcW w:w="4300" w:type="dxa"/>
            <w:vAlign w:val="center"/>
          </w:tcPr>
          <w:p w14:paraId="645810A1" w14:textId="77777777" w:rsidR="004A6C58" w:rsidRDefault="00121BAB">
            <w:pPr>
              <w:jc w:val="center"/>
            </w:pPr>
            <m:oMathPara>
              <m:oMath>
                <m:r>
                  <w:rPr>
                    <w:rFonts w:ascii="Cambria Math" w:hAnsi="Cambria Math"/>
                    <w:sz w:val="18"/>
                    <w:szCs w:val="18"/>
                  </w:rPr>
                  <m:t>D(x,</m:t>
                </m:r>
                <m:sSub>
                  <m:sSubPr>
                    <m:ctrlPr>
                      <w:rPr>
                        <w:rFonts w:ascii="Cambria Math" w:hAnsi="Cambria Math"/>
                        <w:i/>
                      </w:rPr>
                    </m:ctrlPr>
                  </m:sSubPr>
                  <m:e>
                    <m:r>
                      <m:rPr>
                        <m:scr m:val="script"/>
                      </m:rPr>
                      <w:rPr>
                        <w:rFonts w:ascii="Cambria Math" w:hAnsi="Cambria Math"/>
                        <w:sz w:val="18"/>
                        <w:szCs w:val="18"/>
                      </w:rPr>
                      <m:t>G</m:t>
                    </m:r>
                  </m:e>
                  <m:sub>
                    <m:r>
                      <w:rPr>
                        <w:rFonts w:ascii="Cambria Math" w:hAnsi="Cambria Math"/>
                        <w:sz w:val="18"/>
                        <w:szCs w:val="18"/>
                      </w:rPr>
                      <m:t>Set</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min</m:t>
                    </m:r>
                  </m:e>
                  <m:sub>
                    <m:r>
                      <w:rPr>
                        <w:rFonts w:ascii="Cambria Math" w:hAnsi="Cambria Math"/>
                        <w:sz w:val="18"/>
                        <w:szCs w:val="18"/>
                      </w:rPr>
                      <m:t>y∈</m:t>
                    </m:r>
                    <m:sSub>
                      <m:sSubPr>
                        <m:ctrlPr>
                          <w:rPr>
                            <w:rFonts w:ascii="Cambria Math" w:hAnsi="Cambria Math"/>
                            <w:i/>
                          </w:rPr>
                        </m:ctrlPr>
                      </m:sSubPr>
                      <m:e>
                        <m:r>
                          <m:rPr>
                            <m:scr m:val="script"/>
                          </m:rPr>
                          <w:rPr>
                            <w:rFonts w:ascii="Cambria Math" w:hAnsi="Cambria Math"/>
                            <w:sz w:val="18"/>
                            <w:szCs w:val="18"/>
                          </w:rPr>
                          <m:t>G</m:t>
                        </m:r>
                      </m:e>
                      <m:sub>
                        <m:r>
                          <w:rPr>
                            <w:rFonts w:ascii="Cambria Math" w:hAnsi="Cambria Math"/>
                            <w:sz w:val="18"/>
                            <w:szCs w:val="18"/>
                          </w:rPr>
                          <m:t>Set</m:t>
                        </m:r>
                      </m:sub>
                    </m:sSub>
                  </m:sub>
                </m:sSub>
                <m:r>
                  <w:rPr>
                    <w:rFonts w:ascii="Cambria Math" w:hAnsi="Cambria Math"/>
                    <w:sz w:val="18"/>
                    <w:szCs w:val="18"/>
                  </w:rPr>
                  <m:t>‖x-y‖</m:t>
                </m:r>
                <m:acc>
                  <m:accPr>
                    <m:chr m:val="̅"/>
                    <m:ctrlPr>
                      <w:rPr>
                        <w:rFonts w:ascii="Cambria Math" w:hAnsi="Cambria Math"/>
                      </w:rPr>
                    </m:ctrlPr>
                  </m:accPr>
                  <m:e>
                    <m:sSub>
                      <m:sSubPr>
                        <m:ctrlPr>
                          <w:rPr>
                            <w:rFonts w:ascii="Cambria Math" w:hAnsi="Cambria Math"/>
                            <w:i/>
                          </w:rPr>
                        </m:ctrlPr>
                      </m:sSubPr>
                      <m:e>
                        <m:r>
                          <w:rPr>
                            <w:rFonts w:ascii="Cambria Math" w:hAnsi="Cambria Math"/>
                            <w:sz w:val="18"/>
                            <w:szCs w:val="18"/>
                          </w:rPr>
                          <m:t>d</m:t>
                        </m:r>
                      </m:e>
                      <m:sub>
                        <m:r>
                          <w:rPr>
                            <w:rFonts w:ascii="Cambria Math" w:hAnsi="Cambria Math"/>
                            <w:sz w:val="18"/>
                            <w:szCs w:val="18"/>
                          </w:rPr>
                          <m:t>Front</m:t>
                        </m:r>
                      </m:sub>
                    </m:sSub>
                  </m:e>
                </m:acc>
                <m:r>
                  <w:rPr>
                    <w:rFonts w:ascii="Cambria Math" w:hAnsi="Cambria Math"/>
                    <w:sz w:val="18"/>
                    <w:szCs w:val="18"/>
                  </w:rPr>
                  <m:t>=</m:t>
                </m:r>
                <m:f>
                  <m:fPr>
                    <m:ctrlPr>
                      <w:rPr>
                        <w:rFonts w:ascii="Cambria Math" w:hAnsi="Cambria Math"/>
                      </w:rPr>
                    </m:ctrlPr>
                  </m:fPr>
                  <m:num>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x∈∂</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sub>
                    </m:sSub>
                    <m:r>
                      <w:rPr>
                        <w:rFonts w:ascii="Cambria Math" w:hAnsi="Cambria Math"/>
                        <w:sz w:val="18"/>
                        <w:szCs w:val="18"/>
                      </w:rPr>
                      <m:t>D(x,∂</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y∈∂</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sub>
                    </m:sSub>
                    <m:r>
                      <w:rPr>
                        <w:rFonts w:ascii="Cambria Math" w:hAnsi="Cambria Math"/>
                        <w:sz w:val="18"/>
                        <w:szCs w:val="18"/>
                      </w:rPr>
                      <m:t>D(y,∂</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num>
                  <m:den>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den>
                </m:f>
              </m:oMath>
            </m:oMathPara>
          </w:p>
        </w:tc>
        <w:tc>
          <w:tcPr>
            <w:tcW w:w="740" w:type="dxa"/>
            <w:vAlign w:val="center"/>
          </w:tcPr>
          <w:p w14:paraId="2182EE72" w14:textId="77CA5C4D" w:rsidR="004A6C58" w:rsidRDefault="00121BAB">
            <w:pPr>
              <w:jc w:val="right"/>
            </w:pPr>
            <w:bookmarkStart w:id="48" w:name="_RefEqFront"/>
            <w:r>
              <w:t xml:space="preserve">( </w:t>
            </w:r>
            <w:r>
              <w:fldChar w:fldCharType="begin"/>
            </w:r>
            <w:r w:rsidR="00DF00D6">
              <w:instrText xml:space="preserve"> SEQ ( \* ARABIC </w:instrText>
            </w:r>
            <w:r>
              <w:fldChar w:fldCharType="separate"/>
            </w:r>
            <w:r w:rsidR="00F24D90">
              <w:rPr>
                <w:noProof/>
              </w:rPr>
              <w:t xml:space="preserve">28</w:t>
            </w:r>
            <w:r>
              <w:rPr>
                <w:noProof/>
              </w:rPr>
              <w:fldChar w:fldCharType="end"/>
            </w:r>
            <w:r>
              <w:t xml:space="preserve"> )</w:t>
            </w:r>
            <w:bookmarkEnd w:id="48"/>
          </w:p>
        </w:tc>
      </w:tr>
      <w:tr w:rsidR="004A6C58" w14:paraId="6AD8C948" w14:textId="77777777">
        <w:trPr>
          <w:jc w:val="center"/>
        </w:trPr>
        <w:tc>
          <w:tcPr>
            <w:tcW w:w="4300" w:type="dxa"/>
            <w:vAlign w:val="center"/>
          </w:tcPr>
          <w:p w14:paraId="6E24CC20" w14:textId="77777777" w:rsidR="004A6C58" w:rsidRDefault="00121BAB">
            <w:pPr>
              <w:jc w:val="center"/>
            </w:pPr>
            <m:oMathPara>
              <m:oMath>
                <m:r>
                  <w:rPr>
                    <w:rFonts w:ascii="Cambria Math" w:hAnsi="Cambria Math"/>
                    <w:sz w:val="18"/>
                    <w:szCs w:val="18"/>
                  </w:rPr>
                  <m:t xml:space="preserve">R </m:t>
                </m:r>
                <m:r>
                  <m:rPr>
                    <m:aln/>
                  </m:rPr>
                  <w:rPr>
                    <w:rFonts w:ascii="Cambria Math" w:hAnsi="Cambria Math"/>
                    <w:sz w:val="18"/>
                    <w:szCs w:val="18"/>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burned</m:t>
                                </m:r>
                              </m:sub>
                            </m:sSub>
                          </m:e>
                        </m:d>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A</m:t>
                            </m:r>
                          </m:e>
                          <m:sub>
                            <m:r>
                              <w:rPr>
                                <w:rFonts w:ascii="Cambria Math" w:hAnsi="Cambria Math"/>
                                <w:sz w:val="18"/>
                                <w:szCs w:val="18"/>
                              </w:rPr>
                              <m:t>cell</m:t>
                            </m:r>
                          </m:sub>
                        </m:sSub>
                      </m:e>
                    </m:d>
                    <m:r>
                      <w:rPr>
                        <w:rFonts w:ascii="Cambria Math" w:hAnsi="Cambria Math"/>
                        <w:sz w:val="18"/>
                        <w:szCs w:val="18"/>
                      </w:rPr>
                      <m:t>/π</m:t>
                    </m:r>
                  </m:e>
                </m:rad>
                <m:r>
                  <w:rPr>
                    <w:rFonts w:ascii="Cambria Math" w:hAnsi="Cambria Math"/>
                    <w:sz w:val="18"/>
                    <w:szCs w:val="18"/>
                  </w:rPr>
                  <m:t xml:space="preserve">, </m:t>
                </m:r>
                <m:sSub>
                  <m:sSubPr>
                    <m:ctrlPr>
                      <w:rPr>
                        <w:rFonts w:ascii="Cambria Math" w:hAnsi="Cambria Math"/>
                      </w:rPr>
                    </m:ctrlPr>
                  </m:sSubPr>
                  <m:e>
                    <m:r>
                      <m:rPr>
                        <m:sty m:val="p"/>
                      </m:rPr>
                      <w:rPr>
                        <w:rFonts w:ascii="Cambria Math" w:hAnsi="Cambria Math"/>
                        <w:sz w:val="18"/>
                        <w:szCs w:val="18"/>
                      </w:rPr>
                      <m:t>TH</m:t>
                    </m:r>
                  </m:e>
                  <m:sub>
                    <m:r>
                      <w:rPr>
                        <w:rFonts w:ascii="Cambria Math" w:hAnsi="Cambria Math"/>
                        <w:sz w:val="18"/>
                        <w:szCs w:val="18"/>
                      </w:rPr>
                      <m:t>Front</m:t>
                    </m:r>
                  </m:sub>
                </m:sSub>
                <m:r>
                  <w:rPr>
                    <w:rFonts w:ascii="Cambria Math" w:hAnsi="Cambria Math"/>
                    <w:sz w:val="18"/>
                    <w:szCs w:val="18"/>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sz w:val="18"/>
                                <w:szCs w:val="18"/>
                              </w:rPr>
                              <m:t>d</m:t>
                            </m:r>
                          </m:e>
                          <m:sub>
                            <m:r>
                              <w:rPr>
                                <w:rFonts w:ascii="Cambria Math" w:hAnsi="Cambria Math"/>
                                <w:sz w:val="18"/>
                                <w:szCs w:val="18"/>
                              </w:rPr>
                              <m:t>Front</m:t>
                            </m:r>
                          </m:sub>
                        </m:sSub>
                      </m:e>
                    </m:acc>
                  </m:num>
                  <m:den>
                    <m:r>
                      <w:rPr>
                        <w:rFonts w:ascii="Cambria Math" w:hAnsi="Cambria Math"/>
                        <w:sz w:val="18"/>
                        <w:szCs w:val="18"/>
                      </w:rPr>
                      <m:t>R</m:t>
                    </m:r>
                  </m:den>
                </m:f>
              </m:oMath>
            </m:oMathPara>
          </w:p>
        </w:tc>
        <w:tc>
          <w:tcPr>
            <w:tcW w:w="740" w:type="dxa"/>
            <w:vAlign w:val="center"/>
          </w:tcPr>
          <w:p w14:paraId="14B7D0FA" w14:textId="184FB807" w:rsidR="004A6C58" w:rsidRDefault="00121BAB">
            <w:pPr>
              <w:jc w:val="right"/>
            </w:pPr>
            <w:bookmarkStart w:id="49" w:name="_RefEqR"/>
            <w:r>
              <w:t xml:space="preserve">( </w:t>
            </w:r>
            <w:r>
              <w:fldChar w:fldCharType="begin"/>
            </w:r>
            <w:r w:rsidR="00DF00D6">
              <w:instrText xml:space="preserve"> SEQ ( \* ARABIC </w:instrText>
            </w:r>
            <w:r>
              <w:fldChar w:fldCharType="separate"/>
            </w:r>
            <w:r w:rsidR="00F24D90">
              <w:rPr>
                <w:noProof/>
              </w:rPr>
              <w:t xml:space="preserve">29</w:t>
            </w:r>
            <w:r>
              <w:rPr>
                <w:noProof/>
              </w:rPr>
              <w:fldChar w:fldCharType="end"/>
            </w:r>
            <w:r>
              <w:t xml:space="preserve"> )</w:t>
            </w:r>
            <w:bookmarkEnd w:id="49"/>
          </w:p>
        </w:tc>
      </w:tr>
      <w:tr w:rsidR="004A6C58" w14:paraId="6E3CA760" w14:textId="77777777">
        <w:trPr>
          <w:jc w:val="center"/>
        </w:trPr>
        <w:tc>
          <w:tcPr>
            <w:tcW w:w="4300" w:type="dxa"/>
            <w:vAlign w:val="center"/>
          </w:tcPr>
          <w:p w14:paraId="19AEAD6B" w14:textId="77777777" w:rsidR="004A6C58" w:rsidRDefault="00435E51">
            <w:pPr>
              <w:jc w:val="center"/>
            </w:pPr>
            <m:oMathPara>
              <m:oMath>
                <m:sSub>
                  <m:sSubPr>
                    <m:ctrlPr>
                      <w:rPr>
                        <w:rFonts w:ascii="Cambria Math" w:eastAsiaTheme="minorEastAsia" w:hAnsi="Cambria Math"/>
                        <w:i/>
                      </w:rPr>
                    </m:ctrlPr>
                  </m:sSubPr>
                  <m:e>
                    <m:r>
                      <w:rPr>
                        <w:rFonts w:ascii="Cambria Math" w:eastAsiaTheme="minorEastAsia" w:hAnsi="Cambria Math"/>
                        <w:sz w:val="18"/>
                        <w:szCs w:val="18"/>
                      </w:rPr>
                      <m:t>τ</m:t>
                    </m:r>
                  </m:e>
                  <m:sub>
                    <m:r>
                      <w:rPr>
                        <w:rFonts w:ascii="Cambria Math" w:eastAsiaTheme="minorEastAsia" w:hAnsi="Cambria Math"/>
                        <w:sz w:val="18"/>
                        <w:szCs w:val="18"/>
                      </w:rPr>
                      <m:t>MAE</m:t>
                    </m:r>
                  </m:sub>
                </m:sSub>
                <m: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cells</m:t>
                        </m:r>
                      </m:sub>
                    </m:sSub>
                  </m:den>
                </m:f>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c∈</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sz w:val="18"/>
                            <w:szCs w:val="18"/>
                          </w:rPr>
                          <m:t>t</m:t>
                        </m:r>
                      </m:e>
                      <m:sub>
                        <m:r>
                          <w:rPr>
                            <w:rFonts w:ascii="Cambria Math" w:hAnsi="Cambria Math"/>
                            <w:sz w:val="18"/>
                            <w:szCs w:val="18"/>
                          </w:rPr>
                          <m:t>c</m:t>
                        </m:r>
                      </m:sub>
                      <m:sup>
                        <m:r>
                          <w:rPr>
                            <w:rFonts w:ascii="Cambria Math" w:hAnsi="Cambria Math"/>
                            <w:sz w:val="18"/>
                            <w:szCs w:val="18"/>
                          </w:rPr>
                          <m:t>Sim</m:t>
                        </m:r>
                      </m:sup>
                    </m:sSubSup>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t</m:t>
                        </m:r>
                      </m:e>
                      <m:sub>
                        <m:r>
                          <w:rPr>
                            <w:rFonts w:ascii="Cambria Math" w:hAnsi="Cambria Math"/>
                            <w:sz w:val="18"/>
                            <w:szCs w:val="18"/>
                          </w:rPr>
                          <m:t>c</m:t>
                        </m:r>
                      </m:sub>
                      <m:sup>
                        <m:r>
                          <w:rPr>
                            <w:rFonts w:ascii="Cambria Math" w:hAnsi="Cambria Math"/>
                            <w:sz w:val="18"/>
                            <w:szCs w:val="18"/>
                          </w:rPr>
                          <m:t>Re</m:t>
                        </m:r>
                      </m:sup>
                    </m:sSubSup>
                  </m:e>
                </m:d>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cells</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TH</m:t>
                    </m:r>
                  </m:e>
                  <m:sub>
                    <m:r>
                      <w:rPr>
                        <w:rFonts w:ascii="Cambria Math" w:hAnsi="Cambria Math"/>
                        <w:sz w:val="18"/>
                        <w:szCs w:val="18"/>
                      </w:rPr>
                      <m:t>MAE</m:t>
                    </m:r>
                  </m:sub>
                </m:sSub>
                <m:r>
                  <w:rPr>
                    <w:rFonts w:ascii="Cambria Math" w:hAnsi="Cambria Math"/>
                    <w:sz w:val="18"/>
                    <w:szCs w:val="18"/>
                  </w:rPr>
                  <m:t>=1-</m:t>
                </m:r>
                <m:sSub>
                  <m:sSubPr>
                    <m:ctrlPr>
                      <w:rPr>
                        <w:rFonts w:ascii="Cambria Math" w:eastAsiaTheme="minorEastAsia" w:hAnsi="Cambria Math"/>
                        <w:i/>
                      </w:rPr>
                    </m:ctrlPr>
                  </m:sSubPr>
                  <m:e>
                    <m:r>
                      <w:rPr>
                        <w:rFonts w:ascii="Cambria Math" w:eastAsiaTheme="minorEastAsia" w:hAnsi="Cambria Math"/>
                        <w:sz w:val="18"/>
                        <w:szCs w:val="18"/>
                      </w:rPr>
                      <m:t>τ</m:t>
                    </m:r>
                    <m:ctrlPr>
                      <w:rPr>
                        <w:rFonts w:ascii="Cambria Math" w:hAnsi="Cambria Math"/>
                        <w:i/>
                      </w:rPr>
                    </m:ctrlPr>
                  </m:e>
                  <m:sub>
                    <m:r>
                      <w:rPr>
                        <w:rFonts w:ascii="Cambria Math" w:eastAsiaTheme="minorEastAsia" w:hAnsi="Cambria Math"/>
                        <w:sz w:val="18"/>
                        <w:szCs w:val="18"/>
                      </w:rPr>
                      <m:t>MAE</m:t>
                    </m:r>
                  </m:sub>
                </m:sSub>
                <m:r>
                  <w:rPr>
                    <w:rFonts w:ascii="Cambria Math" w:hAnsi="Cambria Math"/>
                    <w:sz w:val="18"/>
                    <w:szCs w:val="18"/>
                  </w:rPr>
                  <m:t>/T</m:t>
                </m:r>
              </m:oMath>
            </m:oMathPara>
          </w:p>
        </w:tc>
        <w:tc>
          <w:tcPr>
            <w:tcW w:w="740" w:type="dxa"/>
            <w:vAlign w:val="center"/>
          </w:tcPr>
          <w:p w14:paraId="5D3FA8D4" w14:textId="20F96FB7" w:rsidR="004A6C58" w:rsidRDefault="00121BAB">
            <w:pPr>
              <w:jc w:val="right"/>
            </w:pPr>
            <w:bookmarkStart w:id="50" w:name="_RefEqMAE"/>
            <w:r>
              <w:t xml:space="preserve">( </w:t>
            </w:r>
            <w:r>
              <w:fldChar w:fldCharType="begin"/>
            </w:r>
            <w:r w:rsidR="00DF00D6">
              <w:instrText xml:space="preserve"> SEQ ( \* ARABIC </w:instrText>
            </w:r>
            <w:r>
              <w:fldChar w:fldCharType="separate"/>
            </w:r>
            <w:r w:rsidR="00F24D90">
              <w:rPr>
                <w:noProof/>
              </w:rPr>
              <w:t xml:space="preserve">30</w:t>
            </w:r>
            <w:r>
              <w:rPr>
                <w:noProof/>
              </w:rPr>
              <w:fldChar w:fldCharType="end"/>
            </w:r>
            <w:r>
              <w:t xml:space="preserve"> )</w:t>
            </w:r>
            <w:bookmarkEnd w:id="50"/>
          </w:p>
        </w:tc>
      </w:tr>
    </w:tbl>
    <w:p w14:paraId="27EE1054" w14:textId="4F63C9F3" w:rsidR="004A6C58" w:rsidRDefault="00121BAB">
      <w:pPr>
        <w:pStyle w:val="TableTitle"/>
      </w:pPr>
      <w:r>
        <w:t xml:space="preserve">TABLE </w:t>
      </w:r>
      <w:bookmarkStart w:id="51" w:name="_RefTabHind"/>
      <w:r>
        <w:fldChar w:fldCharType="begin"/>
      </w:r>
      <w:r>
        <w:instrText xml:space="preserve"> SEQ Table \* ROMAN </w:instrText>
      </w:r>
      <w:r>
        <w:fldChar w:fldCharType="separate"/>
      </w:r>
      <w:r w:rsidR="008B204C">
        <w:rPr>
          <w:noProof/>
        </w:rPr>
        <w:t xml:space="preserve">IV</w:t>
      </w:r>
      <w:r>
        <w:fldChar w:fldCharType="end"/>
      </w:r>
      <w:bookmarkEnd w:id="51"/>
    </w:p>
    <w:p w14:paraId="72F52321" w14:textId="2FAB0443" w:rsidR="004A6C58" w:rsidRDefault="00121BAB">
      <w:pPr>
        <w:pStyle w:val="TableTitle"/>
      </w:pPr>
      <w:r>
        <w:t xml:space="preserve">Hindcast agreement metrics per historical case</w:t>
      </w:r>
    </w:p>
    <w:tbl>
      <w:tblPr>
        <w:tblW w:w="5157"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757"/>
        <w:gridCol w:w="1040"/>
        <w:gridCol w:w="660"/>
        <w:gridCol w:w="850"/>
        <w:gridCol w:w="850"/>
      </w:tblGrid>
      <w:tr w:rsidR="004A6C58" w14:paraId="784A388B" w14:textId="77777777" w:rsidTr="00835954">
        <w:trPr>
          <w:jc w:val="center"/>
        </w:trPr>
        <w:tc>
          <w:tcPr>
            <w:tcW w:w="1757" w:type="dxa"/>
          </w:tcPr>
          <w:p w14:paraId="4151A72B" w14:textId="77777777" w:rsidR="004A6C58" w:rsidRDefault="00121BAB">
            <w:pPr>
              <w:jc w:val="both"/>
            </w:pPr>
            <w:r>
              <w:rPr>
                <w:b/>
                <w:sz w:val="16"/>
                <w:szCs w:val="16"/>
              </w:rPr>
              <w:t xml:space="preserve">Metric</w:t>
            </w:r>
          </w:p>
        </w:tc>
        <w:tc>
          <w:tcPr>
            <w:tcW w:w="1040" w:type="dxa"/>
          </w:tcPr>
          <w:p w14:paraId="7486F1F6" w14:textId="77777777" w:rsidR="004A6C58" w:rsidRDefault="00121BAB">
            <w:pPr>
              <w:jc w:val="both"/>
            </w:pPr>
            <w:r>
              <w:rPr>
                <w:b/>
                <w:sz w:val="16"/>
                <w:szCs w:val="16"/>
              </w:rPr>
              <w:t xml:space="preserve">Sc1 </w:t>
            </w:r>
          </w:p>
        </w:tc>
        <w:tc>
          <w:tcPr>
            <w:tcW w:w="660" w:type="dxa"/>
          </w:tcPr>
          <w:p w14:paraId="77FD664C" w14:textId="77777777" w:rsidR="004A6C58" w:rsidRDefault="00121BAB">
            <w:pPr>
              <w:jc w:val="both"/>
            </w:pPr>
            <w:r>
              <w:rPr>
                <w:b/>
                <w:sz w:val="16"/>
                <w:szCs w:val="16"/>
              </w:rPr>
              <w:t xml:space="preserve">Sc2 </w:t>
            </w:r>
          </w:p>
        </w:tc>
        <w:tc>
          <w:tcPr>
            <w:tcW w:w="850" w:type="dxa"/>
          </w:tcPr>
          <w:p w14:paraId="4F4A5C3B" w14:textId="77777777" w:rsidR="004A6C58" w:rsidRDefault="00121BAB">
            <w:pPr>
              <w:jc w:val="both"/>
            </w:pPr>
            <w:r>
              <w:rPr>
                <w:b/>
                <w:sz w:val="16"/>
                <w:szCs w:val="16"/>
              </w:rPr>
              <w:t xml:space="preserve">Sc3 </w:t>
            </w:r>
          </w:p>
        </w:tc>
        <w:tc>
          <w:tcPr>
            <w:tcW w:w="850" w:type="dxa"/>
          </w:tcPr>
          <w:p w14:paraId="72C12F8D" w14:textId="77777777" w:rsidR="004A6C58" w:rsidRDefault="00121BAB">
            <w:pPr>
              <w:jc w:val="both"/>
            </w:pPr>
            <w:r>
              <w:rPr>
                <w:b/>
                <w:sz w:val="16"/>
                <w:szCs w:val="16"/>
              </w:rPr>
              <w:t xml:space="preserve">Sc4</w:t>
            </w:r>
          </w:p>
        </w:tc>
      </w:tr>
      <w:tr w:rsidR="004A6C58" w14:paraId="5955E7C3" w14:textId="77777777" w:rsidTr="00835954">
        <w:trPr>
          <w:jc w:val="center"/>
        </w:trPr>
        <w:tc>
          <w:tcPr>
            <w:tcW w:w="1757" w:type="dxa"/>
          </w:tcPr>
          <w:p w14:paraId="5268244E" w14:textId="77777777" w:rsidR="004A6C58" w:rsidRDefault="00121BAB">
            <w:pPr>
              <w:jc w:val="both"/>
            </w:pPr>
            <w:r>
              <w:rPr>
                <w:sz w:val="16"/>
                <w:szCs w:val="16"/>
              </w:rPr>
              <w:t xml:space="preserve">Front distance (m)</w:t>
            </w:r>
          </w:p>
        </w:tc>
        <w:tc>
          <w:tcPr>
            <w:tcW w:w="1040" w:type="dxa"/>
          </w:tcPr>
          <w:p w14:paraId="0045AF43" w14:textId="77777777" w:rsidR="004A6C58" w:rsidRDefault="00121BAB">
            <w:pPr>
              <w:jc w:val="center"/>
            </w:pPr>
            <w:r>
              <w:rPr>
                <w:sz w:val="16"/>
                <w:szCs w:val="16"/>
              </w:rPr>
              <w:t xml:space="preserve">329</w:t>
            </w:r>
          </w:p>
        </w:tc>
        <w:tc>
          <w:tcPr>
            <w:tcW w:w="660" w:type="dxa"/>
          </w:tcPr>
          <w:p w14:paraId="0C615889" w14:textId="77777777" w:rsidR="004A6C58" w:rsidRDefault="00121BAB">
            <w:pPr>
              <w:jc w:val="center"/>
            </w:pPr>
            <w:r>
              <w:rPr>
                <w:sz w:val="16"/>
                <w:szCs w:val="16"/>
              </w:rPr>
              <w:t xml:space="preserve">305</w:t>
            </w:r>
          </w:p>
        </w:tc>
        <w:tc>
          <w:tcPr>
            <w:tcW w:w="850" w:type="dxa"/>
          </w:tcPr>
          <w:p w14:paraId="0D8E4648" w14:textId="77777777" w:rsidR="004A6C58" w:rsidRDefault="00121BAB">
            <w:pPr>
              <w:jc w:val="center"/>
            </w:pPr>
            <w:r>
              <w:rPr>
                <w:sz w:val="16"/>
                <w:szCs w:val="16"/>
              </w:rPr>
              <w:t xml:space="preserve">113</w:t>
            </w:r>
          </w:p>
        </w:tc>
        <w:tc>
          <w:tcPr>
            <w:tcW w:w="850" w:type="dxa"/>
          </w:tcPr>
          <w:p w14:paraId="262AF717" w14:textId="77777777" w:rsidR="004A6C58" w:rsidRDefault="00121BAB">
            <w:pPr>
              <w:jc w:val="center"/>
            </w:pPr>
            <w:r>
              <w:rPr>
                <w:sz w:val="16"/>
                <w:szCs w:val="16"/>
              </w:rPr>
              <w:t xml:space="preserve">391</w:t>
            </w:r>
          </w:p>
        </w:tc>
      </w:tr>
      <w:tr w:rsidR="004A6C58" w14:paraId="32DBE705" w14:textId="77777777" w:rsidTr="00835954">
        <w:trPr>
          <w:jc w:val="center"/>
        </w:trPr>
        <w:tc>
          <w:tcPr>
            <w:tcW w:w="1757" w:type="dxa"/>
          </w:tcPr>
          <w:p w14:paraId="4FA90116" w14:textId="77777777" w:rsidR="004A6C58" w:rsidRDefault="00121BAB">
            <w:pPr>
              <w:jc w:val="both"/>
            </w:pPr>
            <w:r>
              <w:rPr>
                <w:sz w:val="16"/>
                <w:szCs w:val="16"/>
              </w:rPr>
              <w:t xml:space="preserve">Arrival-time MAE (h)</w:t>
            </w:r>
          </w:p>
        </w:tc>
        <w:tc>
          <w:tcPr>
            <w:tcW w:w="1040" w:type="dxa"/>
          </w:tcPr>
          <w:p w14:paraId="219B980A" w14:textId="77777777" w:rsidR="004A6C58" w:rsidRDefault="00121BAB">
            <w:pPr>
              <w:jc w:val="center"/>
            </w:pPr>
            <w:r>
              <w:rPr>
                <w:sz w:val="16"/>
                <w:szCs w:val="16"/>
              </w:rPr>
              <w:t xml:space="preserve">1.46</w:t>
            </w:r>
          </w:p>
        </w:tc>
        <w:tc>
          <w:tcPr>
            <w:tcW w:w="660" w:type="dxa"/>
          </w:tcPr>
          <w:p w14:paraId="69247273" w14:textId="77777777" w:rsidR="004A6C58" w:rsidRDefault="00121BAB">
            <w:pPr>
              <w:jc w:val="center"/>
            </w:pPr>
            <w:r>
              <w:rPr>
                <w:sz w:val="16"/>
                <w:szCs w:val="16"/>
              </w:rPr>
              <w:t xml:space="preserve">1.39</w:t>
            </w:r>
          </w:p>
        </w:tc>
        <w:tc>
          <w:tcPr>
            <w:tcW w:w="850" w:type="dxa"/>
          </w:tcPr>
          <w:p w14:paraId="3647962C" w14:textId="77777777" w:rsidR="004A6C58" w:rsidRDefault="00121BAB">
            <w:pPr>
              <w:jc w:val="center"/>
            </w:pPr>
            <w:r>
              <w:rPr>
                <w:sz w:val="16"/>
                <w:szCs w:val="16"/>
              </w:rPr>
              <w:t xml:space="preserve">4.04</w:t>
            </w:r>
          </w:p>
        </w:tc>
        <w:tc>
          <w:tcPr>
            <w:tcW w:w="850" w:type="dxa"/>
          </w:tcPr>
          <w:p w14:paraId="7358DB24" w14:textId="77777777" w:rsidR="004A6C58" w:rsidRDefault="00121BAB">
            <w:pPr>
              <w:jc w:val="center"/>
            </w:pPr>
            <w:r>
              <w:rPr>
                <w:sz w:val="16"/>
                <w:szCs w:val="16"/>
              </w:rPr>
              <w:t xml:space="preserve">2.58</w:t>
            </w:r>
          </w:p>
        </w:tc>
      </w:tr>
      <w:tr w:rsidR="004A6C58" w14:paraId="1AA40DC1" w14:textId="77777777" w:rsidTr="00835954">
        <w:trPr>
          <w:jc w:val="center"/>
        </w:trPr>
        <w:tc>
          <w:tcPr>
            <w:tcW w:w="1757" w:type="dxa"/>
          </w:tcPr>
          <w:p w14:paraId="393A76DF" w14:textId="77777777" w:rsidR="004A6C58" w:rsidRDefault="00121BAB">
            <w:pPr>
              <w:jc w:val="both"/>
            </w:pPr>
            <w:r>
              <w:rPr>
                <w:sz w:val="16"/>
                <w:szCs w:val="16"/>
              </w:rPr>
              <w:t xml:space="preserve">Front agreement</w:t>
            </w:r>
          </w:p>
        </w:tc>
        <w:tc>
          <w:tcPr>
            <w:tcW w:w="1040" w:type="dxa"/>
          </w:tcPr>
          <w:p w14:paraId="12EF0A81" w14:textId="77777777" w:rsidR="004A6C58" w:rsidRDefault="00121BAB">
            <w:pPr>
              <w:jc w:val="center"/>
            </w:pPr>
            <w:r>
              <w:rPr>
                <w:sz w:val="16"/>
                <w:szCs w:val="16"/>
              </w:rPr>
              <w:t xml:space="preserve">82%</w:t>
            </w:r>
          </w:p>
        </w:tc>
        <w:tc>
          <w:tcPr>
            <w:tcW w:w="660" w:type="dxa"/>
          </w:tcPr>
          <w:p w14:paraId="7772A0E5" w14:textId="77777777" w:rsidR="004A6C58" w:rsidRDefault="00121BAB">
            <w:pPr>
              <w:jc w:val="center"/>
            </w:pPr>
            <w:r>
              <w:rPr>
                <w:sz w:val="16"/>
                <w:szCs w:val="16"/>
              </w:rPr>
              <w:t xml:space="preserve">90%</w:t>
            </w:r>
          </w:p>
        </w:tc>
        <w:tc>
          <w:tcPr>
            <w:tcW w:w="850" w:type="dxa"/>
          </w:tcPr>
          <w:p w14:paraId="03936D94" w14:textId="77777777" w:rsidR="004A6C58" w:rsidRDefault="00121BAB">
            <w:pPr>
              <w:jc w:val="center"/>
            </w:pPr>
            <w:r>
              <w:rPr>
                <w:sz w:val="16"/>
                <w:szCs w:val="16"/>
              </w:rPr>
              <w:t xml:space="preserve">89%</w:t>
            </w:r>
          </w:p>
        </w:tc>
        <w:tc>
          <w:tcPr>
            <w:tcW w:w="850" w:type="dxa"/>
          </w:tcPr>
          <w:p w14:paraId="49DF67F5" w14:textId="77777777" w:rsidR="004A6C58" w:rsidRDefault="00121BAB">
            <w:pPr>
              <w:jc w:val="center"/>
            </w:pPr>
            <w:r>
              <w:rPr>
                <w:sz w:val="16"/>
                <w:szCs w:val="16"/>
              </w:rPr>
              <w:t xml:space="preserve">89%</w:t>
            </w:r>
          </w:p>
        </w:tc>
      </w:tr>
      <w:tr w:rsidR="004A6C58" w14:paraId="620D8541" w14:textId="77777777" w:rsidTr="00835954">
        <w:trPr>
          <w:jc w:val="center"/>
        </w:trPr>
        <w:tc>
          <w:tcPr>
            <w:tcW w:w="1757" w:type="dxa"/>
          </w:tcPr>
          <w:p w14:paraId="22B0603C" w14:textId="77777777" w:rsidR="004A6C58" w:rsidRDefault="00121BAB">
            <w:pPr>
              <w:jc w:val="both"/>
            </w:pPr>
            <w:r>
              <w:rPr>
                <w:sz w:val="16"/>
                <w:szCs w:val="16"/>
              </w:rPr>
              <w:t xml:space="preserve">Time agreement</w:t>
            </w:r>
          </w:p>
        </w:tc>
        <w:tc>
          <w:tcPr>
            <w:tcW w:w="1040" w:type="dxa"/>
          </w:tcPr>
          <w:p w14:paraId="63689D56" w14:textId="77777777" w:rsidR="004A6C58" w:rsidRDefault="00121BAB">
            <w:pPr>
              <w:jc w:val="center"/>
            </w:pPr>
            <w:r>
              <w:rPr>
                <w:sz w:val="16"/>
                <w:szCs w:val="16"/>
              </w:rPr>
              <w:t xml:space="preserve">90%</w:t>
            </w:r>
          </w:p>
        </w:tc>
        <w:tc>
          <w:tcPr>
            <w:tcW w:w="660" w:type="dxa"/>
          </w:tcPr>
          <w:p w14:paraId="3F68C748" w14:textId="77777777" w:rsidR="004A6C58" w:rsidRDefault="00121BAB">
            <w:pPr>
              <w:jc w:val="center"/>
            </w:pPr>
            <w:r>
              <w:rPr>
                <w:sz w:val="16"/>
                <w:szCs w:val="16"/>
              </w:rPr>
              <w:t xml:space="preserve">98%</w:t>
            </w:r>
          </w:p>
        </w:tc>
        <w:tc>
          <w:tcPr>
            <w:tcW w:w="850" w:type="dxa"/>
          </w:tcPr>
          <w:p w14:paraId="31B1E33C" w14:textId="77777777" w:rsidR="004A6C58" w:rsidRDefault="00121BAB">
            <w:pPr>
              <w:jc w:val="center"/>
            </w:pPr>
            <w:r>
              <w:rPr>
                <w:sz w:val="16"/>
                <w:szCs w:val="16"/>
              </w:rPr>
              <w:t xml:space="preserve">71%</w:t>
            </w:r>
          </w:p>
        </w:tc>
        <w:tc>
          <w:tcPr>
            <w:tcW w:w="850" w:type="dxa"/>
          </w:tcPr>
          <w:p w14:paraId="1067329E" w14:textId="77777777" w:rsidR="004A6C58" w:rsidRDefault="00121BAB">
            <w:pPr>
              <w:jc w:val="center"/>
            </w:pPr>
            <w:r>
              <w:rPr>
                <w:sz w:val="16"/>
                <w:szCs w:val="16"/>
              </w:rPr>
              <w:t xml:space="preserve">96%</w:t>
            </w:r>
          </w:p>
        </w:tc>
      </w:tr>
      <w:tr w:rsidR="004A6C58" w14:paraId="58FF18C0" w14:textId="77777777" w:rsidTr="00835954">
        <w:trPr>
          <w:jc w:val="center"/>
        </w:trPr>
        <w:tc>
          <w:tcPr>
            <w:tcW w:w="1757" w:type="dxa"/>
          </w:tcPr>
          <w:p w14:paraId="3BBDEEBF" w14:textId="77777777" w:rsidR="004A6C58" w:rsidRDefault="00121BAB">
            <w:pPr>
              <w:jc w:val="both"/>
            </w:pPr>
            <w:r>
              <w:rPr>
                <w:sz w:val="16"/>
                <w:szCs w:val="16"/>
              </w:rPr>
              <w:t xml:space="preserve">Probability of detection</w:t>
            </w:r>
          </w:p>
        </w:tc>
        <w:tc>
          <w:tcPr>
            <w:tcW w:w="1040" w:type="dxa"/>
          </w:tcPr>
          <w:p w14:paraId="007CF0F4" w14:textId="77777777" w:rsidR="004A6C58" w:rsidRDefault="00121BAB">
            <w:pPr>
              <w:jc w:val="center"/>
            </w:pPr>
            <w:r>
              <w:rPr>
                <w:sz w:val="16"/>
                <w:szCs w:val="16"/>
              </w:rPr>
              <w:t xml:space="preserve">92%</w:t>
            </w:r>
          </w:p>
        </w:tc>
        <w:tc>
          <w:tcPr>
            <w:tcW w:w="660" w:type="dxa"/>
          </w:tcPr>
          <w:p w14:paraId="543472C4" w14:textId="77777777" w:rsidR="004A6C58" w:rsidRDefault="00121BAB">
            <w:pPr>
              <w:jc w:val="center"/>
            </w:pPr>
            <w:r>
              <w:rPr>
                <w:sz w:val="16"/>
                <w:szCs w:val="16"/>
              </w:rPr>
              <w:t xml:space="preserve">93%</w:t>
            </w:r>
          </w:p>
        </w:tc>
        <w:tc>
          <w:tcPr>
            <w:tcW w:w="850" w:type="dxa"/>
          </w:tcPr>
          <w:p w14:paraId="7B23B6E5" w14:textId="77777777" w:rsidR="004A6C58" w:rsidRDefault="00121BAB">
            <w:pPr>
              <w:jc w:val="center"/>
            </w:pPr>
            <w:r>
              <w:rPr>
                <w:sz w:val="16"/>
                <w:szCs w:val="16"/>
              </w:rPr>
              <w:t xml:space="preserve">97%</w:t>
            </w:r>
          </w:p>
        </w:tc>
        <w:tc>
          <w:tcPr>
            <w:tcW w:w="850" w:type="dxa"/>
          </w:tcPr>
          <w:p w14:paraId="242C77DD" w14:textId="77777777" w:rsidR="004A6C58" w:rsidRDefault="00121BAB">
            <w:pPr>
              <w:jc w:val="center"/>
            </w:pPr>
            <w:r>
              <w:rPr>
                <w:sz w:val="16"/>
                <w:szCs w:val="16"/>
              </w:rPr>
              <w:t xml:space="preserve">85%</w:t>
            </w:r>
          </w:p>
        </w:tc>
      </w:tr>
      <w:tr w:rsidR="004A6C58" w14:paraId="0960D001" w14:textId="77777777" w:rsidTr="00835954">
        <w:trPr>
          <w:jc w:val="center"/>
        </w:trPr>
        <w:tc>
          <w:tcPr>
            <w:tcW w:w="1757" w:type="dxa"/>
          </w:tcPr>
          <w:p w14:paraId="4D6551D2" w14:textId="77777777" w:rsidR="004A6C58" w:rsidRDefault="00121BAB">
            <w:pPr>
              <w:jc w:val="both"/>
            </w:pPr>
            <w:r>
              <w:rPr>
                <w:b/>
                <w:sz w:val="16"/>
                <w:szCs w:val="16"/>
              </w:rPr>
              <w:t xml:space="preserve">Overall success</w:t>
            </w:r>
          </w:p>
        </w:tc>
        <w:tc>
          <w:tcPr>
            <w:tcW w:w="1040" w:type="dxa"/>
          </w:tcPr>
          <w:p w14:paraId="4300B77C" w14:textId="77777777" w:rsidR="004A6C58" w:rsidRDefault="00121BAB">
            <w:pPr>
              <w:jc w:val="center"/>
            </w:pPr>
            <w:r>
              <w:rPr>
                <w:b/>
                <w:sz w:val="16"/>
                <w:szCs w:val="16"/>
              </w:rPr>
              <w:t xml:space="preserve">88%</w:t>
            </w:r>
          </w:p>
        </w:tc>
        <w:tc>
          <w:tcPr>
            <w:tcW w:w="660" w:type="dxa"/>
          </w:tcPr>
          <w:p w14:paraId="0D8BF3DB" w14:textId="77777777" w:rsidR="004A6C58" w:rsidRDefault="00121BAB">
            <w:pPr>
              <w:jc w:val="center"/>
            </w:pPr>
            <w:r>
              <w:rPr>
                <w:b/>
                <w:sz w:val="16"/>
                <w:szCs w:val="16"/>
              </w:rPr>
              <w:t xml:space="preserve">94%</w:t>
            </w:r>
          </w:p>
        </w:tc>
        <w:tc>
          <w:tcPr>
            <w:tcW w:w="850" w:type="dxa"/>
          </w:tcPr>
          <w:p w14:paraId="4D16C9F0" w14:textId="77777777" w:rsidR="004A6C58" w:rsidRDefault="00121BAB">
            <w:pPr>
              <w:jc w:val="center"/>
            </w:pPr>
            <w:r>
              <w:rPr>
                <w:b/>
                <w:sz w:val="16"/>
                <w:szCs w:val="16"/>
              </w:rPr>
              <w:t xml:space="preserve">86%</w:t>
            </w:r>
          </w:p>
        </w:tc>
        <w:tc>
          <w:tcPr>
            <w:tcW w:w="850" w:type="dxa"/>
          </w:tcPr>
          <w:p w14:paraId="7E4DCA8F" w14:textId="77777777" w:rsidR="004A6C58" w:rsidRDefault="00121BAB">
            <w:pPr>
              <w:jc w:val="center"/>
            </w:pPr>
            <w:r>
              <w:rPr>
                <w:b/>
                <w:sz w:val="16"/>
                <w:szCs w:val="16"/>
              </w:rPr>
              <w:t xml:space="preserve">90%</w:t>
            </w:r>
          </w:p>
        </w:tc>
      </w:tr>
    </w:tbl>
    <w:p w14:paraId="62187A2C" w14:textId="1159A277" w:rsidR="004A6C58" w:rsidRDefault="00121BAB">
      <w:pPr>
        <w:pStyle w:val="Heading2"/>
      </w:pPr>
      <w:r>
        <w:lastRenderedPageBreak/>
        <w:t>C. Experimental Setup and Sensitivity Analysis</w:t>
      </w:r>
    </w:p>
    <w:p w14:paraId="72347C77" w14:textId="64968351" w:rsidR="00322A81" w:rsidRDefault="00322A81" w:rsidP="00CF451C">
      <w:pPr>
        <w:pStyle w:val="Text"/>
      </w:pPr>
      <w:r>
        <w:t xml:space="preserve"/>
      </w:r>
      <w:del w:id="90010" w:author="Editor" w:date="2026-08-07T15:00:00Z">
        <w:r>
          <w:delText xml:space="preserve">Synthetic scenarios use 200 by 200 grids at 90 m resolution with terrain, settlements, roads, and capacity-limited bases; historical scenarios reconstruct the documented fires. Unless stated otherwise the engine runs with the thresholds of Section IV, a twelve-minute decision cycle, a shadow forecast basis of at least 45 minutes, and 50 Monte Carlo runs per condition, sensitivity being assessed one parameter at a time over five independent worlds, 880 runs in total. </w:delText>
        </w:r>
      </w:del>
      <w:ins w:id="90011" w:author="Editor" w:date="2026-08-07T15:00:00Z">
        <w:r>
          <w:t xml:space="preserve">Synthetic scenarios use 200 by 200 grids at 90 m resolution with terrain, settlements, roads, and capacity-limited bases; historical scenarios reconstruct the documented fires. Unless stated otherwise the engine runs with the thresholds of Section IV, a twelve-minute cycle, a shadow forecast basis of at least 45 minutes, and 50 Monte Carlo runs per condition, sensitivity being assessed one parameter at a time over five worlds, 880 runs in total.</w:t>
        </w:r>
        <w:del w:id="90013" w:author="Editor" w:date="2026-08-07T15:00:00Z">
          <w:r>
            <w:delText xml:space="preserve"> </w:delText>
          </w:r>
        </w:del>
        <w:ins w:id="90014" w:author="Editor" w:date="2026-08-07T15:00:00Z">
          <w:r>
            <w:t xml:space="preserve">  maps the physical cost as a share of the free burn: at a tenth of the pool the fire is lost (77 to 83 %) and with a full pool and few ignitions it is held (14 to 32 %), so the sweeps run at the decidable midpoint, four ignitions with a quarter of the pool. Observation decides light fire loads and resources heavy ones, and the satisficing bound sets how often the ladder engages, 42 % of cycles at 0.35.</w:t>
          </w:r>
        </w:ins>
        <w:r>
          <w:t xml:space="preserve"/>
        </w:r>
      </w:ins>
      <w:r>
        <w:t xml:space="preserve"/>
      </w:r>
      <w:r>
        <w:t xml:space="preserve"/>
      </w:r>
      <w:r w:rsidR="00F05500" w:rsidRPr="00F05500">
        <w:fldChar w:fldCharType="begin"/>
      </w:r>
      <w:r w:rsidR="00F05500" w:rsidRPr="00F05500">
        <w:instrText xml:space="preserve"> REF _Ref237017164 \h </w:instrText>
      </w:r>
      <w:r w:rsidR="00F05500" w:rsidRPr="00F05500">
        <w:instrText xml:space="preserve"> \* MERGEFORMAT </w:instrText>
      </w:r>
      <w:r w:rsidR="00F05500" w:rsidRPr="00F05500">
        <w:fldChar w:fldCharType="separate"/>
      </w:r>
      <w:r>
        <w:t xml:space="preserve">Fig. </w:t>
      </w:r>
      <w:r>
        <w:rPr>
          <w:noProof/>
        </w:rPr>
        <w:t xml:space="preserve">10</w:t>
      </w:r>
      <w:r w:rsidR="00F05500" w:rsidRPr="00F05500">
        <w:fldChar w:fldCharType="end"/>
      </w:r>
      <w:r>
        <w:t xml:space="preserve"/>
      </w:r>
      <w:del w:id="90012" w:author="Editor" w:date="2026-08-07T15:00:00Z">
        <w:r>
          <w:delText xml:space="preserve"> maps the physical cost as a share of the free burn: at a tenth of the pool the fire is lost throughout (77 to 83 %) and with a full pool and few ignitions it is held (14 to 32 %), so the sweeps run at the decidable midpoint, four simultaneous ignitions with a quarter of the pool. Observation decides light fire loads and resources heavy ones, neither substituting for the other, and the satisficing bound sets how often the ladder engages, 42 % of cycles at 0.35.</w:delText>
        </w:r>
      </w:del>
      <w:r>
        <w:t xml:space="preserve"/>
      </w:r>
    </w:p>
    <w:p w14:paraId="73828DD8" w14:textId="77777777" w:rsidR="004A6C58" w:rsidRDefault="00835954" w:rsidP="00835954">
      <w:pPr>
        <w:pStyle w:val="Heading2"/>
      </w:pPr>
      <w:r>
        <w:rPr>
          <w:noProof/>
        </w:rPr>
        <mc:AlternateContent>
          <mc:Choice Requires="wps">
            <w:drawing>
              <wp:anchor distT="0" distB="0" distL="114300" distR="114300" simplePos="0" relativeHeight="251661312" behindDoc="0" locked="0" layoutInCell="1" allowOverlap="1" wp14:anchorId="1A5ABDBC" wp14:editId="20154A8F">
                <wp:simplePos x="0" y="0"/>
                <wp:positionH relativeFrom="margin">
                  <wp:align>left</wp:align>
                </wp:positionH>
                <wp:positionV relativeFrom="margin">
                  <wp:align>top</wp:align>
                </wp:positionV>
                <wp:extent cx="3188970" cy="1404620"/>
                <wp:effectExtent l="0" t="0" r="0" b="5715"/>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2BF439F5" w14:textId="77777777" w:rsidR="00835954" w:rsidRDefault="00835954" w:rsidP="00835954">
                            <w:pPr>
                              <w:keepNext/>
                              <w:jc w:val="center"/>
                            </w:pPr>
                            <w:r>
                              <w:rPr>
                                <w:noProof/>
                              </w:rPr>
                              <w:drawing>
                                <wp:inline distT="0" distB="0" distL="0" distR="0" wp14:anchorId="6737F943" wp14:editId="696267F0">
                                  <wp:extent cx="2606040" cy="1813271"/>
                                  <wp:effectExtent l="0" t="0" r="0" b="0"/>
                                  <wp:docPr id="40"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5" name="image31.png"/>
                                          <pic:cNvPicPr/>
                                        </pic:nvPicPr>
                                        <pic:blipFill>
                                          <a:blip r:embed="rId23"/>
                                          <a:stretch>
                                            <a:fillRect/>
                                          </a:stretch>
                                        </pic:blipFill>
                                        <pic:spPr>
                                          <a:xfrm>
                                            <a:off x="0" y="0"/>
                                            <a:ext cx="2606040" cy="1813271"/>
                                          </a:xfrm>
                                          <a:prstGeom prst="rect">
                                            <a:avLst/>
                                          </a:prstGeom>
                                        </pic:spPr>
                                      </pic:pic>
                                    </a:graphicData>
                                  </a:graphic>
                                </wp:inline>
                              </w:drawing>
                            </w:r>
                          </w:p>
                          <w:p w14:paraId="53603249" w14:textId="0BFEB755" w:rsidR="00835954" w:rsidRPr="00F24D90" w:rsidRDefault="00F05500" w:rsidP="00835954">
                            <w:pPr>
                              <w:pStyle w:val="FigureCaption"/>
                            </w:pPr>
                            <w:bookmarkStart w:id="52" w:name="_RefFigHeat"/>
                            <w:bookmarkStart w:id="53" w:name="_Ref237017164"/>
                            <w:r>
                              <w:rPr>
                                <w:b/>
                                <w:bCs/>
                              </w:rPr>
                              <w:t xml:space="preserve">Fig. </w:t>
                            </w:r>
                            <w:r>
                              <w:fldChar w:fldCharType="begin"/>
                            </w:r>
                            <w:r>
                              <w:instrText xml:space="preserve"> SEQ Fig. \* ARABIC </w:instrText>
                            </w:r>
                            <w:r>
                              <w:fldChar w:fldCharType="separate"/>
                            </w:r>
                            <w:r>
                              <w:rPr>
                                <w:noProof/>
                              </w:rPr>
                              <w:t xml:space="preserve">10</w:t>
                            </w:r>
                            <w:r>
                              <w:rPr>
                                <w:noProof/>
                              </w:rPr>
                              <w:fldChar w:fldCharType="end"/>
                            </w:r>
                            <w:bookmarkEnd w:id="53"/>
                            <w:r>
                              <w:rPr>
                                <w:b/>
                                <w:bCs/>
                              </w:rPr>
                              <w:t xml:space="preserve">.</w:t>
                            </w:r>
                            <w:r>
                              <w:t xml:space="preserve"> Physical cost over ignitions and resource level, as a share of the free burn.</w:t>
                            </w:r>
                            <w:bookmarkEnd w:id="52"/>
                            <w:r>
                              <w:t xml:space="preserve"> </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1A5ABDBC" id="Text Box 10" o:spid="_x0000_s1043" type="#_x0000_t202" style="position:absolute;left:0;text-align:left;margin-left:0;margin-top:0;width:251.1pt;height:110.6pt;z-index:251661312;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" stroked="f">
                <v:textbox style="mso-fit-shape-to-text:t">
                  <w:txbxContent>
                    <w:p w14:paraId="2BF439F5" w14:textId="77777777" w:rsidR="00835954" w:rsidRDefault="00835954" w:rsidP="00835954">
                      <w:pPr>
                        <w:keepNext/>
                        <w:jc w:val="center"/>
                      </w:pPr>
                      <w:r>
                        <w:rPr>
                          <w:noProof/>
                        </w:rPr>
                        <w:drawing>
                          <wp:inline distT="0" distB="0" distL="0" distR="0" wp14:anchorId="6737F943" wp14:editId="696267F0">
                            <wp:extent cx="2606040" cy="1813271"/>
                            <wp:effectExtent l="0" t="0" r="0" b="0"/>
                            <wp:docPr id="40"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5" name="image31.png"/>
                                    <pic:cNvPicPr/>
                                  </pic:nvPicPr>
                                  <pic:blipFill>
                                    <a:blip r:embed="rId23"/>
                                    <a:stretch>
                                      <a:fillRect/>
                                    </a:stretch>
                                  </pic:blipFill>
                                  <pic:spPr>
                                    <a:xfrm>
                                      <a:off x="0" y="0"/>
                                      <a:ext cx="2606040" cy="1813271"/>
                                    </a:xfrm>
                                    <a:prstGeom prst="rect">
                                      <a:avLst/>
                                    </a:prstGeom>
                                  </pic:spPr>
                                </pic:pic>
                              </a:graphicData>
                            </a:graphic>
                          </wp:inline>
                        </w:drawing>
                      </w:r>
                    </w:p>
                    <w:p w14:paraId="53603249" w14:textId="0BFEB755" w:rsidR="00835954" w:rsidRPr="00F24D90" w:rsidRDefault="00F05500" w:rsidP="00835954">
                      <w:pPr>
                        <w:pStyle w:val="FigureCaption"/>
                      </w:pPr>
                      <w:bookmarkStart w:id="54" w:name="_RefFigHeat"/>
                      <w:bookmarkStart w:id="55" w:name="_Ref237017164"/>
                      <w:r>
                        <w:rPr>
                          <w:b/>
                          <w:bCs/>
                        </w:rPr>
                        <w:t xml:space="preserve">Fig. </w:t>
                      </w:r>
                      <w:r>
                        <w:fldChar w:fldCharType="begin"/>
                      </w:r>
                      <w:r>
                        <w:instrText xml:space="preserve"> SEQ Fig. \* ARABIC </w:instrText>
                      </w:r>
                      <w:r>
                        <w:fldChar w:fldCharType="separate"/>
                      </w:r>
                      <w:r>
                        <w:rPr>
                          <w:noProof/>
                        </w:rPr>
                        <w:t xml:space="preserve">10</w:t>
                      </w:r>
                      <w:r>
                        <w:rPr>
                          <w:noProof/>
                        </w:rPr>
                        <w:fldChar w:fldCharType="end"/>
                      </w:r>
                      <w:bookmarkEnd w:id="55"/>
                      <w:r>
                        <w:rPr>
                          <w:b/>
                          <w:bCs/>
                        </w:rPr>
                        <w:t xml:space="preserve">.</w:t>
                      </w:r>
                      <w:r>
                        <w:t xml:space="preserve"> Physical cost over ignitions and resource level, as a share of the free burn.</w:t>
                      </w:r>
                      <w:bookmarkEnd w:id="54"/>
                      <w:r>
                        <w:t xml:space="preserve"> </w:t>
                      </w:r>
                    </w:p>
                  </w:txbxContent>
                </v:textbox>
                <w10:wrap type="square" anchorx="margin" anchory="margin"/>
              </v:shape>
            </w:pict>
          </mc:Fallback>
        </mc:AlternateContent>
      </w:r>
      <w:r>
        <w:t xml:space="preserve">D. Performance of the Decision Layer</w:t>
      </w:r>
    </w:p>
    <w:p w14:paraId="72889100" w14:textId="609DEF99" w:rsidR="004A6C58" w:rsidRDefault="00CF451C" w:rsidP="00835954">
      <w:pPr>
        <w:pStyle w:val="Text"/>
      </w:pPr>
      <w:r>
        <w:rPr>
          <w:noProof/>
        </w:rPr>
        <mc:AlternateContent>
          <mc:Choice Requires="wps">
            <w:drawing>
              <wp:anchor distT="45720" distB="45720" distL="114300" distR="114300" simplePos="0" relativeHeight="251653120" behindDoc="0" locked="0" layoutInCell="1" allowOverlap="1" wp14:anchorId="3D941234" wp14:editId="6BDA0DEA">
                <wp:simplePos x="3977005" y="3191510"/>
                <wp:positionH relativeFrom="margin">
                  <wp:align>right</wp:align>
                </wp:positionH>
                <wp:positionV relativeFrom="margin">
                  <wp:align>top</wp:align>
                </wp:positionV>
                <wp:extent cx="3188970" cy="1404620"/>
                <wp:effectExtent l="0" t="0" r="0" b="0"/>
                <wp:wrapTopAndBottom/>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659E601" w14:textId="77777777" w:rsidR="00CF451C" w:rsidRDefault="00CF451C" w:rsidP="00CF451C">
                            <w:pPr>
                              <w:keepNext/>
                              <w:jc w:val="center"/>
                            </w:pPr>
                            <w:r>
                              <w:rPr>
                                <w:noProof/>
                              </w:rPr>
                              <w:drawing>
                                <wp:inline distT="0" distB="0" distL="0" distR="0" wp14:anchorId="7F3A51E7" wp14:editId="7B650473">
                                  <wp:extent cx="2606040" cy="1900775"/>
                                  <wp:effectExtent l="0" t="0" r="0" b="0"/>
                                  <wp:docPr id="41"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9" name="image47.png"/>
                                          <pic:cNvPicPr/>
                                        </pic:nvPicPr>
                                        <pic:blipFill>
                                          <a:blip r:embed="rId24"/>
                                          <a:stretch>
                                            <a:fillRect/>
                                          </a:stretch>
                                        </pic:blipFill>
                                        <pic:spPr>
                                          <a:xfrm>
                                            <a:off x="0" y="0"/>
                                            <a:ext cx="2606040" cy="1900775"/>
                                          </a:xfrm>
                                          <a:prstGeom prst="rect">
                                            <a:avLst/>
                                          </a:prstGeom>
                                        </pic:spPr>
                                      </pic:pic>
                                    </a:graphicData>
                                  </a:graphic>
                                </wp:inline>
                              </w:drawing>
                            </w:r>
                          </w:p>
                          <w:p w14:paraId="01D993E7" w14:textId="34218AAF" w:rsidR="00CF451C" w:rsidRDefault="00F05500" w:rsidP="00CF451C">
                            <w:pPr>
                              <w:pStyle w:val="FigureCaption"/>
                            </w:pPr>
                            <w:bookmarkStart w:id="56" w:name="_Ref237017203"/>
                            <w:r>
                              <w:rPr>
                                <w:b/>
                                <w:bCs/>
                              </w:rPr>
                              <w:t xml:space="preserve">Fig. </w:t>
                            </w:r>
                            <w:r>
                              <w:fldChar w:fldCharType="begin"/>
                            </w:r>
                            <w:r>
                              <w:instrText xml:space="preserve"> SEQ Fig. \* ARABIC </w:instrText>
                            </w:r>
                            <w:r>
                              <w:fldChar w:fldCharType="separate"/>
                            </w:r>
                            <w:r>
                              <w:rPr>
                                <w:noProof/>
                              </w:rPr>
                              <w:t xml:space="preserve">11</w:t>
                            </w:r>
                            <w:r>
                              <w:rPr>
                                <w:noProof/>
                              </w:rPr>
                              <w:fldChar w:fldCharType="end"/>
                            </w:r>
                            <w:bookmarkEnd w:id="56"/>
                            <w:r>
                              <w:rPr>
                                <w:b/>
                                <w:bCs/>
                              </w:rPr>
                              <w:t xml:space="preserve">.</w:t>
                            </w:r>
                            <w:r>
                              <w:t xml:space="preserve"> Average burned-area, burned-forest, and affected-population evolution of the four configurations under the five scenarios.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941234" id="Text Box 12" o:spid="_x0000_s1044" type="#_x0000_t202" style="position:absolute;left:0;text-align:left;margin-left:199.9pt;margin-top:0;width:251.1pt;height:110.6pt;z-index:251653120;visibility:visible;mso-wrap-style:square;mso-width-percent:0;mso-height-percent:200;mso-wrap-distance-left:9pt;mso-wrap-distance-top:3.6pt;mso-wrap-distance-right:9pt;mso-wrap-distance-bottom:3.6pt;mso-position-horizontal:right;mso-position-horizontal-relative:margin;mso-position-vertical:top;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" stroked="f">
                <v:textbox style="mso-fit-shape-to-text:t">
                  <w:txbxContent>
                    <w:p w14:paraId="4659E601" w14:textId="77777777" w:rsidR="00CF451C" w:rsidRDefault="00CF451C" w:rsidP="00CF451C">
                      <w:pPr>
                        <w:keepNext/>
                        <w:jc w:val="center"/>
                      </w:pPr>
                      <w:r>
                        <w:rPr>
                          <w:noProof/>
                        </w:rPr>
                        <w:drawing>
                          <wp:inline distT="0" distB="0" distL="0" distR="0" wp14:anchorId="7F3A51E7" wp14:editId="7B650473">
                            <wp:extent cx="2606040" cy="1900775"/>
                            <wp:effectExtent l="0" t="0" r="0" b="0"/>
                            <wp:docPr id="41"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9" name="image47.png"/>
                                    <pic:cNvPicPr/>
                                  </pic:nvPicPr>
                                  <pic:blipFill>
                                    <a:blip r:embed="rId24"/>
                                    <a:stretch>
                                      <a:fillRect/>
                                    </a:stretch>
                                  </pic:blipFill>
                                  <pic:spPr>
                                    <a:xfrm>
                                      <a:off x="0" y="0"/>
                                      <a:ext cx="2606040" cy="1900775"/>
                                    </a:xfrm>
                                    <a:prstGeom prst="rect">
                                      <a:avLst/>
                                    </a:prstGeom>
                                  </pic:spPr>
                                </pic:pic>
                              </a:graphicData>
                            </a:graphic>
                          </wp:inline>
                        </w:drawing>
                      </w:r>
                    </w:p>
                    <w:p w14:paraId="01D993E7" w14:textId="34218AAF" w:rsidR="00CF451C" w:rsidRDefault="00F05500" w:rsidP="00CF451C">
                      <w:pPr>
                        <w:pStyle w:val="FigureCaption"/>
                      </w:pPr>
                      <w:bookmarkStart w:id="57" w:name="_Ref237017203"/>
                      <w:r>
                        <w:rPr>
                          <w:b/>
                          <w:bCs/>
                        </w:rPr>
                        <w:t xml:space="preserve">Fig. </w:t>
                      </w:r>
                      <w:r>
                        <w:fldChar w:fldCharType="begin"/>
                      </w:r>
                      <w:r>
                        <w:instrText xml:space="preserve"> SEQ Fig. \* ARABIC </w:instrText>
                      </w:r>
                      <w:r>
                        <w:fldChar w:fldCharType="separate"/>
                      </w:r>
                      <w:r>
                        <w:rPr>
                          <w:noProof/>
                        </w:rPr>
                        <w:t xml:space="preserve">11</w:t>
                      </w:r>
                      <w:r>
                        <w:rPr>
                          <w:noProof/>
                        </w:rPr>
                        <w:fldChar w:fldCharType="end"/>
                      </w:r>
                      <w:bookmarkEnd w:id="57"/>
                      <w:r>
                        <w:rPr>
                          <w:b/>
                          <w:bCs/>
                        </w:rPr>
                        <w:t xml:space="preserve">.</w:t>
                      </w:r>
                      <w:r>
                        <w:t xml:space="preserve"> Average burned-area, burned-forest, and affected-population evolution of the four configurations under the five scenarios.</w:t>
                      </w:r>
                    </w:p>
                  </w:txbxContent>
                </v:textbox>
                <w10:wrap type="topAndBottom" anchorx="margin" anchory="margin"/>
              </v:shape>
            </w:pict>
          </mc:Fallback>
        </mc:AlternateContent>
      </w:r>
      <w:r>
        <w:t xml:space="preserve">Four configurations face identical fires: T0 issues no orders and fixes the cost of inaction; TF5 runs the decision layer on the minimal seed base of five rules; TF5+Ev adds the evolving-fuzzy stages 1 and 2; and the full configuration runs the complete staged adaptation, the open decision space in full. Every seed generates one world replayed identically by all configurations, so differences come from the decision mechanism alone; evaluation seeds are disjoint from development. Comparisons are read at a common six-hour checkpoint on two costs </w:t>
      </w:r>
      <w:r w:rsidR="00121BAB">
        <w:fldChar w:fldCharType="begin"/>
      </w:r>
      <w:r w:rsidR="00121BAB">
        <w:instrText xml:space="preserve"> REF _RefEqPhys \h </w:instrText>
      </w:r>
      <w:r w:rsidR="00121BAB">
        <w:fldChar w:fldCharType="separate"/>
      </w:r>
      <w:r>
        <w:t xml:space="preserve">( </w:t>
      </w:r>
      <w:r>
        <w:rPr>
          <w:noProof/>
        </w:rPr>
        <w:t xml:space="preserve">31</w:t>
      </w:r>
      <w:r>
        <w:t xml:space="preserve"> )</w:t>
      </w:r>
      <w:r w:rsidR="00121BAB">
        <w:fldChar w:fldCharType="end"/>
      </w:r>
      <w:r>
        <w:t xml:space="preserve">: the physical cost against the no-intervention reference, and the total cost including response and delay. Five scenario families span remote forest and the wildland-urban interface under sufficient and limited resources, the fifth repeating the full stress scenario under degraded observation, all at critical fire weather. Table </w:t>
      </w:r>
      <w:r w:rsidR="00121BAB" w:rsidRPr="00F05500">
        <w:fldChar w:fldCharType="begin"/>
      </w:r>
      <w:r w:rsidR="00121BAB" w:rsidRPr="00F05500">
        <w:instrText xml:space="preserve"> REF _RefTabPerf \h </w:instrText>
      </w:r>
      <w:r w:rsidR="00F05500" w:rsidRPr="00F05500">
        <w:instrText xml:space="preserve"> \* MERGEFORMAT </w:instrText>
      </w:r>
      <w:r w:rsidR="00121BAB" w:rsidRPr="00F05500">
        <w:fldChar w:fldCharType="separate"/>
      </w:r>
      <w:r>
        <w:rPr>
          <w:noProof/>
        </w:rPr>
        <w:t xml:space="preserve">V</w:t>
      </w:r>
      <w:r w:rsidR="00121BAB" w:rsidRPr="00F05500">
        <w:fldChar w:fldCharType="end"/>
      </w:r>
      <w:r>
        <w:t xml:space="preserve"> reports the ladder, and </w:t>
      </w:r>
      <w:r w:rsidR="00F05500" w:rsidRPr="00F05500">
        <w:fldChar w:fldCharType="begin"/>
      </w:r>
      <w:r w:rsidR="00F05500" w:rsidRPr="00F05500">
        <w:instrText xml:space="preserve"> REF _Ref237017203 \h </w:instrText>
      </w:r>
      <w:r w:rsidR="00F05500" w:rsidRPr="00F05500">
        <w:instrText xml:space="preserve"> \* MERGEFORMAT </w:instrText>
      </w:r>
      <w:r w:rsidR="00F05500" w:rsidRPr="00F05500">
        <w:fldChar w:fldCharType="separate"/>
      </w:r>
      <w:r>
        <w:t xml:space="preserve">Fig. </w:t>
      </w:r>
      <w:r>
        <w:rPr>
          <w:noProof/>
        </w:rPr>
        <w:t xml:space="preserve">11</w:t>
      </w:r>
      <w:r w:rsidR="00F05500" w:rsidRPr="00F05500">
        <w:fldChar w:fldCharType="end"/>
      </w:r>
      <w:r>
        <w:t xml:space="preserve"> the average evolution. TF5 lowers the mean burned area from 220 ha under free burn to 84 ha (62 %) and the mean total cost from 0.446 to 0.185; TF5+Ev adds a consistent gain to 78 ha and 0.169, the saving coming from the delay term, since tuned consequents commit the same resources sooner. The full configuration halves the burned area again to 39 ha, an 82 % reduction, lowers the affected population from about 511 to 300, and reaches a total cost of 0.112, lowest in every scenario family, while the intermediate rung improves the mean but not every scenario. Under degraded observation the full configuration loses ten % and remains the best of the four, the confidence gates derating offensive orders instead of cancelling them.</w:t>
      </w:r>
    </w:p>
    <w:tbl>
      <w:tblPr>
        <w:tblW w:w="5040" w:type="dxa"/>
        <w:jc w:val="center"/>
        <w:tblLayout w:type="fixed"/>
        <w:tblLook w:val="04A0" w:firstRow="1" w:lastRow="0" w:firstColumn="1" w:lastColumn="0" w:noHBand="0" w:noVBand="1"/>
      </w:tblPr>
      <w:tblGrid>
        <w:gridCol w:w="4300"/>
        <w:gridCol w:w="740"/>
      </w:tblGrid>
      <w:tr w:rsidR="004A6C58" w14:paraId="132263A5" w14:textId="77777777">
        <w:trPr>
          <w:jc w:val="center"/>
        </w:trPr>
        <w:tc>
          <w:tcPr>
            <w:tcW w:w="4300" w:type="dxa"/>
            <w:vAlign w:val="center"/>
          </w:tcPr>
          <w:p w14:paraId="7C2F9ED0" w14:textId="77777777" w:rsidR="004A6C58" w:rsidRDefault="00435E51">
            <w:pPr>
              <w:jc w:val="center"/>
            </w:pPr>
            <m:oMathPara>
              <m:oMath>
                <m:sSub>
                  <m:sSubPr>
                    <m:ctrlPr>
                      <w:rPr>
                        <w:rFonts w:ascii="Cambria Math" w:hAnsi="Cambria Math"/>
                        <w:i/>
                      </w:rPr>
                    </m:ctrlPr>
                  </m:sSubPr>
                  <m:e>
                    <m:r>
                      <w:rPr>
                        <w:rFonts w:ascii="Cambria Math" w:hAnsi="Cambria Math"/>
                        <w:sz w:val="18"/>
                        <w:szCs w:val="18"/>
                      </w:rPr>
                      <m:t>J</m:t>
                    </m:r>
                  </m:e>
                  <m:sub>
                    <m:r>
                      <w:rPr>
                        <w:rFonts w:ascii="Cambria Math" w:hAnsi="Cambria Math"/>
                        <w:sz w:val="18"/>
                        <w:szCs w:val="18"/>
                      </w:rPr>
                      <m:t>Phy</m:t>
                    </m:r>
                  </m:sub>
                </m:sSub>
                <m:r>
                  <m:rPr>
                    <m:aln/>
                  </m:rPr>
                  <w:rPr>
                    <w:rFonts w:ascii="Cambria Math" w:hAnsi="Cambria Math"/>
                    <w:sz w:val="18"/>
                    <w:szCs w:val="18"/>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j</m:t>
                            </m:r>
                          </m:sub>
                        </m:sSub>
                      </m:e>
                    </m:nary>
                  </m:num>
                  <m:den>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e>
                    </m:nary>
                  </m:den>
                </m:f>
                <m:r>
                  <w:rPr>
                    <w:rFonts w:ascii="Cambria Math" w:hAnsi="Cambria Math"/>
                    <w:sz w:val="18"/>
                    <w:szCs w:val="18"/>
                  </w:rPr>
                  <m:t>,  j∈</m:t>
                </m:r>
                <m:d>
                  <m:dPr>
                    <m:begChr m:val="{"/>
                    <m:endChr m:val="}"/>
                    <m:ctrlPr>
                      <w:rPr>
                        <w:rFonts w:ascii="Cambria Math" w:hAnsi="Cambria Math"/>
                        <w:i/>
                      </w:rPr>
                    </m:ctrlPr>
                  </m:dPr>
                  <m:e>
                    <m:r>
                      <w:rPr>
                        <w:rFonts w:ascii="Cambria Math" w:hAnsi="Cambria Math"/>
                        <w:sz w:val="18"/>
                        <w:szCs w:val="18"/>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sz w:val="18"/>
                        <w:szCs w:val="18"/>
                      </w:rPr>
                      <m:t>J</m:t>
                    </m:r>
                  </m:e>
                  <m:sub>
                    <m:r>
                      <w:rPr>
                        <w:rFonts w:ascii="Cambria Math" w:hAnsi="Cambria Math"/>
                        <w:sz w:val="18"/>
                        <w:szCs w:val="18"/>
                      </w:rPr>
                      <m:t>Tot</m:t>
                    </m:r>
                  </m:sub>
                </m:sSub>
                <m:r>
                  <m:rPr>
                    <m:sty m:val="p"/>
                    <m:aln/>
                  </m:rPr>
                  <w:rPr>
                    <w:rFonts w:ascii="Cambria Math" w:hAnsi="Cambria Math"/>
                    <w:sz w:val="18"/>
                    <w:szCs w:val="18"/>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j</m:t>
                            </m:r>
                          </m:sub>
                        </m:sSub>
                      </m:e>
                    </m:nary>
                  </m:num>
                  <m:den>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e>
                    </m:nary>
                  </m:den>
                </m:f>
                <m:r>
                  <w:rPr>
                    <w:rFonts w:ascii="Cambria Math" w:hAnsi="Cambria Math"/>
                    <w:sz w:val="18"/>
                    <w:szCs w:val="18"/>
                  </w:rPr>
                  <m:t>, j∈</m:t>
                </m:r>
                <m:d>
                  <m:dPr>
                    <m:begChr m:val="{"/>
                    <m:endChr m:val="}"/>
                    <m:ctrlPr>
                      <w:rPr>
                        <w:rFonts w:ascii="Cambria Math" w:hAnsi="Cambria Math"/>
                        <w:i/>
                      </w:rPr>
                    </m:ctrlPr>
                  </m:dPr>
                  <m:e>
                    <m:r>
                      <w:rPr>
                        <w:rFonts w:ascii="Cambria Math" w:hAnsi="Cambria Math"/>
                        <w:sz w:val="18"/>
                        <w:szCs w:val="18"/>
                      </w:rPr>
                      <m:t>burn, asset, pop, resp, delay</m:t>
                    </m:r>
                  </m:e>
                </m:d>
              </m:oMath>
            </m:oMathPara>
          </w:p>
        </w:tc>
        <w:tc>
          <w:tcPr>
            <w:tcW w:w="740" w:type="dxa"/>
            <w:vAlign w:val="center"/>
          </w:tcPr>
          <w:p w14:paraId="49EC8E78" w14:textId="0F6D96C9" w:rsidR="004A6C58" w:rsidRDefault="00121BAB">
            <w:pPr>
              <w:jc w:val="right"/>
            </w:pPr>
            <w:bookmarkStart w:id="58" w:name="_RefEqPhys"/>
            <w:r>
              <w:t xml:space="preserve">( </w:t>
            </w:r>
            <w:r>
              <w:fldChar w:fldCharType="begin"/>
            </w:r>
            <w:r w:rsidR="00DF00D6">
              <w:instrText xml:space="preserve"> SEQ ( \* ARABIC </w:instrText>
            </w:r>
            <w:r>
              <w:fldChar w:fldCharType="separate"/>
            </w:r>
            <w:r>
              <w:rPr>
                <w:noProof/>
              </w:rPr>
              <w:t xml:space="preserve">31</w:t>
            </w:r>
            <w:r>
              <w:rPr>
                <w:noProof/>
              </w:rPr>
              <w:fldChar w:fldCharType="end"/>
            </w:r>
            <w:r>
              <w:t xml:space="preserve"> )</w:t>
            </w:r>
            <w:bookmarkEnd w:id="58"/>
          </w:p>
        </w:tc>
      </w:tr>
    </w:tbl>
    <w:p w14:paraId="29556073" w14:textId="7697BB22" w:rsidR="004A6C58" w:rsidRDefault="00121BAB">
      <w:pPr>
        <w:pStyle w:val="TableTitle"/>
      </w:pPr>
      <w:r>
        <w:t xml:space="preserve">TABLE </w:t>
      </w:r>
      <w:bookmarkStart w:id="59" w:name="_RefTabPerf"/>
      <w:r>
        <w:fldChar w:fldCharType="begin"/>
      </w:r>
      <w:r>
        <w:instrText xml:space="preserve"> SEQ Table \* ROMAN </w:instrText>
      </w:r>
      <w:r>
        <w:fldChar w:fldCharType="separate"/>
      </w:r>
      <w:r w:rsidR="00F05500">
        <w:rPr>
          <w:noProof/>
        </w:rPr>
        <w:t xml:space="preserve">V</w:t>
      </w:r>
      <w:r>
        <w:fldChar w:fldCharType="end"/>
      </w:r>
      <w:bookmarkEnd w:id="59"/>
    </w:p>
    <w:p w14:paraId="4B61D566" w14:textId="77777777" w:rsidR="004A6C58" w:rsidRDefault="00121BAB">
      <w:pPr>
        <w:pStyle w:val="TableTitle"/>
      </w:pPr>
      <w:r>
        <w:t xml:space="preserve">Burned area per scenario and mean decision costs at the six-hour checkpoint</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364"/>
        <w:gridCol w:w="746"/>
        <w:gridCol w:w="960"/>
        <w:gridCol w:w="960"/>
        <w:gridCol w:w="970"/>
      </w:tblGrid>
      <w:tr w:rsidR="004A6C58" w14:paraId="12E70896" w14:textId="77777777" w:rsidTr="00CF451C">
        <w:trPr>
          <w:jc w:val="center"/>
        </w:trPr>
        <w:tc>
          <w:tcPr>
            <w:tcW w:w="1364" w:type="dxa"/>
          </w:tcPr>
          <w:p w14:paraId="034477AF" w14:textId="77777777" w:rsidR="004A6C58" w:rsidRDefault="00121BAB">
            <w:pPr>
              <w:jc w:val="both"/>
            </w:pPr>
            <w:r>
              <w:rPr>
                <w:b/>
                <w:sz w:val="16"/>
                <w:szCs w:val="16"/>
              </w:rPr>
              <w:t xml:space="preserve">Scenario</w:t>
            </w:r>
          </w:p>
        </w:tc>
        <w:tc>
          <w:tcPr>
            <w:tcW w:w="746" w:type="dxa"/>
          </w:tcPr>
          <w:p w14:paraId="74B02EF1" w14:textId="77777777" w:rsidR="004A6C58" w:rsidRDefault="00121BAB">
            <w:pPr>
              <w:jc w:val="center"/>
            </w:pPr>
            <w:r>
              <w:rPr>
                <w:b/>
                <w:sz w:val="16"/>
                <w:szCs w:val="16"/>
              </w:rPr>
              <w:t xml:space="preserve">T0</w:t>
            </w:r>
          </w:p>
        </w:tc>
        <w:tc>
          <w:tcPr>
            <w:tcW w:w="960" w:type="dxa"/>
          </w:tcPr>
          <w:p w14:paraId="2605C080" w14:textId="77777777" w:rsidR="004A6C58" w:rsidRDefault="00121BAB">
            <w:pPr>
              <w:jc w:val="center"/>
            </w:pPr>
            <w:r>
              <w:rPr>
                <w:b/>
                <w:sz w:val="16"/>
                <w:szCs w:val="16"/>
              </w:rPr>
              <w:t xml:space="preserve">TF5</w:t>
            </w:r>
          </w:p>
        </w:tc>
        <w:tc>
          <w:tcPr>
            <w:tcW w:w="960" w:type="dxa"/>
          </w:tcPr>
          <w:p w14:paraId="45B6BD1A" w14:textId="77777777" w:rsidR="004A6C58" w:rsidRDefault="00121BAB">
            <w:pPr>
              <w:jc w:val="center"/>
            </w:pPr>
            <w:r>
              <w:rPr>
                <w:b/>
                <w:sz w:val="16"/>
                <w:szCs w:val="16"/>
              </w:rPr>
              <w:t xml:space="preserve">TF5+Ev</w:t>
            </w:r>
          </w:p>
        </w:tc>
        <w:tc>
          <w:tcPr>
            <w:tcW w:w="970" w:type="dxa"/>
          </w:tcPr>
          <w:p w14:paraId="0E8156AE" w14:textId="77777777" w:rsidR="004A6C58" w:rsidRDefault="00121BAB">
            <w:pPr>
              <w:jc w:val="center"/>
            </w:pPr>
            <w:r>
              <w:rPr>
                <w:b/>
                <w:sz w:val="16"/>
                <w:szCs w:val="16"/>
              </w:rPr>
              <w:t xml:space="preserve">Full</w:t>
            </w:r>
          </w:p>
        </w:tc>
      </w:tr>
      <w:tr w:rsidR="004A6C58" w14:paraId="67DB6555" w14:textId="77777777" w:rsidTr="00CF451C">
        <w:trPr>
          <w:jc w:val="center"/>
        </w:trPr>
        <w:tc>
          <w:tcPr>
            <w:tcW w:w="1364" w:type="dxa"/>
          </w:tcPr>
          <w:p w14:paraId="44411EE2" w14:textId="77777777" w:rsidR="004A6C58" w:rsidRDefault="00121BAB">
            <w:pPr>
              <w:jc w:val="both"/>
            </w:pPr>
            <w:r>
              <w:rPr>
                <w:b/>
                <w:sz w:val="16"/>
                <w:szCs w:val="16"/>
              </w:rPr>
              <w:t xml:space="preserve">S1 burned (ha)</w:t>
            </w:r>
          </w:p>
        </w:tc>
        <w:tc>
          <w:tcPr>
            <w:tcW w:w="746" w:type="dxa"/>
          </w:tcPr>
          <w:p w14:paraId="114AAD61" w14:textId="77777777" w:rsidR="004A6C58" w:rsidRDefault="00121BAB">
            <w:pPr>
              <w:jc w:val="center"/>
            </w:pPr>
            <w:r>
              <w:rPr>
                <w:sz w:val="16"/>
                <w:szCs w:val="16"/>
              </w:rPr>
              <w:t xml:space="preserve">243.3</w:t>
            </w:r>
          </w:p>
        </w:tc>
        <w:tc>
          <w:tcPr>
            <w:tcW w:w="960" w:type="dxa"/>
          </w:tcPr>
          <w:p w14:paraId="78EA1D94" w14:textId="77777777" w:rsidR="004A6C58" w:rsidRDefault="00121BAB">
            <w:pPr>
              <w:jc w:val="center"/>
            </w:pPr>
            <w:r>
              <w:rPr>
                <w:sz w:val="16"/>
                <w:szCs w:val="16"/>
              </w:rPr>
              <w:t xml:space="preserve">96.7</w:t>
            </w:r>
          </w:p>
        </w:tc>
        <w:tc>
          <w:tcPr>
            <w:tcW w:w="960" w:type="dxa"/>
          </w:tcPr>
          <w:p w14:paraId="487DB193" w14:textId="77777777" w:rsidR="004A6C58" w:rsidRDefault="00121BAB">
            <w:pPr>
              <w:jc w:val="center"/>
            </w:pPr>
            <w:r>
              <w:rPr>
                <w:sz w:val="16"/>
                <w:szCs w:val="16"/>
              </w:rPr>
              <w:t xml:space="preserve">84.7</w:t>
            </w:r>
          </w:p>
        </w:tc>
        <w:tc>
          <w:tcPr>
            <w:tcW w:w="970" w:type="dxa"/>
          </w:tcPr>
          <w:p w14:paraId="19122328" w14:textId="77777777" w:rsidR="004A6C58" w:rsidRDefault="00121BAB">
            <w:pPr>
              <w:jc w:val="center"/>
            </w:pPr>
            <w:r>
              <w:rPr>
                <w:sz w:val="16"/>
                <w:szCs w:val="16"/>
              </w:rPr>
              <w:t xml:space="preserve">22.8</w:t>
            </w:r>
          </w:p>
        </w:tc>
      </w:tr>
      <w:tr w:rsidR="004A6C58" w14:paraId="2CA321E0" w14:textId="77777777" w:rsidTr="00CF451C">
        <w:trPr>
          <w:jc w:val="center"/>
        </w:trPr>
        <w:tc>
          <w:tcPr>
            <w:tcW w:w="1364" w:type="dxa"/>
          </w:tcPr>
          <w:p w14:paraId="66CB69BC" w14:textId="77777777" w:rsidR="004A6C58" w:rsidRDefault="00121BAB">
            <w:pPr>
              <w:jc w:val="both"/>
            </w:pPr>
            <w:r>
              <w:rPr>
                <w:b/>
                <w:sz w:val="16"/>
                <w:szCs w:val="16"/>
              </w:rPr>
              <w:t xml:space="preserve">S2 burned (ha)</w:t>
            </w:r>
          </w:p>
        </w:tc>
        <w:tc>
          <w:tcPr>
            <w:tcW w:w="746" w:type="dxa"/>
          </w:tcPr>
          <w:p w14:paraId="24A434CE" w14:textId="77777777" w:rsidR="004A6C58" w:rsidRDefault="00121BAB">
            <w:pPr>
              <w:jc w:val="center"/>
            </w:pPr>
            <w:r>
              <w:rPr>
                <w:sz w:val="16"/>
                <w:szCs w:val="16"/>
              </w:rPr>
              <w:t xml:space="preserve">242.2</w:t>
            </w:r>
          </w:p>
        </w:tc>
        <w:tc>
          <w:tcPr>
            <w:tcW w:w="960" w:type="dxa"/>
          </w:tcPr>
          <w:p w14:paraId="4A8A7EB4" w14:textId="77777777" w:rsidR="004A6C58" w:rsidRDefault="00121BAB">
            <w:pPr>
              <w:jc w:val="center"/>
            </w:pPr>
            <w:r>
              <w:rPr>
                <w:sz w:val="16"/>
                <w:szCs w:val="16"/>
              </w:rPr>
              <w:t xml:space="preserve">157.3</w:t>
            </w:r>
          </w:p>
        </w:tc>
        <w:tc>
          <w:tcPr>
            <w:tcW w:w="960" w:type="dxa"/>
          </w:tcPr>
          <w:p w14:paraId="3E2B9E40" w14:textId="77777777" w:rsidR="004A6C58" w:rsidRDefault="00121BAB">
            <w:pPr>
              <w:jc w:val="center"/>
            </w:pPr>
            <w:r>
              <w:rPr>
                <w:sz w:val="16"/>
                <w:szCs w:val="16"/>
              </w:rPr>
              <w:t xml:space="preserve">154.6</w:t>
            </w:r>
          </w:p>
        </w:tc>
        <w:tc>
          <w:tcPr>
            <w:tcW w:w="970" w:type="dxa"/>
          </w:tcPr>
          <w:p w14:paraId="2A62D571" w14:textId="77777777" w:rsidR="004A6C58" w:rsidRDefault="00121BAB">
            <w:pPr>
              <w:jc w:val="center"/>
            </w:pPr>
            <w:r>
              <w:rPr>
                <w:sz w:val="16"/>
                <w:szCs w:val="16"/>
              </w:rPr>
              <w:t xml:space="preserve">84.8</w:t>
            </w:r>
          </w:p>
        </w:tc>
      </w:tr>
      <w:tr w:rsidR="004A6C58" w14:paraId="09D978E1" w14:textId="77777777" w:rsidTr="00CF451C">
        <w:trPr>
          <w:jc w:val="center"/>
        </w:trPr>
        <w:tc>
          <w:tcPr>
            <w:tcW w:w="1364" w:type="dxa"/>
          </w:tcPr>
          <w:p w14:paraId="09574F57" w14:textId="77777777" w:rsidR="004A6C58" w:rsidRDefault="00121BAB">
            <w:pPr>
              <w:jc w:val="both"/>
            </w:pPr>
            <w:r>
              <w:rPr>
                <w:b/>
                <w:sz w:val="16"/>
                <w:szCs w:val="16"/>
              </w:rPr>
              <w:t xml:space="preserve">S3 burned (ha)</w:t>
            </w:r>
          </w:p>
        </w:tc>
        <w:tc>
          <w:tcPr>
            <w:tcW w:w="746" w:type="dxa"/>
          </w:tcPr>
          <w:p w14:paraId="758B8296" w14:textId="77777777" w:rsidR="004A6C58" w:rsidRDefault="00121BAB">
            <w:pPr>
              <w:jc w:val="center"/>
            </w:pPr>
            <w:r>
              <w:rPr>
                <w:sz w:val="16"/>
                <w:szCs w:val="16"/>
              </w:rPr>
              <w:t xml:space="preserve">178.9</w:t>
            </w:r>
          </w:p>
        </w:tc>
        <w:tc>
          <w:tcPr>
            <w:tcW w:w="960" w:type="dxa"/>
          </w:tcPr>
          <w:p w14:paraId="041DA75C" w14:textId="77777777" w:rsidR="004A6C58" w:rsidRDefault="00121BAB">
            <w:pPr>
              <w:jc w:val="center"/>
            </w:pPr>
            <w:r>
              <w:rPr>
                <w:sz w:val="16"/>
                <w:szCs w:val="16"/>
              </w:rPr>
              <w:t xml:space="preserve">28.0</w:t>
            </w:r>
          </w:p>
        </w:tc>
        <w:tc>
          <w:tcPr>
            <w:tcW w:w="960" w:type="dxa"/>
          </w:tcPr>
          <w:p w14:paraId="00AA396F" w14:textId="77777777" w:rsidR="004A6C58" w:rsidRDefault="00121BAB">
            <w:pPr>
              <w:jc w:val="center"/>
            </w:pPr>
            <w:r>
              <w:rPr>
                <w:sz w:val="16"/>
                <w:szCs w:val="16"/>
              </w:rPr>
              <w:t xml:space="preserve">30.5</w:t>
            </w:r>
          </w:p>
        </w:tc>
        <w:tc>
          <w:tcPr>
            <w:tcW w:w="970" w:type="dxa"/>
          </w:tcPr>
          <w:p w14:paraId="1D6A15F7" w14:textId="77777777" w:rsidR="004A6C58" w:rsidRDefault="00121BAB">
            <w:pPr>
              <w:jc w:val="center"/>
            </w:pPr>
            <w:r>
              <w:rPr>
                <w:sz w:val="16"/>
                <w:szCs w:val="16"/>
              </w:rPr>
              <w:t xml:space="preserve">11.4</w:t>
            </w:r>
          </w:p>
        </w:tc>
      </w:tr>
      <w:tr w:rsidR="004A6C58" w14:paraId="16DB8F36" w14:textId="77777777" w:rsidTr="00CF451C">
        <w:trPr>
          <w:jc w:val="center"/>
        </w:trPr>
        <w:tc>
          <w:tcPr>
            <w:tcW w:w="1364" w:type="dxa"/>
          </w:tcPr>
          <w:p w14:paraId="76FF0E0A" w14:textId="77777777" w:rsidR="004A6C58" w:rsidRDefault="00121BAB">
            <w:pPr>
              <w:jc w:val="both"/>
            </w:pPr>
            <w:r>
              <w:rPr>
                <w:b/>
                <w:sz w:val="16"/>
                <w:szCs w:val="16"/>
              </w:rPr>
              <w:t xml:space="preserve">S4 burned (ha)</w:t>
            </w:r>
          </w:p>
        </w:tc>
        <w:tc>
          <w:tcPr>
            <w:tcW w:w="746" w:type="dxa"/>
          </w:tcPr>
          <w:p w14:paraId="31CA83F7" w14:textId="77777777" w:rsidR="004A6C58" w:rsidRDefault="00121BAB">
            <w:pPr>
              <w:jc w:val="center"/>
            </w:pPr>
            <w:r>
              <w:rPr>
                <w:sz w:val="16"/>
                <w:szCs w:val="16"/>
              </w:rPr>
              <w:t xml:space="preserve">218.1</w:t>
            </w:r>
          </w:p>
        </w:tc>
        <w:tc>
          <w:tcPr>
            <w:tcW w:w="960" w:type="dxa"/>
          </w:tcPr>
          <w:p w14:paraId="4135735F" w14:textId="77777777" w:rsidR="004A6C58" w:rsidRDefault="00121BAB">
            <w:pPr>
              <w:jc w:val="center"/>
            </w:pPr>
            <w:r>
              <w:rPr>
                <w:sz w:val="16"/>
                <w:szCs w:val="16"/>
              </w:rPr>
              <w:t xml:space="preserve">66.2</w:t>
            </w:r>
          </w:p>
        </w:tc>
        <w:tc>
          <w:tcPr>
            <w:tcW w:w="960" w:type="dxa"/>
          </w:tcPr>
          <w:p w14:paraId="3A97D8C8" w14:textId="77777777" w:rsidR="004A6C58" w:rsidRDefault="00121BAB">
            <w:pPr>
              <w:jc w:val="center"/>
            </w:pPr>
            <w:r>
              <w:rPr>
                <w:sz w:val="16"/>
                <w:szCs w:val="16"/>
              </w:rPr>
              <w:t xml:space="preserve">54.6</w:t>
            </w:r>
          </w:p>
        </w:tc>
        <w:tc>
          <w:tcPr>
            <w:tcW w:w="970" w:type="dxa"/>
          </w:tcPr>
          <w:p w14:paraId="6E643F41" w14:textId="77777777" w:rsidR="004A6C58" w:rsidRDefault="00121BAB">
            <w:pPr>
              <w:jc w:val="center"/>
            </w:pPr>
            <w:r>
              <w:rPr>
                <w:sz w:val="16"/>
                <w:szCs w:val="16"/>
              </w:rPr>
              <w:t xml:space="preserve">35.7</w:t>
            </w:r>
          </w:p>
        </w:tc>
      </w:tr>
      <w:tr w:rsidR="004A6C58" w14:paraId="5C877075" w14:textId="77777777" w:rsidTr="00CF451C">
        <w:trPr>
          <w:jc w:val="center"/>
        </w:trPr>
        <w:tc>
          <w:tcPr>
            <w:tcW w:w="1364" w:type="dxa"/>
          </w:tcPr>
          <w:p w14:paraId="0011C1FE" w14:textId="77777777" w:rsidR="004A6C58" w:rsidRDefault="00121BAB">
            <w:pPr>
              <w:jc w:val="both"/>
            </w:pPr>
            <w:r>
              <w:rPr>
                <w:b/>
                <w:sz w:val="16"/>
                <w:szCs w:val="16"/>
              </w:rPr>
              <w:t xml:space="preserve">S5 burned (ha)</w:t>
            </w:r>
          </w:p>
        </w:tc>
        <w:tc>
          <w:tcPr>
            <w:tcW w:w="746" w:type="dxa"/>
          </w:tcPr>
          <w:p w14:paraId="444BE9AA" w14:textId="77777777" w:rsidR="004A6C58" w:rsidRDefault="00121BAB">
            <w:pPr>
              <w:jc w:val="center"/>
            </w:pPr>
            <w:r>
              <w:rPr>
                <w:sz w:val="16"/>
                <w:szCs w:val="16"/>
              </w:rPr>
              <w:t xml:space="preserve">218.1</w:t>
            </w:r>
          </w:p>
        </w:tc>
        <w:tc>
          <w:tcPr>
            <w:tcW w:w="960" w:type="dxa"/>
          </w:tcPr>
          <w:p w14:paraId="2F500809" w14:textId="77777777" w:rsidR="004A6C58" w:rsidRDefault="00121BAB">
            <w:pPr>
              <w:jc w:val="center"/>
            </w:pPr>
            <w:r>
              <w:rPr>
                <w:sz w:val="16"/>
                <w:szCs w:val="16"/>
              </w:rPr>
              <w:t xml:space="preserve">69.3</w:t>
            </w:r>
          </w:p>
        </w:tc>
        <w:tc>
          <w:tcPr>
            <w:tcW w:w="960" w:type="dxa"/>
          </w:tcPr>
          <w:p w14:paraId="2C510A40" w14:textId="77777777" w:rsidR="004A6C58" w:rsidRDefault="00121BAB">
            <w:pPr>
              <w:jc w:val="center"/>
            </w:pPr>
            <w:r>
              <w:rPr>
                <w:sz w:val="16"/>
                <w:szCs w:val="16"/>
              </w:rPr>
              <w:t xml:space="preserve">66.3</w:t>
            </w:r>
          </w:p>
        </w:tc>
        <w:tc>
          <w:tcPr>
            <w:tcW w:w="970" w:type="dxa"/>
          </w:tcPr>
          <w:p w14:paraId="3C030FF1" w14:textId="77777777" w:rsidR="004A6C58" w:rsidRDefault="00121BAB">
            <w:pPr>
              <w:jc w:val="center"/>
            </w:pPr>
            <w:r>
              <w:rPr>
                <w:sz w:val="16"/>
                <w:szCs w:val="16"/>
              </w:rPr>
              <w:t xml:space="preserve">39.3</w:t>
            </w:r>
          </w:p>
        </w:tc>
      </w:tr>
      <w:tr w:rsidR="004A6C58" w14:paraId="23027886" w14:textId="77777777" w:rsidTr="00CF451C">
        <w:trPr>
          <w:jc w:val="center"/>
        </w:trPr>
        <w:tc>
          <w:tcPr>
            <w:tcW w:w="1364" w:type="dxa"/>
          </w:tcPr>
          <w:p w14:paraId="52F22586" w14:textId="77777777" w:rsidR="004A6C58" w:rsidRDefault="00121BAB">
            <w:pPr>
              <w:jc w:val="both"/>
            </w:pPr>
            <w:r>
              <w:rPr>
                <w:b/>
                <w:sz w:val="16"/>
                <w:szCs w:val="16"/>
              </w:rPr>
              <w:t xml:space="preserve">Mean </w:t>
            </w:r>
            <w:proofErr w:type="spellStart"/>
            <w:r>
              <w:rPr>
                <w:b/>
                <w:sz w:val="16"/>
                <w:szCs w:val="16"/>
              </w:rPr>
              <w:t xml:space="preserve">Jphys</w:t>
            </w:r>
            <w:proofErr w:type="spellEnd"/>
          </w:p>
        </w:tc>
        <w:tc>
          <w:tcPr>
            <w:tcW w:w="746" w:type="dxa"/>
          </w:tcPr>
          <w:p w14:paraId="2E966A89" w14:textId="77777777" w:rsidR="004A6C58" w:rsidRDefault="00121BAB">
            <w:pPr>
              <w:jc w:val="center"/>
            </w:pPr>
            <w:r>
              <w:rPr>
                <w:sz w:val="16"/>
                <w:szCs w:val="16"/>
              </w:rPr>
              <w:t xml:space="preserve">0.506</w:t>
            </w:r>
          </w:p>
        </w:tc>
        <w:tc>
          <w:tcPr>
            <w:tcW w:w="960" w:type="dxa"/>
          </w:tcPr>
          <w:p w14:paraId="5B81CFFA" w14:textId="77777777" w:rsidR="004A6C58" w:rsidRDefault="00121BAB">
            <w:pPr>
              <w:jc w:val="center"/>
            </w:pPr>
            <w:r>
              <w:rPr>
                <w:sz w:val="16"/>
                <w:szCs w:val="16"/>
              </w:rPr>
              <w:t xml:space="preserve">0.163</w:t>
            </w:r>
          </w:p>
        </w:tc>
        <w:tc>
          <w:tcPr>
            <w:tcW w:w="960" w:type="dxa"/>
          </w:tcPr>
          <w:p w14:paraId="1E148B3B" w14:textId="77777777" w:rsidR="004A6C58" w:rsidRDefault="00121BAB">
            <w:pPr>
              <w:jc w:val="center"/>
            </w:pPr>
            <w:r>
              <w:rPr>
                <w:sz w:val="16"/>
                <w:szCs w:val="16"/>
              </w:rPr>
              <w:t xml:space="preserve">0.151</w:t>
            </w:r>
          </w:p>
        </w:tc>
        <w:tc>
          <w:tcPr>
            <w:tcW w:w="970" w:type="dxa"/>
          </w:tcPr>
          <w:p w14:paraId="152E0F02" w14:textId="77777777" w:rsidR="004A6C58" w:rsidRDefault="00121BAB">
            <w:pPr>
              <w:jc w:val="center"/>
            </w:pPr>
            <w:r>
              <w:rPr>
                <w:sz w:val="16"/>
                <w:szCs w:val="16"/>
              </w:rPr>
              <w:t xml:space="preserve">0.090</w:t>
            </w:r>
          </w:p>
        </w:tc>
      </w:tr>
      <w:tr w:rsidR="004A6C58" w14:paraId="016FD34B" w14:textId="77777777" w:rsidTr="00CF451C">
        <w:trPr>
          <w:jc w:val="center"/>
        </w:trPr>
        <w:tc>
          <w:tcPr>
            <w:tcW w:w="1364" w:type="dxa"/>
          </w:tcPr>
          <w:p w14:paraId="30D67A62" w14:textId="77777777" w:rsidR="004A6C58" w:rsidRDefault="00121BAB">
            <w:pPr>
              <w:jc w:val="both"/>
            </w:pPr>
            <w:r>
              <w:rPr>
                <w:b/>
                <w:sz w:val="16"/>
                <w:szCs w:val="16"/>
              </w:rPr>
              <w:t xml:space="preserve">Mean </w:t>
            </w:r>
            <w:proofErr w:type="spellStart"/>
            <w:r>
              <w:rPr>
                <w:b/>
                <w:sz w:val="16"/>
                <w:szCs w:val="16"/>
              </w:rPr>
              <w:t xml:space="preserve">Jtotal</w:t>
            </w:r>
            <w:proofErr w:type="spellEnd"/>
          </w:p>
        </w:tc>
        <w:tc>
          <w:tcPr>
            <w:tcW w:w="746" w:type="dxa"/>
          </w:tcPr>
          <w:p w14:paraId="2F21C2F1" w14:textId="77777777" w:rsidR="004A6C58" w:rsidRDefault="00121BAB">
            <w:pPr>
              <w:jc w:val="center"/>
            </w:pPr>
            <w:r>
              <w:rPr>
                <w:sz w:val="16"/>
                <w:szCs w:val="16"/>
              </w:rPr>
              <w:t xml:space="preserve">0.446</w:t>
            </w:r>
          </w:p>
        </w:tc>
        <w:tc>
          <w:tcPr>
            <w:tcW w:w="960" w:type="dxa"/>
          </w:tcPr>
          <w:p w14:paraId="3D405A03" w14:textId="77777777" w:rsidR="004A6C58" w:rsidRDefault="00121BAB">
            <w:pPr>
              <w:jc w:val="center"/>
            </w:pPr>
            <w:r>
              <w:rPr>
                <w:sz w:val="16"/>
                <w:szCs w:val="16"/>
              </w:rPr>
              <w:t xml:space="preserve">0.185</w:t>
            </w:r>
          </w:p>
        </w:tc>
        <w:tc>
          <w:tcPr>
            <w:tcW w:w="960" w:type="dxa"/>
          </w:tcPr>
          <w:p w14:paraId="68CA0359" w14:textId="77777777" w:rsidR="004A6C58" w:rsidRDefault="00121BAB">
            <w:pPr>
              <w:jc w:val="center"/>
            </w:pPr>
            <w:r>
              <w:rPr>
                <w:sz w:val="16"/>
                <w:szCs w:val="16"/>
              </w:rPr>
              <w:t xml:space="preserve">0.169</w:t>
            </w:r>
          </w:p>
        </w:tc>
        <w:tc>
          <w:tcPr>
            <w:tcW w:w="970" w:type="dxa"/>
          </w:tcPr>
          <w:p w14:paraId="28EF5A81" w14:textId="77777777" w:rsidR="004A6C58" w:rsidRDefault="00121BAB">
            <w:pPr>
              <w:jc w:val="center"/>
            </w:pPr>
            <w:r>
              <w:rPr>
                <w:sz w:val="16"/>
                <w:szCs w:val="16"/>
              </w:rPr>
              <w:t xml:space="preserve">0.112</w:t>
            </w:r>
          </w:p>
        </w:tc>
      </w:tr>
    </w:tbl>
    <w:p w14:paraId="3A09A236" w14:textId="77777777" w:rsidR="004A6C58" w:rsidRDefault="00121BAB">
      <w:pPr>
        <w:pStyle w:val="Heading2"/>
      </w:pPr>
      <w:r>
        <w:t xml:space="preserve"/>
      </w:r>
      <w:del w:id="90003" w:author="Editor" w:date="2026-08-07T15:00:00Z">
        <w:r>
          <w:delText xml:space="preserve">E. Open Decision Space in Operation</w:delText>
        </w:r>
      </w:del>
      <w:ins w:id="90004" w:author="Editor" w:date="2026-08-07T15:00:00Z">
        <w:r>
          <w:t xml:space="preserve">D. Open Intervention Space in Operation</w:t>
        </w:r>
      </w:ins>
      <w:r>
        <w:t xml:space="preserve"/>
      </w:r>
    </w:p>
    <w:p w14:paraId="2EBB578D" w14:textId="701AD753" w:rsidR="00F05500" w:rsidRDefault="00803259" w:rsidP="00803259">
      <w:pPr>
        <w:pStyle w:val="Text"/>
      </w:pPr>
      <w:r>
        <w:t xml:space="preserve">Adaptation runs only on demand. Over 160 runs and 7130 decision cycles, stage 1 kept 129 of 616 consequent-step trials (21 %), stage 2 kept 40 of 359 (11 %) on antecedent cells left empty while fire was alive, and stage 3 was invoked 232 times with 47 admissions, 36 plain rules and 11 vocabulary packages, 42 rules surviving pruning. Of 157247 candidate interventions 151745 reached the field: the fail-safe engaged in 5338 region cycles and the no-harm veto held the offensive channels in 113. </w:t>
      </w:r>
      <w:r w:rsidR="00F05500" w:rsidRPr="00F05500">
        <w:fldChar w:fldCharType="begin"/>
      </w:r>
      <w:r w:rsidR="00F05500" w:rsidRPr="00F05500">
        <w:instrText xml:space="preserve"> REF _Ref237017260 \h </w:instrText>
      </w:r>
      <w:r w:rsidR="00F05500" w:rsidRPr="00F05500">
        <w:instrText xml:space="preserve"> \* MERGEFORMAT </w:instrText>
      </w:r>
      <w:r w:rsidR="00F05500" w:rsidRPr="00F05500">
        <w:fldChar w:fldCharType="separate"/>
      </w:r>
      <w:r>
        <w:t xml:space="preserve">Fig. </w:t>
      </w:r>
      <w:r>
        <w:rPr>
          <w:noProof/>
        </w:rPr>
        <w:t xml:space="preserve">12</w:t>
      </w:r>
      <w:r w:rsidR="00F05500" w:rsidRPr="00F05500">
        <w:fldChar w:fldCharType="end"/>
      </w:r>
      <w:r>
        <w:t xml:space="preserve"> shows the two evolving-fuzzy funnels and the generative cascade. </w:t>
      </w:r>
    </w:p>
    <w:p w14:paraId="1EA0D3C7" w14:textId="34FF2CC7" w:rsidR="00803259" w:rsidRDefault="00F05500" w:rsidP="00803259">
      <w:pPr>
        <w:pStyle w:val="Text"/>
      </w:pPr>
      <w:r>
        <w:rPr>
          <w:noProof/>
        </w:rPr>
        <mc:AlternateContent>
          <mc:Choice Requires="wps">
            <w:drawing>
              <wp:anchor distT="45720" distB="45720" distL="114300" distR="114300" simplePos="0" relativeHeight="251663872" behindDoc="0" locked="0" layoutInCell="1" allowOverlap="1" wp14:anchorId="5A6250BD" wp14:editId="2754AC2A">
                <wp:simplePos x="592455" y="914400"/>
                <wp:positionH relativeFrom="margin">
                  <wp:align>right</wp:align>
                </wp:positionH>
                <wp:positionV relativeFrom="margin">
                  <wp:align>bottom</wp:align>
                </wp:positionV>
                <wp:extent cx="3188970" cy="1404620"/>
                <wp:effectExtent l="0" t="0" r="0" b="0"/>
                <wp:wrapSquare wrapText="bothSides"/>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0722F053" w14:textId="77777777" w:rsidR="00F05500" w:rsidRDefault="00F05500" w:rsidP="00F05500">
                            <w:pPr>
                              <w:keepNext/>
                              <w:jc w:val="center"/>
                            </w:pPr>
                            <w:r>
                              <w:rPr>
                                <w:noProof/>
                              </w:rPr>
                              <w:drawing>
                                <wp:inline distT="0" distB="0" distL="0" distR="0" wp14:anchorId="2625217F" wp14:editId="684589D8">
                                  <wp:extent cx="2860803" cy="1226058"/>
                                  <wp:effectExtent l="0" t="0" r="0" b="0"/>
                                  <wp:docPr id="42"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7" name="image50.png"/>
                                          <pic:cNvPicPr/>
                                        </pic:nvPicPr>
                                        <pic:blipFill>
                                          <a:blip r:embed="rId25"/>
                                          <a:stretch>
                                            <a:fillRect/>
                                          </a:stretch>
                                        </pic:blipFill>
                                        <pic:spPr>
                                          <a:xfrm>
                                            <a:off x="0" y="0"/>
                                            <a:ext cx="2889298" cy="1238270"/>
                                          </a:xfrm>
                                          <a:prstGeom prst="rect">
                                            <a:avLst/>
                                          </a:prstGeom>
                                        </pic:spPr>
                                      </pic:pic>
                                    </a:graphicData>
                                  </a:graphic>
                                </wp:inline>
                              </w:drawing>
                            </w:r>
                          </w:p>
                          <w:p w14:paraId="626A6157" w14:textId="1B640B95" w:rsidR="00F05500" w:rsidRDefault="00F05500" w:rsidP="00F05500">
                            <w:pPr>
                              <w:pStyle w:val="FigureCaption"/>
                            </w:pPr>
                            <w:bookmarkStart w:id="60" w:name="_Ref237017260"/>
                            <w:r>
                              <w:rPr>
                                <w:b/>
                                <w:bCs/>
                              </w:rPr>
                              <w:t xml:space="preserve">Fig. </w:t>
                            </w:r>
                            <w:r>
                              <w:fldChar w:fldCharType="begin"/>
                            </w:r>
                            <w:r>
                              <w:instrText xml:space="preserve"> SEQ Fig. \* ARABIC </w:instrText>
                            </w:r>
                            <w:r>
                              <w:fldChar w:fldCharType="separate"/>
                            </w:r>
                            <w:r>
                              <w:rPr>
                                <w:noProof/>
                              </w:rPr>
                              <w:t xml:space="preserve">12</w:t>
                            </w:r>
                            <w:r>
                              <w:rPr>
                                <w:noProof/>
                              </w:rPr>
                              <w:fldChar w:fldCharType="end"/>
                            </w:r>
                            <w:bookmarkEnd w:id="60"/>
                            <w:r>
                              <w:rPr>
                                <w:b/>
                                <w:bCs/>
                              </w:rPr>
                              <w:t xml:space="preserve">.</w:t>
                            </w:r>
                            <w:r>
                              <w:t xml:space="preserve"> Left: </w:t>
                            </w:r>
                            <w:proofErr w:type="spellStart"/>
                            <w:r>
                              <w:t xml:space="preserve">evFIS</w:t>
                            </w:r>
                            <w:proofErr w:type="spellEnd"/>
                            <w:r>
                              <w:t xml:space="preserve"> trials and acceptances at stages 1 and 2. Right: the generative gates over proposals.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6250BD" id="Text Box 14" o:spid="_x0000_s1045" type="#_x0000_t202" style="position:absolute;left:0;text-align:left;margin-left:199.9pt;margin-top:0;width:251.1pt;height:110.6pt;z-index:251663872;visibility:visible;mso-wrap-style:square;mso-width-percent:0;mso-height-percent:200;mso-wrap-distance-left:9pt;mso-wrap-distance-top:3.6pt;mso-wrap-distance-right:9pt;mso-wrap-distance-bottom:3.6pt;mso-position-horizontal:righ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" stroked="f">
                <v:textbox style="mso-fit-shape-to-text:t">
                  <w:txbxContent>
                    <w:p w14:paraId="0722F053" w14:textId="77777777" w:rsidR="00F05500" w:rsidRDefault="00F05500" w:rsidP="00F05500">
                      <w:pPr>
                        <w:keepNext/>
                        <w:jc w:val="center"/>
                      </w:pPr>
                      <w:r>
                        <w:rPr>
                          <w:noProof/>
                        </w:rPr>
                        <w:drawing>
                          <wp:inline distT="0" distB="0" distL="0" distR="0" wp14:anchorId="2625217F" wp14:editId="684589D8">
                            <wp:extent cx="2860803" cy="1226058"/>
                            <wp:effectExtent l="0" t="0" r="0" b="0"/>
                            <wp:docPr id="42"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7" name="image50.png"/>
                                    <pic:cNvPicPr/>
                                  </pic:nvPicPr>
                                  <pic:blipFill>
                                    <a:blip r:embed="rId25"/>
                                    <a:stretch>
                                      <a:fillRect/>
                                    </a:stretch>
                                  </pic:blipFill>
                                  <pic:spPr>
                                    <a:xfrm>
                                      <a:off x="0" y="0"/>
                                      <a:ext cx="2889298" cy="1238270"/>
                                    </a:xfrm>
                                    <a:prstGeom prst="rect">
                                      <a:avLst/>
                                    </a:prstGeom>
                                  </pic:spPr>
                                </pic:pic>
                              </a:graphicData>
                            </a:graphic>
                          </wp:inline>
                        </w:drawing>
                      </w:r>
                    </w:p>
                    <w:p w14:paraId="626A6157" w14:textId="1B640B95" w:rsidR="00F05500" w:rsidRDefault="00F05500" w:rsidP="00F05500">
                      <w:pPr>
                        <w:pStyle w:val="FigureCaption"/>
                      </w:pPr>
                      <w:bookmarkStart w:id="61" w:name="_Ref237017260"/>
                      <w:r>
                        <w:rPr>
                          <w:b/>
                          <w:bCs/>
                        </w:rPr>
                        <w:t xml:space="preserve">Fig. </w:t>
                      </w:r>
                      <w:r>
                        <w:fldChar w:fldCharType="begin"/>
                      </w:r>
                      <w:r>
                        <w:instrText xml:space="preserve"> SEQ Fig. \* ARABIC </w:instrText>
                      </w:r>
                      <w:r>
                        <w:fldChar w:fldCharType="separate"/>
                      </w:r>
                      <w:r>
                        <w:rPr>
                          <w:noProof/>
                        </w:rPr>
                        <w:t xml:space="preserve">12</w:t>
                      </w:r>
                      <w:r>
                        <w:rPr>
                          <w:noProof/>
                        </w:rPr>
                        <w:fldChar w:fldCharType="end"/>
                      </w:r>
                      <w:bookmarkEnd w:id="61"/>
                      <w:r>
                        <w:rPr>
                          <w:b/>
                          <w:bCs/>
                        </w:rPr>
                        <w:t xml:space="preserve">.</w:t>
                      </w:r>
                      <w:r>
                        <w:t xml:space="preserve"> Left: </w:t>
                      </w:r>
                      <w:proofErr w:type="spellStart"/>
                      <w:r>
                        <w:t xml:space="preserve">evFIS</w:t>
                      </w:r>
                      <w:proofErr w:type="spellEnd"/>
                      <w:r>
                        <w:t xml:space="preserve"> trials and acceptances at stages 1 and 2. Right: the generative gates over proposals.</w:t>
                      </w:r>
                    </w:p>
                  </w:txbxContent>
                </v:textbox>
                <w10:wrap type="square" anchorx="margin" anchory="margin"/>
              </v:shape>
            </w:pict>
          </mc:Fallback>
        </mc:AlternateContent>
      </w:r>
      <w:r>
        <w:t xml:space="preserve">Low acceptance rates are intended: trials are cheap and </w:t>
      </w:r>
      <w:r w:rsidR="00803259" w:rsidRPr="00F05500">
        <w:lastRenderedPageBreak/>
        <w:t>rejected safely on the forecast, and the selectivity of the</w:t>
      </w:r>
      <w:r>
        <w:t xml:space="preserve"> gates is what makes the admitted edits trustworthy. Table </w:t>
      </w:r>
      <w:r w:rsidR="00803259" w:rsidRPr="00F24D90">
        <w:fldChar w:fldCharType="begin"/>
      </w:r>
      <w:r w:rsidR="00803259" w:rsidRPr="00F24D90">
        <w:instrText xml:space="preserve"> REF _RefTabProd \h </w:instrText>
      </w:r>
      <w:r w:rsidR="00F24D90" w:rsidRPr="00F24D90">
        <w:instrText xml:space="preserve"> \* MERGEFORMAT </w:instrText>
      </w:r>
      <w:r w:rsidR="00803259" w:rsidRPr="00F24D90">
        <w:fldChar w:fldCharType="separate"/>
      </w:r>
      <w:r>
        <w:rPr>
          <w:noProof/>
        </w:rPr>
        <w:t xml:space="preserve">VI</w:t>
      </w:r>
      <w:r w:rsidR="00803259" w:rsidRPr="00F24D90">
        <w:fldChar w:fldCharType="end"/>
      </w:r>
      <w:r>
        <w:t xml:space="preserve"> lists the generative products: seven macro interventions and one intermediate concept, each born at a stated moment of a specific incident under a logged cost deficit. The three base channels they draw on, water drafting, aerial retardant drop, and tactical burn, are validated by the physics although no seed rule orders them, so a macro composes a capability the seed doctrine ignored rather than a new physical effect. The names describe intent rather than composition, and one product is listed under a corrected name, </w:t>
      </w:r>
      <w:proofErr w:type="spellStart"/>
      <w:r>
        <w:t xml:space="preserve">downwind_containment_shield</w:t>
      </w:r>
      <w:proofErr w:type="spellEnd"/>
      <w:r>
        <w:t xml:space="preserve">, since its logged definition carries no igniting channel. The generated concept </w:t>
      </w:r>
      <w:proofErr w:type="spellStart"/>
      <w:r>
        <w:t xml:space="preserve">interface_exposure</w:t>
      </w:r>
      <w:proofErr w:type="spellEnd"/>
      <w:r>
        <w:t xml:space="preserve"> names the pressure building where exposed assets and evacuation demand meet, joins the hierarchy like a native concept, and is consumed by an admitted rule protecting the wildland-urban interface, so a concept the system introduced and a rule that uses it enter through the same gates.</w:t>
      </w:r>
    </w:p>
    <w:p w14:paraId="1AE9364A" w14:textId="22394EB8" w:rsidR="00CF451C" w:rsidRDefault="00CF451C" w:rsidP="00CF451C">
      <w:pPr>
        <w:pStyle w:val="TableTitle"/>
      </w:pPr>
      <w:r>
        <w:t xml:space="preserve">TABLE </w:t>
      </w:r>
      <w:bookmarkStart w:id="62" w:name="_RefTabProd"/>
      <w:r>
        <w:fldChar w:fldCharType="begin"/>
      </w:r>
      <w:r>
        <w:instrText xml:space="preserve"> SEQ Table \* ROMAN </w:instrText>
      </w:r>
      <w:r>
        <w:fldChar w:fldCharType="separate"/>
      </w:r>
      <w:r>
        <w:rPr>
          <w:noProof/>
        </w:rPr>
        <w:t xml:space="preserve">VI</w:t>
      </w:r>
      <w:r>
        <w:fldChar w:fldCharType="end"/>
      </w:r>
      <w:bookmarkEnd w:id="62"/>
    </w:p>
    <w:p w14:paraId="7FD462CF" w14:textId="77777777" w:rsidR="00CF451C" w:rsidRDefault="00CF451C" w:rsidP="00CF451C">
      <w:pPr>
        <w:pStyle w:val="TableTitle"/>
      </w:pPr>
      <w:r>
        <w:t xml:space="preserve">The generative product ledger: every object created, with its definition</w:t>
      </w:r>
    </w:p>
    <w:tbl>
      <w:tblPr>
        <w:tblW w:w="5000" w:type="dxa"/>
        <w:jc w:val="center"/>
        <w:tblBorders>
          <w:top w:val="single" w:sz="8" w:space="0" w:color="auto"/>
          <w:bottom w:val="single" w:sz="8" w:space="0" w:color="auto"/>
          <w:insideH w:val="single" w:sz="4" w:space="0" w:color="auto"/>
        </w:tblBorders>
        <w:tblLayout w:type="fixed"/>
        <w:tblCellMar>
          <w:left w:w="28" w:type="dxa"/>
          <w:right w:w="28" w:type="dxa"/>
        </w:tblCellMar>
        <w:tblLook w:val="04A0" w:firstRow="1" w:lastRow="0" w:firstColumn="1" w:lastColumn="0" w:noHBand="0" w:noVBand="1"/>
      </w:tblPr>
      <w:tblGrid>
        <w:gridCol w:w="939"/>
        <w:gridCol w:w="4061"/>
      </w:tblGrid>
      <w:tr w:rsidR="00CF451C" w14:paraId="269FF665" w14:textId="77777777" w:rsidTr="0090421F">
        <w:trPr>
          <w:jc w:val="center"/>
        </w:trPr>
        <w:tc>
          <w:tcPr>
            <w:tcW w:w="939" w:type="dxa"/>
          </w:tcPr>
          <w:p w14:paraId="11DFACAB" w14:textId="77777777" w:rsidR="00CF451C" w:rsidRDefault="00CF451C" w:rsidP="0090421F">
            <w:pPr>
              <w:jc w:val="both"/>
            </w:pPr>
            <w:r>
              <w:rPr>
                <w:b/>
                <w:sz w:val="16"/>
                <w:szCs w:val="16"/>
              </w:rPr>
              <w:t xml:space="preserve">Product</w:t>
            </w:r>
          </w:p>
        </w:tc>
        <w:tc>
          <w:tcPr>
            <w:tcW w:w="4061" w:type="dxa"/>
          </w:tcPr>
          <w:p w14:paraId="4CEFCD33" w14:textId="77777777" w:rsidR="00CF451C" w:rsidRDefault="00CF451C" w:rsidP="0090421F">
            <w:pPr>
              <w:jc w:val="both"/>
            </w:pPr>
            <w:r>
              <w:rPr>
                <w:b/>
                <w:sz w:val="16"/>
                <w:szCs w:val="16"/>
              </w:rPr>
              <w:t xml:space="preserve">Definition</w:t>
            </w:r>
          </w:p>
        </w:tc>
      </w:tr>
      <w:tr w:rsidR="00CF451C" w14:paraId="30286DCD" w14:textId="77777777" w:rsidTr="0090421F">
        <w:trPr>
          <w:jc w:val="center"/>
        </w:trPr>
        <w:tc>
          <w:tcPr>
            <w:tcW w:w="939" w:type="dxa"/>
          </w:tcPr>
          <w:p w14:paraId="61BC4480" w14:textId="77777777" w:rsidR="00CF451C" w:rsidRDefault="00CF451C" w:rsidP="0090421F">
            <w:pPr>
              <w:jc w:val="both"/>
            </w:pPr>
            <w:r>
              <w:rPr>
                <w:sz w:val="16"/>
                <w:szCs w:val="16"/>
              </w:rPr>
              <w:t xml:space="preserve">Action-list channels (3)</w:t>
            </w:r>
          </w:p>
        </w:tc>
        <w:tc>
          <w:tcPr>
            <w:tcW w:w="4061" w:type="dxa"/>
          </w:tcPr>
          <w:p w14:paraId="0E9CCB1A" w14:textId="77777777" w:rsidR="00CF451C" w:rsidRDefault="00CF451C" w:rsidP="0090421F">
            <w:pPr>
              <w:jc w:val="both"/>
            </w:pPr>
            <w:r>
              <w:rPr>
                <w:sz w:val="16"/>
                <w:szCs w:val="16"/>
              </w:rPr>
              <w:t xml:space="preserve">tactical burn (counter-fire strip ahead of the front); water drafting (capacity near water); retardant drop (coats fuel ahead)</w:t>
            </w:r>
          </w:p>
        </w:tc>
      </w:tr>
      <w:tr w:rsidR="00CF451C" w14:paraId="1636CE6C" w14:textId="77777777" w:rsidTr="0090421F">
        <w:trPr>
          <w:jc w:val="center"/>
        </w:trPr>
        <w:tc>
          <w:tcPr>
            <w:tcW w:w="939" w:type="dxa"/>
          </w:tcPr>
          <w:p w14:paraId="1A0924A5" w14:textId="77777777" w:rsidR="00CF451C" w:rsidRDefault="00CF451C" w:rsidP="0090421F">
            <w:pPr>
              <w:jc w:val="both"/>
            </w:pPr>
            <w:r>
              <w:rPr>
                <w:sz w:val="16"/>
                <w:szCs w:val="16"/>
              </w:rPr>
              <w:t xml:space="preserve">Macros (7)</w:t>
            </w:r>
          </w:p>
        </w:tc>
        <w:tc>
          <w:tcPr>
            <w:tcW w:w="4061" w:type="dxa"/>
          </w:tcPr>
          <w:p w14:paraId="6BCF993E" w14:textId="77777777" w:rsidR="00CF451C" w:rsidRDefault="00CF451C" w:rsidP="0090421F">
            <w:pPr>
              <w:jc w:val="both"/>
            </w:pPr>
            <w:proofErr w:type="spellStart"/>
            <w:r>
              <w:rPr>
                <w:sz w:val="16"/>
                <w:szCs w:val="16"/>
              </w:rPr>
              <w:t xml:space="preserve">downwind_containment_shield</w:t>
            </w:r>
            <w:proofErr w:type="spellEnd"/>
            <w:r>
              <w:rPr>
                <w:sz w:val="16"/>
                <w:szCs w:val="16"/>
              </w:rPr>
              <w:t xml:space="preserve">: containment 1.0 + suppression 0.7; </w:t>
            </w:r>
            <w:proofErr w:type="spellStart"/>
            <w:r>
              <w:rPr>
                <w:sz w:val="16"/>
                <w:szCs w:val="16"/>
              </w:rPr>
              <w:t xml:space="preserve">downwind_retardant_shield</w:t>
            </w:r>
            <w:proofErr w:type="spellEnd"/>
            <w:r>
              <w:rPr>
                <w:sz w:val="16"/>
                <w:szCs w:val="16"/>
              </w:rPr>
              <w:t xml:space="preserve">: retardant 1.0 + containment 0.8; </w:t>
            </w:r>
            <w:proofErr w:type="spellStart"/>
            <w:r>
              <w:rPr>
                <w:sz w:val="16"/>
                <w:szCs w:val="16"/>
              </w:rPr>
              <w:t xml:space="preserve">drafting_sustained_attack</w:t>
            </w:r>
            <w:proofErr w:type="spellEnd"/>
            <w:r>
              <w:rPr>
                <w:sz w:val="16"/>
                <w:szCs w:val="16"/>
              </w:rPr>
              <w:t xml:space="preserve">: drafting 1.0 + suppression 0.9; </w:t>
            </w:r>
            <w:proofErr w:type="spellStart"/>
            <w:r>
              <w:rPr>
                <w:sz w:val="16"/>
                <w:szCs w:val="16"/>
              </w:rPr>
              <w:t xml:space="preserve">head_knockdown</w:t>
            </w:r>
            <w:proofErr w:type="spellEnd"/>
            <w:r>
              <w:rPr>
                <w:sz w:val="16"/>
                <w:szCs w:val="16"/>
              </w:rPr>
              <w:t xml:space="preserve">: drafting 1.0 + suppression 0.9 + retardant 0.6; </w:t>
            </w:r>
            <w:proofErr w:type="spellStart"/>
            <w:r>
              <w:rPr>
                <w:sz w:val="16"/>
                <w:szCs w:val="16"/>
              </w:rPr>
              <w:t xml:space="preserve">wet_containment_line</w:t>
            </w:r>
            <w:proofErr w:type="spellEnd"/>
            <w:r>
              <w:rPr>
                <w:sz w:val="16"/>
                <w:szCs w:val="16"/>
              </w:rPr>
              <w:t xml:space="preserve">: drafting 1.0 + containment 0.8; </w:t>
            </w:r>
            <w:proofErr w:type="spellStart"/>
            <w:r>
              <w:rPr>
                <w:sz w:val="16"/>
                <w:szCs w:val="16"/>
              </w:rPr>
              <w:t xml:space="preserve">counterfire_strip</w:t>
            </w:r>
            <w:proofErr w:type="spellEnd"/>
            <w:r>
              <w:rPr>
                <w:sz w:val="16"/>
                <w:szCs w:val="16"/>
              </w:rPr>
              <w:t xml:space="preserve">: tactical burn 1.0 + containment 0.6; </w:t>
            </w:r>
            <w:proofErr w:type="spellStart"/>
            <w:r>
              <w:rPr>
                <w:sz w:val="16"/>
                <w:szCs w:val="16"/>
              </w:rPr>
              <w:t xml:space="preserve">drafting_retardant_shuttle</w:t>
            </w:r>
            <w:proofErr w:type="spellEnd"/>
            <w:r>
              <w:rPr>
                <w:sz w:val="16"/>
                <w:szCs w:val="16"/>
              </w:rPr>
              <w:t xml:space="preserve">: retardant 1.0 + drafting 0.6</w:t>
            </w:r>
          </w:p>
        </w:tc>
      </w:tr>
      <w:tr w:rsidR="00CF451C" w14:paraId="487A8B65" w14:textId="77777777" w:rsidTr="0090421F">
        <w:trPr>
          <w:jc w:val="center"/>
        </w:trPr>
        <w:tc>
          <w:tcPr>
            <w:tcW w:w="939" w:type="dxa"/>
          </w:tcPr>
          <w:p w14:paraId="4F99B21E" w14:textId="77777777" w:rsidR="00CF451C" w:rsidRDefault="00CF451C" w:rsidP="0090421F">
            <w:pPr>
              <w:jc w:val="both"/>
            </w:pPr>
            <w:r>
              <w:rPr>
                <w:sz w:val="16"/>
                <w:szCs w:val="16"/>
              </w:rPr>
              <w:t xml:space="preserve">Concept (1)</w:t>
            </w:r>
          </w:p>
        </w:tc>
        <w:tc>
          <w:tcPr>
            <w:tcW w:w="4061" w:type="dxa"/>
          </w:tcPr>
          <w:p w14:paraId="5652FB2B" w14:textId="77777777" w:rsidR="00CF451C" w:rsidRDefault="00CF451C" w:rsidP="0090421F">
            <w:pPr>
              <w:jc w:val="both"/>
            </w:pPr>
            <w:proofErr w:type="spellStart"/>
            <w:r>
              <w:rPr>
                <w:sz w:val="16"/>
                <w:szCs w:val="16"/>
              </w:rPr>
              <w:t xml:space="preserve">interface_exposure</w:t>
            </w:r>
            <w:proofErr w:type="spellEnd"/>
            <w:r>
              <w:rPr>
                <w:sz w:val="16"/>
                <w:szCs w:val="16"/>
              </w:rPr>
              <w:t xml:space="preserve"> = 0.5 </w:t>
            </w:r>
            <w:proofErr w:type="spellStart"/>
            <w:r>
              <w:rPr>
                <w:sz w:val="16"/>
                <w:szCs w:val="16"/>
              </w:rPr>
              <w:t xml:space="preserve">asset_exposure_risk</w:t>
            </w:r>
            <w:proofErr w:type="spellEnd"/>
            <w:r>
              <w:rPr>
                <w:sz w:val="16"/>
                <w:szCs w:val="16"/>
              </w:rPr>
              <w:t xml:space="preserve"> + 0.5 </w:t>
            </w:r>
            <w:proofErr w:type="spellStart"/>
            <w:r>
              <w:rPr>
                <w:sz w:val="16"/>
                <w:szCs w:val="16"/>
              </w:rPr>
              <w:t xml:space="preserve">evacuation_pressure</w:t>
            </w:r>
            <w:proofErr w:type="spellEnd"/>
            <w:r>
              <w:rPr>
                <w:sz w:val="16"/>
                <w:szCs w:val="16"/>
              </w:rPr>
              <w:t xml:space="preserve">; consumed by admitted rule G14 (IF </w:t>
            </w:r>
            <w:proofErr w:type="spellStart"/>
            <w:r>
              <w:rPr>
                <w:sz w:val="16"/>
                <w:szCs w:val="16"/>
              </w:rPr>
              <w:t xml:space="preserve">interface_exposure</w:t>
            </w:r>
            <w:proofErr w:type="spellEnd"/>
            <w:r>
              <w:rPr>
                <w:sz w:val="16"/>
                <w:szCs w:val="16"/>
              </w:rPr>
              <w:t xml:space="preserve"> VH AND </w:t>
            </w:r>
            <w:proofErr w:type="spellStart"/>
            <w:r>
              <w:rPr>
                <w:sz w:val="16"/>
                <w:szCs w:val="16"/>
              </w:rPr>
              <w:t xml:space="preserve">suppression_feasibility</w:t>
            </w:r>
            <w:proofErr w:type="spellEnd"/>
            <w:r>
              <w:rPr>
                <w:sz w:val="16"/>
                <w:szCs w:val="16"/>
              </w:rPr>
              <w:t xml:space="preserve"> VH THEN </w:t>
            </w:r>
            <w:proofErr w:type="spellStart"/>
            <w:r>
              <w:rPr>
                <w:sz w:val="16"/>
                <w:szCs w:val="16"/>
              </w:rPr>
              <w:t xml:space="preserve">asset_protection</w:t>
            </w:r>
            <w:proofErr w:type="spellEnd"/>
            <w:r>
              <w:rPr>
                <w:sz w:val="16"/>
                <w:szCs w:val="16"/>
              </w:rPr>
              <w:t xml:space="preserve"> 0.9, </w:t>
            </w:r>
            <w:proofErr w:type="spellStart"/>
            <w:r>
              <w:rPr>
                <w:sz w:val="16"/>
                <w:szCs w:val="16"/>
              </w:rPr>
              <w:t xml:space="preserve">containment_line</w:t>
            </w:r>
            <w:proofErr w:type="spellEnd"/>
            <w:r>
              <w:rPr>
                <w:sz w:val="16"/>
                <w:szCs w:val="16"/>
              </w:rPr>
              <w:t xml:space="preserve"> 0.8, </w:t>
            </w:r>
            <w:proofErr w:type="spellStart"/>
            <w:r>
              <w:rPr>
                <w:sz w:val="16"/>
                <w:szCs w:val="16"/>
              </w:rPr>
              <w:t xml:space="preserve">resource_deployment</w:t>
            </w:r>
            <w:proofErr w:type="spellEnd"/>
            <w:r>
              <w:rPr>
                <w:sz w:val="16"/>
                <w:szCs w:val="16"/>
              </w:rPr>
              <w:t xml:space="preserve"> 0.7)</w:t>
            </w:r>
          </w:p>
        </w:tc>
      </w:tr>
    </w:tbl>
    <w:p w14:paraId="20427550" w14:textId="77777777" w:rsidR="004A6C58" w:rsidRDefault="00121BAB">
      <w:pPr>
        <w:pStyle w:val="Text"/>
      </w:pPr>
      <w:r>
        <w:t xml:space="preserve"/>
      </w:r>
      <w:del w:id="90009" w:author="Editor" w:date="2026-08-07T15:00:00Z">
        <w:r>
          <w:delText xml:space="preserve">A second campaign tests whether the stage can create interventions carrying their own geometry, orders stating where on the map to act and how, in terms no base family expresses. Five seeds ran in two arms over 205 decision cycles under the same gates; the stage was entered 35 times and admitted 19 proposals, among them 7 of 14 clause actuators, 5 further intermediate concepts, and 1 further macro. The actuators form two families: first-cycle actuators coat assets and populated cells before the fire arrives, a preventive tactic absent from the seed doctrine, and minute-48 actuators draft from the water body and evacuate behind the front, raising the yield of committed crews on a spent pool. One was later ordered by a separately admitted rule and another is invoked through a concept the same campaign created.</w:delText>
        </w:r>
      </w:del>
      <w:ins w:id="90010" w:author="Editor" w:date="2026-08-07T15:00:00Z">
        <w:r>
          <w:t xml:space="preserve">A second campaign tests whether the stage can create sited interventions, orders that carry their own map geometry and state where to act and how, in terms no base family expresses. Five seeds ran in two arms over 205 decision cycles under the same gates; the stage was entered 35 times and admitted 19 proposals, among them 7 of 14 sited interventions, 5 further intermediate concepts, and 1 further macro. They form two families: first-cycle orders coat assets and populated cells before the fire arrives, a preventive tactic absent from the seed doctrine, and minute-48 orders draft from the water body and evacuate behind the front, raising the yield of committed crews on a spent pool. One was later issued by a separately admitted rule and another through a concept the same campaign created.</w:t>
        </w:r>
      </w:ins>
      <w:r>
        <w:t xml:space="preserve"/>
      </w:r>
    </w:p>
    <w:p w14:paraId="309B4CD0" w14:textId="00B6C2B7" w:rsidR="004A6C58" w:rsidRDefault="006E372D" w:rsidP="006E372D">
      <w:pPr>
        <w:pStyle w:val="Heading2"/>
      </w:pPr>
      <w:r>
        <w:rPr>
          <w:noProof/>
        </w:rPr>
        <mc:AlternateContent>
          <mc:Choice Requires="wps">
            <w:drawing>
              <wp:anchor distT="45720" distB="45720" distL="114300" distR="114300" simplePos="0" relativeHeight="251662336" behindDoc="0" locked="0" layoutInCell="1" allowOverlap="1" wp14:anchorId="19D495E3" wp14:editId="765D9F4C">
                <wp:simplePos x="594360" y="6512560"/>
                <wp:positionH relativeFrom="margin">
                  <wp:align>left</wp:align>
                </wp:positionH>
                <wp:positionV relativeFrom="margin">
                  <wp:align>bottom</wp:align>
                </wp:positionV>
                <wp:extent cx="3188970" cy="1404620"/>
                <wp:effectExtent l="0" t="0" r="0" b="0"/>
                <wp:wrapSquare wrapText="bothSides"/>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1550765" w14:textId="77777777" w:rsidR="006E372D" w:rsidRDefault="006E372D" w:rsidP="006E372D">
                            <w:pPr>
                              <w:keepNext/>
                              <w:jc w:val="center"/>
                            </w:pPr>
                            <w:r>
                              <w:rPr>
                                <w:noProof/>
                              </w:rPr>
                              <w:drawing>
                                <wp:inline distT="0" distB="0" distL="0" distR="0" wp14:anchorId="6D68A197" wp14:editId="620C1AC2">
                                  <wp:extent cx="2606040" cy="1616431"/>
                                  <wp:effectExtent l="0" t="0" r="0" b="0"/>
                                  <wp:docPr id="64148"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8" name="image55.png"/>
                                          <pic:cNvPicPr/>
                                        </pic:nvPicPr>
                                        <pic:blipFill>
                                          <a:blip r:embed="rId26"/>
                                          <a:stretch>
                                            <a:fillRect/>
                                          </a:stretch>
                                        </pic:blipFill>
                                        <pic:spPr>
                                          <a:xfrm>
                                            <a:off x="0" y="0"/>
                                            <a:ext cx="2606040" cy="1616431"/>
                                          </a:xfrm>
                                          <a:prstGeom prst="rect">
                                            <a:avLst/>
                                          </a:prstGeom>
                                        </pic:spPr>
                                      </pic:pic>
                                    </a:graphicData>
                                  </a:graphic>
                                </wp:inline>
                              </w:drawing>
                            </w:r>
                          </w:p>
                          <w:p w14:paraId="76098907" w14:textId="686E882F" w:rsidR="006E372D" w:rsidRPr="00F05500" w:rsidRDefault="00F05500" w:rsidP="006E372D">
                            <w:pPr>
                              <w:pStyle w:val="FigureCaption"/>
                              <w:rPr>
                                <w:b/>
                                <w:bCs/>
                              </w:rPr>
                            </w:pPr>
                            <w:bookmarkStart w:id="63" w:name="_RefFigScal"/>
                            <w:bookmarkStart w:id="64" w:name="_Ref237017274"/>
                            <w:r w:rsidRPr="00F05500">
                              <w:rPr>
                                <w:b/>
                                <w:bCs/>
                              </w:rPr>
                              <w:t xml:space="preserve">Fig. </w:t>
                            </w:r>
                            <w:r>
                              <w:rPr>
                                <w:b/>
                                <w:bCs/>
                              </w:rPr>
                              <w:fldChar w:fldCharType="begin"/>
                            </w:r>
                            <w:r w:rsidRPr="00F05500">
                              <w:rPr>
                                <w:b/>
                                <w:bCs/>
                              </w:rPr>
                              <w:instrText xml:space="preserve"> SEQ Fig. \* ARABIC </w:instrText>
                            </w:r>
                            <w:r w:rsidRPr="00F05500">
                              <w:rPr>
                                <w:b/>
                                <w:bCs/>
                              </w:rPr>
                              <w:fldChar w:fldCharType="separate"/>
                            </w:r>
                            <w:r>
                              <w:rPr>
                                <w:b/>
                                <w:bCs/>
                                <w:noProof/>
                              </w:rPr>
                              <w:t xml:space="preserve">13</w:t>
                            </w:r>
                            <w:r>
                              <w:rPr>
                                <w:b/>
                                <w:bCs/>
                                <w:noProof/>
                              </w:rPr>
                              <w:fldChar w:fldCharType="end"/>
                            </w:r>
                            <w:bookmarkEnd w:id="64"/>
                            <w:r w:rsidRPr="00F05500">
                              <w:rPr>
                                <w:b/>
                                <w:bCs/>
                              </w:rPr>
                              <w:t xml:space="preserve">. </w:t>
                            </w:r>
                            <w:r>
                              <w:t xml:space="preserve">Decision-layer cost against the number of local agents, as a share of the cycle.</w:t>
                            </w:r>
                            <w:bookmarkEnd w:id="63"/>
                            <w:r>
                              <w:rPr>
                                <w:b/>
                                <w:bC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D495E3" id="Text Box 16" o:spid="_x0000_s1046" type="#_x0000_t202" style="position:absolute;left:0;text-align:left;margin-left:0;margin-top:0;width:251.1pt;height:110.6pt;z-index:251662336;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" stroked="f">
                <v:textbox style="mso-fit-shape-to-text:t">
                  <w:txbxContent>
                    <w:p w14:paraId="41550765" w14:textId="77777777" w:rsidR="006E372D" w:rsidRDefault="006E372D" w:rsidP="006E372D">
                      <w:pPr>
                        <w:keepNext/>
                        <w:jc w:val="center"/>
                      </w:pPr>
                      <w:r>
                        <w:rPr>
                          <w:noProof/>
                        </w:rPr>
                        <w:drawing>
                          <wp:inline distT="0" distB="0" distL="0" distR="0" wp14:anchorId="6D68A197" wp14:editId="620C1AC2">
                            <wp:extent cx="2606040" cy="1616431"/>
                            <wp:effectExtent l="0" t="0" r="0" b="0"/>
                            <wp:docPr id="64148"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8" name="image55.png"/>
                                    <pic:cNvPicPr/>
                                  </pic:nvPicPr>
                                  <pic:blipFill>
                                    <a:blip r:embed="rId26"/>
                                    <a:stretch>
                                      <a:fillRect/>
                                    </a:stretch>
                                  </pic:blipFill>
                                  <pic:spPr>
                                    <a:xfrm>
                                      <a:off x="0" y="0"/>
                                      <a:ext cx="2606040" cy="1616431"/>
                                    </a:xfrm>
                                    <a:prstGeom prst="rect">
                                      <a:avLst/>
                                    </a:prstGeom>
                                  </pic:spPr>
                                </pic:pic>
                              </a:graphicData>
                            </a:graphic>
                          </wp:inline>
                        </w:drawing>
                      </w:r>
                    </w:p>
                    <w:p w14:paraId="76098907" w14:textId="686E882F" w:rsidR="006E372D" w:rsidRPr="00F05500" w:rsidRDefault="00F05500" w:rsidP="006E372D">
                      <w:pPr>
                        <w:pStyle w:val="FigureCaption"/>
                        <w:rPr>
                          <w:b/>
                          <w:bCs/>
                        </w:rPr>
                      </w:pPr>
                      <w:bookmarkStart w:id="65" w:name="_RefFigScal"/>
                      <w:bookmarkStart w:id="66" w:name="_Ref237017274"/>
                      <w:r w:rsidRPr="00F05500">
                        <w:rPr>
                          <w:b/>
                          <w:bCs/>
                        </w:rPr>
                        <w:t xml:space="preserve">Fig. </w:t>
                      </w:r>
                      <w:r>
                        <w:rPr>
                          <w:b/>
                          <w:bCs/>
                        </w:rPr>
                        <w:fldChar w:fldCharType="begin"/>
                      </w:r>
                      <w:r w:rsidRPr="00F05500">
                        <w:rPr>
                          <w:b/>
                          <w:bCs/>
                        </w:rPr>
                        <w:instrText xml:space="preserve"> SEQ Fig. \* ARABIC </w:instrText>
                      </w:r>
                      <w:r w:rsidRPr="00F05500">
                        <w:rPr>
                          <w:b/>
                          <w:bCs/>
                        </w:rPr>
                        <w:fldChar w:fldCharType="separate"/>
                      </w:r>
                      <w:r>
                        <w:rPr>
                          <w:b/>
                          <w:bCs/>
                          <w:noProof/>
                        </w:rPr>
                        <w:t xml:space="preserve">13</w:t>
                      </w:r>
                      <w:r>
                        <w:rPr>
                          <w:b/>
                          <w:bCs/>
                          <w:noProof/>
                        </w:rPr>
                        <w:fldChar w:fldCharType="end"/>
                      </w:r>
                      <w:bookmarkEnd w:id="66"/>
                      <w:r w:rsidRPr="00F05500">
                        <w:rPr>
                          <w:b/>
                          <w:bCs/>
                        </w:rPr>
                        <w:t xml:space="preserve">. </w:t>
                      </w:r>
                      <w:r>
                        <w:t xml:space="preserve">Decision-layer cost against the number of local agents, as a share of the cycle.</w:t>
                      </w:r>
                      <w:bookmarkEnd w:id="65"/>
                      <w:r>
                        <w:rPr>
                          <w:b/>
                          <w:bCs/>
                        </w:rPr>
                        <w:t xml:space="preserve"> </w:t>
                      </w:r>
                    </w:p>
                  </w:txbxContent>
                </v:textbox>
                <w10:wrap type="square" anchorx="margin" anchory="margin"/>
              </v:shape>
            </w:pict>
          </mc:Fallback>
        </mc:AlternateContent>
      </w:r>
      <w:r>
        <w:t xml:space="preserve">F. Timeliness and Scalability</w:t>
      </w:r>
    </w:p>
    <w:p w14:paraId="5EC4B5F8" w14:textId="7C3F13FB" w:rsidR="00322A81" w:rsidRDefault="00322A81">
      <w:pPr>
        <w:pStyle w:val="Text"/>
      </w:pPr>
      <w:r>
        <w:t xml:space="preserve">One decision covers the whole loop, including the two shadow forecasts of the acceptance test and any adaptation stage that runs, and takes a median 274 </w:t>
      </w:r>
      <w:proofErr w:type="spellStart"/>
      <w:r>
        <w:t xml:space="preserve">ms</w:t>
      </w:r>
      <w:proofErr w:type="spellEnd"/>
      <w:r>
        <w:t xml:space="preserve"> against a twelve-minute cycle, 909 </w:t>
      </w:r>
      <w:proofErr w:type="spellStart"/>
      <w:r>
        <w:t xml:space="preserve">ms</w:t>
      </w:r>
      <w:proofErr w:type="spellEnd"/>
      <w:r>
        <w:t xml:space="preserve"> at the ninetieth %</w:t>
      </w:r>
      <w:proofErr w:type="spellStart"/>
      <w:r>
        <w:t xml:space="preserve">ile</w:t>
      </w:r>
      <w:proofErr w:type="spellEnd"/>
      <w:r>
        <w:t xml:space="preserve"> and 1.28 s at the slowest, under two thousandths of the time available; the first offensive order is fielded at the first decision, two minutes after ignition.</w:t>
      </w:r>
      <w:del w:id="90008" w:author="Editor" w:date="2026-08-07T15:00:00Z">
        <w:r>
          <w:delText xml:space="preserve"> </w:delText>
        </w:r>
      </w:del>
      <w:ins w:id="90009" w:author="Editor" w:date="2026-08-07T15:00:00Z">
        <w:r>
          <w:t xml:space="preserve">  reports the decision-layer cost for one to sixteen regions at cycles of two, six, and twelve minutes: every point lies between 0.02 and 0.16 % of the cycle, and sixteen times the agents cost only 1.16 to 1.29 times the share, since each agent reasons over its own region. Six times the forecast horizon raised the median by 1.4 and four times the grid by 6.9, so scalability holds on the axis the architecture is built for while domain size remains the binding limit.</w:t>
        </w:r>
      </w:ins>
      <w:r>
        <w:t xml:space="preserve"/>
      </w:r>
      <w:r w:rsidR="00F05500" w:rsidRPr="00F05500">
        <w:fldChar w:fldCharType="begin"/>
      </w:r>
      <w:r w:rsidR="00F05500" w:rsidRPr="00F05500">
        <w:instrText xml:space="preserve"> REF _Ref237017274 \h </w:instrText>
      </w:r>
      <w:r w:rsidR="00F05500" w:rsidRPr="00F05500">
        <w:instrText xml:space="preserve"> \* MERGEFORMAT </w:instrText>
      </w:r>
      <w:r w:rsidR="00F05500" w:rsidRPr="00F05500">
        <w:fldChar w:fldCharType="separate"/>
      </w:r>
      <w:r>
        <w:t xml:space="preserve">Fig. </w:t>
      </w:r>
      <w:r>
        <w:rPr>
          <w:noProof/>
        </w:rPr>
        <w:t xml:space="preserve">13</w:t>
      </w:r>
      <w:r w:rsidR="00F05500" w:rsidRPr="00F05500">
        <w:fldChar w:fldCharType="end"/>
      </w:r>
      <w:r>
        <w:t xml:space="preserve"/>
      </w:r>
      <w:del w:id="90007" w:author="Editor" w:date="2026-08-07T15:00:00Z">
        <w:r>
          <w:delText xml:space="preserve"> reports the decision-layer cost for one to sixteen regions at cycles of two, six, and twelve minutes: every point lies between 0.02 and 0.16 % of the cycle, and sixteen times the agents cost only 1.16 to 1.29 times the share, since each agent reasons over its own region. Six times the forecast horizon raised the median by 1.4 and four times the grid by 6.9, so scalability is met on the axis the architecture is built for while domain size remains the binding limit.</w:delText>
        </w:r>
      </w:del>
      <w:r>
        <w:t xml:space="preserve"/>
      </w:r>
    </w:p>
    <w:p>
      <w:pPr>
        <w:pStyle w:val="Text"/>
        <w:rPr>
          <w:ins w:id="90048" w:author="Editor" w:date="2026-08-07T15:00:00Z"/>
        </w:rPr>
      </w:pPr>
      <w:ins w:id="90049" w:author="Editor" w:date="2026-08-07T15:00:00Z">
        <w:r>
          <w:t xml:space="preserve">[TBD, to be completed after the baseline run] The decision layer is also compared with an external allocation policy that assigns capacity greedily to the highest-value cells at risk, run in the same simulator, on the same scenarios, and with the same random seeds. The comparison is reported in Table V.</w:t>
        </w:r>
      </w:ins>
    </w:p>
    <w:p w14:paraId="0755E46E" w14:textId="77777777" w:rsidR="004A6C58" w:rsidRDefault="00121BAB">
      <w:pPr>
        <w:pStyle w:val="Heading2"/>
      </w:pPr>
      <w:r>
        <w:t xml:space="preserve"/>
      </w:r>
      <w:del w:id="90001" w:author="Editor" w:date="2026-08-07T15:00:00Z">
        <w:r>
          <w:delText xml:space="preserve">G. Compliance with the Evaluation Criteria</w:delText>
        </w:r>
      </w:del>
      <w:ins w:id="90002" w:author="Editor" w:date="2026-08-07T15:00:00Z">
        <w:r>
          <w:t xml:space="preserve">E. Compliance with the Evaluation Criteria</w:t>
        </w:r>
      </w:ins>
      <w:r>
        <w:t xml:space="preserve"/>
      </w:r>
    </w:p>
    <w:p w14:paraId="0216AD1F" w14:textId="39C63DEC" w:rsidR="00322A81" w:rsidRDefault="00322A81">
      <w:pPr>
        <w:pStyle w:val="Text"/>
      </w:pPr>
      <w:r>
        <w:t xml:space="preserve">Predictive fidelity rests on four blind hindcasts on real inputs, with front agreement of 86 to 94 % and detection probability of 85 to 97 %. Decision quality follows from burned area falling from 220 to 39 ha (82 %) and physical cost from 0.506 to 0.090 against no action, the full configuration lowest in every scenario. Timeliness is met with a median decision of 274 </w:t>
      </w:r>
      <w:proofErr w:type="spellStart"/>
      <w:r>
        <w:t xml:space="preserve">ms</w:t>
      </w:r>
      <w:proofErr w:type="spellEnd"/>
      <w:r>
        <w:t xml:space="preserve"/>
      </w:r>
      <w:del w:id="90005" w:author="Editor" w:date="2026-08-07T15:00:00Z">
        <w:r>
          <w:delText xml:space="preserve"> against a twelve-minute cycle, scalability with one decision costing 0.02 to 0.16 % of the cycle and sixteen times the agents costing at most 1.29 times, and robustness with the full configuration losing only 10 % under degraded observation while remaining the best tested. Uncertainty handling is structural, every feature carrying a confidence that gates its concept; adaptability shows in 129 of 616 stage-1 and 40 of 359 stage-2 trials kept and 47 generative admissions plus seven clause actuators; explainability in every edit, rejection, and generated object being logged with its trigger, gate, and consuming rule. </w:delText>
        </w:r>
      </w:del>
      <w:ins w:id="90006" w:author="Editor" w:date="2026-08-07T15:00:00Z">
        <w:r>
          <w:t xml:space="preserve"> against a twelve-minute cycle, scalability with one decision costing 0.02 to 0.16 % of the cycle and sixteen times the agents costing at most 1.29 times, and robustness with the full configuration losing 10 % under degraded observation while remaining the best tested. Uncertainty handling is structural, every feature carrying a confidence that gates its concept; adaptability shows in 129 of 616 stage-1 and 40 of 359 stage-2 trials kept and 47 admissions plus seven sited interventions; explainability in every edit, rejection, and generated object being logged with its trigger, gate, and consuming rule. </w:t>
        </w:r>
      </w:ins>
      <w:r>
        <w:t xml:space="preserve"/>
      </w:r>
      <w:del w:id="90007" w:author="Editor" w:date="2026-08-07T15:00:00Z">
        <w:r>
          <w:delText xml:space="preserve">Four criteria are met in full and four on the axis measured here: the hindcast base covers four fires, no external baseline is compared, noise and communication failure are untested, operator-facing interpretability is not evaluated, and uncertainty is carried into the decision but not propagated as an ensemble.</w:delText>
        </w:r>
      </w:del>
      <w:ins w:id="90008" w:author="Editor" w:date="2026-08-07T15:00:00Z">
        <w:r>
          <w:t xml:space="preserve">Four criteria are met in full and four on the axis measured here: the hindcast base covers four fires, noise and communication failure are untested, operator-facing interpretability is not evaluated, and uncertainty is carried into the decision but not propagated as an ensemble.</w:t>
        </w:r>
      </w:ins>
      <w:r>
        <w:t xml:space="preserve"/>
      </w:r>
    </w:p>
    <w:p>
      <w:pPr>
        <w:pStyle w:val="Heading1"/>
        <w:rPr>
          <w:ins w:id="90042" w:author="Editor" w:date="2026-08-07T15:00:00Z"/>
        </w:rPr>
      </w:pPr>
      <w:ins w:id="90043" w:author="Editor" w:date="2026-08-07T15:00:00Z">
        <w:r>
          <w:t xml:space="preserve">VI. Discussion: Systems Lessons and Limitations</w:t>
        </w:r>
      </w:ins>
    </w:p>
    <w:p>
      <w:pPr>
        <w:pStyle w:val="Text"/>
        <w:rPr>
          <w:ins w:id="90044" w:author="Editor" w:date="2026-08-07T15:00:00Z"/>
        </w:rPr>
      </w:pPr>
      <w:ins w:id="90045" w:author="Editor" w:date="2026-08-07T15:00:00Z">
        <w:r>
          <w:t xml:space="preserve">Three lessons transfer beyond wildfire. First, separating an authoritative hazard model from the decision layer is what makes both testable: the model was validated against satellite records with no decision logic in the loop, and the decision layer was then measured against fixed references on the same seeds. Second, a vocabulary of orders that grows at runtime is safe only when admission is decided by gates that do not trust the proposer; four proposals in five are rejected here, and that selectivity is why the admitted objects can be fielded. Third, keeping inference in the regional agents and out of the coordinator held the cost per decision almost flat as the number of agents grew, which is the property an incident of national scale requires.</w:t>
        </w:r>
      </w:ins>
    </w:p>
    <w:p>
      <w:pPr>
        <w:pStyle w:val="Text"/>
        <w:rPr>
          <w:ins w:id="90046" w:author="Editor" w:date="2026-08-07T15:00:00Z"/>
        </w:rPr>
      </w:pPr>
      <w:ins w:id="90047" w:author="Editor" w:date="2026-08-07T15:00:00Z">
        <w:r>
          <w:t xml:space="preserve">Three limitations bound the claims. The evaluation is entirely simulated: the hazard model is validated on real records, but no order was executed in a real incident and no fire officer took part in the loop. The comparison base is largely internal, since no deployed tool generates interventions over an open space. Finally, generated proposals are not bitwise reproducible, although the campaign is logged with pinned configuration and seeds, and no admission depends on the proposer.</w:t>
        </w:r>
      </w:ins>
    </w:p>
    <w:p w14:paraId="57F3A5CA" w14:textId="77777777" w:rsidR="004A6C58" w:rsidRDefault="00121BAB">
      <w:pPr>
        <w:pStyle w:val="Heading1"/>
      </w:pPr>
      <w:r>
        <w:t xml:space="preserve"/>
      </w:r>
      <w:del w:id="90005" w:author="Editor" w:date="2026-08-07T15:00:00Z">
        <w:r>
          <w:delText xml:space="preserve">VI. Conclusion and Future Work</w:delText>
        </w:r>
      </w:del>
      <w:ins w:id="90006" w:author="Editor" w:date="2026-08-07T15:00:00Z">
        <w:r>
          <w:t xml:space="preserve">VII. Conclusion and Future Work</w:t>
        </w:r>
      </w:ins>
      <w:r>
        <w:t xml:space="preserve"/>
      </w:r>
    </w:p>
    <w:p w14:paraId="1E50920C" w14:textId="349C0505" w:rsidR="00322A81" w:rsidRDefault="00322A81" w:rsidP="00322A81">
      <w:pPr>
        <w:pStyle w:val="Text"/>
      </w:pPr>
      <w:r>
        <w:t xml:space="preserve"/>
      </w:r>
      <w:del w:id="90001" w:author="Editor" w:date="2026-08-07T15:00:00Z">
        <w:r>
          <w:delText xml:space="preserve">This article presented DisasterAware, a distributed wildfire decision support framework in which concept-driven fuzzy reasoning operates over two separated cores. Ten confidence-gated features feed five decision concepts, a sparse Takagi-</w:delText>
        </w:r>
      </w:del>
      <w:ins w:id="90002" w:author="Editor" w:date="2026-08-07T15:00:00Z">
        <w:r>
          <w:t xml:space="preserve">This article presented DisasterAware, a distributed decision-support architecture for wildfire response built on two separated cores. Ten confidence-gated features feed five decision concepts, a sparse Takagi-</w:t>
        </w:r>
      </w:ins>
      <w:r>
        <w:t xml:space="preserve"/>
      </w:r>
      <w:proofErr w:type="spellStart"/>
      <w:r>
        <w:t xml:space="preserve">Sugeno</w:t>
      </w:r>
      <w:proofErr w:type="spellEnd"/>
      <w:r>
        <w:t xml:space="preserve"/>
      </w:r>
      <w:del w:id="90001" w:author="Editor" w:date="2026-08-07T15:00:00Z">
        <w:r>
          <w:delText xml:space="preserve"> rule base sets intervention intensities, satisficing acceptance and a graduated fail-safe screen every order, and a non-inferential coordinator ranks the local agents. When the standing decision falls short, a three-stage ladder adapts the parameters, the resolution, and finally the vocabulary of the base, every change passing the same gates. Against criteria </w:delText>
        </w:r>
      </w:del>
      <w:ins w:id="90002" w:author="Editor" w:date="2026-08-07T15:00:00Z">
        <w:r>
          <w:t xml:space="preserve"> rule base sets intervention intensities, satisficing acceptance and a graduated fail-safe screen every order, and a non-inferential coordinator ranks the local agents. When the standing decision falls short, a three-stage ladder adapts the parameters, the resolution, and finally the vocabulary of the base, every change passing the same gates, which preserve the four invariants of Section IV-H. Measured against criteria fixed in advance, the open intervention space grows from five seeded rules to 40 rules, seven macros, one concept, and seven sited interventions, every addition passing a forecast test, and every fielded order </w:t>
        </w:r>
      </w:ins>
      <w:r>
        <w:t xml:space="preserve"/>
      </w:r>
      <w:r>
        <w:lastRenderedPageBreak/>
        <w:t xml:space="preserve">fixed in advance, the open decision space starts from five seeded rules and grows only as the field demands, reaching 40 rules, seven macros, one concept, and, in a separate campaign, seven clause actuators, every addition passing a forecast test. It halves the burned area of the static base, sixteen times the agents cost at most 1.29 times per decision, every fielded order </w:t>
      </w:r>
      <w:proofErr w:type="gramStart"/>
      <w:r>
        <w:t xml:space="preserve">traces</w:t>
      </w:r>
      <w:proofErr w:type="gramEnd"/>
      <w:r>
        <w:t xml:space="preserve"/>
      </w:r>
      <w:del w:id="90003" w:author="Editor" w:date="2026-08-07T15:00:00Z">
        <w:r>
          <w:delText xml:space="preserve"> to its concepts, rules, and confidences, and under degraded observation the framework loses ten percent while remaining the best tested. On an independently validated core, whose four blind hindcasts agree with the satellite record at 86 to 94 percent, the decision core lowers burned area from 220 to 39 ha and physical cost from 0.506 to 0.090 at 274 </w:delText>
        </w:r>
      </w:del>
      <w:ins w:id="90004" w:author="Editor" w:date="2026-08-07T15:00:00Z">
        <w:r>
          <w:t xml:space="preserve"> to its concepts, rules, and confidences. On an independently validated core, whose four blind hindcasts agree with the satellite record at 86 to 94 percent, the decision layer lowers burned area from 220 to 39 ha and physical cost from 0.506 to 0.090 at 274 </w:t>
        </w:r>
      </w:ins>
      <w:r>
        <w:t xml:space="preserve"/>
      </w:r>
      <w:proofErr w:type="spellStart"/>
      <w:r>
        <w:t xml:space="preserve">ms</w:t>
      </w:r>
      <w:proofErr w:type="spellEnd"/>
      <w:r>
        <w:t xml:space="preserve"/>
      </w:r>
      <w:del w:id="90003" w:author="Editor" w:date="2026-08-07T15:00:00Z">
        <w:r>
          <w:delText xml:space="preserve"> per decision. Three boundaries apply: comparisons are internal, since no deployed tool generates interventions over an open decision space; the hindcast base covers four fires; and generative proposals are not bitwise reproducible, although model, prompt, and seeds are pinned and deterministic gates judge every proposal with a logged verdict. The evaluation is entirely simulated, and four studies follow: a tabletop exercise in which fire officers manage an incident with and without the framework; a transfer study keeping the decision layer and replacing the simulation core with another spreading hazard, the rewriting cost separating architecture from wildfire; and, in the simulator, an ensemble study of decision stability across forecasts and a scale study growing the domain at fixed agent count.</w:delText>
        </w:r>
      </w:del>
      <w:ins w:id="90004" w:author="Editor" w:date="2026-08-07T15:00:00Z">
        <w:r>
          <w:t xml:space="preserve"> per decision. Four studies follow. A tabletop exercise will place fire officers in the loop with and without the framework. A transfer study will keep the decision layer and replace the simulation core with another spreading hazard, the rewriting cost separating what is architecture from what is wildfire. Inside the simulator, an ensemble study will test decision stability across plausible forecasts and a scale study will grow the domain at fixed agent count.</w:t>
        </w:r>
      </w:ins>
      <w:r>
        <w:t xml:space="preserve"/>
      </w:r>
    </w:p>
    <w:p w14:paraId="2A5B0891" w14:textId="77777777" w:rsidR="00D359AE" w:rsidRDefault="00121BAB" w:rsidP="00D359AE">
      <w:pPr>
        <w:pStyle w:val="Heading1"/>
      </w:pPr>
      <w:r>
        <w:t xml:space="preserve">References</w:t>
      </w:r>
    </w:p>
    <w:sdt>
      <w:sdtPr>
        <w:id w:val="905512289"/>
      </w:sdtPr>
      <w:sdtEndPr/>
      <w:sdtContent>
        <w:p w14:paraId="0164783F" w14:textId="77777777" w:rsidR="007A163B" w:rsidRDefault="00121678">
          <w:pPr>
            <w:ind w:left="245" w:hanging="245"/>
            <w:jc w:val="both"/>
          </w:pPr>
          <w:r>
            <w:fldChar w:fldCharType="begin"/>
          </w:r>
          <w:r>
            <w:instrText xml:space="preserve"> BIBLIOGRAPHY \l 1033 </w:instrText>
          </w:r>
          <w:r>
            <w:fldChar w:fldCharType="separate"/>
          </w:r>
          <w:r>
            <w:rPr>
              <w:sz w:val="16"/>
              <w:szCs w:val="16"/>
            </w:rPr>
            <w:t xml:space="preserve">[1] Power, "Decision support systems: Concepts and resources for managers," Quorum Books, 2002.</w:t>
          </w:r>
        </w:p>
        <w:p w14:paraId="0665CD00" w14:textId="77777777" w:rsidR="007A163B" w:rsidRDefault="00121678">
          <w:pPr>
            <w:ind w:left="245" w:hanging="245"/>
            <w:jc w:val="both"/>
          </w:pPr>
          <w:r>
            <w:rPr>
              <w:sz w:val="16"/>
              <w:szCs w:val="16"/>
            </w:rPr>
            <w:t xml:space="preserve">[2] R. L. Keeney and H. Raiffa, "Decisions with multiple objectives: preferences and value trade-offs," Wiley, 1976.</w:t>
          </w:r>
        </w:p>
        <w:p w14:paraId="0A7630C0" w14:textId="77777777" w:rsidR="007A163B" w:rsidRDefault="00121678">
          <w:pPr>
            <w:ind w:left="245" w:hanging="245"/>
            <w:jc w:val="both"/>
          </w:pPr>
          <w:r>
            <w:rPr>
              <w:sz w:val="16"/>
              <w:szCs w:val="16"/>
            </w:rPr>
            <w:t xml:space="preserve">[3] S. French, J. Maule and N. Papamichail, "Decision Behaviour, Analysis and Support," Cambridge University Press, 2019.</w:t>
          </w:r>
        </w:p>
        <w:p w14:paraId="7338FA1D" w14:textId="77777777" w:rsidR="007A163B" w:rsidRDefault="00121678">
          <w:pPr>
            <w:ind w:left="245" w:hanging="245"/>
            <w:jc w:val="both"/>
          </w:pPr>
          <w:r>
            <w:rPr>
              <w:sz w:val="16"/>
              <w:szCs w:val="16"/>
            </w:rPr>
            <w:t xml:space="preserve">[4] M. T. Ribeiro, S. Singh and C. Guestrin, "Why Should I Trust You?," ACM SIGKDD Conference, pp. 1135–1144, 2016.</w:t>
          </w:r>
        </w:p>
        <w:p w14:paraId="6BE02C97" w14:textId="77777777" w:rsidR="007A163B" w:rsidRDefault="00121678">
          <w:pPr>
            <w:ind w:left="245" w:hanging="245"/>
            <w:jc w:val="both"/>
          </w:pPr>
          <w:r>
            <w:rPr>
              <w:sz w:val="16"/>
              <w:szCs w:val="16"/>
            </w:rPr>
            <w:t xml:space="preserve">[5] D. M. Bowman, C. A. Kolden, J. T. Abatzoglou, F. H. Johnston, G. R. van der Werf and M. Flannigan, "Vegetation fires in the Anthropocene," Nature Reviews Earth &amp; Environment, vol. 1, pp. 500-515, 2020.</w:t>
          </w:r>
        </w:p>
        <w:p w14:paraId="121B8B3A" w14:textId="77777777" w:rsidR="007A163B" w:rsidRDefault="00121678">
          <w:pPr>
            <w:ind w:left="245" w:hanging="245"/>
            <w:jc w:val="both"/>
          </w:pPr>
          <w:r>
            <w:rPr>
              <w:sz w:val="16"/>
              <w:szCs w:val="16"/>
            </w:rPr>
            <w:t xml:space="preserve">[6] M. P. Thompson and D. E. Calkin, "Uncertainty and risk in wildland fire management," Journal of Environmental Management, vol. 92, pp. 1895-1909, 2011.</w:t>
          </w:r>
        </w:p>
        <w:p w14:paraId="45B8F8FA" w14:textId="77777777" w:rsidR="007A163B" w:rsidRDefault="00121678">
          <w:pPr>
            <w:ind w:left="245" w:hanging="245"/>
            <w:jc w:val="both"/>
          </w:pPr>
          <w:r>
            <w:rPr>
              <w:sz w:val="16"/>
              <w:szCs w:val="16"/>
            </w:rPr>
            <w:t xml:space="preserve">[7] R. C. Rothermel, "A mathematical model for predicting fire spread in wildland fuels," Intermountain Forest &amp; Range Experiment Station, Forest Service, US Department of Agriculture., 1972.</w:t>
          </w:r>
        </w:p>
        <w:p w14:paraId="64345E8B" w14:textId="77777777" w:rsidR="007A163B" w:rsidRDefault="00121678">
          <w:pPr>
            <w:ind w:left="245" w:hanging="245"/>
            <w:jc w:val="both"/>
          </w:pPr>
          <w:r>
            <w:rPr>
              <w:sz w:val="16"/>
              <w:szCs w:val="16"/>
            </w:rPr>
            <w:t xml:space="preserve">[8] M. A. Finney, "An overview of FlamMap fire modeling capabilities," Fuels Management — How to Measure Success: Conference Proceedings, pp. 213-220, 2006.</w:t>
          </w:r>
        </w:p>
        <w:p w14:paraId="481BDE86" w14:textId="77777777" w:rsidR="007A163B" w:rsidRDefault="00121678">
          <w:pPr>
            <w:ind w:left="245" w:hanging="245"/>
            <w:jc w:val="both"/>
          </w:pPr>
          <w:r>
            <w:rPr>
              <w:sz w:val="16"/>
              <w:szCs w:val="16"/>
            </w:rPr>
            <w:t xml:space="preserve">[9] L. A. Zadeh, "Fuzzy sets," Information and Control, vol. 8, pp. 338-353, 1965.</w:t>
          </w:r>
        </w:p>
        <w:p w14:paraId="7034A753" w14:textId="77777777" w:rsidR="007A163B" w:rsidRDefault="00121678">
          <w:pPr>
            <w:ind w:left="245" w:hanging="245"/>
            <w:jc w:val="both"/>
          </w:pPr>
          <w:r>
            <w:rPr>
              <w:sz w:val="16"/>
              <w:szCs w:val="16"/>
            </w:rPr>
            <w:t xml:space="preserve">[10] F. Vásquez, "Decision support system development of wildland fire," Forests, vol. 12, pp. 943, 2021.</w:t>
          </w:r>
        </w:p>
        <w:p w14:paraId="2F040387" w14:textId="77777777" w:rsidR="007A163B" w:rsidRDefault="00121678">
          <w:pPr>
            <w:ind w:left="245" w:hanging="245"/>
            <w:jc w:val="both"/>
          </w:pPr>
          <w:r>
            <w:rPr>
              <w:sz w:val="16"/>
              <w:szCs w:val="16"/>
            </w:rPr>
            <w:t xml:space="preserve">[11] E. K. Noonan-Wright et al., "Developing the US wildland fire decision support system," vol. 2011, pp. 168473, 2011.</w:t>
          </w:r>
        </w:p>
        <w:p w14:paraId="48082CEE" w14:textId="77777777" w:rsidR="007A163B" w:rsidRDefault="00121678">
          <w:pPr>
            <w:ind w:left="245" w:hanging="245"/>
            <w:jc w:val="both"/>
          </w:pPr>
          <w:r>
            <w:rPr>
              <w:sz w:val="16"/>
              <w:szCs w:val="16"/>
            </w:rPr>
            <w:t xml:space="preserve">[12] P. Dubey and P. Dubey, "Bridging spatiotemporal wildfire prediction and decision modeling using transformer networks and fuzzy inference systems," vol. 15, pp. 103498, 2025.</w:t>
          </w:r>
        </w:p>
        <w:p w14:paraId="7CB08CF6" w14:textId="77777777" w:rsidR="007A163B" w:rsidRDefault="00121678">
          <w:pPr>
            <w:ind w:left="245" w:hanging="245"/>
            <w:jc w:val="both"/>
          </w:pPr>
          <w:r>
            <w:rPr>
              <w:sz w:val="16"/>
              <w:szCs w:val="16"/>
            </w:rPr>
            <w:t xml:space="preserve">[13] S. D. Fillmore and T. B. Paveglio, "Use of the Wildland Fire Decision Support System (WFDSS) for full suppression and managed fires within the Southwestern Region of the US Forest Service," vol. 32, pp. 622-635, 2023.</w:t>
          </w:r>
        </w:p>
        <w:p w14:paraId="1C1CA5CA" w14:textId="77777777" w:rsidR="007A163B" w:rsidRDefault="00121678">
          <w:pPr>
            <w:ind w:left="245" w:hanging="245"/>
            <w:jc w:val="both"/>
          </w:pPr>
          <w:r>
            <w:rPr>
              <w:sz w:val="16"/>
              <w:szCs w:val="16"/>
            </w:rPr>
            <w:t xml:space="preserve">[14] C. Rapp, E. Rabung, R. Wilson and E. Toman, "Wildfire decision support tools: An exploratory study of use in the United States," vol. 29, pp. 581-594, 2020.</w:t>
          </w:r>
        </w:p>
        <w:p w14:paraId="121109EE" w14:textId="77777777" w:rsidR="007A163B" w:rsidRDefault="00121678">
          <w:pPr>
            <w:ind w:left="245" w:hanging="245"/>
            <w:jc w:val="both"/>
          </w:pPr>
          <w:r>
            <w:rPr>
              <w:sz w:val="16"/>
              <w:szCs w:val="16"/>
            </w:rPr>
            <w:t xml:space="preserve">[15] J. Malczewski, "GIS and multicriteria decision analysis," John wiley &amp; sons, 1999.</w:t>
          </w:r>
        </w:p>
        <w:p w14:paraId="32B6B73E" w14:textId="77777777" w:rsidR="007A163B" w:rsidRDefault="00121678">
          <w:pPr>
            <w:ind w:left="245" w:hanging="245"/>
            <w:jc w:val="both"/>
          </w:pPr>
          <w:r>
            <w:rPr>
              <w:sz w:val="16"/>
              <w:szCs w:val="16"/>
            </w:rPr>
            <w:t xml:space="preserve">[16] D. E. Calkin, C. D. O'Connor, M. P. Thompson and R. Stratton, "Strategic wildfire response decision support and the risk management assistance program," vol. 12, pp. 1407, 2021.</w:t>
          </w:r>
        </w:p>
        <w:p w14:paraId="26A09FD0" w14:textId="77777777" w:rsidR="007A163B" w:rsidRDefault="00121678">
          <w:pPr>
            <w:ind w:left="245" w:hanging="245"/>
            <w:jc w:val="both"/>
          </w:pPr>
          <w:r>
            <w:rPr>
              <w:sz w:val="16"/>
              <w:szCs w:val="16"/>
            </w:rPr>
            <w:t xml:space="preserve">[17] D. Arnott and G. Pervan, "A critical analysis of decision support systems research," Journal of Information Technology, vol. 20, pp. 67-87, 2005.</w:t>
          </w:r>
        </w:p>
        <w:p w14:paraId="7B1FC3AE" w14:textId="77777777" w:rsidR="007A163B" w:rsidRDefault="00121678">
          <w:pPr>
            <w:ind w:left="245" w:hanging="245"/>
            <w:jc w:val="both"/>
          </w:pPr>
          <w:r>
            <w:rPr>
              <w:sz w:val="16"/>
              <w:szCs w:val="16"/>
            </w:rPr>
            <w:t xml:space="preserve">[18] M. Turoff, M. Chumer, B. Van de Walle and X. Yao, "The design of a dynamic emergency response management information system (DERMIS)," Journal of Information Technology Theory and Application (JITTA), vol. 5, pp. 1-36, 2004.</w:t>
          </w:r>
        </w:p>
        <w:p w14:paraId="0CA2D13E" w14:textId="77777777" w:rsidR="007A163B" w:rsidRDefault="00121678">
          <w:pPr>
            <w:ind w:left="245" w:hanging="245"/>
            <w:jc w:val="both"/>
          </w:pPr>
          <w:r>
            <w:rPr>
              <w:sz w:val="16"/>
              <w:szCs w:val="16"/>
            </w:rPr>
            <w:t xml:space="preserve">[19] C. Rapp, K. L. Courtney, S. T. Franz, M. M. Colavito, T. Aldworth and A. S. Cheng, "Wildfire decision support tools: barriers, facilitators, and future directions for effectiveness," Fire Ecology, 2026.</w:t>
          </w:r>
        </w:p>
        <w:p w14:paraId="5D41E1B5" w14:textId="77777777" w:rsidR="007A163B" w:rsidRDefault="00121678">
          <w:pPr>
            <w:ind w:left="245" w:hanging="245"/>
            <w:jc w:val="both"/>
          </w:pPr>
          <w:r>
            <w:rPr>
              <w:sz w:val="16"/>
              <w:szCs w:val="16"/>
            </w:rPr>
            <w:t xml:space="preserve">[20] M. Morgan and M. Henrion, "Uncertainty: A Guide to Dealing with Uncertainty in Quantitative Risk and Policy Analysis.," Cambridge university press, 1990.</w:t>
          </w:r>
        </w:p>
        <w:p w14:paraId="437CC0B5" w14:textId="77777777" w:rsidR="007A163B" w:rsidRDefault="00121678">
          <w:pPr>
            <w:ind w:left="245" w:hanging="245"/>
            <w:jc w:val="both"/>
          </w:pPr>
          <w:r>
            <w:rPr>
              <w:sz w:val="16"/>
              <w:szCs w:val="16"/>
            </w:rPr>
            <w:t xml:space="preserve">[21] G. Shafer, "A Mathematical Theory of Evidence," Princeton University Press, 1976.</w:t>
          </w:r>
        </w:p>
        <w:p w14:paraId="23F9C56F" w14:textId="77777777" w:rsidR="007A163B" w:rsidRDefault="00121678">
          <w:pPr>
            <w:ind w:left="245" w:hanging="245"/>
            <w:jc w:val="both"/>
          </w:pPr>
          <w:r>
            <w:rPr>
              <w:sz w:val="16"/>
              <w:szCs w:val="16"/>
            </w:rPr>
            <w:t xml:space="preserve">[22] T. Comes, M. Hiete, N. Wijngaards and F. Schultmann, "Decision maps: A framework for multi-criteria decision support under severe uncertainty," Decision Support Systems, vol. 52, pp. 108-118, 2011.</w:t>
          </w:r>
        </w:p>
        <w:p w14:paraId="4017F975" w14:textId="77777777" w:rsidR="007A163B" w:rsidRDefault="00121678">
          <w:pPr>
            <w:ind w:left="245" w:hanging="245"/>
            <w:jc w:val="both"/>
          </w:pPr>
          <w:r>
            <w:rPr>
              <w:sz w:val="16"/>
              <w:szCs w:val="16"/>
            </w:rPr>
            <w:t xml:space="preserve">[23] C. Pais, J. Carrasco, P. E. Moudio and Z. M. Shen, "Downstream protection value: Detecting critical zones for effective fuel-treatment under wildfire risk," vol. 90, pp. 101703, 2021.</w:t>
          </w:r>
        </w:p>
        <w:p w14:paraId="72C9D7F1" w14:textId="77777777" w:rsidR="007A163B" w:rsidRDefault="00121678">
          <w:pPr>
            <w:ind w:left="245" w:hanging="245"/>
            <w:jc w:val="both"/>
          </w:pPr>
          <w:r>
            <w:rPr>
              <w:sz w:val="16"/>
              <w:szCs w:val="16"/>
            </w:rPr>
            <w:t xml:space="preserve">[24] T. Orphanoudakis, C. Betzelos and H. C. Leligou, "MORA: A multicriteria optimal resource allocation and decision support toolkit for wildfire management," vol. 18, pp. 677, 2025.</w:t>
          </w:r>
        </w:p>
        <w:p w14:paraId="446E1B9B" w14:textId="77777777" w:rsidR="007A163B" w:rsidRDefault="00121678">
          <w:pPr>
            <w:ind w:left="245" w:hanging="245"/>
            <w:jc w:val="both"/>
          </w:pPr>
          <w:r>
            <w:rPr>
              <w:sz w:val="16"/>
              <w:szCs w:val="16"/>
            </w:rPr>
            <w:t xml:space="preserve">[25] D. L. Martell, "Forest fire management," Handbook of operations research in natural resources, pp. 489-509, 2007.</w:t>
          </w:r>
        </w:p>
        <w:p w14:paraId="4F25E83E" w14:textId="77777777" w:rsidR="007A163B" w:rsidRDefault="00121678">
          <w:pPr>
            <w:ind w:left="245" w:hanging="245"/>
            <w:jc w:val="both"/>
          </w:pPr>
          <w:r>
            <w:rPr>
              <w:sz w:val="16"/>
              <w:szCs w:val="16"/>
            </w:rPr>
            <w:t xml:space="preserve">[26] T. Takagi and M. Sugeno, "Fuzzy identification of systems and its applications to modeling and control," IEEE Transactions on Systems, Man, and Cybernetics, vol. 15, pp. 116-132, 1985.</w:t>
          </w:r>
        </w:p>
        <w:p w14:paraId="7C4B71AE" w14:textId="77777777" w:rsidR="007A163B" w:rsidRDefault="00121678">
          <w:pPr>
            <w:ind w:left="245" w:hanging="245"/>
            <w:jc w:val="both"/>
          </w:pPr>
          <w:r>
            <w:rPr>
              <w:sz w:val="16"/>
              <w:szCs w:val="16"/>
            </w:rPr>
            <w:t xml:space="preserve">[27] P. P. Angelov and D. P. Filev, "An approach to online identification of Takagi-Sugeno fuzzy models," IEEE Transactions on Systems, Man, and Cybernetics, Part B, vol. 34, pp. 484-498, 2004.</w:t>
          </w:r>
        </w:p>
        <w:p w14:paraId="75551446" w14:textId="77777777" w:rsidR="007A163B" w:rsidRDefault="00121678">
          <w:pPr>
            <w:ind w:left="245" w:hanging="245"/>
            <w:jc w:val="both"/>
          </w:pPr>
          <w:r>
            <w:rPr>
              <w:sz w:val="16"/>
              <w:szCs w:val="16"/>
            </w:rPr>
            <w:t xml:space="preserve">[28] H. A. Simon, "Rational choice and the structure of the environment," Psychological Review, vol. 63, pp. 129-138, 1956.</w:t>
          </w:r>
        </w:p>
        <w:p w14:paraId="5BF7A934" w14:textId="77777777" w:rsidR="007A163B" w:rsidRDefault="00121678">
          <w:pPr>
            <w:ind w:left="245" w:hanging="245"/>
            <w:jc w:val="both"/>
          </w:pPr>
          <w:r>
            <w:rPr>
              <w:sz w:val="16"/>
              <w:szCs w:val="16"/>
            </w:rPr>
            <w:t xml:space="preserve">[29] J. H. Scott and R. E. Burgan, "Standard fire behavior fuel models: A comprehensive set for use with Rothermel’s surface fire spread model," 2005.</w:t>
          </w:r>
        </w:p>
        <w:p w14:paraId="47231FC2" w14:textId="77777777" w:rsidR="007A163B" w:rsidRDefault="00121678">
          <w:pPr>
            <w:ind w:left="245" w:hanging="245"/>
            <w:jc w:val="both"/>
          </w:pPr>
          <w:r>
            <w:rPr>
              <w:sz w:val="16"/>
              <w:szCs w:val="16"/>
            </w:rPr>
            <w:t xml:space="preserve">[30] A. L. Sullivan, "Wildland surface fire spread modelling 1: Physical and quasi-physical models," International Journal of Wildland Fire, vol. 18, pp. 349-368, 2009a.</w:t>
          </w:r>
        </w:p>
        <w:p w14:paraId="29863696" w14:textId="77777777" w:rsidR="007A163B" w:rsidRDefault="00121678">
          <w:pPr>
            <w:ind w:left="245" w:hanging="245"/>
            <w:jc w:val="both"/>
          </w:pPr>
          <w:r>
            <w:rPr>
              <w:sz w:val="16"/>
              <w:szCs w:val="16"/>
            </w:rPr>
            <w:t xml:space="preserve">[31] G. A. Klein, "Sources of Power: How People Make Decisions," MIT Press, 2017.</w:t>
          </w:r>
        </w:p>
        <w:p w14:paraId="1CE8DB8E" w14:textId="77777777" w:rsidR="007A163B" w:rsidRDefault="00121678">
          <w:pPr>
            <w:ind w:left="245" w:hanging="245"/>
            <w:jc w:val="both"/>
          </w:pPr>
          <w:r>
            <w:rPr>
              <w:sz w:val="16"/>
              <w:szCs w:val="16"/>
            </w:rPr>
            <w:t xml:space="preserve">[32] R. S. Sutton and A. G. Barto, "Reinforcement Learning: An Introduction," Cambridge, MA, USA: MIT Press, 2018.</w:t>
          </w:r>
        </w:p>
        <w:p w14:paraId="2C3B9FDE" w14:textId="77777777" w:rsidR="007A163B" w:rsidRDefault="00121678">
          <w:pPr>
            <w:ind w:left="245" w:hanging="245"/>
            <w:jc w:val="both"/>
          </w:pPr>
          <w:r>
            <w:rPr>
              <w:sz w:val="16"/>
              <w:szCs w:val="16"/>
            </w:rPr>
            <w:t xml:space="preserve">[33] Y. Xie, B. Jiang, T. Mallick, J. D. Bergerson, J. K. Hutchison and D. R. Verner, "WildfireGPT: Tailored large language model for wildfire analysis," arXiv:2402.07877, 2024.</w:t>
          </w:r>
        </w:p>
        <w:p w14:paraId="0670D3DB" w14:textId="77777777" w:rsidR="007A163B" w:rsidRDefault="00121678">
          <w:pPr>
            <w:ind w:left="245" w:hanging="245"/>
            <w:jc w:val="both"/>
          </w:pPr>
          <w:r>
            <w:rPr>
              <w:sz w:val="16"/>
              <w:szCs w:val="16"/>
            </w:rPr>
            <w:t xml:space="preserve">[34] C. Pais, J. Carrasco, D. L. Martell, A. Weintraub and D. L. Woodruff, "Cell2Fire: A cell-based forest fire growth model to support strategic landscape management planning," Frontiers in Forests and Global Change, vol. 4, 2021.</w:t>
          </w:r>
          <w:r>
            <w:fldChar w:fldCharType="end"/>
          </w:r>
        </w:p>
      </w:sdtContent>
    </w:sdt>
    <w:sectPr w:rsidR="007A163B"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7B032" w14:textId="77777777" w:rsidR="00435E51" w:rsidRDefault="00435E51">
      <w:r>
        <w:separator/>
      </w:r>
    </w:p>
  </w:endnote>
  <w:endnote w:type="continuationSeparator" w:id="0">
    <w:p w14:paraId="505232B7" w14:textId="77777777" w:rsidR="00435E51" w:rsidRDefault="00435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87A2C" w14:textId="77777777" w:rsidR="00435E51" w:rsidRPr="009A0AA6" w:rsidRDefault="00435E51" w:rsidP="009A0AA6">
      <w:pPr>
        <w:pStyle w:val="Footer"/>
      </w:pPr>
    </w:p>
  </w:footnote>
  <w:footnote w:type="continuationSeparator" w:id="0">
    <w:p w14:paraId="72E9E9FB" w14:textId="77777777" w:rsidR="00435E51" w:rsidRDefault="00435E51">
      <w:r>
        <w:continuationSeparator/>
      </w:r>
    </w:p>
  </w:footnote>
  <w:footnote w:id="1">
    <w:p w14:paraId="5EDAC507" w14:textId="77777777" w:rsidR="00BE4774" w:rsidRDefault="00BE4774" w:rsidP="00BE4774">
      <w:pPr>
        <w:keepLines/>
        <w:pBdr>
          <w:top w:val="nil"/>
          <w:left w:val="nil"/>
          <w:bottom w:val="nil"/>
          <w:right w:val="nil"/>
          <w:between w:val="nil"/>
        </w:pBdr>
        <w:ind w:firstLine="202"/>
        <w:jc w:val="both"/>
        <w:rPr>
          <w:color w:val="000000"/>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78F40" w14:textId="77777777" w:rsidR="00732E46" w:rsidRDefault="000F2C11">
    <w:pPr>
      <w:jc w:val="right"/>
    </w:pPr>
    <w:r>
      <w:fldChar w:fldCharType="begin"/>
    </w:r>
    <w:r>
      <w:instrText>PAGE</w:instrText>
    </w:r>
    <w:r>
      <w:fldChar w:fldCharType="separate"/>
    </w:r>
    <w:r w:rsidR="005A170E">
      <w:rPr>
        <w:noProof/>
      </w:rPr>
      <w:t>3</w:t>
    </w:r>
    <w:r>
      <w:fldChar w:fldCharType="end"/>
    </w:r>
  </w:p>
  <w:p w14:paraId="37AF96AB" w14:textId="77777777" w:rsidR="00732E46" w:rsidRDefault="000F2C11">
    <w:pPr>
      <w:ind w:right="360"/>
    </w:pPr>
    <w:r>
      <w:t>&gt; REPLACE THIS LINE WITH YOUR MANUSCRIPT ID NUMBER (DOUBLE-CLICK HERE TO EDIT) &lt;</w:t>
    </w:r>
  </w:p>
  <w:p w14:paraId="6633E0E1"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1"/>
  </w:num>
  <w:num w:numId="4">
    <w:abstractNumId w:val="8"/>
  </w:num>
  <w:num w:numId="5">
    <w:abstractNumId w:val="5"/>
  </w:num>
  <w:num w:numId="6">
    <w:abstractNumId w:val="6"/>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3"/>
  </w:num>
  <w:num w:numId="10">
    <w:abstractNumId w:val="7"/>
  </w:num>
  <w:num w:numId="11">
    <w:abstractNumId w:val="0"/>
  </w:num>
  <w:num w:numId="12">
    <w:abstractNumId w:val="11"/>
  </w:num>
  <w:num w:numId="13">
    <w:abstractNumId w:val="10"/>
  </w:num>
  <w:num w:numId="14">
    <w:abstractNumId w:val="9"/>
  </w:num>
  <w:num w:numId="15">
    <w:abstractNumId w:val="9"/>
  </w:num>
  <w:num w:numId="16">
    <w:abstractNumId w:val="9"/>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1678"/>
    <w:rsid w:val="00121BAB"/>
    <w:rsid w:val="00124A09"/>
    <w:rsid w:val="0014692A"/>
    <w:rsid w:val="00152AB3"/>
    <w:rsid w:val="00170C54"/>
    <w:rsid w:val="001743EC"/>
    <w:rsid w:val="00180047"/>
    <w:rsid w:val="0019206C"/>
    <w:rsid w:val="001B020C"/>
    <w:rsid w:val="001B0334"/>
    <w:rsid w:val="001B2E51"/>
    <w:rsid w:val="001B6152"/>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582"/>
    <w:rsid w:val="0031286C"/>
    <w:rsid w:val="00313303"/>
    <w:rsid w:val="00322A81"/>
    <w:rsid w:val="00357347"/>
    <w:rsid w:val="0036091A"/>
    <w:rsid w:val="003913E5"/>
    <w:rsid w:val="003E5E21"/>
    <w:rsid w:val="003F021E"/>
    <w:rsid w:val="00402320"/>
    <w:rsid w:val="004063A4"/>
    <w:rsid w:val="00435E51"/>
    <w:rsid w:val="00474613"/>
    <w:rsid w:val="0048247F"/>
    <w:rsid w:val="004A4B26"/>
    <w:rsid w:val="004A6C58"/>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46F0"/>
    <w:rsid w:val="006B68F3"/>
    <w:rsid w:val="006C32BD"/>
    <w:rsid w:val="006C60F0"/>
    <w:rsid w:val="006E372D"/>
    <w:rsid w:val="006E42E3"/>
    <w:rsid w:val="006F18B8"/>
    <w:rsid w:val="006F6F5A"/>
    <w:rsid w:val="007054D1"/>
    <w:rsid w:val="00732E46"/>
    <w:rsid w:val="00756915"/>
    <w:rsid w:val="00771AA2"/>
    <w:rsid w:val="007938DE"/>
    <w:rsid w:val="007A163B"/>
    <w:rsid w:val="007A2DEB"/>
    <w:rsid w:val="007B07C3"/>
    <w:rsid w:val="007B38DE"/>
    <w:rsid w:val="007B62A7"/>
    <w:rsid w:val="007C410D"/>
    <w:rsid w:val="007C5FE2"/>
    <w:rsid w:val="007E5119"/>
    <w:rsid w:val="007E713A"/>
    <w:rsid w:val="007F4FB6"/>
    <w:rsid w:val="00803259"/>
    <w:rsid w:val="0080720F"/>
    <w:rsid w:val="00810E2F"/>
    <w:rsid w:val="00813371"/>
    <w:rsid w:val="00827FB8"/>
    <w:rsid w:val="008313C6"/>
    <w:rsid w:val="00835954"/>
    <w:rsid w:val="00851B4D"/>
    <w:rsid w:val="00854479"/>
    <w:rsid w:val="00874977"/>
    <w:rsid w:val="008856C3"/>
    <w:rsid w:val="0089298D"/>
    <w:rsid w:val="008B204C"/>
    <w:rsid w:val="008D1A6A"/>
    <w:rsid w:val="008E077A"/>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632C"/>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51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7DF"/>
    <w:rsid w:val="00DD7F24"/>
    <w:rsid w:val="00DF00D6"/>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05500"/>
    <w:rsid w:val="00F22A05"/>
    <w:rsid w:val="00F24D90"/>
    <w:rsid w:val="00F318CB"/>
    <w:rsid w:val="00F33F99"/>
    <w:rsid w:val="00F63565"/>
    <w:rsid w:val="00F67007"/>
    <w:rsid w:val="00FA6C74"/>
    <w:rsid w:val="00FB41DF"/>
    <w:rsid w:val="00FD69D2"/>
    <w:rsid w:val="00FF4CDD"/>
    <w:rsid w:val="00FF7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582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paragraph" w:styleId="Caption">
    <w:name w:val="caption"/>
    <w:basedOn w:val="Normal"/>
    <w:next w:val="Normal"/>
    <w:uiPriority w:val="35"/>
    <w:unhideWhenUsed/>
    <w:qFormat/>
    <w:rsid w:val="001B6152"/>
    <w:pPr>
      <w:spacing w:after="200"/>
    </w:pPr>
    <w:rPr>
      <w:i/>
      <w:iCs/>
      <w:color w:val="44546A" w:themeColor="text2"/>
      <w:sz w:val="18"/>
      <w:szCs w:val="18"/>
    </w:rPr>
  </w:style>
  <w:style w:type="paragraph" w:styleId="Bibliography">
    <w:name w:val="Bibliography"/>
    <w:basedOn w:val="Normal"/>
    <w:next w:val="Normal"/>
    <w:uiPriority w:val="37"/>
    <w:unhideWhenUsed/>
    <w:rsid w:val="008E07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846204">
      <w:bodyDiv w:val="1"/>
      <w:marLeft w:val="0"/>
      <w:marRight w:val="0"/>
      <w:marTop w:val="0"/>
      <w:marBottom w:val="0"/>
      <w:divBdr>
        <w:top w:val="none" w:sz="0" w:space="0" w:color="auto"/>
        <w:left w:val="none" w:sz="0" w:space="0" w:color="auto"/>
        <w:bottom w:val="none" w:sz="0" w:space="0" w:color="auto"/>
        <w:right w:val="none" w:sz="0" w:space="0" w:color="auto"/>
      </w:divBdr>
    </w:div>
    <w:div w:id="946230305">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7089358">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1</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2</b:RefOrder>
  </b:Source>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3</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4</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5</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6</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7</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8</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9</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10</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11</b:RefOrder>
  </b:Source>
  <b:Source>
    <b:Tag>Mohammadi2025</b:Tag>
    <b:SourceType>ArticleInAPeriodical</b:SourceType>
    <b:Author>
      <b:Author>
        <b:NameList>
          <b:Person>
            <b:Last>Dubey</b:Last>
            <b:First>P.</b:First>
          </b:Person>
          <b:Person>
            <b:Last>Dubey</b:Last>
            <b:First>P.</b:First>
          </b:Person>
        </b:NameList>
      </b:Author>
    </b:Author>
    <b:Title>Bridging spatiotemporal wildfire prediction and decision modeling using transformer networks and fuzzy inference systems</b:Title>
    <b:PeriodicalTitle>MethodsX</b:PeriodicalTitle>
    <b:Year>2025</b:Year>
    <b:Volume>15</b:Volume>
    <b:DOI>10.1016/j.mex.2025.103498</b:DOI>
    <b:Guid>{8C32B1AE-0091-42C7-9E46-532BFA9694BE}</b:Guid>
    <b:LCID>en-US</b:LCID>
    <b:Pages>103498</b:Pages>
    <b:RefOrder>12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622-635</b:Pages>
    <b:DOI>10.1071/WF22206</b:DOI>
    <b:RefOrder>13</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14</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15</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16</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17</b:RefOrder>
  </b:Source>
  <b:Source>
    <b:Tag>Tur04</b:Tag>
    <b:SourceType>JournalArticle</b:SourceType>
    <b:Guid>{252EE6B2-CC33-4ECD-B389-30A4F262E115}</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Year>2004</b:Year>
    <b:JournalName>Journal of Information Technology Theory and Application (JITTA)</b:JournalName>
    <b:Pages>1-36</b:Pages>
    <b:Volume>5</b:Volume>
    <b:Issue>4</b:Issue>
    <b:RefOrder>18</b:RefOrder>
  </b:Source>
  <b:Source>
    <b:Tag>Rapp2026</b:Tag>
    <b:SourceType>JournalArticle</b:SourceType>
    <b:Author>
      <b:Author>
        <b:NameList>
          <b:Person>
            <b:Last>Rapp</b:Last>
            <b:First>C.</b:First>
          </b:Person>
          <b:Person>
            <b:Last>Courtney</b:Last>
            <b:First>Karissa</b:First>
            <b:Middle>L.</b:Middle>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19</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20</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21</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22</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23</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24</b:RefOrder>
  </b:Source>
  <b:Source>
    <b:Tag>Mar07</b:Tag>
    <b:SourceType>ConferenceProceedings</b:SourceType>
    <b:Guid>{B73CBD61-F723-4D71-B146-9E9040C2F21A}</b:Guid>
    <b:Author>
      <b:Author>
        <b:NameList>
          <b:Person>
            <b:Last>Martell</b:Last>
            <b:First>D. L.</b:First>
          </b:Person>
        </b:NameList>
      </b:Author>
    </b:Author>
    <b:Title>Forest fire management</b:Title>
    <b:Year>2007</b:Year>
    <b:City>Boston</b:City>
    <b:Publisher>MA: Springer US.</b:Publisher>
    <b:Pages>489-509</b:Pages>
    <b:ConferenceName>Handbook of operations research in natural resources</b:ConferenceName>
    <b:RefOrder>25</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26</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27</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Herbert A.</b:First>
          </b:Person>
        </b:NameList>
      </b:Author>
    </b:Author>
    <b:RefOrder>28</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29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30</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31</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32</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33</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34</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58517D8-B97D-48E7-A9ED-ADCB040F0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8246</Words>
  <Characters>47005</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2026-08-07T14:49:00Z</dcterms:created>
  <dcterms:modified xsi:type="dcterms:W3CDTF">2026-08-07T14:49:00Z</dcterms:modified>
</cp:coreProperties>
</file>