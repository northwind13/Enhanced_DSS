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5E9A"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D292A7E"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F4FD0A7"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34048F4E"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2DFA67E6"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7A709DBF"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150 paired worlds in </w:t>
      </w:r>
      <w:r w:rsidR="007D7219">
        <w:rPr>
          <w:b/>
          <w:sz w:val="18"/>
          <w:szCs w:val="18"/>
        </w:rPr>
        <w:t>5</w:t>
      </w:r>
      <w:r>
        <w:rPr>
          <w:b/>
          <w:sz w:val="18"/>
          <w:szCs w:val="18"/>
        </w:rPr>
        <w:t xml:space="preserve"> scenario families.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4D609542" w14:textId="77777777" w:rsidR="00534101" w:rsidRDefault="00534101" w:rsidP="00534101"/>
    <w:p w14:paraId="0D4ADBF9"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0BE58E84" w14:textId="77777777" w:rsidR="00BE4774" w:rsidRPr="006E071F" w:rsidRDefault="00BE4774" w:rsidP="00BE4774">
      <w:pPr>
        <w:pStyle w:val="Text"/>
        <w:ind w:firstLine="0"/>
        <w:rPr>
          <w:rFonts w:ascii="Times" w:hAnsi="Times"/>
          <w:sz w:val="18"/>
          <w:szCs w:val="18"/>
        </w:rPr>
      </w:pPr>
    </w:p>
    <w:p w14:paraId="00991421" w14:textId="77777777" w:rsidR="00926552" w:rsidRDefault="00926552" w:rsidP="00926552">
      <w:pPr>
        <w:pStyle w:val="Heading1"/>
      </w:pPr>
      <w:r>
        <w:t>I. INTRODUCTION</w:t>
      </w:r>
    </w:p>
    <w:p w14:paraId="0BA5F5FB"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8DA564E"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B2DD58C"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586650F9"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83D36B3" w14:textId="77777777" w:rsidR="00926552" w:rsidRDefault="00926552" w:rsidP="00926552">
      <w:pPr>
        <w:pStyle w:val="Text"/>
      </w:pPr>
      <w:r>
        <w:t xml:space="preserve">VODA answers the first limit with an open decision space, which is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the standing decision falls short, the open layer lets a pretrained large language model (LLM) propose a new rule, a blend of existing interventions, or a new intervention composed from physical effects the simulator can execute. Nothing enters the doctrine unless it passes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 and its invariants are proved.</w:t>
      </w:r>
    </w:p>
    <w:p w14:paraId="0F684D7E"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2F7193CC"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w:t>
      </w:r>
      <w:r>
        <w:lastRenderedPageBreak/>
        <w:t>documented fires, and the decision core by paired comparison 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333FB55A" w14:textId="77777777" w:rsidR="00926552" w:rsidRDefault="00926552" w:rsidP="00926552">
      <w:pPr>
        <w:pStyle w:val="Text"/>
      </w:pPr>
      <w:r>
        <w:t>The remainder of the article is organized as follows. Section II reviews related work. Section III presents the architecture and Section IV the decision core. Section V reports the results, Section VI discusses them, and Section VII concludes.</w:t>
      </w:r>
    </w:p>
    <w:p w14:paraId="2E1D1909" w14:textId="77777777" w:rsidR="00926552" w:rsidRDefault="00926552" w:rsidP="00926552">
      <w:pPr>
        <w:pStyle w:val="Heading1"/>
      </w:pPr>
      <w:r>
        <w:t>II. Related Work and Background</w:t>
      </w:r>
    </w:p>
    <w:p w14:paraId="2D5631DB" w14:textId="77777777" w:rsidR="00926552" w:rsidRDefault="00926552" w:rsidP="00926552">
      <w:pPr>
        <w:pStyle w:val="Heading2"/>
      </w:pPr>
      <w:r>
        <w:t>A. Wildfire Dynamics and Decision Support</w:t>
      </w:r>
    </w:p>
    <w:p w14:paraId="5EC37240"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0B02FD56" w14:textId="77777777" w:rsidR="000334CF" w:rsidRDefault="00000000">
      <w:pPr>
        <w:pStyle w:val="Heading2"/>
      </w:pPr>
      <w:r>
        <w:t>B. Observation Features</w:t>
      </w:r>
    </w:p>
    <w:p w14:paraId="0CBD77EE" w14:textId="77777777" w:rsidR="000334CF" w:rsidRDefault="00000000">
      <w:pPr>
        <w:pStyle w:val="Text"/>
      </w:pPr>
      <w:r>
        <w:t>VODA reads ten features extracted from observations of heterogeneous sources. Each is bounded, meaningful to an expert, and not redundant with the others. They are fire intensity  and spread potential , weather severity , ignition proximity , fuel load , asset exposure , resource accessibility , access and road status , suppression availability , and temporal urgency . Together they cover threat, exposure, feasibility, and timing.</w:t>
      </w:r>
    </w:p>
    <w:p w14:paraId="5BAE94F7" w14:textId="77777777" w:rsidR="00926552" w:rsidRDefault="00926552" w:rsidP="00926552">
      <w:pPr>
        <w:pStyle w:val="Heading2"/>
      </w:pPr>
      <w:r>
        <w:t>C. Fuzzy Reasoning Over Concepts</w:t>
      </w:r>
    </w:p>
    <w:p w14:paraId="5395A7B6"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rule consequents are constants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This gives a numeric intensity command that the simulator can apply, and it lets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With </w:t>
      </w:r>
      <m:oMath>
        <m:r>
          <w:rPr>
            <w:rFonts w:ascii="Cambria Math" w:hAnsi="Cambria Math"/>
          </w:rPr>
          <m:t>N</m:t>
        </m:r>
      </m:oMath>
      <w:r>
        <w:t xml:space="preserve"> features and </w:t>
      </w:r>
      <m:oMath>
        <m:r>
          <w:rPr>
            <w:rFonts w:ascii="Cambria Math" w:hAnsi="Cambria Math"/>
          </w:rPr>
          <m:t>T</m:t>
        </m:r>
      </m:oMath>
      <w:r>
        <w:t xml:space="preserve"> terms per feature a complete rule base needs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which for ten features and five terms is </w:t>
      </w:r>
      <m:oMath>
        <m:sSup>
          <m:sSupPr>
            <m:ctrlPr>
              <w:rPr>
                <w:rFonts w:ascii="Cambria Math" w:hAnsi="Cambria Math"/>
              </w:rPr>
            </m:ctrlPr>
          </m:sSupPr>
          <m:e>
            <m:r>
              <w:rPr>
                <w:rFonts w:ascii="Cambria Math" w:hAnsi="Cambria Math"/>
              </w:rPr>
              <m:t>5</m:t>
            </m:r>
          </m:e>
          <m:sup>
            <m:r>
              <w:rPr>
                <w:rFonts w:ascii="Cambria Math" w:hAnsi="Cambria Math"/>
              </w:rPr>
              <m:t>10</m:t>
            </m:r>
          </m:sup>
        </m:sSup>
      </m:oMath>
      <w:r>
        <w:t xml:space="preserve">, about 10M. The remedy is a conceptual middle layer. Features are composed into decision concepts by weighted aggregation, and rules are written over the concepts only. VODA uses five concepts because each </w:t>
      </w:r>
      <w:proofErr w:type="gramStart"/>
      <w:r>
        <w:t>answers</w:t>
      </w:r>
      <w:proofErr w:type="gramEnd"/>
      <w:r>
        <w:t xml:space="preserve"> one of the five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w:t>
      </w:r>
      <w:r>
        <w:t xml:space="preserve">fire threat is, whether an intervention can feasibly be mounted, how exposed the assets are, how urgent action is, and whether evacuation pressure is building. The concepts are fire threat level, suppression feasibility, asset exposure risk, intervention 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2F4FE51C" w14:textId="77777777" w:rsidR="00926552" w:rsidRDefault="00926552" w:rsidP="00926552">
      <w:pPr>
        <w:pStyle w:val="Heading2"/>
      </w:pPr>
      <w:r>
        <w:t>D. Closed and Open Decision Spaces</w:t>
      </w:r>
    </w:p>
    <w:p w14:paraId="27151D8B"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701B241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with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generation cheap to reject and the evaluator independent of the generator.</w:t>
      </w:r>
    </w:p>
    <w:p w14:paraId="5C43F126" w14:textId="77777777" w:rsidR="00926552" w:rsidRDefault="00926552" w:rsidP="00926552">
      <w:pPr>
        <w:pStyle w:val="Heading2"/>
      </w:pPr>
      <w:r>
        <w:t>E. Learned and Generative Components in Disaster Decision Support</w:t>
      </w:r>
    </w:p>
    <w:p w14:paraId="35872F93" w14:textId="77777777" w:rsidR="00926552" w:rsidRDefault="00926552" w:rsidP="00926552">
      <w:pPr>
        <w:pStyle w:val="Text"/>
      </w:pPr>
      <w:r>
        <w:t xml:space="preserve">Recent wildfire and disaster systems add learned and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only for recognizing unseen events, not for responding to them.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w:t>
      </w:r>
      <w:proofErr w:type="gramStart"/>
      <w:r>
        <w:t>simulation, yet</w:t>
      </w:r>
      <w:proofErr w:type="gramEnd"/>
      <w:r>
        <w:t xml:space="preserve">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1E38DC0B" w14:textId="77777777" w:rsidR="00C63C9D" w:rsidRDefault="00116384">
      <w:pPr>
        <w:pStyle w:val="Heading1"/>
      </w:pPr>
      <w:r>
        <w:rPr>
          <w:noProof/>
        </w:rPr>
        <w:lastRenderedPageBreak/>
        <mc:AlternateContent>
          <mc:Choice Requires="wpg">
            <w:drawing>
              <wp:anchor distT="0" distB="0" distL="114300" distR="114300" simplePos="0" relativeHeight="251660288" behindDoc="0" locked="0" layoutInCell="1" allowOverlap="1" wp14:anchorId="72420015" wp14:editId="3183A1E3">
                <wp:simplePos x="0" y="0"/>
                <wp:positionH relativeFrom="column">
                  <wp:posOffset>3534410</wp:posOffset>
                </wp:positionH>
                <wp:positionV relativeFrom="paragraph">
                  <wp:posOffset>1905</wp:posOffset>
                </wp:positionV>
                <wp:extent cx="2895600" cy="3072765"/>
                <wp:effectExtent l="0" t="0" r="0" b="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72765"/>
                          <a:chOff x="0" y="0"/>
                          <a:chExt cx="2895600" cy="3084291"/>
                        </a:xfrm>
                      </wpg:grpSpPr>
                      <pic:pic xmlns:pic="http://schemas.openxmlformats.org/drawingml/2006/picture">
                        <pic:nvPicPr>
                          <pic:cNvPr id="30780932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8000" cy="2932390"/>
                          </a:xfrm>
                          <a:prstGeom prst="rect">
                            <a:avLst/>
                          </a:prstGeom>
                        </pic:spPr>
                      </pic:pic>
                      <wps:wsp>
                        <wps:cNvPr id="1087296100" name="Text Box 1"/>
                        <wps:cNvSpPr txBox="1"/>
                        <wps:spPr>
                          <a:xfrm>
                            <a:off x="0" y="2861207"/>
                            <a:ext cx="2895600" cy="223084"/>
                          </a:xfrm>
                          <a:prstGeom prst="rect">
                            <a:avLst/>
                          </a:prstGeom>
                          <a:solidFill>
                            <a:prstClr val="white"/>
                          </a:solidFill>
                          <a:ln>
                            <a:noFill/>
                          </a:ln>
                        </wps:spPr>
                        <wps:txbx>
                          <w:txbxContent>
                            <w:p w14:paraId="764C28C2" w14:textId="53A79631" w:rsidR="00733504" w:rsidRPr="00733504" w:rsidRDefault="00116384" w:rsidP="0032616D">
                              <w:pPr>
                                <w:pStyle w:val="Caption"/>
                              </w:pPr>
                              <w:bookmarkStart w:id="2" w:name="_Ref242815634"/>
                              <w:r>
                                <w:t xml:space="preserve">Fig. </w:t>
                              </w:r>
                              <w:fldSimple w:instr=" SEQ Fig. \* ARABIC ">
                                <w:r w:rsidR="00137C4F">
                                  <w:rPr>
                                    <w:noProof/>
                                  </w:rPr>
                                  <w:t>1</w:t>
                                </w:r>
                              </w:fldSimple>
                              <w:bookmarkEnd w:id="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2420015" id="Group 2" o:spid="_x0000_s1026" style="position:absolute;left:0;text-align:left;margin-left:278.3pt;margin-top:.15pt;width:228pt;height:241.95pt;z-index:251660288;mso-height-relative:margin" coordsize="28956,30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8080;height:2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">
                  <v:imagedata r:id="rId11" o:title=""/>
                </v:shape>
                <v:shapetype id="_x0000_t202" coordsize="21600,21600" o:spt="202" path="m,l,21600r21600,l21600,xe">
                  <v:stroke joinstyle="miter"/>
                  <v:path gradientshapeok="t" o:connecttype="rect"/>
                </v:shapetype>
                <v:shape id="_x0000_s1028" type="#_x0000_t202" style="position:absolute;top:28612;width:2895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764C28C2" w14:textId="53A79631" w:rsidR="00733504" w:rsidRPr="00733504" w:rsidRDefault="00116384" w:rsidP="0032616D">
                        <w:pPr>
                          <w:pStyle w:val="Caption"/>
                        </w:pPr>
                        <w:bookmarkStart w:id="3" w:name="_Ref242815634"/>
                        <w:r>
                          <w:t xml:space="preserve">Fig. </w:t>
                        </w:r>
                        <w:fldSimple w:instr=" SEQ Fig. \* ARABIC ">
                          <w:r w:rsidR="00137C4F">
                            <w:rPr>
                              <w:noProof/>
                            </w:rPr>
                            <w:t>1</w:t>
                          </w:r>
                        </w:fldSimple>
                        <w:bookmarkEnd w:id="3"/>
                        <w:r>
                          <w:t xml:space="preserve">. </w:t>
                        </w:r>
                        <w:r w:rsidR="00137C4F">
                          <w:t>The</w:t>
                        </w:r>
                        <w:r>
                          <w:t xml:space="preserve"> system architecture.</w:t>
                        </w:r>
                      </w:p>
                    </w:txbxContent>
                  </v:textbox>
                </v:shape>
                <w10:wrap type="square"/>
              </v:group>
            </w:pict>
          </mc:Fallback>
        </mc:AlternateContent>
      </w:r>
      <w:r w:rsidR="00975DE2">
        <w:t>III. System Architecture</w:t>
      </w:r>
    </w:p>
    <w:p w14:paraId="065E49F9" w14:textId="77777777" w:rsidR="00C63C9D" w:rsidRDefault="00000000" w:rsidP="00AD5871">
      <w:pPr>
        <w:pStyle w:val="Heading2"/>
      </w:pPr>
      <w:r>
        <w:t>A. Two Cores and the Interface</w:t>
      </w:r>
    </w:p>
    <w:p w14:paraId="6A487CDE" w14:textId="77777777" w:rsidR="00096354" w:rsidRDefault="00000000">
      <w:pPr>
        <w:pStyle w:val="Text"/>
      </w:pPr>
      <w:r>
        <w:t xml:space="preserve">Fig. 1 shows four blocks, namely simulation core, decision core, external sources, and operator dashboard. The external sources feed the meteorological, geographic, and fuel fields, and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together with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12912FA0" w14:textId="77777777">
        <w:trPr>
          <w:cantSplit/>
          <w:jc w:val="center"/>
        </w:trPr>
        <w:tc>
          <w:tcPr>
            <w:tcW w:w="4638" w:type="pct"/>
            <w:vAlign w:val="center"/>
          </w:tcPr>
          <w:p w14:paraId="79EB3F50" w14:textId="2F912925"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50E8EB21" w14:textId="77777777" w:rsidR="00096354" w:rsidRDefault="00000000">
            <w:pPr>
              <w:keepNext/>
              <w:jc w:val="right"/>
            </w:pPr>
            <w:r>
              <w:t>(</w:t>
            </w:r>
            <w:bookmarkStart w:id="4" w:name="_RefEqN_fin"/>
            <w:r>
              <w:fldChar w:fldCharType="begin"/>
            </w:r>
            <w:r>
              <w:instrText xml:space="preserve"> SEQ ( \* ARABIC </w:instrText>
            </w:r>
            <w:r>
              <w:fldChar w:fldCharType="separate"/>
            </w:r>
            <w:r>
              <w:rPr>
                <w:noProof/>
              </w:rPr>
              <w:t>1</w:t>
            </w:r>
            <w:r>
              <w:fldChar w:fldCharType="end"/>
            </w:r>
            <w:bookmarkEnd w:id="4"/>
            <w:r>
              <w:t>)</w:t>
            </w:r>
          </w:p>
        </w:tc>
      </w:tr>
    </w:tbl>
    <w:p w14:paraId="66DCD069" w14:textId="77777777" w:rsidR="00096354" w:rsidRDefault="00096354">
      <w:pPr>
        <w:pStyle w:val="Text"/>
        <w:rPr>
          <w:sz w:val="12"/>
          <w:szCs w:val="12"/>
        </w:rPr>
      </w:pPr>
    </w:p>
    <w:p w14:paraId="40342A54" w14:textId="79F441D9" w:rsidR="00096354" w:rsidRDefault="00000000">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 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sidR="00F37C7B">
        <w:t>holds</w:t>
      </w:r>
      <w:r>
        <w:t xml:space="preserve">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the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its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its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its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2DD0549" w14:textId="77777777">
        <w:trPr>
          <w:cantSplit/>
          <w:jc w:val="center"/>
        </w:trPr>
        <w:tc>
          <w:tcPr>
            <w:tcW w:w="4638" w:type="pct"/>
            <w:vAlign w:val="center"/>
          </w:tcPr>
          <w:p w14:paraId="59B0F3EE" w14:textId="409C8831"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2C48BEB8" w14:textId="27A75692"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362" w:type="pct"/>
            <w:vAlign w:val="center"/>
          </w:tcPr>
          <w:p w14:paraId="7DC96963" w14:textId="77777777" w:rsidR="00096354" w:rsidRDefault="00000000">
            <w:pPr>
              <w:keepNext/>
              <w:jc w:val="right"/>
            </w:pPr>
            <w:r>
              <w:t>(</w:t>
            </w:r>
            <w:bookmarkStart w:id="5" w:name="_RefEqN_loop"/>
            <w:r>
              <w:fldChar w:fldCharType="begin"/>
            </w:r>
            <w:r>
              <w:instrText xml:space="preserve"> SEQ ( \* ARABIC </w:instrText>
            </w:r>
            <w:r>
              <w:fldChar w:fldCharType="separate"/>
            </w:r>
            <w:r>
              <w:rPr>
                <w:noProof/>
              </w:rPr>
              <w:t>2</w:t>
            </w:r>
            <w:r>
              <w:fldChar w:fldCharType="end"/>
            </w:r>
            <w:bookmarkEnd w:id="5"/>
            <w:r>
              <w:t>)</w:t>
            </w:r>
          </w:p>
        </w:tc>
      </w:tr>
    </w:tbl>
    <w:p w14:paraId="642080FB" w14:textId="77777777" w:rsidR="00096354" w:rsidRDefault="00096354">
      <w:pPr>
        <w:pStyle w:val="Text"/>
        <w:rPr>
          <w:sz w:val="12"/>
          <w:szCs w:val="12"/>
        </w:rPr>
      </w:pPr>
    </w:p>
    <w:p w14:paraId="4E01179E" w14:textId="3F3E081F" w:rsidR="00096354" w:rsidRDefault="00000000">
      <w:pPr>
        <w:pStyle w:val="Text"/>
      </w:pPr>
      <w:r>
        <w:t>The two cores run the loop of (</w:t>
      </w:r>
      <w:r>
        <w:fldChar w:fldCharType="begin"/>
      </w:r>
      <w:r>
        <w:instrText xml:space="preserve"> REF _RefEqN_loop \h </w:instrText>
      </w:r>
      <w:r>
        <w:fldChar w:fldCharType="separate"/>
      </w:r>
      <w:r>
        <w:rPr>
          <w:noProof/>
        </w:rPr>
        <w:t>2</w:t>
      </w:r>
      <w:r>
        <w:fldChar w:fldCharType="end"/>
      </w:r>
      <w:r>
        <w:t>) once per decision cycle</w:t>
      </w:r>
      <w:r w:rsidR="000A64F7">
        <w:t xml:space="preserve">. </w:t>
      </w:r>
      <w:r>
        <w:t xml:space="preserve">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IV as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IV turns the observation and the decisional fields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take the place of the simulation core. The purpose-built core is seeded and replayed exactly from a snapshot of its random state, so the same incident runs with and without a decision mechanism and the difference is attributed to the mechanism alone. This is the basis of every paired comparison in Section V.</w:t>
      </w:r>
    </w:p>
    <w:p w14:paraId="1AF3DA99" w14:textId="77777777" w:rsidR="00A3331E" w:rsidRDefault="00000000">
      <w:pPr>
        <w:pStyle w:val="Heading2"/>
      </w:pPr>
      <w:r>
        <w:t>B. State, Transition, and Spread</w:t>
      </w:r>
    </w:p>
    <w:p w14:paraId="1815DD07"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fraction of the initial fuel load that remains.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the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age of the fire in the cell.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B80BDDD" w14:textId="77777777">
        <w:trPr>
          <w:cantSplit/>
          <w:jc w:val="center"/>
        </w:trPr>
        <w:tc>
          <w:tcPr>
            <w:tcW w:w="4638" w:type="pct"/>
            <w:vAlign w:val="center"/>
          </w:tcPr>
          <w:p w14:paraId="19CD06E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362" w:type="pct"/>
            <w:vAlign w:val="center"/>
          </w:tcPr>
          <w:p w14:paraId="698F5A1B" w14:textId="77777777" w:rsidR="00096354" w:rsidRDefault="00000000">
            <w:pPr>
              <w:keepNext/>
              <w:jc w:val="right"/>
            </w:pPr>
            <w:r>
              <w:t>(</w:t>
            </w:r>
            <w:bookmarkStart w:id="6" w:name="_RefEqN_state"/>
            <w:r>
              <w:fldChar w:fldCharType="begin"/>
            </w:r>
            <w:r>
              <w:instrText xml:space="preserve"> SEQ ( \* ARABIC </w:instrText>
            </w:r>
            <w:r>
              <w:fldChar w:fldCharType="separate"/>
            </w:r>
            <w:r>
              <w:rPr>
                <w:noProof/>
              </w:rPr>
              <w:t>3</w:t>
            </w:r>
            <w:r>
              <w:fldChar w:fldCharType="end"/>
            </w:r>
            <w:bookmarkEnd w:id="6"/>
            <w:r>
              <w:t>)</w:t>
            </w:r>
          </w:p>
        </w:tc>
      </w:tr>
    </w:tbl>
    <w:p w14:paraId="55008B05" w14:textId="77777777" w:rsidR="00096354" w:rsidRDefault="00096354">
      <w:pPr>
        <w:pStyle w:val="Text"/>
        <w:rPr>
          <w:sz w:val="12"/>
          <w:szCs w:val="12"/>
        </w:rPr>
      </w:pPr>
    </w:p>
    <w:p w14:paraId="10E22073" w14:textId="17ABA388"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w:t>
      </w:r>
      <w:r w:rsidR="000844C8">
        <w:t>impact</w:t>
      </w:r>
      <w:r>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and it starts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57538BF8" w14:textId="77777777">
        <w:trPr>
          <w:cantSplit/>
          <w:jc w:val="center"/>
        </w:trPr>
        <w:tc>
          <w:tcPr>
            <w:tcW w:w="4638" w:type="pct"/>
            <w:vAlign w:val="center"/>
          </w:tcPr>
          <w:p w14:paraId="4E03A941" w14:textId="7A82F9B3"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362" w:type="pct"/>
            <w:vAlign w:val="center"/>
          </w:tcPr>
          <w:p w14:paraId="7D80F568" w14:textId="77777777" w:rsidR="00096354" w:rsidRDefault="00000000">
            <w:pPr>
              <w:keepNext/>
              <w:jc w:val="right"/>
            </w:pPr>
            <w:r>
              <w:t>(</w:t>
            </w:r>
            <w:bookmarkStart w:id="7" w:name="_RefEqN_burn"/>
            <w:r>
              <w:fldChar w:fldCharType="begin"/>
            </w:r>
            <w:r>
              <w:instrText xml:space="preserve"> SEQ ( \* ARABIC </w:instrText>
            </w:r>
            <w:r>
              <w:fldChar w:fldCharType="separate"/>
            </w:r>
            <w:r>
              <w:rPr>
                <w:noProof/>
              </w:rPr>
              <w:t>4</w:t>
            </w:r>
            <w:r>
              <w:fldChar w:fldCharType="end"/>
            </w:r>
            <w:bookmarkEnd w:id="7"/>
            <w:r>
              <w:t>)</w:t>
            </w:r>
          </w:p>
        </w:tc>
      </w:tr>
    </w:tbl>
    <w:p w14:paraId="3B2D863B" w14:textId="77777777" w:rsidR="00096354" w:rsidRDefault="00096354">
      <w:pPr>
        <w:pStyle w:val="Text"/>
        <w:rPr>
          <w:sz w:val="12"/>
          <w:szCs w:val="12"/>
        </w:rPr>
      </w:pPr>
    </w:p>
    <w:p w14:paraId="5C8356CE"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212F610F" w14:textId="77777777">
        <w:trPr>
          <w:cantSplit/>
          <w:jc w:val="center"/>
        </w:trPr>
        <w:tc>
          <w:tcPr>
            <w:tcW w:w="4638" w:type="pct"/>
            <w:vAlign w:val="center"/>
          </w:tcPr>
          <w:p w14:paraId="35A600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3C764B31" w14:textId="77777777" w:rsidR="00096354" w:rsidRDefault="00000000">
            <w:pPr>
              <w:keepNext/>
              <w:jc w:val="right"/>
            </w:pPr>
            <w:r>
              <w:t>(</w:t>
            </w:r>
            <w:bookmarkStart w:id="8" w:name="_RefEqN_fuel"/>
            <w:r>
              <w:fldChar w:fldCharType="begin"/>
            </w:r>
            <w:r>
              <w:instrText xml:space="preserve"> SEQ ( \* ARABIC </w:instrText>
            </w:r>
            <w:r>
              <w:fldChar w:fldCharType="separate"/>
            </w:r>
            <w:r>
              <w:rPr>
                <w:noProof/>
              </w:rPr>
              <w:t>5</w:t>
            </w:r>
            <w:r>
              <w:fldChar w:fldCharType="end"/>
            </w:r>
            <w:bookmarkEnd w:id="8"/>
            <w:r>
              <w:t>)</w:t>
            </w:r>
          </w:p>
        </w:tc>
      </w:tr>
      <w:tr w:rsidR="00096354" w14:paraId="654564A0" w14:textId="77777777">
        <w:trPr>
          <w:cantSplit/>
          <w:jc w:val="center"/>
        </w:trPr>
        <w:tc>
          <w:tcPr>
            <w:tcW w:w="4638" w:type="pct"/>
            <w:vAlign w:val="center"/>
          </w:tcPr>
          <w:p w14:paraId="31AB302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362" w:type="pct"/>
            <w:vAlign w:val="center"/>
          </w:tcPr>
          <w:p w14:paraId="0F630863" w14:textId="77777777" w:rsidR="00096354" w:rsidRDefault="00000000">
            <w:pPr>
              <w:keepNext/>
              <w:jc w:val="right"/>
            </w:pPr>
            <w:r>
              <w:t>(</w:t>
            </w:r>
            <w:bookmarkStart w:id="9" w:name="_RefEqN_supp"/>
            <w:r>
              <w:fldChar w:fldCharType="begin"/>
            </w:r>
            <w:r>
              <w:instrText xml:space="preserve"> SEQ ( \* ARABIC </w:instrText>
            </w:r>
            <w:r>
              <w:fldChar w:fldCharType="separate"/>
            </w:r>
            <w:r>
              <w:rPr>
                <w:noProof/>
              </w:rPr>
              <w:t>6</w:t>
            </w:r>
            <w:r>
              <w:fldChar w:fldCharType="end"/>
            </w:r>
            <w:bookmarkEnd w:id="9"/>
            <w:r>
              <w:t>)</w:t>
            </w:r>
          </w:p>
        </w:tc>
      </w:tr>
    </w:tbl>
    <w:p w14:paraId="323243D7" w14:textId="77777777" w:rsidR="00096354" w:rsidRDefault="00096354">
      <w:pPr>
        <w:pStyle w:val="Text"/>
        <w:rPr>
          <w:sz w:val="12"/>
          <w:szCs w:val="12"/>
        </w:rPr>
      </w:pPr>
    </w:p>
    <w:p w14:paraId="4D61504B" w14:textId="7F622815"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w:t>
      </w:r>
      <w:r w:rsidR="0032616D">
        <w:t xml:space="preserve"> after </w:t>
      </w:r>
      <w:r>
        <w:t xml:space="preserve">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it is zero in a cell that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0D74459F" w14:textId="77777777">
        <w:trPr>
          <w:cantSplit/>
          <w:jc w:val="center"/>
        </w:trPr>
        <w:tc>
          <w:tcPr>
            <w:tcW w:w="4638" w:type="pct"/>
            <w:vAlign w:val="center"/>
          </w:tcPr>
          <w:p w14:paraId="29522823"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362" w:type="pct"/>
            <w:vAlign w:val="center"/>
          </w:tcPr>
          <w:p w14:paraId="4FDA86DA" w14:textId="77777777" w:rsidR="00096354" w:rsidRDefault="00000000">
            <w:pPr>
              <w:keepNext/>
              <w:jc w:val="right"/>
            </w:pPr>
            <w:r>
              <w:t>(</w:t>
            </w:r>
            <w:bookmarkStart w:id="10" w:name="_RefEqN_inten"/>
            <w:r>
              <w:fldChar w:fldCharType="begin"/>
            </w:r>
            <w:r>
              <w:instrText xml:space="preserve"> SEQ ( \* ARABIC </w:instrText>
            </w:r>
            <w:r>
              <w:fldChar w:fldCharType="separate"/>
            </w:r>
            <w:r>
              <w:rPr>
                <w:noProof/>
              </w:rPr>
              <w:t>7</w:t>
            </w:r>
            <w:r>
              <w:fldChar w:fldCharType="end"/>
            </w:r>
            <w:bookmarkEnd w:id="10"/>
            <w:r>
              <w:t>)</w:t>
            </w:r>
          </w:p>
        </w:tc>
      </w:tr>
    </w:tbl>
    <w:p w14:paraId="409F91DE" w14:textId="77777777" w:rsidR="00096354" w:rsidRDefault="00096354">
      <w:pPr>
        <w:pStyle w:val="Text"/>
        <w:rPr>
          <w:sz w:val="12"/>
          <w:szCs w:val="12"/>
        </w:rPr>
      </w:pPr>
    </w:p>
    <w:p w14:paraId="44ABD8D3"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when a cell ignites,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keeps burning, and returns to zero when the cell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4398A122" w14:textId="77777777">
        <w:trPr>
          <w:cantSplit/>
          <w:jc w:val="center"/>
        </w:trPr>
        <w:tc>
          <w:tcPr>
            <w:tcW w:w="4638" w:type="pct"/>
            <w:vAlign w:val="center"/>
          </w:tcPr>
          <w:p w14:paraId="0FA9F51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362" w:type="pct"/>
            <w:vAlign w:val="center"/>
          </w:tcPr>
          <w:p w14:paraId="062B3B8F" w14:textId="77777777" w:rsidR="00096354" w:rsidRDefault="00000000">
            <w:pPr>
              <w:keepNext/>
              <w:jc w:val="right"/>
            </w:pPr>
            <w:r>
              <w:t>(</w:t>
            </w:r>
            <w:bookmarkStart w:id="11" w:name="_RefEqN_tau"/>
            <w:r>
              <w:fldChar w:fldCharType="begin"/>
            </w:r>
            <w:r>
              <w:instrText xml:space="preserve"> SEQ ( \* ARABIC </w:instrText>
            </w:r>
            <w:r>
              <w:fldChar w:fldCharType="separate"/>
            </w:r>
            <w:r>
              <w:rPr>
                <w:noProof/>
              </w:rPr>
              <w:t>8</w:t>
            </w:r>
            <w:r>
              <w:fldChar w:fldCharType="end"/>
            </w:r>
            <w:bookmarkEnd w:id="11"/>
            <w:r>
              <w:t>)</w:t>
            </w:r>
          </w:p>
        </w:tc>
      </w:tr>
    </w:tbl>
    <w:p w14:paraId="516A7A6E" w14:textId="454D3DD1" w:rsidR="00096354" w:rsidRDefault="00137C4F">
      <w:pPr>
        <w:pStyle w:val="Text"/>
        <w:rPr>
          <w:sz w:val="12"/>
          <w:szCs w:val="12"/>
        </w:rPr>
      </w:pPr>
      <w:r>
        <w:rPr>
          <w:noProof/>
        </w:rPr>
        <mc:AlternateContent>
          <mc:Choice Requires="wps">
            <w:drawing>
              <wp:anchor distT="0" distB="0" distL="114300" distR="114300" simplePos="0" relativeHeight="251663360" behindDoc="0" locked="0" layoutInCell="1" allowOverlap="1" wp14:anchorId="3F495FA1" wp14:editId="67ED1AF5">
                <wp:simplePos x="0" y="0"/>
                <wp:positionH relativeFrom="column">
                  <wp:posOffset>3484880</wp:posOffset>
                </wp:positionH>
                <wp:positionV relativeFrom="paragraph">
                  <wp:posOffset>2510155</wp:posOffset>
                </wp:positionV>
                <wp:extent cx="3017520" cy="635"/>
                <wp:effectExtent l="0" t="0" r="0" b="0"/>
                <wp:wrapSquare wrapText="bothSides"/>
                <wp:docPr id="1214418635" name="Text Box 1"/>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14:paraId="574D9477" w14:textId="3F3F8779" w:rsidR="00137C4F" w:rsidRPr="0030542E" w:rsidRDefault="00137C4F" w:rsidP="00137C4F">
                            <w:pPr>
                              <w:pStyle w:val="Caption"/>
                              <w:rPr>
                                <w:noProof/>
                              </w:rPr>
                            </w:pPr>
                            <w:r>
                              <w:t xml:space="preserve">Fig. </w:t>
                            </w:r>
                            <w:fldSimple w:instr=" SEQ Fig. \* ARABIC ">
                              <w:r>
                                <w:rPr>
                                  <w:noProof/>
                                </w:rPr>
                                <w:t>2</w:t>
                              </w:r>
                            </w:fldSimple>
                            <w:r>
                              <w:t xml:space="preserve">. </w:t>
                            </w:r>
                            <w:r w:rsidRPr="00137C4F">
                              <w:t>Sources, features, and the concept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95FA1" id="Text Box 1" o:spid="_x0000_s1029" type="#_x0000_t202" style="position:absolute;left:0;text-align:left;margin-left:274.4pt;margin-top:197.65pt;width:237.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BAGAIAAD8EAAAOAAAAZHJzL2Uyb0RvYy54bWysU8Fu2zAMvQ/YPwi6L05StBu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xX09nn6zm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" stroked="f">
                <v:textbox style="mso-fit-shape-to-text:t" inset="0,0,0,0">
                  <w:txbxContent>
                    <w:p w14:paraId="574D9477" w14:textId="3F3F8779" w:rsidR="00137C4F" w:rsidRPr="0030542E" w:rsidRDefault="00137C4F" w:rsidP="00137C4F">
                      <w:pPr>
                        <w:pStyle w:val="Caption"/>
                        <w:rPr>
                          <w:noProof/>
                        </w:rPr>
                      </w:pPr>
                      <w:r>
                        <w:t xml:space="preserve">Fig. </w:t>
                      </w:r>
                      <w:fldSimple w:instr=" SEQ Fig. \* ARABIC ">
                        <w:r>
                          <w:rPr>
                            <w:noProof/>
                          </w:rPr>
                          <w:t>2</w:t>
                        </w:r>
                      </w:fldSimple>
                      <w:r>
                        <w:t xml:space="preserve">. </w:t>
                      </w:r>
                      <w:r w:rsidRPr="00137C4F">
                        <w:t>Sources, features, and the concept space</w:t>
                      </w:r>
                    </w:p>
                  </w:txbxContent>
                </v:textbox>
                <w10:wrap type="square"/>
              </v:shape>
            </w:pict>
          </mc:Fallback>
        </mc:AlternateContent>
      </w:r>
      <w:r>
        <w:rPr>
          <w:noProof/>
        </w:rPr>
        <w:drawing>
          <wp:anchor distT="0" distB="0" distL="114300" distR="114300" simplePos="0" relativeHeight="251658240" behindDoc="0" locked="0" layoutInCell="1" allowOverlap="1" wp14:anchorId="0D650378" wp14:editId="5F39AC57">
            <wp:simplePos x="0" y="0"/>
            <wp:positionH relativeFrom="margin">
              <wp:posOffset>3484880</wp:posOffset>
            </wp:positionH>
            <wp:positionV relativeFrom="margin">
              <wp:posOffset>0</wp:posOffset>
            </wp:positionV>
            <wp:extent cx="3017520" cy="2927985"/>
            <wp:effectExtent l="0" t="0" r="0" b="5715"/>
            <wp:wrapSquare wrapText="bothSides"/>
            <wp:docPr id="210625243" name="Picture 21062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7520" cy="2927985"/>
                    </a:xfrm>
                    <a:prstGeom prst="rect">
                      <a:avLst/>
                    </a:prstGeom>
                  </pic:spPr>
                </pic:pic>
              </a:graphicData>
            </a:graphic>
          </wp:anchor>
        </w:drawing>
      </w:r>
    </w:p>
    <w:p w14:paraId="7CE7A912" w14:textId="1A7DD8CA" w:rsidR="00096354" w:rsidRDefault="0000000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substeps, so spread never exceeds one cell per substep. Spotting is the only stochastic element and is driven by the seeded random stream.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with a time constant, so a front dies out gradually.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63D6DDEB" w14:textId="77777777">
        <w:trPr>
          <w:cantSplit/>
          <w:jc w:val="center"/>
        </w:trPr>
        <w:tc>
          <w:tcPr>
            <w:tcW w:w="4560" w:type="pct"/>
            <w:vAlign w:val="center"/>
          </w:tcPr>
          <w:p w14:paraId="5E4E12F2" w14:textId="6FA14FC3" w:rsidR="00096354" w:rsidRDefault="00000000">
            <w:pPr>
              <w:keepNext/>
              <w:spacing w:before="60"/>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440" w:type="pct"/>
            <w:vAlign w:val="center"/>
          </w:tcPr>
          <w:p w14:paraId="7439AE0B" w14:textId="77777777" w:rsidR="00096354" w:rsidRDefault="00000000">
            <w:pPr>
              <w:keepNext/>
              <w:jc w:val="right"/>
            </w:pPr>
            <w:r>
              <w:t>(</w:t>
            </w:r>
            <w:bookmarkStart w:id="12" w:name="_RefEqN_psi"/>
            <w:r>
              <w:fldChar w:fldCharType="begin"/>
            </w:r>
            <w:r>
              <w:instrText xml:space="preserve"> SEQ ( \* ARABIC </w:instrText>
            </w:r>
            <w:r>
              <w:fldChar w:fldCharType="separate"/>
            </w:r>
            <w:r>
              <w:rPr>
                <w:noProof/>
              </w:rPr>
              <w:t>9</w:t>
            </w:r>
            <w:r>
              <w:fldChar w:fldCharType="end"/>
            </w:r>
            <w:bookmarkEnd w:id="12"/>
            <w:r>
              <w:t>)</w:t>
            </w:r>
          </w:p>
        </w:tc>
      </w:tr>
      <w:tr w:rsidR="00096354" w14:paraId="2FD8690B" w14:textId="77777777">
        <w:trPr>
          <w:cantSplit/>
          <w:jc w:val="center"/>
        </w:trPr>
        <w:tc>
          <w:tcPr>
            <w:tcW w:w="4560" w:type="pct"/>
            <w:vAlign w:val="center"/>
          </w:tcPr>
          <w:p w14:paraId="450C7F6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440" w:type="pct"/>
            <w:vAlign w:val="center"/>
          </w:tcPr>
          <w:p w14:paraId="0B7F5B26" w14:textId="77777777" w:rsidR="00096354" w:rsidRDefault="00000000">
            <w:pPr>
              <w:keepNext/>
              <w:jc w:val="right"/>
            </w:pPr>
            <w:r>
              <w:t>(</w:t>
            </w:r>
            <w:bookmarkStart w:id="13" w:name="_RefEqN_ros"/>
            <w:r>
              <w:fldChar w:fldCharType="begin"/>
            </w:r>
            <w:r>
              <w:instrText xml:space="preserve"> SEQ ( \* ARABIC </w:instrText>
            </w:r>
            <w:r>
              <w:fldChar w:fldCharType="separate"/>
            </w:r>
            <w:r>
              <w:rPr>
                <w:noProof/>
              </w:rPr>
              <w:t>10</w:t>
            </w:r>
            <w:r>
              <w:fldChar w:fldCharType="end"/>
            </w:r>
            <w:bookmarkEnd w:id="13"/>
            <w:r>
              <w:t>)</w:t>
            </w:r>
          </w:p>
        </w:tc>
      </w:tr>
    </w:tbl>
    <w:p w14:paraId="4D9A84D1" w14:textId="77777777" w:rsidR="00C63C9D" w:rsidRDefault="00000000">
      <w:pPr>
        <w:pStyle w:val="Heading1"/>
      </w:pPr>
      <w:r>
        <w:t>IV. The Decision Core</w:t>
      </w:r>
    </w:p>
    <w:p w14:paraId="3BE629E1" w14:textId="6E885C3E" w:rsidR="00096354" w:rsidRDefault="00000000">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sidR="001D4002">
        <w:t xml:space="preserve"> </w:t>
      </w:r>
      <w:r>
        <w:t xml:space="preserve">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which the </w:t>
      </w:r>
      <w:r w:rsidR="001D4002">
        <w:t xml:space="preserve">global </w:t>
      </w:r>
      <w:r>
        <w:t xml:space="preserve">coordinator merges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path of one agent has four stages, namely feature extraction, the concept space, the closed decision layer, and the open decision layer. </w:t>
      </w:r>
    </w:p>
    <w:p w14:paraId="07E1826B" w14:textId="77777777" w:rsidR="00C63C9D" w:rsidRDefault="00000000">
      <w:pPr>
        <w:pStyle w:val="Heading2"/>
      </w:pPr>
      <w:r>
        <w:t>A. Sources, Features, and Confidence</w:t>
      </w:r>
    </w:p>
    <w:p w14:paraId="71550900"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ten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carries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pPr>
        <w:pStyle w:val="Text"/>
        <w:rPr>
          <w:ins w:id="45001" w:author="Claude" w:date="2026-10-13T19:18:10Z"/>
        </w:rPr>
      </w:pPr>
      <w:ins w:id="45009" w:author="Claude" w:date="2026-10-13T19:18:10Z">
        <w:r>
          <w:t xml:space="preserve">Each extraction map normalizes a standard operational descriptor to the unit interval. Fire intensity and spread potential follow fireline intensity after Byram </w:t>
        </w:r>
        <w:sdt>
          <w:sdtPr>
            <w:id w:val="-1979954998"/>
            <w:citation/>
          </w:sdtPr>
          <w:sdtContent>
            <w:r>
              <w:fldChar w:fldCharType="begin" w:fldLock="1"/>
            </w:r>
            <w:r>
              <w:instrText xml:space="preserve"> CITATION Byram59 \l 1033 </w:instrText>
            </w:r>
            <w:r>
              <w:fldChar w:fldCharType="separate"/>
            </w:r>
            <w:r>
              <w:rPr>
                <w:noProof/>
              </w:rPr>
              <w:t xml:space="preserve">[44]</w:t>
            </w:r>
            <w:r>
              <w:fldChar w:fldCharType="end"/>
            </w:r>
          </w:sdtContent>
        </w:sdt>
        <w:r>
          <w:t xml:space="preserve"> and the Rothermel rate of spread </w:t>
        </w:r>
        <w:sdt>
          <w:sdtPr>
            <w:id w:val="-1979954997"/>
            <w:citation/>
          </w:sdtPr>
          <w:sdtContent>
            <w:r>
              <w:fldChar w:fldCharType="begin" w:fldLock="1"/>
            </w:r>
            <w:r>
              <w:instrText xml:space="preserve"> CITATION Rothermel72 \l 1033 </w:instrText>
            </w:r>
            <w:r>
              <w:fldChar w:fldCharType="separate"/>
            </w:r>
            <w:r>
              <w:rPr>
                <w:noProof/>
              </w:rPr>
              <w:t xml:space="preserve">[6]</w:t>
            </w:r>
            <w:r>
              <w:fldChar w:fldCharType="end"/>
            </w:r>
          </w:sdtContent>
        </w:sdt>
        <w:r>
          <w:t xml:space="preserve"> on the observed fire state. Weather severity is a fire weather index of the Canadian type </w:t>
        </w:r>
        <w:sdt>
          <w:sdtPr>
            <w:id w:val="-1979954996"/>
            <w:citation/>
          </w:sdtPr>
          <w:sdtContent>
            <w:r>
              <w:fldChar w:fldCharType="begin" w:fldLock="1"/>
            </w:r>
            <w:r>
              <w:instrText xml:space="preserve"> CITATION VanWagner87 \l 1033 </w:instrText>
            </w:r>
            <w:r>
              <w:fldChar w:fldCharType="separate"/>
            </w:r>
            <w:r>
              <w:rPr>
                <w:noProof/>
              </w:rPr>
              <w:t xml:space="preserve">[45]</w:t>
            </w:r>
            <w:r>
              <w:fldChar w:fldCharType="end"/>
            </w:r>
          </w:sdtContent>
        </w:sdt>
        <w:r>
          <w:t xml:space="preserve">. Ignition proximity is the distance to roads and infrastructure, and fuel load is the load of the standard fuel model </w:t>
        </w:r>
        <w:sdt>
          <w:sdtPr>
            <w:id w:val="-1979954995"/>
            <w:citation/>
          </w:sdtPr>
          <w:sdtContent>
            <w:r>
              <w:fldChar w:fldCharType="begin" w:fldLock="1"/>
            </w:r>
            <w:r>
              <w:instrText xml:space="preserve"> CITATION ScottBurgan05 \l 1033 </w:instrText>
            </w:r>
            <w:r>
              <w:fldChar w:fldCharType="separate"/>
            </w:r>
            <w:r>
              <w:rPr>
                <w:noProof/>
              </w:rPr>
              <w:t xml:space="preserve">[42]</w:t>
            </w:r>
            <w:r>
              <w:fldChar w:fldCharType="end"/>
            </w:r>
          </w:sdtContent>
        </w:sdt>
        <w:r>
          <w:t xml:space="preserve">. Asset exposure follows values-at-risk mapping </w:t>
        </w:r>
        <w:sdt>
          <w:sdtPr>
            <w:id w:val="-1979954994"/>
            <w:citation/>
          </w:sdtPr>
          <w:sdtContent>
            <w:r>
              <w:fldChar w:fldCharType="begin" w:fldLock="1"/>
            </w:r>
            <w:r>
              <w:instrText xml:space="preserve"> CITATION Calkin21 \l 1033 </w:instrText>
            </w:r>
            <w:r>
              <w:fldChar w:fldCharType="separate"/>
            </w:r>
            <w:r>
              <w:rPr>
                <w:noProof/>
              </w:rPr>
              <w:t xml:space="preserve">[4]</w:t>
            </w:r>
            <w:r>
              <w:fldChar w:fldCharType="end"/>
            </w:r>
          </w:sdtContent>
        </w:sdt>
        <w:r>
          <w:t xml:space="preserve">, resource accessibility a suppression difficulty index over terrain, fuel, and access </w:t>
        </w:r>
        <w:sdt>
          <w:sdtPr>
            <w:id w:val="-1979954993"/>
            <w:citation/>
          </w:sdtPr>
          <w:sdtContent>
            <w:r>
              <w:fldChar w:fldCharType="begin" w:fldLock="1"/>
            </w:r>
            <w:r>
              <w:instrText xml:space="preserve"> CITATION RodriguezSilva14 \l 1033 </w:instrText>
            </w:r>
            <w:r>
              <w:fldChar w:fldCharType="separate"/>
            </w:r>
            <w:r>
              <w:rPr>
                <w:noProof/>
              </w:rPr>
              <w:t xml:space="preserve">[46]</w:t>
            </w:r>
            <w:r>
              <w:fldChar w:fldCharType="end"/>
            </w:r>
          </w:sdtContent>
        </w:sdt>
        <w:r>
          <w:t xml:space="preserve">, access and road status the road network and the field reports, suppression availability the fireline production rate of the available crews </w:t>
        </w:r>
        <w:sdt>
          <w:sdtPr>
            <w:id w:val="-1979954992"/>
            <w:citation/>
          </w:sdtPr>
          <w:sdtContent>
            <w:r>
              <w:fldChar w:fldCharType="begin" w:fldLock="1"/>
            </w:r>
            <w:r>
              <w:instrText xml:space="preserve"> CITATION HirschMartell96 \l 1033 </w:instrText>
            </w:r>
            <w:r>
              <w:fldChar w:fldCharType="separate"/>
            </w:r>
            <w:r>
              <w:rPr>
                <w:noProof/>
              </w:rPr>
              <w:t xml:space="preserve">[43]</w:t>
            </w:r>
            <w:r>
              <w:fldChar w:fldCharType="end"/>
            </w:r>
          </w:sdtContent>
        </w:sdt>
        <w:r>
          <w:t xml:space="preserve">, and temporal urgency the incident clock. Each feature inherits its confidence from the observation fields its map reads.</w:t>
        </w:r>
      </w:ins>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59E375B2" w14:textId="77777777">
        <w:trPr>
          <w:cantSplit/>
          <w:jc w:val="center"/>
        </w:trPr>
        <w:tc>
          <w:tcPr>
            <w:tcW w:w="4560" w:type="pct"/>
            <w:vAlign w:val="center"/>
          </w:tcPr>
          <w:p w14:paraId="664745CD"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440" w:type="pct"/>
            <w:vAlign w:val="center"/>
          </w:tcPr>
          <w:p w14:paraId="574DAC9A" w14:textId="77777777" w:rsidR="00096354" w:rsidRDefault="00000000">
            <w:pPr>
              <w:keepNext/>
              <w:jc w:val="right"/>
            </w:pPr>
            <w:r>
              <w:t>(</w:t>
            </w:r>
            <w:bookmarkStart w:id="14" w:name="_RefEqN_feat"/>
            <w:r>
              <w:fldChar w:fldCharType="begin"/>
            </w:r>
            <w:r>
              <w:instrText xml:space="preserve"> SEQ ( \* ARABIC </w:instrText>
            </w:r>
            <w:r>
              <w:fldChar w:fldCharType="separate"/>
            </w:r>
            <w:r>
              <w:rPr>
                <w:noProof/>
              </w:rPr>
              <w:t>11</w:t>
            </w:r>
            <w:r>
              <w:fldChar w:fldCharType="end"/>
            </w:r>
            <w:bookmarkEnd w:id="14"/>
            <w:r>
              <w:t>)</w:t>
            </w:r>
          </w:p>
        </w:tc>
      </w:tr>
      <w:tr w:rsidR="00096354" w14:paraId="6B5424C3" w14:textId="77777777">
        <w:trPr>
          <w:cantSplit/>
          <w:jc w:val="center"/>
        </w:trPr>
        <w:tc>
          <w:tcPr>
            <w:tcW w:w="4560" w:type="pct"/>
            <w:vAlign w:val="center"/>
          </w:tcPr>
          <w:p w14:paraId="0627212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440" w:type="pct"/>
            <w:vAlign w:val="center"/>
          </w:tcPr>
          <w:p w14:paraId="262EC54F" w14:textId="77777777" w:rsidR="00096354" w:rsidRDefault="00000000">
            <w:pPr>
              <w:keepNext/>
              <w:jc w:val="right"/>
            </w:pPr>
            <w:r>
              <w:t>(</w:t>
            </w:r>
            <w:bookmarkStart w:id="15" w:name="_RefEqN_conf"/>
            <w:r>
              <w:fldChar w:fldCharType="begin"/>
            </w:r>
            <w:r>
              <w:instrText xml:space="preserve"> SEQ ( \* ARABIC </w:instrText>
            </w:r>
            <w:r>
              <w:fldChar w:fldCharType="separate"/>
            </w:r>
            <w:r>
              <w:rPr>
                <w:noProof/>
              </w:rPr>
              <w:t>12</w:t>
            </w:r>
            <w:r>
              <w:fldChar w:fldCharType="end"/>
            </w:r>
            <w:bookmarkEnd w:id="15"/>
            <w:r>
              <w:t>)</w:t>
            </w:r>
          </w:p>
        </w:tc>
      </w:tr>
    </w:tbl>
    <w:p w14:paraId="16134E78" w14:textId="77777777" w:rsidR="00096354" w:rsidRDefault="00096354">
      <w:pPr>
        <w:pStyle w:val="Text"/>
        <w:rPr>
          <w:sz w:val="12"/>
          <w:szCs w:val="12"/>
        </w:rPr>
      </w:pPr>
    </w:p>
    <w:p w14:paraId="7DB60E5B"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C51C52D" w14:textId="77777777" w:rsidR="00C63C9D" w:rsidRDefault="00000000">
      <w:pPr>
        <w:pStyle w:val="Heading2"/>
      </w:pPr>
      <w:r>
        <w:t>B. Concept Space</w:t>
      </w:r>
    </w:p>
    <w:p w14:paraId="6BADD614" w14:textId="78BD7182" w:rsidR="00096354" w:rsidRDefault="00000000">
      <w:pPr>
        <w:pStyle w:val="Text"/>
      </w:pPr>
      <w:r>
        <w:t xml:space="preserve">Fig. 2 shows the path from the sources to the five decision concepts. Each feature is fuzzified over a </w:t>
      </w:r>
      <w:r w:rsidR="001709CC">
        <w:t>5</w:t>
      </w:r>
      <w:r>
        <w:t xml:space="preserve">-term partition of unity. The concept space composes the features into </w:t>
      </w:r>
      <w:r w:rsidR="001709CC">
        <w:t>6</w:t>
      </w:r>
      <w:r>
        <w:t xml:space="preserve"> base concepts, the base concepts into </w:t>
      </w:r>
      <w:r w:rsidR="001709CC">
        <w:t>5</w:t>
      </w:r>
      <w:r>
        <w:t xml:space="preserve"> decision concepts on </w:t>
      </w:r>
      <w:r w:rsidR="001709CC">
        <w:t>2</w:t>
      </w:r>
      <w:r>
        <w:t xml:space="preserve"> levels, and </w:t>
      </w:r>
      <w:r w:rsidR="001709CC">
        <w:t>2</w:t>
      </w:r>
      <w:r>
        <w:t xml:space="preserve">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t>). Raw activations are never consumed. Each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and the activation snaps back when confidence returns. The </w:t>
      </w:r>
      <w:r w:rsidR="001709CC">
        <w:t>5</w:t>
      </w:r>
      <w:r>
        <w:t xml:space="preserv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are the only variables over which rules are written.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3371CE4F" w14:textId="77777777">
        <w:trPr>
          <w:cantSplit/>
          <w:jc w:val="center"/>
        </w:trPr>
        <w:tc>
          <w:tcPr>
            <w:tcW w:w="4560" w:type="pct"/>
            <w:vAlign w:val="center"/>
          </w:tcPr>
          <w:p w14:paraId="06FAA738" w14:textId="44774317" w:rsidR="00096354" w:rsidRDefault="001709CC">
            <w:pPr>
              <w:keepNext/>
              <w:spacing w:before="60"/>
              <w:jc w:val="center"/>
            </w:pPr>
            <m:oMathPara>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e>
                </m:d>
                <m: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oMath>
            </m:oMathPara>
          </w:p>
        </w:tc>
        <w:tc>
          <w:tcPr>
            <w:tcW w:w="440" w:type="pct"/>
            <w:vAlign w:val="center"/>
          </w:tcPr>
          <w:p w14:paraId="58EDBCD3" w14:textId="77777777" w:rsidR="00096354" w:rsidRDefault="00000000">
            <w:pPr>
              <w:keepNext/>
              <w:jc w:val="right"/>
            </w:pPr>
            <w:r>
              <w:t>(</w:t>
            </w:r>
            <w:bookmarkStart w:id="16" w:name="_RefEqN_sets"/>
            <w:r>
              <w:fldChar w:fldCharType="begin"/>
            </w:r>
            <w:r>
              <w:instrText xml:space="preserve"> SEQ ( \* ARABIC </w:instrText>
            </w:r>
            <w:r>
              <w:fldChar w:fldCharType="separate"/>
            </w:r>
            <w:r>
              <w:rPr>
                <w:noProof/>
              </w:rPr>
              <w:t>13</w:t>
            </w:r>
            <w:r>
              <w:fldChar w:fldCharType="end"/>
            </w:r>
            <w:bookmarkEnd w:id="16"/>
            <w:r>
              <w:t>)</w:t>
            </w:r>
          </w:p>
        </w:tc>
      </w:tr>
      <w:tr w:rsidR="00096354" w14:paraId="44CF8CA0" w14:textId="77777777">
        <w:trPr>
          <w:cantSplit/>
          <w:jc w:val="center"/>
        </w:trPr>
        <w:tc>
          <w:tcPr>
            <w:tcW w:w="4560" w:type="pct"/>
            <w:vAlign w:val="center"/>
          </w:tcPr>
          <w:p w14:paraId="30047681" w14:textId="34D871FE" w:rsidR="00096354" w:rsidRDefault="00000000">
            <w:pPr>
              <w:keepNext/>
              <w:spacing w:before="6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r>
                  <w:rPr>
                    <w:rFonts w:ascii="Cambria Math" w:hAnsi="Cambria Math"/>
                  </w:rPr>
                  <m:t> </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440" w:type="pct"/>
            <w:vAlign w:val="center"/>
          </w:tcPr>
          <w:p w14:paraId="3643097B" w14:textId="77777777" w:rsidR="00096354" w:rsidRDefault="00000000">
            <w:pPr>
              <w:keepNext/>
              <w:jc w:val="right"/>
            </w:pPr>
            <w:r>
              <w:t>(</w:t>
            </w:r>
            <w:bookmarkStart w:id="17" w:name="_RefEqN_agg"/>
            <w:r>
              <w:fldChar w:fldCharType="begin"/>
            </w:r>
            <w:r>
              <w:instrText xml:space="preserve"> SEQ ( \* ARABIC </w:instrText>
            </w:r>
            <w:r>
              <w:fldChar w:fldCharType="separate"/>
            </w:r>
            <w:r>
              <w:rPr>
                <w:noProof/>
              </w:rPr>
              <w:t>14</w:t>
            </w:r>
            <w:r>
              <w:fldChar w:fldCharType="end"/>
            </w:r>
            <w:bookmarkEnd w:id="17"/>
            <w:r>
              <w:t>)</w:t>
            </w:r>
          </w:p>
        </w:tc>
      </w:tr>
      <w:tr w:rsidR="00096354" w14:paraId="1AA9ECC9" w14:textId="77777777">
        <w:trPr>
          <w:cantSplit/>
          <w:jc w:val="center"/>
        </w:trPr>
        <w:tc>
          <w:tcPr>
            <w:tcW w:w="4560" w:type="pct"/>
            <w:vAlign w:val="center"/>
          </w:tcPr>
          <w:p w14:paraId="6952A0E7" w14:textId="5C01D569" w:rsidR="00096354" w:rsidRDefault="00000000">
            <w:pPr>
              <w:keepNext/>
              <w:spacing w:before="6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440" w:type="pct"/>
            <w:vAlign w:val="center"/>
          </w:tcPr>
          <w:p w14:paraId="21F3A266" w14:textId="77777777" w:rsidR="00096354" w:rsidRDefault="00000000">
            <w:pPr>
              <w:keepNext/>
              <w:jc w:val="right"/>
            </w:pPr>
            <w:r>
              <w:t>(</w:t>
            </w:r>
            <w:bookmarkStart w:id="18" w:name="_RefEqN_gate"/>
            <w:r>
              <w:fldChar w:fldCharType="begin"/>
            </w:r>
            <w:r>
              <w:instrText xml:space="preserve"> SEQ ( \* ARABIC </w:instrText>
            </w:r>
            <w:r>
              <w:fldChar w:fldCharType="separate"/>
            </w:r>
            <w:r>
              <w:rPr>
                <w:noProof/>
              </w:rPr>
              <w:t>15</w:t>
            </w:r>
            <w:r>
              <w:fldChar w:fldCharType="end"/>
            </w:r>
            <w:bookmarkEnd w:id="18"/>
            <w:r>
              <w:t>)</w:t>
            </w:r>
          </w:p>
        </w:tc>
      </w:tr>
    </w:tbl>
    <w:p w14:paraId="03EDAAAC" w14:textId="77777777" w:rsidR="00096354" w:rsidRDefault="00096354">
      <w:pPr>
        <w:pStyle w:val="Text"/>
        <w:rPr>
          <w:sz w:val="12"/>
          <w:szCs w:val="12"/>
        </w:rPr>
      </w:pPr>
    </w:p>
    <w:p w14:paraId="4FB93F2E"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used only by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w:t>
      </w:r>
      <w:r>
        <w:lastRenderedPageBreak/>
        <w:t>decay.</w:t>
      </w:r>
    </w:p>
    <w:p w14:paraId="10B9B87B" w14:textId="77777777" w:rsidR="00C63C9D" w:rsidRDefault="00000000">
      <w:pPr>
        <w:pStyle w:val="Heading2"/>
      </w:pPr>
      <w:r>
        <w:t>C. The Closed Decision Layer</w:t>
      </w:r>
    </w:p>
    <w:p w14:paraId="3FE70852" w14:textId="77777777" w:rsidR="00926552" w:rsidRDefault="00926552" w:rsidP="00926552">
      <w:pPr>
        <w:keepNext/>
        <w:spacing w:before="80" w:after="40"/>
        <w:jc w:val="center"/>
      </w:pPr>
      <w:r>
        <w:rPr>
          <w:noProof/>
        </w:rPr>
        <w:drawing>
          <wp:inline distT="0" distB="0" distL="0" distR="0" wp14:anchorId="559BEA65" wp14:editId="597C0187">
            <wp:extent cx="3017520" cy="2996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rammar.png"/>
                    <pic:cNvPicPr/>
                  </pic:nvPicPr>
                  <pic:blipFill>
                    <a:blip r:embed="rId13"/>
                    <a:stretch>
                      <a:fillRect/>
                    </a:stretch>
                  </pic:blipFill>
                  <pic:spPr>
                    <a:xfrm>
                      <a:off x="0" y="0"/>
                      <a:ext cx="3017520" cy="2996647"/>
                    </a:xfrm>
                    <a:prstGeom prst="rect">
                      <a:avLst/>
                    </a:prstGeom>
                  </pic:spPr>
                </pic:pic>
              </a:graphicData>
            </a:graphic>
          </wp:inline>
        </w:drawing>
      </w:r>
    </w:p>
    <w:p w14:paraId="1D371020" w14:textId="3CB0A02D" w:rsidR="00926552" w:rsidRDefault="00926552" w:rsidP="00926552">
      <w:pPr>
        <w:pStyle w:val="FigureCaption"/>
        <w:spacing w:after="120"/>
      </w:pPr>
      <w:r>
        <w:t xml:space="preserve">Fig. </w:t>
      </w:r>
      <w:bookmarkStart w:id="19" w:name="_RefFig3"/>
      <w:r>
        <w:fldChar w:fldCharType="begin"/>
      </w:r>
      <w:r>
        <w:instrText xml:space="preserve"> SEQ Fig. \* ARABIC </w:instrText>
      </w:r>
      <w:r>
        <w:fldChar w:fldCharType="separate"/>
      </w:r>
      <w:r w:rsidR="00137C4F">
        <w:rPr>
          <w:noProof/>
        </w:rPr>
        <w:t>4</w:t>
      </w:r>
      <w:r>
        <w:fldChar w:fldCharType="end"/>
      </w:r>
      <w:bookmarkEnd w:id="19"/>
      <w:r>
        <w:t>. The closed decision layer of one agent.</w:t>
      </w:r>
    </w:p>
    <w:p w14:paraId="64726966" w14:textId="77777777" w:rsidR="00096354" w:rsidRDefault="00000000">
      <w:pPr>
        <w:pStyle w:val="Text"/>
      </w:pPr>
      <w:r>
        <w:t>Fig. 3 gives the closed layer. Rules have the conjunctive TS form of (</w:t>
      </w:r>
      <w:r>
        <w:fldChar w:fldCharType="begin"/>
      </w:r>
      <w:r>
        <w:instrText xml:space="preserve"> REF _RefEqN_rule \h </w:instrText>
      </w:r>
      <w:r>
        <w:fldChar w:fldCharType="separate"/>
      </w:r>
      <w:r>
        <w:rPr>
          <w:noProof/>
        </w:rPr>
        <w:t>16</w:t>
      </w:r>
      <w:r>
        <w:fldChar w:fldCharType="end"/>
      </w:r>
      <w:r>
        <w:t>) with constant consequents over six intervention families, namely suppression effort, resource deployment, containment line, asset protection, evacuation, and public warning. Inaction is the zero point of every family. A rule fires with its weakest clause, and the candidate is the firing-weighted average of (</w:t>
      </w:r>
      <w:r>
        <w:fldChar w:fldCharType="begin"/>
      </w:r>
      <w:r>
        <w:instrText xml:space="preserve"> REF _RefEqN_cand \h </w:instrText>
      </w:r>
      <w:r>
        <w:fldChar w:fldCharType="separate"/>
      </w:r>
      <w:r>
        <w:rPr>
          <w:noProof/>
        </w:rPr>
        <w:t>17</w:t>
      </w:r>
      <w:r>
        <w:fldChar w:fldCharType="end"/>
      </w:r>
      <w:r>
        <w:t xml:space="preserve">), floored at one so a weakly supported conclusion gives a weak order. The base is sparse. It starts </w:t>
      </w:r>
      <w:proofErr w:type="gramStart"/>
      <w:r>
        <w:t>from</w:t>
      </w:r>
      <w:proofErr w:type="gramEnd"/>
      <w:r>
        <w:t xml:space="preserve"> five seed rules and must satisfy the coverage condition (</w:t>
      </w:r>
      <w:r>
        <w:fldChar w:fldCharType="begin"/>
      </w:r>
      <w:r>
        <w:instrText xml:space="preserve"> REF _RefEqN_cover \h </w:instrText>
      </w:r>
      <w:r>
        <w:fldChar w:fldCharType="separate"/>
      </w:r>
      <w:r>
        <w:rPr>
          <w:noProof/>
        </w:rPr>
        <w:t>18</w:t>
      </w:r>
      <w:r>
        <w:fldChar w:fldCharType="end"/>
      </w:r>
      <w:r>
        <w:t>) on every reachable reading.</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96"/>
        <w:gridCol w:w="328"/>
      </w:tblGrid>
      <w:tr w:rsidR="00096354" w14:paraId="0A450E48" w14:textId="77777777">
        <w:trPr>
          <w:cantSplit/>
          <w:jc w:val="center"/>
        </w:trPr>
        <w:tc>
          <w:tcPr>
            <w:tcW w:w="4560" w:type="pct"/>
            <w:vAlign w:val="center"/>
          </w:tcPr>
          <w:p w14:paraId="14425CBA"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 </m:t>
                </m:r>
                <m:r>
                  <m:rPr>
                    <m:nor/>
                  </m:rPr>
                  <m:t xml:space="preserve">IF </m:t>
                </m:r>
                <m:sSubSup>
                  <m:sSubSupPr>
                    <m:ctrlPr>
                      <w:rPr>
                        <w:rFonts w:ascii="Cambria Math" w:hAnsi="Cambria Math"/>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w:rPr>
                    <w:rFonts w:ascii="Cambria Math" w:hAnsi="Cambria Math"/>
                  </w:rPr>
                  <m:t> </m:t>
                </m:r>
                <m:r>
                  <m:rPr>
                    <m:nor/>
                  </m:rPr>
                  <m:t>AND</m:t>
                </m:r>
                <m:r>
                  <w:rPr>
                    <w:rFonts w:ascii="Cambria Math" w:hAnsi="Cambria Math"/>
                  </w:rPr>
                  <m:t> </m:t>
                </m:r>
                <m:r>
                  <m:rPr>
                    <m:sty m:val="p"/>
                  </m:rPr>
                  <w:rPr>
                    <w:rFonts w:ascii="Cambria Math" w:hAnsi="Cambria Math"/>
                  </w:rPr>
                  <m:t>⋯</m:t>
                </m:r>
                <m:r>
                  <w:rPr>
                    <w:rFonts w:ascii="Cambria Math" w:hAnsi="Cambria Math"/>
                  </w:rPr>
                  <m:t> </m:t>
                </m:r>
                <m:r>
                  <m:rPr>
                    <m:nor/>
                  </m:rPr>
                  <m:t>AND</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w:rPr>
                    <w:rFonts w:ascii="Cambria Math" w:hAnsi="Cambria Math"/>
                  </w:rPr>
                  <m:t> </m:t>
                </m:r>
                <m:r>
                  <m:rPr>
                    <m:nor/>
                  </m:rPr>
                  <m:t>THEN</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440" w:type="pct"/>
            <w:vAlign w:val="center"/>
          </w:tcPr>
          <w:p w14:paraId="50EC09E9" w14:textId="77777777" w:rsidR="00096354" w:rsidRDefault="00000000">
            <w:pPr>
              <w:keepNext/>
              <w:jc w:val="right"/>
            </w:pPr>
            <w:r>
              <w:t>(</w:t>
            </w:r>
            <w:bookmarkStart w:id="20" w:name="_RefEqN_rule"/>
            <w:r>
              <w:fldChar w:fldCharType="begin"/>
            </w:r>
            <w:r>
              <w:instrText xml:space="preserve"> SEQ ( \* ARABIC </w:instrText>
            </w:r>
            <w:r>
              <w:fldChar w:fldCharType="separate"/>
            </w:r>
            <w:r>
              <w:rPr>
                <w:noProof/>
              </w:rPr>
              <w:t>16</w:t>
            </w:r>
            <w:r>
              <w:fldChar w:fldCharType="end"/>
            </w:r>
            <w:bookmarkEnd w:id="20"/>
            <w:r>
              <w:t>)</w:t>
            </w:r>
          </w:p>
        </w:tc>
      </w:tr>
      <w:tr w:rsidR="00096354" w14:paraId="6D3757FF" w14:textId="77777777">
        <w:trPr>
          <w:cantSplit/>
          <w:jc w:val="center"/>
        </w:trPr>
        <w:tc>
          <w:tcPr>
            <w:tcW w:w="4560" w:type="pct"/>
            <w:vAlign w:val="center"/>
          </w:tcPr>
          <w:p w14:paraId="1641A37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r>
                      <m:rPr>
                        <m:sty m:val="p"/>
                      </m:rPr>
                      <w:rPr>
                        <w:rFonts w:ascii="Cambria Math" w:hAnsi="Cambria Math"/>
                      </w:rPr>
                      <m:t>∈</m:t>
                    </m:r>
                    <m:r>
                      <w:rPr>
                        <w:rFonts w:ascii="Cambria Math" w:hAnsi="Cambria Math"/>
                      </w:rPr>
                      <m:t>ant</m:t>
                    </m:r>
                    <m:d>
                      <m:dPr>
                        <m:ctrlPr>
                          <w:rPr>
                            <w:rFonts w:ascii="Cambria Math" w:hAnsi="Cambria Math"/>
                          </w:rPr>
                        </m:ctrlPr>
                      </m:dPr>
                      <m:e>
                        <m:r>
                          <w:rPr>
                            <w:rFonts w:ascii="Cambria Math" w:hAnsi="Cambria Math"/>
                          </w:rPr>
                          <m:t>r</m:t>
                        </m:r>
                      </m:e>
                    </m:d>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oMath>
            </m:oMathPara>
          </w:p>
        </w:tc>
        <w:tc>
          <w:tcPr>
            <w:tcW w:w="440" w:type="pct"/>
            <w:vAlign w:val="center"/>
          </w:tcPr>
          <w:p w14:paraId="6F28043C" w14:textId="77777777" w:rsidR="00096354" w:rsidRDefault="00000000">
            <w:pPr>
              <w:keepNext/>
              <w:jc w:val="right"/>
            </w:pPr>
            <w:r>
              <w:t>(</w:t>
            </w:r>
            <w:bookmarkStart w:id="21" w:name="_RefEqN_cand"/>
            <w:r>
              <w:fldChar w:fldCharType="begin"/>
            </w:r>
            <w:r>
              <w:instrText xml:space="preserve"> SEQ ( \* ARABIC </w:instrText>
            </w:r>
            <w:r>
              <w:fldChar w:fldCharType="separate"/>
            </w:r>
            <w:r>
              <w:rPr>
                <w:noProof/>
              </w:rPr>
              <w:t>17</w:t>
            </w:r>
            <w:r>
              <w:fldChar w:fldCharType="end"/>
            </w:r>
            <w:bookmarkEnd w:id="21"/>
            <w:r>
              <w:t>)</w:t>
            </w:r>
          </w:p>
        </w:tc>
      </w:tr>
      <w:tr w:rsidR="00096354" w14:paraId="46E49F30" w14:textId="77777777">
        <w:trPr>
          <w:cantSplit/>
          <w:jc w:val="center"/>
        </w:trPr>
        <w:tc>
          <w:tcPr>
            <w:tcW w:w="4560" w:type="pct"/>
            <w:vAlign w:val="center"/>
          </w:tcPr>
          <w:p w14:paraId="7F37C88B" w14:textId="77777777" w:rsidR="00096354" w:rsidRDefault="00000000">
            <w:pPr>
              <w:keepNext/>
              <w:spacing w:before="6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min</m:t>
                    </m:r>
                  </m:sub>
                </m:sSub>
                <m:r>
                  <m:rPr>
                    <m:sty m:val="p"/>
                  </m:rPr>
                  <w:rPr>
                    <w:rFonts w:ascii="Cambria Math" w:hAnsi="Cambria Math"/>
                  </w:rPr>
                  <m:t>=</m:t>
                </m:r>
                <m:r>
                  <w:rPr>
                    <w:rFonts w:ascii="Cambria Math" w:hAnsi="Cambria Math"/>
                  </w:rPr>
                  <m:t>0.05</m:t>
                </m:r>
              </m:oMath>
            </m:oMathPara>
          </w:p>
        </w:tc>
        <w:tc>
          <w:tcPr>
            <w:tcW w:w="440" w:type="pct"/>
            <w:vAlign w:val="center"/>
          </w:tcPr>
          <w:p w14:paraId="1A1586E4" w14:textId="77777777" w:rsidR="00096354" w:rsidRDefault="00000000">
            <w:pPr>
              <w:keepNext/>
              <w:jc w:val="right"/>
            </w:pPr>
            <w:r>
              <w:t>(</w:t>
            </w:r>
            <w:bookmarkStart w:id="22" w:name="_RefEqN_cover"/>
            <w:r>
              <w:fldChar w:fldCharType="begin"/>
            </w:r>
            <w:r>
              <w:instrText xml:space="preserve"> SEQ ( \* ARABIC </w:instrText>
            </w:r>
            <w:r>
              <w:fldChar w:fldCharType="separate"/>
            </w:r>
            <w:r>
              <w:rPr>
                <w:noProof/>
              </w:rPr>
              <w:t>18</w:t>
            </w:r>
            <w:r>
              <w:fldChar w:fldCharType="end"/>
            </w:r>
            <w:bookmarkEnd w:id="22"/>
            <w:r>
              <w:t>)</w:t>
            </w:r>
          </w:p>
        </w:tc>
      </w:tr>
    </w:tbl>
    <w:p w14:paraId="4BBBBD6B" w14:textId="77777777" w:rsidR="00096354" w:rsidRDefault="00096354">
      <w:pPr>
        <w:pStyle w:val="Text"/>
        <w:rPr>
          <w:sz w:val="12"/>
          <w:szCs w:val="12"/>
        </w:rPr>
      </w:pPr>
    </w:p>
    <w:p w14:paraId="7C5E888F" w14:textId="77777777" w:rsidR="00C63C9D" w:rsidRDefault="00000000">
      <w:pPr>
        <w:pStyle w:val="Text"/>
      </w:pPr>
      <w:r>
        <w:t>In (</w:t>
      </w:r>
      <w:r>
        <w:fldChar w:fldCharType="begin"/>
      </w:r>
      <w:r>
        <w:instrText xml:space="preserve"> REF _RefEqN_rule \h </w:instrText>
      </w:r>
      <w:r>
        <w:fldChar w:fldCharType="separate"/>
      </w:r>
      <w:r>
        <w:rPr>
          <w:noProof/>
        </w:rPr>
        <w:t>16</w:t>
      </w:r>
      <w:r>
        <w:fldChar w:fldCharType="end"/>
      </w:r>
      <w:r>
        <w:t>) to (</w:t>
      </w:r>
      <w:r>
        <w:fldChar w:fldCharType="begin"/>
      </w:r>
      <w:r>
        <w:instrText xml:space="preserve"> REF _RefEqN_cover \h </w:instrText>
      </w:r>
      <w:r>
        <w:fldChar w:fldCharType="separate"/>
      </w:r>
      <w:r>
        <w:rPr>
          <w:noProof/>
        </w:rPr>
        <w:t>18</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the term it requires of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w:t>
      </w:r>
      <m:oMath>
        <m:r>
          <w:rPr>
            <w:rFonts w:ascii="Cambria Math" w:hAnsi="Cambria Math"/>
          </w:rPr>
          <m:t>ant</m:t>
        </m:r>
        <m:d>
          <m:dPr>
            <m:ctrlPr>
              <w:rPr>
                <w:rFonts w:ascii="Cambria Math" w:hAnsi="Cambria Math"/>
              </w:rPr>
            </m:ctrlPr>
          </m:dPr>
          <m:e>
            <m:r>
              <w:rPr>
                <w:rFonts w:ascii="Cambria Math" w:hAnsi="Cambria Math"/>
              </w:rPr>
              <m:t>r</m:t>
            </m:r>
          </m:e>
        </m:d>
      </m:oMath>
      <w:r>
        <w:t xml:space="preserve"> the set of concepts the rule tests,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51A9DC38" w14:textId="77777777" w:rsidR="00C63C9D" w:rsidRDefault="00000000">
      <w:pPr>
        <w:pStyle w:val="Text"/>
      </w:pPr>
      <w:r>
        <w:t xml:space="preserve">Every candidate is judged on a shadow copy of the simulation core over a horizon </w:t>
      </w:r>
      <m:oMath>
        <m:r>
          <w:rPr>
            <w:rFonts w:ascii="Cambria Math" w:hAnsi="Cambria Math"/>
          </w:rPr>
          <m:t>H</m:t>
        </m:r>
      </m:oMath>
      <w:r>
        <w:t xml:space="preserve"> before anything reaches the field. The decision cost is the weighted sum of (</w:t>
      </w:r>
      <w:r>
        <w:fldChar w:fldCharType="begin"/>
      </w:r>
      <w:r>
        <w:instrText xml:space="preserve"> REF _RefEqN_cost \h </w:instrText>
      </w:r>
      <w:r>
        <w:fldChar w:fldCharType="separate"/>
      </w:r>
      <w:r>
        <w:rPr>
          <w:noProof/>
        </w:rPr>
        <w:t>19</w:t>
      </w:r>
      <w:r>
        <w:fldChar w:fldCharType="end"/>
      </w:r>
      <w:r>
        <w:t>) over the five terms of (</w:t>
      </w:r>
      <w:r>
        <w:fldChar w:fldCharType="begin"/>
      </w:r>
      <w:r>
        <w:instrText xml:space="preserve"> REF _RefEqN_terms \h </w:instrText>
      </w:r>
      <w:r>
        <w:fldChar w:fldCharType="separate"/>
      </w:r>
      <w:r>
        <w:rPr>
          <w:noProof/>
        </w:rPr>
        <w:t>20</w:t>
      </w:r>
      <w:r>
        <w:fldChar w:fldCharType="end"/>
      </w:r>
      <w:r>
        <w:t xml:space="preserve">), with weights 1, 1, 1, 0.2, 0.2.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that every cross-configuration comparison reads, because a run that never intervenes carries no response cost. Acceptance is satisficing, as in (</w:t>
      </w:r>
      <w:r>
        <w:fldChar w:fldCharType="begin"/>
      </w:r>
      <w:r>
        <w:instrText xml:space="preserve"> REF _RefEqN_sat \h </w:instrText>
      </w:r>
      <w:r>
        <w:fldChar w:fldCharType="separate"/>
      </w:r>
      <w:r>
        <w:rPr>
          <w:noProof/>
        </w:rPr>
        <w:t>21</w:t>
      </w:r>
      <w:r>
        <w:fldChar w:fldCharType="end"/>
      </w:r>
      <w:r>
        <w:t>). The bound is the tighter of a fixed ceiling and a required gain over inaction. A quality test (</w:t>
      </w:r>
      <w:r>
        <w:fldChar w:fldCharType="begin"/>
      </w:r>
      <w:r>
        <w:instrText xml:space="preserve"> REF _RefEqN_qual \h </w:instrText>
      </w:r>
      <w:r>
        <w:fldChar w:fldCharType="separate"/>
      </w:r>
      <w:r>
        <w:rPr>
          <w:noProof/>
        </w:rPr>
        <w:t>22</w:t>
      </w:r>
      <w:r>
        <w:fldChar w:fldCharType="end"/>
      </w:r>
      <w:r>
        <w:t xml:space="preserve">) compares each scored concept with the strongest intensity the candidate assigns to the family that answers it. Below the threshold </w:t>
      </w:r>
      <m:oMath>
        <m:r>
          <w:rPr>
            <w:rFonts w:ascii="Cambria Math" w:hAnsi="Cambria Math"/>
          </w:rPr>
          <m:t>η</m:t>
        </m:r>
      </m:oMath>
      <w:r>
        <w:t xml:space="preserve"> the graduated fail-safe </w:t>
      </w:r>
      <w:r>
        <w:t xml:space="preserve">scales the offensive families by </w:t>
      </w:r>
      <m:oMath>
        <m:r>
          <w:rPr>
            <w:rFonts w:ascii="Cambria Math" w:hAnsi="Cambria Math"/>
          </w:rPr>
          <m:t>λ</m:t>
        </m:r>
      </m:oMath>
      <w:r>
        <w:t xml:space="preserve"> and never touches evacuation and warning.</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7F1742EF" w14:textId="77777777">
        <w:trPr>
          <w:cantSplit/>
          <w:jc w:val="center"/>
        </w:trPr>
        <w:tc>
          <w:tcPr>
            <w:tcW w:w="4560" w:type="pct"/>
            <w:vAlign w:val="center"/>
          </w:tcPr>
          <w:p w14:paraId="7C723D5C" w14:textId="77777777" w:rsidR="00096354" w:rsidRDefault="00000000">
            <w:pPr>
              <w:keepNext/>
              <w:spacing w:before="6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phys</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e>
                </m:d>
              </m:oMath>
            </m:oMathPara>
          </w:p>
        </w:tc>
        <w:tc>
          <w:tcPr>
            <w:tcW w:w="440" w:type="pct"/>
            <w:vAlign w:val="center"/>
          </w:tcPr>
          <w:p w14:paraId="45A8FDA3" w14:textId="77777777" w:rsidR="00096354" w:rsidRDefault="00000000">
            <w:pPr>
              <w:keepNext/>
              <w:jc w:val="right"/>
            </w:pPr>
            <w:r>
              <w:t>(</w:t>
            </w:r>
            <w:bookmarkStart w:id="23" w:name="_RefEqN_cost"/>
            <w:r>
              <w:fldChar w:fldCharType="begin"/>
            </w:r>
            <w:r>
              <w:instrText xml:space="preserve"> SEQ ( \* ARABIC </w:instrText>
            </w:r>
            <w:r>
              <w:fldChar w:fldCharType="separate"/>
            </w:r>
            <w:r>
              <w:rPr>
                <w:noProof/>
              </w:rPr>
              <w:t>19</w:t>
            </w:r>
            <w:r>
              <w:fldChar w:fldCharType="end"/>
            </w:r>
            <w:bookmarkEnd w:id="23"/>
            <w:r>
              <w:t>)</w:t>
            </w:r>
          </w:p>
        </w:tc>
      </w:tr>
      <w:tr w:rsidR="00096354" w14:paraId="71DACEB6" w14:textId="77777777">
        <w:trPr>
          <w:cantSplit/>
          <w:jc w:val="center"/>
        </w:trPr>
        <w:tc>
          <w:tcPr>
            <w:tcW w:w="4560" w:type="pct"/>
            <w:vAlign w:val="center"/>
          </w:tcPr>
          <w:p w14:paraId="3A6FBA2B"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 x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sSub>
                  <m:sSubPr>
                    <m:ctrlPr>
                      <w:rPr>
                        <w:rFonts w:ascii="Cambria Math" w:hAnsi="Cambria Math"/>
                      </w:rPr>
                    </m:ctrlPr>
                  </m:sSubPr>
                  <m:e>
                    <m:r>
                      <w:rPr>
                        <w:rFonts w:ascii="Cambria Math" w:hAnsi="Cambria Math"/>
                      </w:rPr>
                      <m:t>J</m:t>
                    </m:r>
                  </m:e>
                  <m:sub>
                    <m:r>
                      <w:rPr>
                        <w:rFonts w:ascii="Cambria Math" w:hAnsi="Cambria Math"/>
                      </w:rPr>
                      <m:t>resp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440" w:type="pct"/>
            <w:vAlign w:val="center"/>
          </w:tcPr>
          <w:p w14:paraId="6B45DA76" w14:textId="77777777" w:rsidR="00096354" w:rsidRDefault="00000000">
            <w:pPr>
              <w:keepNext/>
              <w:jc w:val="right"/>
            </w:pPr>
            <w:r>
              <w:t>(</w:t>
            </w:r>
            <w:bookmarkStart w:id="24" w:name="_RefEqN_terms"/>
            <w:r>
              <w:fldChar w:fldCharType="begin"/>
            </w:r>
            <w:r>
              <w:instrText xml:space="preserve"> SEQ ( \* ARABIC </w:instrText>
            </w:r>
            <w:r>
              <w:fldChar w:fldCharType="separate"/>
            </w:r>
            <w:r>
              <w:rPr>
                <w:noProof/>
              </w:rPr>
              <w:t>20</w:t>
            </w:r>
            <w:r>
              <w:fldChar w:fldCharType="end"/>
            </w:r>
            <w:bookmarkEnd w:id="24"/>
            <w:r>
              <w:t>)</w:t>
            </w:r>
          </w:p>
        </w:tc>
      </w:tr>
      <w:tr w:rsidR="00096354" w14:paraId="1DA6A301" w14:textId="77777777">
        <w:trPr>
          <w:cantSplit/>
          <w:jc w:val="center"/>
        </w:trPr>
        <w:tc>
          <w:tcPr>
            <w:tcW w:w="4560" w:type="pct"/>
            <w:vAlign w:val="center"/>
          </w:tcPr>
          <w:p w14:paraId="7239010B" w14:textId="77777777" w:rsidR="00096354" w:rsidRDefault="00000000">
            <w:pPr>
              <w:keepNext/>
              <w:spacing w:before="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r>
                  <w:rPr>
                    <w:rFonts w:ascii="Cambria Math" w:hAnsi="Cambria Math"/>
                  </w:rPr>
                  <m:t>0.05</m:t>
                </m:r>
              </m:oMath>
            </m:oMathPara>
          </w:p>
        </w:tc>
        <w:tc>
          <w:tcPr>
            <w:tcW w:w="440" w:type="pct"/>
            <w:vAlign w:val="center"/>
          </w:tcPr>
          <w:p w14:paraId="0FE9F69D" w14:textId="77777777" w:rsidR="00096354" w:rsidRDefault="00000000">
            <w:pPr>
              <w:keepNext/>
              <w:jc w:val="right"/>
            </w:pPr>
            <w:r>
              <w:t>(</w:t>
            </w:r>
            <w:bookmarkStart w:id="25" w:name="_RefEqN_sat"/>
            <w:r>
              <w:fldChar w:fldCharType="begin"/>
            </w:r>
            <w:r>
              <w:instrText xml:space="preserve"> SEQ ( \* ARABIC </w:instrText>
            </w:r>
            <w:r>
              <w:fldChar w:fldCharType="separate"/>
            </w:r>
            <w:r>
              <w:rPr>
                <w:noProof/>
              </w:rPr>
              <w:t>21</w:t>
            </w:r>
            <w:r>
              <w:fldChar w:fldCharType="end"/>
            </w:r>
            <w:bookmarkEnd w:id="25"/>
            <w:r>
              <w:t>)</w:t>
            </w:r>
          </w:p>
        </w:tc>
      </w:tr>
      <w:tr w:rsidR="00096354" w14:paraId="37496A8C" w14:textId="77777777">
        <w:trPr>
          <w:cantSplit/>
          <w:jc w:val="center"/>
        </w:trPr>
        <w:tc>
          <w:tcPr>
            <w:tcW w:w="4560" w:type="pct"/>
            <w:vAlign w:val="center"/>
          </w:tcPr>
          <w:p w14:paraId="1CC8192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f</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e>
                    </m:d>
                  </m:lim>
                </m:limLow>
                <m:sSub>
                  <m:sSubPr>
                    <m:ctrlPr>
                      <w:rPr>
                        <w:rFonts w:ascii="Cambria Math" w:hAnsi="Cambria Math"/>
                      </w:rPr>
                    </m:ctrlPr>
                  </m:sSubPr>
                  <m:e>
                    <m:r>
                      <w:rPr>
                        <w:rFonts w:ascii="Cambria Math" w:hAnsi="Cambria Math"/>
                      </w:rPr>
                      <m:t>u</m:t>
                    </m:r>
                  </m:e>
                  <m:sub>
                    <m:r>
                      <w:rPr>
                        <w:rFonts w:ascii="Cambria Math" w:hAnsi="Cambria Math"/>
                      </w:rPr>
                      <m:t>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oMath>
            </m:oMathPara>
          </w:p>
        </w:tc>
        <w:tc>
          <w:tcPr>
            <w:tcW w:w="440" w:type="pct"/>
            <w:vAlign w:val="center"/>
          </w:tcPr>
          <w:p w14:paraId="4379EB6C" w14:textId="77777777" w:rsidR="00096354" w:rsidRDefault="00000000">
            <w:pPr>
              <w:keepNext/>
              <w:jc w:val="right"/>
            </w:pPr>
            <w:r>
              <w:t>(</w:t>
            </w:r>
            <w:bookmarkStart w:id="26" w:name="_RefEqN_qual"/>
            <w:r>
              <w:fldChar w:fldCharType="begin"/>
            </w:r>
            <w:r>
              <w:instrText xml:space="preserve"> SEQ ( \* ARABIC </w:instrText>
            </w:r>
            <w:r>
              <w:fldChar w:fldCharType="separate"/>
            </w:r>
            <w:r>
              <w:rPr>
                <w:noProof/>
              </w:rPr>
              <w:t>22</w:t>
            </w:r>
            <w:r>
              <w:fldChar w:fldCharType="end"/>
            </w:r>
            <w:bookmarkEnd w:id="26"/>
            <w:r>
              <w:t>)</w:t>
            </w:r>
          </w:p>
        </w:tc>
      </w:tr>
    </w:tbl>
    <w:p w14:paraId="16894E4F" w14:textId="77777777" w:rsidR="00096354" w:rsidRDefault="00096354">
      <w:pPr>
        <w:pStyle w:val="Text"/>
        <w:rPr>
          <w:sz w:val="12"/>
          <w:szCs w:val="12"/>
        </w:rPr>
      </w:pPr>
    </w:p>
    <w:p w14:paraId="2C8DF12F" w14:textId="77777777" w:rsidR="00C63C9D" w:rsidRDefault="00000000">
      <w:pPr>
        <w:pStyle w:val="Text"/>
      </w:pPr>
      <w:r>
        <w:t>In (</w:t>
      </w:r>
      <w:r>
        <w:fldChar w:fldCharType="begin"/>
      </w:r>
      <w:r>
        <w:instrText xml:space="preserve"> REF _RefEqN_terms \h </w:instrText>
      </w:r>
      <w:r>
        <w:fldChar w:fldCharType="separate"/>
      </w:r>
      <w:r>
        <w:rPr>
          <w:noProof/>
        </w:rPr>
        <w:t>20</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with </w:t>
      </w:r>
      <m:oMath>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r>
          <w:rPr>
            <w:rFonts w:ascii="Cambria Math" w:hAnsi="Cambria Math"/>
          </w:rPr>
          <m:t>0.05</m:t>
        </m:r>
      </m:oMath>
      <w:r>
        <w:t xml:space="preserve"> the reference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inside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 sixty-minute reference. In (</w:t>
      </w:r>
      <w:r>
        <w:fldChar w:fldCharType="begin"/>
      </w:r>
      <w:r>
        <w:instrText xml:space="preserve"> REF _RefEqN_sat \h </w:instrText>
      </w:r>
      <w:r>
        <w:fldChar w:fldCharType="separate"/>
      </w:r>
      <w:r>
        <w:rPr>
          <w:noProof/>
        </w:rPr>
        <w:t>21</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the no-action forecast. In (</w:t>
      </w:r>
      <w:r>
        <w:fldChar w:fldCharType="begin"/>
      </w:r>
      <w:r>
        <w:instrText xml:space="preserve"> REF _RefEqN_qual \h </w:instrText>
      </w:r>
      <w:r>
        <w:fldChar w:fldCharType="separate"/>
      </w:r>
      <w:r>
        <w:rPr>
          <w:noProof/>
        </w:rPr>
        <w:t>22</w:t>
      </w:r>
      <w:r>
        <w:fldChar w:fldCharType="end"/>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holds the four scored concepts, </w:t>
      </w:r>
      <m:oMath>
        <m:r>
          <w:rPr>
            <w:rFonts w:ascii="Cambria Math" w:hAnsi="Cambria Math"/>
          </w:rPr>
          <m:t>F</m:t>
        </m:r>
        <m:d>
          <m:dPr>
            <m:ctrlPr>
              <w:rPr>
                <w:rFonts w:ascii="Cambria Math" w:hAnsi="Cambria Math"/>
              </w:rPr>
            </m:ctrlPr>
          </m:dPr>
          <m:e>
            <m:r>
              <w:rPr>
                <w:rFonts w:ascii="Cambria Math" w:hAnsi="Cambria Math"/>
              </w:rPr>
              <m:t>n</m:t>
            </m:r>
          </m:e>
        </m:d>
      </m:oMath>
      <w:r>
        <w:t xml:space="preserve"> the families that answer concept </w:t>
      </w:r>
      <m:oMath>
        <m:r>
          <w:rPr>
            <w:rFonts w:ascii="Cambria Math" w:hAnsi="Cambria Math"/>
          </w:rPr>
          <m:t>n</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fail-safe factor.</w:t>
      </w:r>
    </w:p>
    <w:p w14:paraId="5C6A72A9" w14:textId="77777777" w:rsidR="00C63C9D" w:rsidRDefault="00000000">
      <w:pPr>
        <w:pStyle w:val="Text"/>
      </w:pPr>
      <w:r>
        <w:t xml:space="preserve">When the standing decision falls short, the layer adapts within its vocabulary, in the evolving fuzzy tradition </w:t>
      </w:r>
      <w:sdt>
        <w:sdtPr>
          <w:id w:val="-1979969725"/>
          <w:citation/>
        </w:sdtPr>
        <w:sdtContent>
          <w:r>
            <w:fldChar w:fldCharType="begin" w:fldLock="1"/>
          </w:r>
          <w:r>
            <w:instrText xml:space="preserve"> CITATION Angelov04 \l 1033 </w:instrText>
          </w:r>
          <w:r>
            <w:fldChar w:fldCharType="separate"/>
          </w:r>
          <w:r>
            <w:rPr>
              <w:noProof/>
            </w:rPr>
            <w:t>[26]</w:t>
          </w:r>
          <w:r>
            <w:fldChar w:fldCharType="end"/>
          </w:r>
        </w:sdtContent>
      </w:sdt>
      <w:r>
        <w:t>. The consequent step and the boundary shift of (</w:t>
      </w:r>
      <w:r>
        <w:fldChar w:fldCharType="begin"/>
      </w:r>
      <w:r>
        <w:instrText xml:space="preserve"> REF _RefEqN_step \h </w:instrText>
      </w:r>
      <w:r>
        <w:fldChar w:fldCharType="separate"/>
      </w:r>
      <w:r>
        <w:rPr>
          <w:noProof/>
        </w:rPr>
        <w:t>23</w:t>
      </w:r>
      <w:r>
        <w:fldChar w:fldCharType="end"/>
      </w:r>
      <w:r>
        <w:t>) act on rules already in the base. Rule instantiation writes a rule on the uncovered combination of the two most active concepts (</w:t>
      </w:r>
      <w:r>
        <w:fldChar w:fldCharType="begin"/>
      </w:r>
      <w:r>
        <w:instrText xml:space="preserve"> REF _RefEqN_inst \h </w:instrText>
      </w:r>
      <w:r>
        <w:fldChar w:fldCharType="separate"/>
      </w:r>
      <w:r>
        <w:rPr>
          <w:noProof/>
        </w:rPr>
        <w:t>24</w:t>
      </w:r>
      <w:r>
        <w:fldChar w:fldCharType="end"/>
      </w:r>
      <w:r>
        <w:t>), and term insertion refines an ambiguous reading (</w:t>
      </w:r>
      <w:r>
        <w:fldChar w:fldCharType="begin"/>
      </w:r>
      <w:r>
        <w:instrText xml:space="preserve"> REF _RefEqN_term \h </w:instrText>
      </w:r>
      <w:r>
        <w:fldChar w:fldCharType="separate"/>
      </w:r>
      <w:r>
        <w:rPr>
          <w:noProof/>
        </w:rPr>
        <w:t>25</w:t>
      </w:r>
      <w:r>
        <w:fldChar w:fldCharType="end"/>
      </w:r>
      <w:r>
        <w:t>). Every move is a trial on a working copy and is kept only when the forecast physical cost strictly falls (</w:t>
      </w:r>
      <w:r>
        <w:fldChar w:fldCharType="begin"/>
      </w:r>
      <w:r>
        <w:instrText xml:space="preserve"> REF _RefEqN_keep \h </w:instrText>
      </w:r>
      <w:r>
        <w:fldChar w:fldCharType="separate"/>
      </w:r>
      <w:r>
        <w:rPr>
          <w:noProof/>
        </w:rPr>
        <w:t>26</w:t>
      </w:r>
      <w:r>
        <w:fldChar w:fldCharType="end"/>
      </w:r>
      <w:r>
        <w:t>). Algorithm 1 gives one decision cycle.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4A196746" w14:textId="77777777">
        <w:trPr>
          <w:cantSplit/>
          <w:jc w:val="center"/>
        </w:trPr>
        <w:tc>
          <w:tcPr>
            <w:tcW w:w="4560" w:type="pct"/>
            <w:vAlign w:val="center"/>
          </w:tcPr>
          <w:p w14:paraId="7ABDAE6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tc>
        <w:tc>
          <w:tcPr>
            <w:tcW w:w="440" w:type="pct"/>
            <w:vAlign w:val="center"/>
          </w:tcPr>
          <w:p w14:paraId="59D7E281" w14:textId="77777777" w:rsidR="00096354" w:rsidRDefault="00000000">
            <w:pPr>
              <w:keepNext/>
              <w:jc w:val="right"/>
            </w:pPr>
            <w:r>
              <w:t>(</w:t>
            </w:r>
            <w:bookmarkStart w:id="27" w:name="_RefEqN_step"/>
            <w:r>
              <w:fldChar w:fldCharType="begin"/>
            </w:r>
            <w:r>
              <w:instrText xml:space="preserve"> SEQ ( \* ARABIC </w:instrText>
            </w:r>
            <w:r>
              <w:fldChar w:fldCharType="separate"/>
            </w:r>
            <w:r>
              <w:rPr>
                <w:noProof/>
              </w:rPr>
              <w:t>23</w:t>
            </w:r>
            <w:r>
              <w:fldChar w:fldCharType="end"/>
            </w:r>
            <w:bookmarkEnd w:id="27"/>
            <w:r>
              <w:t>)</w:t>
            </w:r>
          </w:p>
        </w:tc>
      </w:tr>
      <w:tr w:rsidR="00096354" w14:paraId="277419D9" w14:textId="77777777">
        <w:trPr>
          <w:cantSplit/>
          <w:jc w:val="center"/>
        </w:trPr>
        <w:tc>
          <w:tcPr>
            <w:tcW w:w="4560" w:type="pct"/>
            <w:vAlign w:val="center"/>
          </w:tcPr>
          <w:p w14:paraId="4B9BBE4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m:rPr>
                                <m:sty m:val="p"/>
                              </m:rPr>
                              <w:rPr>
                                <w:rFonts w:ascii="Cambria Math" w:hAnsi="Cambria Math"/>
                              </w:rPr>
                              <m:t>*</m:t>
                            </m:r>
                          </m:sup>
                        </m:sSubSup>
                      </m:e>
                    </m:d>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sub>
                          <m:sup>
                            <m:r>
                              <m:rPr>
                                <m:sty m:val="p"/>
                              </m:rPr>
                              <w:rPr>
                                <w:rFonts w:ascii="Cambria Math" w:hAnsi="Cambria Math"/>
                              </w:rPr>
                              <m:t>*</m:t>
                            </m:r>
                          </m:sup>
                        </m:sSubSup>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c</m:t>
                        </m:r>
                      </m:sub>
                      <m:sup>
                        <m:r>
                          <w:rPr>
                            <w:rFonts w:ascii="Cambria Math" w:hAnsi="Cambria Math"/>
                          </w:rPr>
                          <m:t>eff</m:t>
                        </m:r>
                      </m:sup>
                    </m:sSubSup>
                  </m:e>
                </m:d>
              </m:oMath>
            </m:oMathPara>
          </w:p>
        </w:tc>
        <w:tc>
          <w:tcPr>
            <w:tcW w:w="440" w:type="pct"/>
            <w:vAlign w:val="center"/>
          </w:tcPr>
          <w:p w14:paraId="30E04998" w14:textId="77777777" w:rsidR="00096354" w:rsidRDefault="00000000">
            <w:pPr>
              <w:keepNext/>
              <w:jc w:val="right"/>
            </w:pPr>
            <w:r>
              <w:t>(</w:t>
            </w:r>
            <w:bookmarkStart w:id="28" w:name="_RefEqN_inst"/>
            <w:r>
              <w:fldChar w:fldCharType="begin"/>
            </w:r>
            <w:r>
              <w:instrText xml:space="preserve"> SEQ ( \* ARABIC </w:instrText>
            </w:r>
            <w:r>
              <w:fldChar w:fldCharType="separate"/>
            </w:r>
            <w:r>
              <w:rPr>
                <w:noProof/>
              </w:rPr>
              <w:t>24</w:t>
            </w:r>
            <w:r>
              <w:fldChar w:fldCharType="end"/>
            </w:r>
            <w:bookmarkEnd w:id="28"/>
            <w:r>
              <w:t>)</w:t>
            </w:r>
          </w:p>
        </w:tc>
      </w:tr>
      <w:tr w:rsidR="00096354" w14:paraId="51F3A0D7" w14:textId="77777777">
        <w:trPr>
          <w:cantSplit/>
          <w:jc w:val="center"/>
        </w:trPr>
        <w:tc>
          <w:tcPr>
            <w:tcW w:w="4560" w:type="pct"/>
            <w:vAlign w:val="center"/>
          </w:tcPr>
          <w:p w14:paraId="2C105434" w14:textId="77777777" w:rsidR="00096354" w:rsidRDefault="00000000">
            <w:pPr>
              <w:keepNext/>
              <w:spacing w:before="60"/>
              <w:jc w:val="center"/>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w:rPr>
                            <w:rFonts w:ascii="Cambria Math" w:hAnsi="Cambria Math"/>
                          </w:rPr>
                          <m:t>eff</m:t>
                        </m:r>
                      </m:sup>
                    </m:sSubSup>
                  </m:e>
                </m:d>
                <m:r>
                  <m:rPr>
                    <m:sty m:val="p"/>
                  </m:rPr>
                  <w:rPr>
                    <w:rFonts w:ascii="Cambria Math" w:hAnsi="Cambria Math"/>
                  </w:rPr>
                  <m:t>&lt;</m:t>
                </m:r>
                <m:r>
                  <w:rPr>
                    <w:rFonts w:ascii="Cambria Math" w:hAnsi="Cambria Math"/>
                  </w:rPr>
                  <m:t>0.62 </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0.12</m:t>
                    </m:r>
                  </m:e>
                </m:d>
                <m:r>
                  <m:rPr>
                    <m:sty m:val="p"/>
                  </m:rPr>
                  <w:rPr>
                    <w:rFonts w:ascii="Cambria Math" w:hAnsi="Cambria Math"/>
                  </w:rPr>
                  <m:t>,</m:t>
                </m:r>
                <m:r>
                  <w:rPr>
                    <w:rFonts w:ascii="Cambria Math" w:hAnsi="Cambria Math"/>
                  </w:rPr>
                  <m:t>  x</m:t>
                </m:r>
                <m:r>
                  <m:rPr>
                    <m:sty m:val="p"/>
                  </m:rPr>
                  <w:rPr>
                    <w:rFonts w:ascii="Cambria Math" w:hAnsi="Cambria Math"/>
                  </w:rPr>
                  <m:t>=</m:t>
                </m:r>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w:rPr>
                        <w:rFonts w:ascii="Cambria Math" w:hAnsi="Cambria Math"/>
                      </w:rPr>
                      <m:t>eff</m:t>
                    </m:r>
                  </m:sup>
                </m:sSubSup>
              </m:oMath>
            </m:oMathPara>
          </w:p>
        </w:tc>
        <w:tc>
          <w:tcPr>
            <w:tcW w:w="440" w:type="pct"/>
            <w:vAlign w:val="center"/>
          </w:tcPr>
          <w:p w14:paraId="097B157A" w14:textId="77777777" w:rsidR="00096354" w:rsidRDefault="00000000">
            <w:pPr>
              <w:keepNext/>
              <w:jc w:val="right"/>
            </w:pPr>
            <w:r>
              <w:t>(</w:t>
            </w:r>
            <w:bookmarkStart w:id="29" w:name="_RefEqN_term"/>
            <w:r>
              <w:fldChar w:fldCharType="begin"/>
            </w:r>
            <w:r>
              <w:instrText xml:space="preserve"> SEQ ( \* ARABIC </w:instrText>
            </w:r>
            <w:r>
              <w:fldChar w:fldCharType="separate"/>
            </w:r>
            <w:r>
              <w:rPr>
                <w:noProof/>
              </w:rPr>
              <w:t>25</w:t>
            </w:r>
            <w:r>
              <w:fldChar w:fldCharType="end"/>
            </w:r>
            <w:bookmarkEnd w:id="29"/>
            <w:r>
              <w:t>)</w:t>
            </w:r>
          </w:p>
        </w:tc>
      </w:tr>
      <w:tr w:rsidR="00096354" w14:paraId="40AB9689" w14:textId="77777777">
        <w:trPr>
          <w:cantSplit/>
          <w:jc w:val="center"/>
        </w:trPr>
        <w:tc>
          <w:tcPr>
            <w:tcW w:w="4560" w:type="pct"/>
            <w:vAlign w:val="center"/>
          </w:tcPr>
          <w:p w14:paraId="0A6E48CD" w14:textId="77777777" w:rsidR="00096354" w:rsidRDefault="00000000">
            <w:pPr>
              <w:keepNext/>
              <w:spacing w:before="60"/>
              <w:jc w:val="center"/>
            </w:pPr>
            <m:oMathPara>
              <m:oMath>
                <m:r>
                  <m:rPr>
                    <m:nor/>
                  </m:rPr>
                  <m:t>kept</m:t>
                </m:r>
                <m:r>
                  <m:rPr>
                    <m:sty m:val="p"/>
                  </m:rPr>
                  <w:rPr>
                    <w:rFonts w:ascii="Cambria Math" w:hAnsi="Cambria Math"/>
                  </w:rPr>
                  <m:t>⇔</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440" w:type="pct"/>
            <w:vAlign w:val="center"/>
          </w:tcPr>
          <w:p w14:paraId="43EB9B24" w14:textId="77777777" w:rsidR="00096354" w:rsidRDefault="00000000">
            <w:pPr>
              <w:keepNext/>
              <w:jc w:val="right"/>
            </w:pPr>
            <w:r>
              <w:t>(</w:t>
            </w:r>
            <w:bookmarkStart w:id="30" w:name="_RefEqN_keep"/>
            <w:r>
              <w:fldChar w:fldCharType="begin"/>
            </w:r>
            <w:r>
              <w:instrText xml:space="preserve"> SEQ ( \* ARABIC </w:instrText>
            </w:r>
            <w:r>
              <w:fldChar w:fldCharType="separate"/>
            </w:r>
            <w:r>
              <w:rPr>
                <w:noProof/>
              </w:rPr>
              <w:t>26</w:t>
            </w:r>
            <w:r>
              <w:fldChar w:fldCharType="end"/>
            </w:r>
            <w:bookmarkEnd w:id="30"/>
            <w:r>
              <w:t>)</w:t>
            </w:r>
          </w:p>
        </w:tc>
      </w:tr>
    </w:tbl>
    <w:p w14:paraId="11BAD32C" w14:textId="77777777" w:rsidR="00096354" w:rsidRDefault="00096354">
      <w:pPr>
        <w:pStyle w:val="Text"/>
        <w:rPr>
          <w:sz w:val="12"/>
          <w:szCs w:val="12"/>
        </w:rPr>
      </w:pPr>
    </w:p>
    <w:p w14:paraId="47440AD0" w14:textId="77777777" w:rsidR="00C63C9D" w:rsidRDefault="00000000">
      <w:pPr>
        <w:pStyle w:val="Text"/>
      </w:pPr>
      <w:r>
        <w:t>In (</w:t>
      </w:r>
      <w:r>
        <w:fldChar w:fldCharType="begin"/>
      </w:r>
      <w:r>
        <w:instrText xml:space="preserve"> REF _RefEqN_step \h </w:instrText>
      </w:r>
      <w:r>
        <w:fldChar w:fldCharType="separate"/>
      </w:r>
      <w:r>
        <w:rPr>
          <w:noProof/>
        </w:rPr>
        <w:t>23</w:t>
      </w:r>
      <w:r>
        <w:fldChar w:fldCharType="end"/>
      </w:r>
      <w:r>
        <w:t xml:space="preserve">), </w:t>
      </w:r>
      <m:oMath>
        <m:r>
          <w:rPr>
            <w:rFonts w:ascii="Cambria Math" w:hAnsi="Cambria Math"/>
          </w:rPr>
          <m:t>δ</m:t>
        </m:r>
        <m:r>
          <m:rPr>
            <m:sty m:val="p"/>
          </m:rPr>
          <w:rPr>
            <w:rFonts w:ascii="Cambria Math" w:hAnsi="Cambria Math"/>
          </w:rPr>
          <m:t>=</m:t>
        </m:r>
        <m:r>
          <w:rPr>
            <w:rFonts w:ascii="Cambria Math" w:hAnsi="Cambria Math"/>
          </w:rPr>
          <m:t>0.05</m:t>
        </m:r>
      </m:oMath>
      <w:r>
        <w:t xml:space="preserve"> is the step, and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e>
        </m:d>
      </m:oMath>
      <w:r>
        <w:t xml:space="preserve"> are the trapezoid corners of term </w:t>
      </w:r>
      <m:oMath>
        <m:r>
          <w:rPr>
            <w:rFonts w:ascii="Cambria Math" w:hAnsi="Cambria Math"/>
          </w:rPr>
          <m:t>A</m:t>
        </m:r>
      </m:oMath>
      <w:r>
        <w:t xml:space="preserve">, whose rising edge coincides with the falling edge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so the partition of unity is preserved. In (</w:t>
      </w:r>
      <w:r>
        <w:fldChar w:fldCharType="begin"/>
      </w:r>
      <w:r>
        <w:instrText xml:space="preserve"> REF _RefEqN_inst \h </w:instrText>
      </w:r>
      <w:r>
        <w:fldChar w:fldCharType="separate"/>
      </w:r>
      <w:r>
        <w:rPr>
          <w:noProof/>
        </w:rPr>
        <w:t>24</w:t>
      </w:r>
      <w:r>
        <w:fldChar w:fldCharType="end"/>
      </w:r>
      <w:r>
        <w:t xml:space="preserve">),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oMath>
      <w:r>
        <w:t xml:space="preserve"> and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oMath>
      <w:r>
        <w:t xml:space="preserve"> are the two most active concepts,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the term set of </w:t>
      </w:r>
      <w:proofErr w:type="gramStart"/>
      <w:r>
        <w:t>concept</w:t>
      </w:r>
      <w:proofErr w:type="gramEnd"/>
      <w:r>
        <w:t xml:space="preserve"> </w:t>
      </w:r>
      <m:oMath>
        <m:r>
          <w:rPr>
            <w:rFonts w:ascii="Cambria Math" w:hAnsi="Cambria Math"/>
          </w:rPr>
          <m:t>c</m:t>
        </m:r>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oMath>
      <w:r>
        <w:t xml:space="preserve"> its dominant term. In (</w:t>
      </w:r>
      <w:r>
        <w:fldChar w:fldCharType="begin"/>
      </w:r>
      <w:r>
        <w:instrText xml:space="preserve"> REF _RefEqN_term \h </w:instrText>
      </w:r>
      <w:r>
        <w:fldChar w:fldCharType="separate"/>
      </w:r>
      <w:r>
        <w:rPr>
          <w:noProof/>
        </w:rPr>
        <w:t>25</w:t>
      </w:r>
      <w:r>
        <w:fldChar w:fldCharType="end"/>
      </w:r>
      <w:r>
        <w:t xml:space="preserve">),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is a narrow trapezoid centered on the crisp reading </w:t>
      </w:r>
      <m:oMath>
        <m:r>
          <w:rPr>
            <w:rFonts w:ascii="Cambria Math" w:hAnsi="Cambria Math"/>
          </w:rPr>
          <m:t>x</m:t>
        </m:r>
      </m:oMath>
      <w:r>
        <w:t>.</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096354" w14:paraId="279D77FD" w14:textId="77777777">
        <w:trPr>
          <w:cantSplit/>
        </w:trPr>
        <w:tc>
          <w:tcPr>
            <w:tcW w:w="4968" w:type="dxa"/>
          </w:tcPr>
          <w:p w14:paraId="185FA083" w14:textId="77777777" w:rsidR="00096354" w:rsidRDefault="00000000">
            <w:pPr>
              <w:keepNext/>
            </w:pPr>
            <w:r>
              <w:rPr>
                <w:b/>
                <w:sz w:val="16"/>
                <w:szCs w:val="16"/>
              </w:rPr>
              <w:t xml:space="preserve">Algorithm 1 </w:t>
            </w:r>
            <w:r>
              <w:rPr>
                <w:sz w:val="16"/>
                <w:szCs w:val="16"/>
              </w:rPr>
              <w:t xml:space="preserve">Closed layer, one decision cycle of agent </w:t>
            </w:r>
            <m:oMath>
              <m:r>
                <w:rPr>
                  <w:rFonts w:ascii="Cambria Math" w:hAnsi="Cambria Math"/>
                </w:rPr>
                <m:t>i</m:t>
              </m:r>
            </m:oMath>
          </w:p>
        </w:tc>
      </w:tr>
      <w:tr w:rsidR="00096354" w14:paraId="2F2AFCAD" w14:textId="77777777">
        <w:trPr>
          <w:cantSplit/>
        </w:trPr>
        <w:tc>
          <w:tcPr>
            <w:tcW w:w="4968" w:type="dxa"/>
          </w:tcPr>
          <w:p w14:paraId="5F10F9CD" w14:textId="77777777" w:rsidR="00096354" w:rsidRDefault="00000000">
            <w:pPr>
              <w:keepNext/>
            </w:pPr>
            <w:r>
              <w:rPr>
                <w:sz w:val="16"/>
                <w:szCs w:val="16"/>
              </w:rPr>
              <w:t xml:space="preserve">1: Input: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Pr>
                <w:sz w:val="16"/>
                <w:szCs w:val="16"/>
              </w:rPr>
              <w:t xml:space="preserve">, rule base </w:t>
            </w:r>
            <m:oMath>
              <m:r>
                <w:rPr>
                  <w:rFonts w:ascii="Cambria Math" w:hAnsi="Cambria Math"/>
                </w:rPr>
                <m:t>R</m:t>
              </m:r>
            </m:oMath>
            <w:r>
              <w:rPr>
                <w:sz w:val="16"/>
                <w:szCs w:val="16"/>
              </w:rPr>
              <w:t xml:space="preserve">, snapshot of the core, threshold </w:t>
            </w:r>
            <m:oMath>
              <m:r>
                <w:rPr>
                  <w:rFonts w:ascii="Cambria Math" w:hAnsi="Cambria Math"/>
                </w:rPr>
                <m:t>η</m:t>
              </m:r>
            </m:oMath>
          </w:p>
          <w:p w14:paraId="294C25F6" w14:textId="77777777" w:rsidR="00096354" w:rsidRDefault="00000000">
            <w:pPr>
              <w:keepNext/>
            </w:pPr>
            <w:r>
              <w:rPr>
                <w:sz w:val="16"/>
                <w:szCs w:val="16"/>
              </w:rPr>
              <w:t xml:space="preserve">2: features </w:t>
            </w:r>
            <m:oMath>
              <m:r>
                <w:rPr>
                  <w:rFonts w:ascii="Cambria Math" w:hAnsi="Cambria Math"/>
                </w:rPr>
                <m:t>z</m:t>
              </m:r>
            </m:oMath>
            <w:r>
              <w:rPr>
                <w:sz w:val="16"/>
                <w:szCs w:val="16"/>
              </w:rPr>
              <w:t xml:space="preserve"> and confidences </w:t>
            </w:r>
            <m:oMath>
              <m:r>
                <w:rPr>
                  <w:rFonts w:ascii="Cambria Math" w:hAnsi="Cambria Math"/>
                </w:rPr>
                <m:t>γ</m:t>
              </m:r>
            </m:oMath>
            <w:r>
              <w:rPr>
                <w:sz w:val="16"/>
                <w:szCs w:val="16"/>
              </w:rPr>
              <w:t xml:space="preserve"> by (</w:t>
            </w:r>
            <w:r>
              <w:fldChar w:fldCharType="begin"/>
            </w:r>
            <w:r>
              <w:instrText xml:space="preserve"> REF _RefEqN_feat \h </w:instrText>
            </w:r>
            <w:r>
              <w:fldChar w:fldCharType="separate"/>
            </w:r>
            <w:r>
              <w:rPr>
                <w:noProof/>
              </w:rPr>
              <w:t>11</w:t>
            </w:r>
            <w:r>
              <w:fldChar w:fldCharType="end"/>
            </w:r>
            <w:r>
              <w:rPr>
                <w:sz w:val="16"/>
                <w:szCs w:val="16"/>
              </w:rPr>
              <w:t>), (</w:t>
            </w:r>
            <w:r>
              <w:fldChar w:fldCharType="begin"/>
            </w:r>
            <w:r>
              <w:instrText xml:space="preserve"> REF _RefEqN_conf \h </w:instrText>
            </w:r>
            <w:r>
              <w:fldChar w:fldCharType="separate"/>
            </w:r>
            <w:r>
              <w:rPr>
                <w:noProof/>
              </w:rPr>
              <w:t>12</w:t>
            </w:r>
            <w:r>
              <w:fldChar w:fldCharType="end"/>
            </w:r>
            <w:r>
              <w:rPr>
                <w:sz w:val="16"/>
                <w:szCs w:val="16"/>
              </w:rPr>
              <w:t xml:space="preserve">); activations </w:t>
            </w:r>
            <m:oMath>
              <m:sSup>
                <m:sSupPr>
                  <m:ctrlPr>
                    <w:rPr>
                      <w:rFonts w:ascii="Cambria Math" w:hAnsi="Cambria Math"/>
                    </w:rPr>
                  </m:ctrlPr>
                </m:sSupPr>
                <m:e>
                  <m:r>
                    <w:rPr>
                      <w:rFonts w:ascii="Cambria Math" w:hAnsi="Cambria Math"/>
                    </w:rPr>
                    <m:t>a</m:t>
                  </m:r>
                </m:e>
                <m:sup>
                  <m:r>
                    <w:rPr>
                      <w:rFonts w:ascii="Cambria Math" w:hAnsi="Cambria Math"/>
                    </w:rPr>
                    <m:t>eff</m:t>
                  </m:r>
                </m:sup>
              </m:sSup>
            </m:oMath>
            <w:r>
              <w:rPr>
                <w:sz w:val="16"/>
                <w:szCs w:val="16"/>
              </w:rPr>
              <w:t xml:space="preserve"> by (</w:t>
            </w:r>
            <w:r>
              <w:fldChar w:fldCharType="begin"/>
            </w:r>
            <w:r>
              <w:instrText xml:space="preserve"> REF _RefEqN_agg \h </w:instrText>
            </w:r>
            <w:r>
              <w:fldChar w:fldCharType="separate"/>
            </w:r>
            <w:r>
              <w:rPr>
                <w:noProof/>
              </w:rPr>
              <w:t>14</w:t>
            </w:r>
            <w:r>
              <w:fldChar w:fldCharType="end"/>
            </w:r>
            <w:r>
              <w:rPr>
                <w:sz w:val="16"/>
                <w:szCs w:val="16"/>
              </w:rPr>
              <w:t>), (</w:t>
            </w:r>
            <w:r>
              <w:fldChar w:fldCharType="begin"/>
            </w:r>
            <w:r>
              <w:instrText xml:space="preserve"> REF _RefEqN_gate \h </w:instrText>
            </w:r>
            <w:r>
              <w:fldChar w:fldCharType="separate"/>
            </w:r>
            <w:r>
              <w:rPr>
                <w:noProof/>
              </w:rPr>
              <w:t>15</w:t>
            </w:r>
            <w:r>
              <w:fldChar w:fldCharType="end"/>
            </w:r>
            <w:r>
              <w:rPr>
                <w:sz w:val="16"/>
                <w:szCs w:val="16"/>
              </w:rPr>
              <w:t>)</w:t>
            </w:r>
          </w:p>
          <w:p w14:paraId="695904D6" w14:textId="77777777" w:rsidR="00096354" w:rsidRDefault="00000000">
            <w:pPr>
              <w:keepNext/>
            </w:pPr>
            <w:r>
              <w:rPr>
                <w:sz w:val="16"/>
                <w:szCs w:val="16"/>
              </w:rPr>
              <w:t xml:space="preserve">3: fire </w:t>
            </w:r>
            <m:oMath>
              <m:r>
                <w:rPr>
                  <w:rFonts w:ascii="Cambria Math" w:hAnsi="Cambria Math"/>
                </w:rPr>
                <m:t>R</m:t>
              </m:r>
            </m:oMath>
            <w:r>
              <w:rPr>
                <w:sz w:val="16"/>
                <w:szCs w:val="16"/>
              </w:rPr>
              <w:t xml:space="preserve">; candidate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by (</w:t>
            </w:r>
            <w:r>
              <w:fldChar w:fldCharType="begin"/>
            </w:r>
            <w:r>
              <w:instrText xml:space="preserve"> REF _RefEqN_cand \h </w:instrText>
            </w:r>
            <w:r>
              <w:fldChar w:fldCharType="separate"/>
            </w:r>
            <w:r>
              <w:rPr>
                <w:noProof/>
              </w:rPr>
              <w:t>17</w:t>
            </w:r>
            <w:r>
              <w:fldChar w:fldCharType="end"/>
            </w:r>
            <w:r>
              <w:rPr>
                <w:sz w:val="16"/>
                <w:szCs w:val="16"/>
              </w:rPr>
              <w:t>)</w:t>
            </w:r>
          </w:p>
          <w:p w14:paraId="171B87F8" w14:textId="77777777" w:rsidR="00096354" w:rsidRDefault="00000000">
            <w:pPr>
              <w:keepNext/>
            </w:pPr>
            <w:r>
              <w:rPr>
                <w:sz w:val="16"/>
                <w:szCs w:val="16"/>
              </w:rPr>
              <w:t xml:space="preserve">4: shadow forecasts over </w:t>
            </w:r>
            <m:oMath>
              <m:r>
                <w:rPr>
                  <w:rFonts w:ascii="Cambria Math" w:hAnsi="Cambria Math"/>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p>
          <w:p w14:paraId="163C0319" w14:textId="77777777" w:rsidR="00096354" w:rsidRDefault="00000000">
            <w:pPr>
              <w:keepNext/>
            </w:pPr>
            <w:r>
              <w:rPr>
                <w:sz w:val="16"/>
                <w:szCs w:val="16"/>
              </w:rPr>
              <w:t xml:space="preserve">5: if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&lt;</m:t>
              </m:r>
              <m:r>
                <w:rPr>
                  <w:rFonts w:ascii="Cambria Math" w:hAnsi="Cambria Math"/>
                </w:rPr>
                <m:t>η</m:t>
              </m:r>
            </m:oMath>
            <w:r>
              <w:rPr>
                <w:sz w:val="16"/>
                <w:szCs w:val="16"/>
              </w:rPr>
              <w:t xml:space="preserve"> by (</w:t>
            </w:r>
            <w:r>
              <w:fldChar w:fldCharType="begin"/>
            </w:r>
            <w:r>
              <w:instrText xml:space="preserve"> REF _RefEqN_qual \h </w:instrText>
            </w:r>
            <w:r>
              <w:fldChar w:fldCharType="separate"/>
            </w:r>
            <w:r>
              <w:rPr>
                <w:noProof/>
              </w:rPr>
              <w:t>22</w:t>
            </w:r>
            <w:r>
              <w:fldChar w:fldCharType="end"/>
            </w:r>
            <w:r>
              <w:rPr>
                <w:sz w:val="16"/>
                <w:szCs w:val="16"/>
              </w:rPr>
              <w:t xml:space="preserve">) then scale the offensive families of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p>
          <w:p w14:paraId="174F8CEF" w14:textId="77777777" w:rsidR="00096354" w:rsidRDefault="00000000">
            <w:pPr>
              <w:keepNext/>
            </w:pPr>
            <w:r>
              <w:rPr>
                <w:sz w:val="16"/>
                <w:szCs w:val="16"/>
              </w:rPr>
              <w:t>6: if (</w:t>
            </w:r>
            <w:r>
              <w:fldChar w:fldCharType="begin"/>
            </w:r>
            <w:r>
              <w:instrText xml:space="preserve"> REF _RefEqN_sat \h </w:instrText>
            </w:r>
            <w:r>
              <w:fldChar w:fldCharType="separate"/>
            </w:r>
            <w:r>
              <w:rPr>
                <w:noProof/>
              </w:rPr>
              <w:t>21</w:t>
            </w:r>
            <w:r>
              <w:fldChar w:fldCharType="end"/>
            </w:r>
            <w:r>
              <w:rPr>
                <w:sz w:val="16"/>
                <w:szCs w:val="16"/>
              </w:rPr>
              <w:t>) fails then</w:t>
            </w:r>
          </w:p>
          <w:p w14:paraId="61DE5ECD" w14:textId="77777777" w:rsidR="00096354" w:rsidRDefault="00000000">
            <w:pPr>
              <w:keepNext/>
              <w:ind w:left="120"/>
            </w:pPr>
            <w:r>
              <w:rPr>
                <w:sz w:val="16"/>
                <w:szCs w:val="16"/>
              </w:rPr>
              <w:t xml:space="preserve">7: for </w:t>
            </w:r>
            <m:oMath>
              <m:r>
                <w:rPr>
                  <w:rFonts w:ascii="Cambria Math" w:hAnsi="Cambria Math"/>
                </w:rPr>
                <m:t>t</m:t>
              </m:r>
              <m:r>
                <m:rPr>
                  <m:sty m:val="p"/>
                </m:rPr>
                <w:rPr>
                  <w:rFonts w:ascii="Cambria Math" w:hAnsi="Cambria Math"/>
                </w:rPr>
                <m:t>=</m:t>
              </m:r>
              <m:r>
                <w:rPr>
                  <w:rFonts w:ascii="Cambria Math" w:hAnsi="Cambria Math"/>
                </w:rPr>
                <m:t>1</m:t>
              </m:r>
            </m:oMath>
            <w:r>
              <w:rPr>
                <w:sz w:val="16"/>
                <w:szCs w:val="16"/>
              </w:rPr>
              <w:t xml:space="preserve"> to </w:t>
            </w:r>
            <m:oMath>
              <m:sSub>
                <m:sSubPr>
                  <m:ctrlPr>
                    <w:rPr>
                      <w:rFonts w:ascii="Cambria Math" w:hAnsi="Cambria Math"/>
                    </w:rPr>
                  </m:ctrlPr>
                </m:sSubPr>
                <m:e>
                  <m:r>
                    <w:rPr>
                      <w:rFonts w:ascii="Cambria Math" w:hAnsi="Cambria Math"/>
                    </w:rPr>
                    <m:t>T</m:t>
                  </m:r>
                </m:e>
                <m:sub>
                  <m:r>
                    <w:rPr>
                      <w:rFonts w:ascii="Cambria Math" w:hAnsi="Cambria Math"/>
                    </w:rPr>
                    <m:t>max</m:t>
                  </m:r>
                </m:sub>
              </m:sSub>
            </m:oMath>
            <w:r>
              <w:rPr>
                <w:sz w:val="16"/>
                <w:szCs w:val="16"/>
              </w:rPr>
              <w:t xml:space="preserve"> do</w:t>
            </w:r>
          </w:p>
          <w:p w14:paraId="2AE7BE3C" w14:textId="77777777" w:rsidR="00096354" w:rsidRDefault="00000000">
            <w:pPr>
              <w:keepNext/>
              <w:ind w:left="240"/>
            </w:pPr>
            <w:r>
              <w:rPr>
                <w:sz w:val="16"/>
                <w:szCs w:val="16"/>
              </w:rPr>
              <w:t>8: pick a move from (</w:t>
            </w:r>
            <w:r>
              <w:fldChar w:fldCharType="begin"/>
            </w:r>
            <w:r>
              <w:instrText xml:space="preserve"> REF _RefEqN_step \h </w:instrText>
            </w:r>
            <w:r>
              <w:fldChar w:fldCharType="separate"/>
            </w:r>
            <w:r>
              <w:rPr>
                <w:noProof/>
              </w:rPr>
              <w:t>23</w:t>
            </w:r>
            <w:r>
              <w:fldChar w:fldCharType="end"/>
            </w:r>
            <w:r>
              <w:rPr>
                <w:sz w:val="16"/>
                <w:szCs w:val="16"/>
              </w:rPr>
              <w:t>), (</w:t>
            </w:r>
            <w:r>
              <w:fldChar w:fldCharType="begin"/>
            </w:r>
            <w:r>
              <w:instrText xml:space="preserve"> REF _RefEqN_inst \h </w:instrText>
            </w:r>
            <w:r>
              <w:fldChar w:fldCharType="separate"/>
            </w:r>
            <w:r>
              <w:rPr>
                <w:noProof/>
              </w:rPr>
              <w:t>24</w:t>
            </w:r>
            <w:r>
              <w:fldChar w:fldCharType="end"/>
            </w:r>
            <w:r>
              <w:rPr>
                <w:sz w:val="16"/>
                <w:szCs w:val="16"/>
              </w:rPr>
              <w:t>), (</w:t>
            </w:r>
            <w:r>
              <w:fldChar w:fldCharType="begin"/>
            </w:r>
            <w:r>
              <w:instrText xml:space="preserve"> REF _RefEqN_term \h </w:instrText>
            </w:r>
            <w:r>
              <w:fldChar w:fldCharType="separate"/>
            </w:r>
            <w:r>
              <w:rPr>
                <w:noProof/>
              </w:rPr>
              <w:t>25</w:t>
            </w:r>
            <w:r>
              <w:fldChar w:fldCharType="end"/>
            </w:r>
            <w:r>
              <w:rPr>
                <w:sz w:val="16"/>
                <w:szCs w:val="16"/>
              </w:rPr>
              <w:t xml:space="preserve">) on a working copy of </w:t>
            </w:r>
            <m:oMath>
              <m:r>
                <w:rPr>
                  <w:rFonts w:ascii="Cambria Math" w:hAnsi="Cambria Math"/>
                </w:rPr>
                <m:t>R</m:t>
              </m:r>
            </m:oMath>
            <w:r>
              <w:rPr>
                <w:sz w:val="16"/>
                <w:szCs w:val="16"/>
              </w:rPr>
              <w:t>; forecast</w:t>
            </w:r>
          </w:p>
          <w:p w14:paraId="1779BC85" w14:textId="77777777" w:rsidR="00096354" w:rsidRDefault="00000000">
            <w:pPr>
              <w:keepNext/>
              <w:ind w:left="240"/>
            </w:pPr>
            <w:r>
              <w:rPr>
                <w:sz w:val="16"/>
                <w:szCs w:val="16"/>
              </w:rPr>
              <w:t>9: if (</w:t>
            </w:r>
            <w:r>
              <w:fldChar w:fldCharType="begin"/>
            </w:r>
            <w:r>
              <w:instrText xml:space="preserve"> REF _RefEqN_keep \h </w:instrText>
            </w:r>
            <w:r>
              <w:fldChar w:fldCharType="separate"/>
            </w:r>
            <w:r>
              <w:rPr>
                <w:noProof/>
              </w:rPr>
              <w:t>26</w:t>
            </w:r>
            <w:r>
              <w:fldChar w:fldCharType="end"/>
            </w:r>
            <w:r>
              <w:rPr>
                <w:sz w:val="16"/>
                <w:szCs w:val="16"/>
              </w:rPr>
              <w:t>) then commit the move else roll back</w:t>
            </w:r>
          </w:p>
          <w:p w14:paraId="3442010D" w14:textId="77777777" w:rsidR="00096354" w:rsidRDefault="00000000">
            <w:pPr>
              <w:keepNext/>
              <w:ind w:left="120"/>
            </w:pPr>
            <w:r>
              <w:rPr>
                <w:sz w:val="16"/>
                <w:szCs w:val="16"/>
              </w:rPr>
              <w:t>10: if a deficit remains then call Algorithm 2</w:t>
            </w:r>
          </w:p>
          <w:p w14:paraId="632F152E" w14:textId="77777777" w:rsidR="00096354" w:rsidRDefault="00000000">
            <w:pPr>
              <w:keepNext/>
            </w:pPr>
            <w:r>
              <w:rPr>
                <w:sz w:val="16"/>
                <w:szCs w:val="16"/>
              </w:rPr>
              <w:t xml:space="preserve">11: if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oMath>
            <w:r>
              <w:rPr>
                <w:sz w:val="16"/>
                <w:szCs w:val="16"/>
              </w:rPr>
              <w:t xml:space="preserve"> then withhold the offensive families of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(no-harm)</w:t>
            </w:r>
          </w:p>
          <w:p w14:paraId="204C6E2A" w14:textId="77777777" w:rsidR="00096354" w:rsidRDefault="00000000">
            <w:pPr>
              <w:keepNext/>
            </w:pPr>
            <w:r>
              <w:rPr>
                <w:sz w:val="16"/>
                <w:szCs w:val="16"/>
              </w:rPr>
              <w:t xml:space="preserve">12: Output: fielded candidate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updated </w:t>
            </w:r>
            <m:oMath>
              <m:r>
                <w:rPr>
                  <w:rFonts w:ascii="Cambria Math" w:hAnsi="Cambria Math"/>
                </w:rPr>
                <m:t>R</m:t>
              </m:r>
            </m:oMath>
          </w:p>
        </w:tc>
      </w:tr>
    </w:tbl>
    <w:p w14:paraId="1F2C5443" w14:textId="77777777" w:rsidR="00C63C9D" w:rsidRDefault="00000000">
      <w:pPr>
        <w:pStyle w:val="Heading2"/>
      </w:pPr>
      <w:r>
        <w:t>D. The Open Decision Layer</w:t>
      </w:r>
    </w:p>
    <w:p w14:paraId="02A958E6" w14:textId="77777777" w:rsidR="00926552" w:rsidRDefault="00926552" w:rsidP="00926552">
      <w:pPr>
        <w:keepNext/>
        <w:spacing w:before="80" w:after="40"/>
        <w:jc w:val="center"/>
      </w:pPr>
      <w:r>
        <w:rPr>
          <w:noProof/>
        </w:rPr>
        <w:drawing>
          <wp:inline distT="0" distB="0" distL="0" distR="0" wp14:anchorId="055373E9" wp14:editId="6D925947">
            <wp:extent cx="3017520" cy="292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tes.png"/>
                    <pic:cNvPicPr/>
                  </pic:nvPicPr>
                  <pic:blipFill>
                    <a:blip r:embed="rId14"/>
                    <a:stretch>
                      <a:fillRect/>
                    </a:stretch>
                  </pic:blipFill>
                  <pic:spPr>
                    <a:xfrm>
                      <a:off x="0" y="0"/>
                      <a:ext cx="3017520" cy="2928067"/>
                    </a:xfrm>
                    <a:prstGeom prst="rect">
                      <a:avLst/>
                    </a:prstGeom>
                  </pic:spPr>
                </pic:pic>
              </a:graphicData>
            </a:graphic>
          </wp:inline>
        </w:drawing>
      </w:r>
    </w:p>
    <w:p w14:paraId="35C418C4" w14:textId="37E1804D" w:rsidR="00926552" w:rsidRDefault="00926552" w:rsidP="00926552">
      <w:pPr>
        <w:pStyle w:val="FigureCaption"/>
        <w:spacing w:after="120"/>
      </w:pPr>
      <w:r>
        <w:t xml:space="preserve">Fig. </w:t>
      </w:r>
      <w:bookmarkStart w:id="31" w:name="_RefFig4"/>
      <w:r>
        <w:fldChar w:fldCharType="begin"/>
      </w:r>
      <w:r>
        <w:instrText xml:space="preserve"> SEQ Fig. \* ARABIC </w:instrText>
      </w:r>
      <w:r>
        <w:fldChar w:fldCharType="separate"/>
      </w:r>
      <w:r w:rsidR="00137C4F">
        <w:rPr>
          <w:noProof/>
        </w:rPr>
        <w:t>5</w:t>
      </w:r>
      <w:r>
        <w:fldChar w:fldCharType="end"/>
      </w:r>
      <w:bookmarkEnd w:id="31"/>
      <w:r>
        <w:t xml:space="preserve">. The open decision layer of one agent. Algebraic gates reject without a forecast; simulation gates compare the forecast with and without </w:t>
      </w:r>
      <m:oMath>
        <m:r>
          <w:rPr>
            <w:rFonts w:ascii="Cambria Math" w:hAnsi="Cambria Math"/>
          </w:rPr>
          <m:t>p</m:t>
        </m:r>
      </m:oMath>
      <w:r>
        <w:t xml:space="preserve"> on two seeds.</w:t>
      </w:r>
    </w:p>
    <w:p w14:paraId="3EF6ED4C" w14:textId="77777777" w:rsidR="00096354" w:rsidRDefault="00000000">
      <w:pPr>
        <w:pStyle w:val="Text"/>
      </w:pPr>
      <w:r>
        <w:t xml:space="preserve">Fig. 4 gives the open layer. It is entered when tuning and instantiation leave a deficit, when a coverage gap opens while fire is alive, or when spread renews under applied orders. A contextual bandit </w:t>
      </w:r>
      <w:sdt>
        <w:sdtPr>
          <w:id w:val="-1979969843"/>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as in (</w:t>
      </w:r>
      <w:r>
        <w:fldChar w:fldCharType="begin"/>
      </w:r>
      <w:r>
        <w:instrText xml:space="preserve"> REF _RefEqN_bandit \h </w:instrText>
      </w:r>
      <w:r>
        <w:fldChar w:fldCharType="separate"/>
      </w:r>
      <w:r>
        <w:rPr>
          <w:noProof/>
        </w:rPr>
        <w:t>27</w:t>
      </w:r>
      <w:r>
        <w:fldChar w:fldCharType="end"/>
      </w:r>
      <w:r>
        <w:t>), with the forecast cost reduction as reward. The proposer is a pretrained LLM used in context only. It receives the gated activations, the firing rules, the deficit, the resource state, and the vocabulary of effects, sectors, and bands, and it returns one object. The object is a plain rule in the form of (</w:t>
      </w:r>
      <w:r>
        <w:fldChar w:fldCharType="begin"/>
      </w:r>
      <w:r>
        <w:instrText xml:space="preserve"> REF _RefEqN_rule \h </w:instrText>
      </w:r>
      <w:r>
        <w:fldChar w:fldCharType="separate"/>
      </w:r>
      <w:r>
        <w:rPr>
          <w:noProof/>
        </w:rPr>
        <w:t>16</w:t>
      </w:r>
      <w:r>
        <w:fldChar w:fldCharType="end"/>
      </w:r>
      <w:r>
        <w:t>), a macro that blends up to three families (</w:t>
      </w:r>
      <w:r>
        <w:fldChar w:fldCharType="begin"/>
      </w:r>
      <w:r>
        <w:instrText xml:space="preserve"> REF _RefEqN_macro \h </w:instrText>
      </w:r>
      <w:r>
        <w:fldChar w:fldCharType="separate"/>
      </w:r>
      <w:r>
        <w:rPr>
          <w:noProof/>
        </w:rPr>
        <w:t>28</w:t>
      </w:r>
      <w:r>
        <w:fldChar w:fldCharType="end"/>
      </w:r>
      <w:r>
        <w:t>), or a composed intervention of up to three clauses over seven verified effects and seven sectors (</w:t>
      </w:r>
      <w:r>
        <w:fldChar w:fldCharType="begin"/>
      </w:r>
      <w:r>
        <w:instrText xml:space="preserve"> REF _RefEqN_clause \h </w:instrText>
      </w:r>
      <w:r>
        <w:fldChar w:fldCharType="separate"/>
      </w:r>
      <w:r>
        <w:rPr>
          <w:noProof/>
        </w:rPr>
        <w:t>29</w:t>
      </w:r>
      <w:r>
        <w:fldChar w:fldCharType="end"/>
      </w:r>
      <w:r>
        <w:t>). The band geometry (</w:t>
      </w:r>
      <w:r>
        <w:fldChar w:fldCharType="begin"/>
      </w:r>
      <w:r>
        <w:instrText xml:space="preserve"> REF _RefEqN_geom \h </w:instrText>
      </w:r>
      <w:r>
        <w:fldChar w:fldCharType="separate"/>
      </w:r>
      <w:r>
        <w:rPr>
          <w:noProof/>
        </w:rPr>
        <w:t>30</w:t>
      </w:r>
      <w:r>
        <w:fldChar w:fldCharType="end"/>
      </w:r>
      <w:r>
        <w:t>) and the idempotent operators (</w:t>
      </w:r>
      <w:r>
        <w:fldChar w:fldCharType="begin"/>
      </w:r>
      <w:r>
        <w:instrText xml:space="preserve"> REF _RefEqN_oper \h </w:instrText>
      </w:r>
      <w:r>
        <w:fldChar w:fldCharType="separate"/>
      </w:r>
      <w:r>
        <w:rPr>
          <w:noProof/>
        </w:rPr>
        <w:t>31</w:t>
      </w:r>
      <w:r>
        <w:fldChar w:fldCharType="end"/>
      </w:r>
      <w:r>
        <w:t>) resolve a clause on the engine fields.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502"/>
        <w:gridCol w:w="322"/>
      </w:tblGrid>
      <w:tr w:rsidR="00096354" w14:paraId="46EADB1C" w14:textId="77777777">
        <w:trPr>
          <w:cantSplit/>
          <w:jc w:val="center"/>
        </w:trPr>
        <w:tc>
          <w:tcPr>
            <w:tcW w:w="4560" w:type="pct"/>
            <w:vAlign w:val="center"/>
          </w:tcPr>
          <w:p w14:paraId="21FA622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440" w:type="pct"/>
            <w:vAlign w:val="center"/>
          </w:tcPr>
          <w:p w14:paraId="1D93B747" w14:textId="77777777" w:rsidR="00096354" w:rsidRDefault="00000000">
            <w:pPr>
              <w:keepNext/>
              <w:jc w:val="right"/>
            </w:pPr>
            <w:r>
              <w:t>(</w:t>
            </w:r>
            <w:bookmarkStart w:id="32" w:name="_RefEqN_bandit"/>
            <w:r>
              <w:fldChar w:fldCharType="begin"/>
            </w:r>
            <w:r>
              <w:instrText xml:space="preserve"> SEQ ( \* ARABIC </w:instrText>
            </w:r>
            <w:r>
              <w:fldChar w:fldCharType="separate"/>
            </w:r>
            <w:r>
              <w:rPr>
                <w:noProof/>
              </w:rPr>
              <w:t>27</w:t>
            </w:r>
            <w:r>
              <w:fldChar w:fldCharType="end"/>
            </w:r>
            <w:bookmarkEnd w:id="32"/>
            <w:r>
              <w:t>)</w:t>
            </w:r>
          </w:p>
        </w:tc>
      </w:tr>
      <w:tr w:rsidR="00096354" w14:paraId="3D1536E0" w14:textId="77777777">
        <w:trPr>
          <w:cantSplit/>
          <w:jc w:val="center"/>
        </w:trPr>
        <w:tc>
          <w:tcPr>
            <w:tcW w:w="4560" w:type="pct"/>
            <w:vAlign w:val="center"/>
          </w:tcPr>
          <w:p w14:paraId="3AE4A37A" w14:textId="77777777" w:rsidR="00096354" w:rsidRDefault="00000000">
            <w:pPr>
              <w:keepNext/>
              <w:spacing w:before="60"/>
              <w:jc w:val="center"/>
            </w:pPr>
            <m:oMathPara>
              <m:oMath>
                <m:r>
                  <w:rPr>
                    <w:rFonts w:ascii="Cambria Math" w:hAnsi="Cambria Math"/>
                  </w:rPr>
                  <m:t>β</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oMath>
            </m:oMathPara>
          </w:p>
        </w:tc>
        <w:tc>
          <w:tcPr>
            <w:tcW w:w="440" w:type="pct"/>
            <w:vAlign w:val="center"/>
          </w:tcPr>
          <w:p w14:paraId="70606525" w14:textId="77777777" w:rsidR="00096354" w:rsidRDefault="00000000">
            <w:pPr>
              <w:keepNext/>
              <w:jc w:val="right"/>
            </w:pPr>
            <w:r>
              <w:t>(</w:t>
            </w:r>
            <w:bookmarkStart w:id="33" w:name="_RefEqN_macro"/>
            <w:r>
              <w:fldChar w:fldCharType="begin"/>
            </w:r>
            <w:r>
              <w:instrText xml:space="preserve"> SEQ ( \* ARABIC </w:instrText>
            </w:r>
            <w:r>
              <w:fldChar w:fldCharType="separate"/>
            </w:r>
            <w:r>
              <w:rPr>
                <w:noProof/>
              </w:rPr>
              <w:t>28</w:t>
            </w:r>
            <w:r>
              <w:fldChar w:fldCharType="end"/>
            </w:r>
            <w:bookmarkEnd w:id="33"/>
            <w:r>
              <w:t>)</w:t>
            </w:r>
          </w:p>
        </w:tc>
      </w:tr>
      <w:tr w:rsidR="00096354" w14:paraId="35900724" w14:textId="77777777">
        <w:trPr>
          <w:cantSplit/>
          <w:jc w:val="center"/>
        </w:trPr>
        <w:tc>
          <w:tcPr>
            <w:tcW w:w="4560" w:type="pct"/>
            <w:vAlign w:val="center"/>
          </w:tcPr>
          <w:p w14:paraId="71E701B8" w14:textId="77777777" w:rsidR="00096354" w:rsidRDefault="00000000">
            <w:pPr>
              <w:keepNext/>
              <w:spacing w:before="60"/>
              <w:jc w:val="center"/>
            </w:pPr>
            <m:oMathPara>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  e</m:t>
                </m:r>
                <m:r>
                  <m:rPr>
                    <m:sty m:val="p"/>
                  </m:rPr>
                  <w:rPr>
                    <w:rFonts w:ascii="Cambria Math" w:hAnsi="Cambria Math"/>
                  </w:rPr>
                  <m:t>∈{</m:t>
                </m:r>
                <m:r>
                  <w:rPr>
                    <w:rFonts w:ascii="Cambria Math" w:hAnsi="Cambria Math"/>
                  </w:rPr>
                  <m:t>wet</m:t>
                </m:r>
                <m:r>
                  <m:rPr>
                    <m:sty m:val="p"/>
                  </m:rPr>
                  <w:rPr>
                    <w:rFonts w:ascii="Cambria Math" w:hAnsi="Cambria Math"/>
                  </w:rPr>
                  <m:t>,</m:t>
                </m:r>
                <m:r>
                  <w:rPr>
                    <w:rFonts w:ascii="Cambria Math" w:hAnsi="Cambria Math"/>
                  </w:rPr>
                  <m:t>clear</m:t>
                </m:r>
                <m:r>
                  <m:rPr>
                    <m:sty m:val="p"/>
                  </m:rPr>
                  <w:rPr>
                    <w:rFonts w:ascii="Cambria Math" w:hAnsi="Cambria Math"/>
                  </w:rPr>
                  <m:t>,</m:t>
                </m:r>
                <m:r>
                  <w:rPr>
                    <w:rFonts w:ascii="Cambria Math" w:hAnsi="Cambria Math"/>
                  </w:rPr>
                  <m:t>ignite</m:t>
                </m:r>
                <m:r>
                  <m:rPr>
                    <m:sty m:val="p"/>
                  </m:rPr>
                  <w:rPr>
                    <w:rFonts w:ascii="Cambria Math" w:hAnsi="Cambria Math"/>
                  </w:rPr>
                  <m:t>,</m:t>
                </m:r>
                <m:r>
                  <w:rPr>
                    <w:rFonts w:ascii="Cambria Math" w:hAnsi="Cambria Math"/>
                  </w:rPr>
                  <m:t>coat</m:t>
                </m:r>
                <m:r>
                  <m:rPr>
                    <m:sty m:val="p"/>
                  </m:rPr>
                  <w:rPr>
                    <w:rFonts w:ascii="Cambria Math" w:hAnsi="Cambria Math"/>
                  </w:rPr>
                  <m:t>,</m:t>
                </m:r>
                <m:r>
                  <w:rPr>
                    <w:rFonts w:ascii="Cambria Math" w:hAnsi="Cambria Math"/>
                  </w:rPr>
                  <m:t>draft</m:t>
                </m:r>
                <m:r>
                  <m:rPr>
                    <m:sty m:val="p"/>
                  </m:rPr>
                  <w:rPr>
                    <w:rFonts w:ascii="Cambria Math" w:hAnsi="Cambria Math"/>
                  </w:rPr>
                  <m:t>,</m:t>
                </m:r>
                <m:r>
                  <w:rPr>
                    <w:rFonts w:ascii="Cambria Math" w:hAnsi="Cambria Math"/>
                  </w:rPr>
                  <m:t>evacuate</m:t>
                </m:r>
                <m:r>
                  <m:rPr>
                    <m:sty m:val="p"/>
                  </m:rPr>
                  <w:rPr>
                    <w:rFonts w:ascii="Cambria Math" w:hAnsi="Cambria Math"/>
                  </w:rPr>
                  <m:t>,</m:t>
                </m:r>
                <m:r>
                  <w:rPr>
                    <w:rFonts w:ascii="Cambria Math" w:hAnsi="Cambria Math"/>
                  </w:rPr>
                  <m:t>prime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head</m:t>
                </m:r>
                <m:r>
                  <m:rPr>
                    <m:sty m:val="p"/>
                  </m:rPr>
                  <w:rPr>
                    <w:rFonts w:ascii="Cambria Math" w:hAnsi="Cambria Math"/>
                  </w:rPr>
                  <m:t>,</m:t>
                </m:r>
                <m:r>
                  <w:rPr>
                    <w:rFonts w:ascii="Cambria Math" w:hAnsi="Cambria Math"/>
                  </w:rPr>
                  <m:t>flank</m:t>
                </m:r>
                <m:r>
                  <m:rPr>
                    <m:sty m:val="p"/>
                  </m:rPr>
                  <w:rPr>
                    <w:rFonts w:ascii="Cambria Math" w:hAnsi="Cambria Math"/>
                  </w:rPr>
                  <m:t>,</m:t>
                </m:r>
                <m:r>
                  <w:rPr>
                    <w:rFonts w:ascii="Cambria Math" w:hAnsi="Cambria Math"/>
                  </w:rPr>
                  <m:t>rear</m:t>
                </m:r>
                <m:r>
                  <m:rPr>
                    <m:sty m:val="p"/>
                  </m:rPr>
                  <w:rPr>
                    <w:rFonts w:ascii="Cambria Math" w:hAnsi="Cambria Math"/>
                  </w:rPr>
                  <m:t>,</m:t>
                </m:r>
                <m:r>
                  <w:rPr>
                    <w:rFonts w:ascii="Cambria Math" w:hAnsi="Cambria Math"/>
                  </w:rPr>
                  <m:t>ring</m:t>
                </m:r>
                <m:r>
                  <m:rPr>
                    <m:sty m:val="p"/>
                  </m:rPr>
                  <w:rPr>
                    <w:rFonts w:ascii="Cambria Math" w:hAnsi="Cambria Math"/>
                  </w:rPr>
                  <m:t>,</m:t>
                </m:r>
                <m:r>
                  <w:rPr>
                    <w:rFonts w:ascii="Cambria Math" w:hAnsi="Cambria Math"/>
                  </w:rPr>
                  <m:t>at</m:t>
                </m:r>
                <m:r>
                  <m:rPr>
                    <m:sty m:val="p"/>
                  </m:rPr>
                  <w:rPr>
                    <w:rFonts w:ascii="Cambria Math" w:hAnsi="Cambria Math"/>
                  </w:rPr>
                  <m:t>_</m:t>
                </m:r>
                <m:r>
                  <w:rPr>
                    <w:rFonts w:ascii="Cambria Math" w:hAnsi="Cambria Math"/>
                  </w:rPr>
                  <m:t>fire</m:t>
                </m:r>
                <m:r>
                  <m:rPr>
                    <m:sty m:val="p"/>
                  </m:rPr>
                  <w:rPr>
                    <w:rFonts w:ascii="Cambria Math" w:hAnsi="Cambria Math"/>
                  </w:rPr>
                  <m:t>,</m:t>
                </m:r>
                <m:r>
                  <w:rPr>
                    <w:rFonts w:ascii="Cambria Math" w:hAnsi="Cambria Math"/>
                  </w:rPr>
                  <m:t>assets</m:t>
                </m:r>
                <m:r>
                  <m:rPr>
                    <m:sty m:val="p"/>
                  </m:rPr>
                  <w:rPr>
                    <w:rFonts w:ascii="Cambria Math" w:hAnsi="Cambria Math"/>
                  </w:rPr>
                  <m:t>,</m:t>
                </m:r>
                <m:r>
                  <w:rPr>
                    <w:rFonts w:ascii="Cambria Math" w:hAnsi="Cambria Math"/>
                  </w:rPr>
                  <m:t>populated</m:t>
                </m:r>
                <m:r>
                  <m:rPr>
                    <m:sty m:val="p"/>
                  </m:rPr>
                  <w:rPr>
                    <w:rFonts w:ascii="Cambria Math" w:hAnsi="Cambria Math"/>
                  </w:rPr>
                  <m:t>}</m:t>
                </m:r>
              </m:oMath>
            </m:oMathPara>
          </w:p>
        </w:tc>
        <w:tc>
          <w:tcPr>
            <w:tcW w:w="440" w:type="pct"/>
            <w:vAlign w:val="center"/>
          </w:tcPr>
          <w:p w14:paraId="4639E196" w14:textId="77777777" w:rsidR="00096354" w:rsidRDefault="00000000">
            <w:pPr>
              <w:keepNext/>
              <w:jc w:val="right"/>
            </w:pPr>
            <w:r>
              <w:t>(</w:t>
            </w:r>
            <w:bookmarkStart w:id="34" w:name="_RefEqN_clause"/>
            <w:r>
              <w:fldChar w:fldCharType="begin"/>
            </w:r>
            <w:r>
              <w:instrText xml:space="preserve"> SEQ ( \* ARABIC </w:instrText>
            </w:r>
            <w:r>
              <w:fldChar w:fldCharType="separate"/>
            </w:r>
            <w:r>
              <w:rPr>
                <w:noProof/>
              </w:rPr>
              <w:t>29</w:t>
            </w:r>
            <w:r>
              <w:fldChar w:fldCharType="end"/>
            </w:r>
            <w:bookmarkEnd w:id="34"/>
            <w:r>
              <w:t>)</w:t>
            </w:r>
          </w:p>
        </w:tc>
      </w:tr>
      <w:tr w:rsidR="00096354" w14:paraId="740C5EC2" w14:textId="77777777">
        <w:trPr>
          <w:cantSplit/>
          <w:jc w:val="center"/>
        </w:trPr>
        <w:tc>
          <w:tcPr>
            <w:tcW w:w="4560" w:type="pct"/>
            <w:vAlign w:val="center"/>
          </w:tcPr>
          <w:p w14:paraId="716ECD23" w14:textId="77777777" w:rsidR="00096354"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r>
                      <w:rPr>
                        <w:rFonts w:ascii="Cambria Math" w:hAnsi="Cambria Math"/>
                      </w:rPr>
                      <m:t>w</m:t>
                    </m:r>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oMath>
            </m:oMathPara>
          </w:p>
        </w:tc>
        <w:tc>
          <w:tcPr>
            <w:tcW w:w="440" w:type="pct"/>
            <w:vAlign w:val="center"/>
          </w:tcPr>
          <w:p w14:paraId="42C0A87B" w14:textId="77777777" w:rsidR="00096354" w:rsidRDefault="00000000">
            <w:pPr>
              <w:keepNext/>
              <w:jc w:val="right"/>
            </w:pPr>
            <w:r>
              <w:t>(</w:t>
            </w:r>
            <w:bookmarkStart w:id="35" w:name="_RefEqN_geom"/>
            <w:r>
              <w:fldChar w:fldCharType="begin"/>
            </w:r>
            <w:r>
              <w:instrText xml:space="preserve"> SEQ ( \* ARABIC </w:instrText>
            </w:r>
            <w:r>
              <w:fldChar w:fldCharType="separate"/>
            </w:r>
            <w:r>
              <w:rPr>
                <w:noProof/>
              </w:rPr>
              <w:t>30</w:t>
            </w:r>
            <w:r>
              <w:fldChar w:fldCharType="end"/>
            </w:r>
            <w:bookmarkEnd w:id="35"/>
            <w:r>
              <w:t>)</w:t>
            </w:r>
          </w:p>
        </w:tc>
      </w:tr>
      <w:tr w:rsidR="00096354" w14:paraId="526904BE" w14:textId="77777777">
        <w:trPr>
          <w:cantSplit/>
          <w:jc w:val="center"/>
        </w:trPr>
        <w:tc>
          <w:tcPr>
            <w:tcW w:w="4560" w:type="pct"/>
            <w:vAlign w:val="center"/>
          </w:tcPr>
          <w:p w14:paraId="199C1DC8" w14:textId="77777777" w:rsidR="00096354" w:rsidRDefault="00000000">
            <w:pPr>
              <w:keepNext/>
              <w:spacing w:before="60"/>
              <w:jc w:val="center"/>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440" w:type="pct"/>
            <w:vAlign w:val="center"/>
          </w:tcPr>
          <w:p w14:paraId="152F4B50" w14:textId="77777777" w:rsidR="00096354" w:rsidRDefault="00000000">
            <w:pPr>
              <w:keepNext/>
              <w:jc w:val="right"/>
            </w:pPr>
            <w:r>
              <w:t>(</w:t>
            </w:r>
            <w:bookmarkStart w:id="36" w:name="_RefEqN_oper"/>
            <w:r>
              <w:fldChar w:fldCharType="begin"/>
            </w:r>
            <w:r>
              <w:instrText xml:space="preserve"> SEQ ( \* ARABIC </w:instrText>
            </w:r>
            <w:r>
              <w:fldChar w:fldCharType="separate"/>
            </w:r>
            <w:r>
              <w:rPr>
                <w:noProof/>
              </w:rPr>
              <w:t>31</w:t>
            </w:r>
            <w:r>
              <w:fldChar w:fldCharType="end"/>
            </w:r>
            <w:bookmarkEnd w:id="36"/>
            <w:r>
              <w:t>)</w:t>
            </w:r>
          </w:p>
        </w:tc>
      </w:tr>
    </w:tbl>
    <w:p w14:paraId="21E7CE35" w14:textId="77777777" w:rsidR="00096354" w:rsidRDefault="00096354">
      <w:pPr>
        <w:pStyle w:val="Text"/>
        <w:rPr>
          <w:sz w:val="12"/>
          <w:szCs w:val="12"/>
        </w:rPr>
      </w:pPr>
    </w:p>
    <w:p w14:paraId="54DE9148" w14:textId="77777777" w:rsidR="00C63C9D" w:rsidRDefault="00000000">
      <w:pPr>
        <w:pStyle w:val="Text"/>
      </w:pPr>
      <w:r>
        <w:t>In (</w:t>
      </w:r>
      <w:r>
        <w:fldChar w:fldCharType="begin"/>
      </w:r>
      <w:r>
        <w:instrText xml:space="preserve"> REF _RefEqN_bandit \h </w:instrText>
      </w:r>
      <w:r>
        <w:fldChar w:fldCharType="separate"/>
      </w:r>
      <w:r>
        <w:rPr>
          <w:noProof/>
        </w:rPr>
        <w:t>27</w:t>
      </w:r>
      <w:r>
        <w:fldChar w:fldCharType="end"/>
      </w:r>
      <w:r>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context (deficit band and coverage flag), </w:t>
      </w:r>
      <m:oMath>
        <m:r>
          <w:rPr>
            <w:rFonts w:ascii="Cambria Math" w:hAnsi="Cambria Math"/>
          </w:rPr>
          <m:t>q</m:t>
        </m:r>
      </m:oMath>
      <w:r>
        <w:t xml:space="preserve"> a stage, </w:t>
      </w:r>
      <m:oMath>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oMath>
      <w:r>
        <w:t xml:space="preserve"> the allowed stages, </w:t>
      </w:r>
      <m:oMath>
        <m:r>
          <w:rPr>
            <w:rFonts w:ascii="Cambria Math" w:hAnsi="Cambria Math"/>
          </w:rPr>
          <m:t>H</m:t>
        </m:r>
      </m:oMath>
      <w:r>
        <w:t xml:space="preserve"> the value table,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the reward, </w:t>
      </w:r>
      <m:oMath>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r>
          <w:rPr>
            <w:rFonts w:ascii="Cambria Math" w:hAnsi="Cambria Math"/>
          </w:rPr>
          <m:t>0.05</m:t>
        </m:r>
      </m:oMath>
      <w:r>
        <w:t xml:space="preserve"> the step, and </w:t>
      </w:r>
      <m:oMath>
        <m:sSub>
          <m:sSubPr>
            <m:ctrlPr>
              <w:rPr>
                <w:rFonts w:ascii="Cambria Math" w:hAnsi="Cambria Math"/>
              </w:rPr>
            </m:ctrlPr>
          </m:sSubPr>
          <m:e>
            <m:r>
              <w:rPr>
                <w:rFonts w:ascii="Cambria Math" w:hAnsi="Cambria Math"/>
              </w:rPr>
              <m:t>ϵ</m:t>
            </m:r>
          </m:e>
          <m:sub>
            <m:r>
              <w:rPr>
                <w:rFonts w:ascii="Cambria Math" w:hAnsi="Cambria Math"/>
              </w:rPr>
              <m:t>b</m:t>
            </m:r>
          </m:sub>
        </m:sSub>
        <m:r>
          <m:rPr>
            <m:sty m:val="p"/>
          </m:rPr>
          <w:rPr>
            <w:rFonts w:ascii="Cambria Math" w:hAnsi="Cambria Math"/>
          </w:rPr>
          <m:t>=</m:t>
        </m:r>
        <m:r>
          <w:rPr>
            <w:rFonts w:ascii="Cambria Math" w:hAnsi="Cambria Math"/>
          </w:rPr>
          <m:t>0.10</m:t>
        </m:r>
      </m:oMath>
      <w:r>
        <w:t xml:space="preserve"> the exploration rate. In (</w:t>
      </w:r>
      <w:r>
        <w:fldChar w:fldCharType="begin"/>
      </w:r>
      <w:r>
        <w:instrText xml:space="preserve"> REF _RefEqN_macro \h </w:instrText>
      </w:r>
      <w:r>
        <w:fldChar w:fldCharType="separate"/>
      </w:r>
      <w:r>
        <w:rPr>
          <w:noProof/>
        </w:rPr>
        <w:t>28</w:t>
      </w:r>
      <w:r>
        <w:fldChar w:fldCharType="end"/>
      </w:r>
      <w:r>
        <w:t xml:space="preserve">),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is a family and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its weight. In (</w:t>
      </w:r>
      <w:r>
        <w:fldChar w:fldCharType="begin"/>
      </w:r>
      <w:r>
        <w:instrText xml:space="preserve"> REF _RefEqN_clause \h </w:instrText>
      </w:r>
      <w:r>
        <w:fldChar w:fldCharType="separate"/>
      </w:r>
      <w:r>
        <w:rPr>
          <w:noProof/>
        </w:rPr>
        <w:t>29</w:t>
      </w:r>
      <w:r>
        <w:fldChar w:fldCharType="end"/>
      </w:r>
      <w:r>
        <w:t xml:space="preserve">), </w:t>
      </w:r>
      <m:oMath>
        <m:r>
          <w:rPr>
            <w:rFonts w:ascii="Cambria Math" w:hAnsi="Cambria Math"/>
          </w:rPr>
          <m:t>e</m:t>
        </m:r>
      </m:oMath>
      <w:r>
        <w:t xml:space="preserve"> is an effect, </w:t>
      </w:r>
      <m:oMath>
        <m:r>
          <w:rPr>
            <w:rFonts w:ascii="Cambria Math" w:hAnsi="Cambria Math"/>
          </w:rPr>
          <m:t>s</m:t>
        </m:r>
      </m:oMath>
      <w:r>
        <w:t xml:space="preserve"> a sector,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a distance band in cells, and </w:t>
      </w:r>
      <m:oMath>
        <m:r>
          <w:rPr>
            <w:rFonts w:ascii="Cambria Math" w:hAnsi="Cambria Math"/>
          </w:rPr>
          <m:t>α</m:t>
        </m:r>
      </m:oMath>
      <w:r>
        <w:t xml:space="preserve"> an amount. In (</w:t>
      </w:r>
      <w:r>
        <w:fldChar w:fldCharType="begin"/>
      </w:r>
      <w:r>
        <w:instrText xml:space="preserve"> REF _RefEqN_geom \h </w:instrText>
      </w:r>
      <w:r>
        <w:fldChar w:fldCharType="separate"/>
      </w:r>
      <w:r>
        <w:rPr>
          <w:noProof/>
        </w:rPr>
        <w:t>30</w:t>
      </w:r>
      <w:r>
        <w:fldChar w:fldCharType="end"/>
      </w:r>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is the set of cells within four-neighbor distance </w:t>
      </w:r>
      <m:oMath>
        <m:r>
          <w:rPr>
            <w:rFonts w:ascii="Cambria Math" w:hAnsi="Cambria Math"/>
          </w:rPr>
          <m:t>ρ</m:t>
        </m:r>
      </m:oMath>
      <w:r>
        <w:t xml:space="preserve"> of the core </w:t>
      </w:r>
      <m:oMath>
        <m:r>
          <w:rPr>
            <w:rFonts w:ascii="Cambria Math" w:hAnsi="Cambria Math"/>
          </w:rPr>
          <m:t>C</m:t>
        </m:r>
      </m:oMath>
      <w:r>
        <w:t xml:space="preserve"> of the sector,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the fire centroid, </w:t>
      </w:r>
      <m:oMath>
        <m:r>
          <w:rPr>
            <w:rFonts w:ascii="Cambria Math" w:hAnsi="Cambria Math"/>
          </w:rPr>
          <m:t>w</m:t>
        </m:r>
      </m:oMath>
      <w:r>
        <w:t xml:space="preserve"> the mean wind, and </w:t>
      </w:r>
      <m:oMath>
        <m:r>
          <w:rPr>
            <w:rFonts w:ascii="Cambria Math" w:hAnsi="Cambria Math"/>
          </w:rPr>
          <m:t>κ</m:t>
        </m:r>
      </m:oMath>
      <w:r>
        <w:t xml:space="preserve"> the cosine that splits head, flank, and rear. In (</w:t>
      </w:r>
      <w:r>
        <w:fldChar w:fldCharType="begin"/>
      </w:r>
      <w:r>
        <w:instrText xml:space="preserve"> REF _RefEqN_oper \h </w:instrText>
      </w:r>
      <w:r>
        <w:fldChar w:fldCharType="separate"/>
      </w:r>
      <w:r>
        <w:rPr>
          <w:noProof/>
        </w:rPr>
        <w:t>31</w:t>
      </w:r>
      <w:r>
        <w:fldChar w:fldCharType="end"/>
      </w:r>
      <w:r>
        <w:t xml:space="preserve">), </w:t>
      </w:r>
      <m:oMath>
        <m:r>
          <w:rPr>
            <w:rFonts w:ascii="Cambria Math" w:hAnsi="Cambria Math"/>
          </w:rPr>
          <m:t>u</m:t>
        </m:r>
      </m:oMath>
      <w:r>
        <w:t xml:space="preserve"> is the firing intensity of the rule,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and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the retardant and capacity fields on the mask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the drafting gain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the capacity cap.</w:t>
      </w:r>
    </w:p>
    <w:p w14:paraId="797862AD" w14:textId="77777777" w:rsidR="00C63C9D" w:rsidRDefault="00000000">
      <w:pPr>
        <w:pStyle w:val="Text"/>
      </w:pPr>
      <w:r>
        <w:t>Every proposal is untrusted by construction and passes the gate chain of Fig. 4. G1 to G4 are algebraic and cost no simulation step. They check canonical form, vocabulary and duplication, relevance, which means that the rule fires on the current reading, and pool economy. G5 to G8 are simulation gates, as in (</w:t>
      </w:r>
      <w:r>
        <w:fldChar w:fldCharType="begin"/>
      </w:r>
      <w:r>
        <w:instrText xml:space="preserve"> REF _RefEqN_g56 \h </w:instrText>
      </w:r>
      <w:r>
        <w:fldChar w:fldCharType="separate"/>
      </w:r>
      <w:r>
        <w:rPr>
          <w:noProof/>
        </w:rPr>
        <w:t>32</w:t>
      </w:r>
      <w:r>
        <w:fldChar w:fldCharType="end"/>
      </w:r>
      <w:r>
        <w:t>) and (</w:t>
      </w:r>
      <w:r>
        <w:fldChar w:fldCharType="begin"/>
      </w:r>
      <w:r>
        <w:instrText xml:space="preserve"> REF _RefEqN_g78 \h </w:instrText>
      </w:r>
      <w:r>
        <w:fldChar w:fldCharType="separate"/>
      </w:r>
      <w:r>
        <w:rPr>
          <w:noProof/>
        </w:rPr>
        <w:t>33</w:t>
      </w:r>
      <w:r>
        <w:fldChar w:fldCharType="end"/>
      </w:r>
      <w:r>
        <w:t xml:space="preserve">). They demand a strict forecast gain on two independently seeded futures, a margin </w:t>
      </w:r>
      <m:oMath>
        <m:r>
          <w:rPr>
            <w:rFonts w:ascii="Cambria Math" w:hAnsi="Cambria Math"/>
          </w:rPr>
          <m:t>δ</m:t>
        </m:r>
      </m:oMath>
      <w:r>
        <w:t xml:space="preserve"> for a package, and attribution, which means that the package beats its own rule stripped of the new object. A rejection returns the gate name and both forecasts, and the proposer may revise once. Algorithm 2 gives the loop.</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755AB82C" w14:textId="77777777">
        <w:trPr>
          <w:cantSplit/>
          <w:jc w:val="center"/>
        </w:trPr>
        <w:tc>
          <w:tcPr>
            <w:tcW w:w="4560" w:type="pct"/>
            <w:vAlign w:val="center"/>
          </w:tcPr>
          <w:p w14:paraId="1A6E79CA" w14:textId="77777777" w:rsidR="00096354" w:rsidRDefault="00000000">
            <w:pPr>
              <w:keepNext/>
              <w:spacing w:before="60"/>
              <w:jc w:val="center"/>
            </w:pPr>
            <m:oMathPara>
              <m:oMath>
                <m:r>
                  <m:rPr>
                    <m:nor/>
                  </m:rPr>
                  <m:t xml:space="preserve">G5: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1</m:t>
                        </m:r>
                      </m:sub>
                    </m:sSub>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1</m:t>
                        </m:r>
                      </m:sub>
                    </m:sSub>
                  </m:sup>
                </m:sSubSup>
                <m:d>
                  <m:dPr>
                    <m:ctrlPr>
                      <w:rPr>
                        <w:rFonts w:ascii="Cambria Math" w:hAnsi="Cambria Math"/>
                      </w:rPr>
                    </m:ctrlPr>
                  </m:dPr>
                  <m:e>
                    <m:r>
                      <w:rPr>
                        <w:rFonts w:ascii="Cambria Math" w:hAnsi="Cambria Math"/>
                      </w:rPr>
                      <m:t>R</m:t>
                    </m:r>
                  </m:e>
                </m:d>
                <m:r>
                  <m:rPr>
                    <m:nor/>
                  </m:rPr>
                  <m:t xml:space="preserve">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2</m:t>
                        </m:r>
                      </m:sub>
                    </m:sSub>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2</m:t>
                        </m:r>
                      </m:sub>
                    </m:sSub>
                  </m:sup>
                </m:sSubSup>
                <m:d>
                  <m:dPr>
                    <m:ctrlPr>
                      <w:rPr>
                        <w:rFonts w:ascii="Cambria Math" w:hAnsi="Cambria Math"/>
                      </w:rPr>
                    </m:ctrlPr>
                  </m:dPr>
                  <m:e>
                    <m:r>
                      <w:rPr>
                        <w:rFonts w:ascii="Cambria Math" w:hAnsi="Cambria Math"/>
                      </w:rPr>
                      <m:t>R</m:t>
                    </m:r>
                  </m:e>
                </m:d>
              </m:oMath>
            </m:oMathPara>
          </w:p>
        </w:tc>
        <w:tc>
          <w:tcPr>
            <w:tcW w:w="440" w:type="pct"/>
            <w:vAlign w:val="center"/>
          </w:tcPr>
          <w:p w14:paraId="1B430670" w14:textId="77777777" w:rsidR="00096354" w:rsidRDefault="00000000">
            <w:pPr>
              <w:keepNext/>
              <w:jc w:val="right"/>
            </w:pPr>
            <w:r>
              <w:t>(</w:t>
            </w:r>
            <w:bookmarkStart w:id="37" w:name="_RefEqN_g56"/>
            <w:r>
              <w:fldChar w:fldCharType="begin"/>
            </w:r>
            <w:r>
              <w:instrText xml:space="preserve"> SEQ ( \* ARABIC </w:instrText>
            </w:r>
            <w:r>
              <w:fldChar w:fldCharType="separate"/>
            </w:r>
            <w:r>
              <w:rPr>
                <w:noProof/>
              </w:rPr>
              <w:t>32</w:t>
            </w:r>
            <w:r>
              <w:fldChar w:fldCharType="end"/>
            </w:r>
            <w:bookmarkEnd w:id="37"/>
            <w:r>
              <w:t>)</w:t>
            </w:r>
          </w:p>
        </w:tc>
      </w:tr>
      <w:tr w:rsidR="00096354" w14:paraId="1742D436" w14:textId="77777777">
        <w:trPr>
          <w:cantSplit/>
          <w:jc w:val="center"/>
        </w:trPr>
        <w:tc>
          <w:tcPr>
            <w:tcW w:w="4560" w:type="pct"/>
            <w:vAlign w:val="center"/>
          </w:tcPr>
          <w:p w14:paraId="345866BF" w14:textId="77777777" w:rsidR="00096354" w:rsidRDefault="00000000">
            <w:pPr>
              <w:keepNext/>
              <w:spacing w:before="60"/>
              <w:jc w:val="center"/>
            </w:pPr>
            <m:oMathPara>
              <m:oMath>
                <m:r>
                  <m:rPr>
                    <m:nor/>
                  </m:rPr>
                  <m:t xml:space="preserve">G7: </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nor/>
                  </m:rPr>
                  <m:t xml:space="preserve">G8: </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e>
                </m:d>
                <m:r>
                  <m:rPr>
                    <m:sty m:val="p"/>
                  </m:rPr>
                  <w:rPr>
                    <w:rFonts w:ascii="Cambria Math" w:hAnsi="Cambria Math"/>
                  </w:rPr>
                  <m:t>&lt;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oMath>
            </m:oMathPara>
          </w:p>
        </w:tc>
        <w:tc>
          <w:tcPr>
            <w:tcW w:w="440" w:type="pct"/>
            <w:vAlign w:val="center"/>
          </w:tcPr>
          <w:p w14:paraId="3E6A837B" w14:textId="77777777" w:rsidR="00096354" w:rsidRDefault="00000000">
            <w:pPr>
              <w:keepNext/>
              <w:jc w:val="right"/>
            </w:pPr>
            <w:r>
              <w:t>(</w:t>
            </w:r>
            <w:bookmarkStart w:id="38" w:name="_RefEqN_g78"/>
            <w:r>
              <w:fldChar w:fldCharType="begin"/>
            </w:r>
            <w:r>
              <w:instrText xml:space="preserve"> SEQ ( \* ARABIC </w:instrText>
            </w:r>
            <w:r>
              <w:fldChar w:fldCharType="separate"/>
            </w:r>
            <w:r>
              <w:rPr>
                <w:noProof/>
              </w:rPr>
              <w:t>33</w:t>
            </w:r>
            <w:r>
              <w:fldChar w:fldCharType="end"/>
            </w:r>
            <w:bookmarkEnd w:id="38"/>
            <w:r>
              <w:t>)</w:t>
            </w:r>
          </w:p>
        </w:tc>
      </w:tr>
    </w:tbl>
    <w:p w14:paraId="79D3DCE0" w14:textId="77777777" w:rsidR="00096354" w:rsidRDefault="00096354">
      <w:pPr>
        <w:pStyle w:val="Text"/>
        <w:rPr>
          <w:sz w:val="12"/>
          <w:szCs w:val="12"/>
        </w:rPr>
      </w:pPr>
    </w:p>
    <w:p w14:paraId="4FCD8598" w14:textId="77777777" w:rsidR="00C63C9D" w:rsidRDefault="00000000">
      <w:pPr>
        <w:pStyle w:val="Text"/>
      </w:pPr>
      <w:r>
        <w:t>In (</w:t>
      </w:r>
      <w:r>
        <w:fldChar w:fldCharType="begin"/>
      </w:r>
      <w:r>
        <w:instrText xml:space="preserve"> REF _RefEqN_g56 \h </w:instrText>
      </w:r>
      <w:r>
        <w:fldChar w:fldCharType="separate"/>
      </w:r>
      <w:r>
        <w:rPr>
          <w:noProof/>
        </w:rPr>
        <w:t>32</w:t>
      </w:r>
      <w:r>
        <w:fldChar w:fldCharType="end"/>
      </w:r>
      <w:r>
        <w:t>) and (</w:t>
      </w:r>
      <w:r>
        <w:fldChar w:fldCharType="begin"/>
      </w:r>
      <w:r>
        <w:instrText xml:space="preserve"> REF _RefEqN_g78 \h </w:instrText>
      </w:r>
      <w:r>
        <w:fldChar w:fldCharType="separate"/>
      </w:r>
      <w:r>
        <w:rPr>
          <w:noProof/>
        </w:rPr>
        <w:t>33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096354" w14:paraId="60C26C1E" w14:textId="77777777">
        <w:trPr>
          <w:cantSplit/>
        </w:trPr>
        <w:tc>
          <w:tcPr>
            <w:tcW w:w="4968" w:type="dxa"/>
          </w:tcPr>
          <w:p w14:paraId="1A8AFAC1" w14:textId="77777777" w:rsidR="00096354" w:rsidRDefault="00000000">
            <w:pPr>
              <w:keepNext/>
            </w:pPr>
            <w:r>
              <w:rPr>
                <w:b/>
                <w:sz w:val="16"/>
                <w:szCs w:val="16"/>
              </w:rPr>
              <w:t xml:space="preserve">Algorithm 2 </w:t>
            </w:r>
            <w:r>
              <w:rPr>
                <w:sz w:val="16"/>
                <w:szCs w:val="16"/>
              </w:rPr>
              <w:t>Open layer, proposal and admission</w:t>
            </w:r>
          </w:p>
        </w:tc>
      </w:tr>
      <w:tr w:rsidR="00096354" w14:paraId="5339D552" w14:textId="77777777">
        <w:trPr>
          <w:cantSplit/>
        </w:trPr>
        <w:tc>
          <w:tcPr>
            <w:tcW w:w="4968" w:type="dxa"/>
          </w:tcPr>
          <w:p w14:paraId="1DBAA8F8" w14:textId="77777777" w:rsidR="00096354" w:rsidRDefault="00000000">
            <w:pPr>
              <w:keepNext/>
            </w:pPr>
            <w:r>
              <w:rPr>
                <w:sz w:val="16"/>
                <w:szCs w:val="16"/>
              </w:rPr>
              <w:t xml:space="preserve">1: Input: situation summary </w:t>
            </w:r>
            <m:oMath>
              <m:sSub>
                <m:sSubPr>
                  <m:ctrlPr>
                    <w:rPr>
                      <w:rFonts w:ascii="Cambria Math" w:hAnsi="Cambria Math"/>
                    </w:rPr>
                  </m:ctrlPr>
                </m:sSubPr>
                <m:e>
                  <m:r>
                    <w:rPr>
                      <w:rFonts w:ascii="Cambria Math" w:hAnsi="Cambria Math"/>
                    </w:rPr>
                    <m:t>Σ</m:t>
                  </m:r>
                </m:e>
                <m:sub>
                  <m:r>
                    <w:rPr>
                      <w:rFonts w:ascii="Cambria Math" w:hAnsi="Cambria Math"/>
                    </w:rPr>
                    <m:t>k</m:t>
                  </m:r>
                </m:sub>
              </m:sSub>
            </m:oMath>
            <w:r>
              <w:rPr>
                <w:sz w:val="16"/>
                <w:szCs w:val="16"/>
              </w:rPr>
              <w:t xml:space="preserve"> (activations, firing rules, deficit, resources, vocabulary), rule base </w:t>
            </w:r>
            <m:oMath>
              <m:r>
                <w:rPr>
                  <w:rFonts w:ascii="Cambria Math" w:hAnsi="Cambria Math"/>
                </w:rPr>
                <m:t>R</m:t>
              </m:r>
            </m:oMath>
            <w:r>
              <w:rPr>
                <w:sz w:val="16"/>
                <w:szCs w:val="16"/>
              </w:rPr>
              <w:t xml:space="preserve">, seeds </w:t>
            </w:r>
            <m:oMath>
              <m:sSub>
                <m:sSubPr>
                  <m:ctrlPr>
                    <w:rPr>
                      <w:rFonts w:ascii="Cambria Math" w:hAnsi="Cambria Math"/>
                    </w:rPr>
                  </m:ctrlPr>
                </m:sSubPr>
                <m:e>
                  <m:r>
                    <w:rPr>
                      <w:rFonts w:ascii="Cambria Math" w:hAnsi="Cambria Math"/>
                    </w:rPr>
                    <m:t>ξ</m:t>
                  </m:r>
                </m:e>
                <m:sub>
                  <m:r>
                    <w:rPr>
                      <w:rFonts w:ascii="Cambria Math" w:hAnsi="Cambria Math"/>
                    </w:rPr>
                    <m:t>1</m:t>
                  </m:r>
                </m:sub>
              </m:sSub>
            </m:oMath>
            <w:r>
              <w:rPr>
                <w:sz w:val="16"/>
                <w:szCs w:val="16"/>
              </w:rP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p>
          <w:p w14:paraId="1CF1056B" w14:textId="77777777" w:rsidR="00096354" w:rsidRDefault="00000000">
            <w:pPr>
              <w:keepNext/>
            </w:pPr>
            <w:r>
              <w:rPr>
                <w:sz w:val="16"/>
                <w:szCs w:val="16"/>
              </w:rPr>
              <w:t xml:space="preserve">2: </w:t>
            </w:r>
            <m:oMath>
              <m:r>
                <w:rPr>
                  <w:rFonts w:ascii="Cambria Math" w:hAnsi="Cambria Math"/>
                </w:rPr>
                <m:t>p</m:t>
              </m:r>
              <m:r>
                <m:rPr>
                  <m:sty m:val="p"/>
                </m:rPr>
                <w:rPr>
                  <w:rFonts w:ascii="Cambria Math" w:hAnsi="Cambria Math"/>
                </w:rPr>
                <m:t>←LLM</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oMath>
            <w:r>
              <w:rPr>
                <w:sz w:val="16"/>
                <w:szCs w:val="16"/>
              </w:rPr>
              <w:t xml:space="preserve">; </w:t>
            </w:r>
            <m:oMath>
              <m:r>
                <w:rPr>
                  <w:rFonts w:ascii="Cambria Math" w:hAnsi="Cambria Math"/>
                </w:rPr>
                <m:t>n</m:t>
              </m:r>
              <m:r>
                <m:rPr>
                  <m:sty m:val="p"/>
                </m:rPr>
                <w:rPr>
                  <w:rFonts w:ascii="Cambria Math" w:hAnsi="Cambria Math"/>
                </w:rPr>
                <m:t>←</m:t>
              </m:r>
              <m:r>
                <w:rPr>
                  <w:rFonts w:ascii="Cambria Math" w:hAnsi="Cambria Math"/>
                </w:rPr>
                <m:t>0</m:t>
              </m:r>
            </m:oMath>
          </w:p>
          <w:p w14:paraId="65698CBF" w14:textId="77777777" w:rsidR="00096354" w:rsidRDefault="00000000">
            <w:pPr>
              <w:keepNext/>
            </w:pPr>
            <w:r>
              <w:rPr>
                <w:sz w:val="16"/>
                <w:szCs w:val="16"/>
              </w:rPr>
              <w:t>3: repeat</w:t>
            </w:r>
          </w:p>
          <w:p w14:paraId="1D49620A" w14:textId="77777777" w:rsidR="00096354" w:rsidRDefault="00000000">
            <w:pPr>
              <w:keepNext/>
              <w:ind w:left="120"/>
            </w:pPr>
            <w:r>
              <w:rPr>
                <w:sz w:val="16"/>
                <w:szCs w:val="16"/>
              </w:rPr>
              <w:t xml:space="preserve">4: for </w:t>
            </w:r>
            <m:oMath>
              <m:r>
                <w:rPr>
                  <w:rFonts w:ascii="Cambria Math" w:hAnsi="Cambria Math"/>
                </w:rPr>
                <m:t>g</m:t>
              </m:r>
            </m:oMath>
            <w:r>
              <w:rPr>
                <w:sz w:val="16"/>
                <w:szCs w:val="16"/>
              </w:rPr>
              <w:t xml:space="preserve"> in G1, G2, G3, G4 do if </w:t>
            </w:r>
            <m:oMath>
              <m:r>
                <w:rPr>
                  <w:rFonts w:ascii="Cambria Math" w:hAnsi="Cambria Math"/>
                </w:rPr>
                <m:t>p</m:t>
              </m:r>
            </m:oMath>
            <w:r>
              <w:rPr>
                <w:sz w:val="16"/>
                <w:szCs w:val="16"/>
              </w:rPr>
              <w:t xml:space="preserve"> fails </w:t>
            </w:r>
            <m:oMath>
              <m:r>
                <w:rPr>
                  <w:rFonts w:ascii="Cambria Math" w:hAnsi="Cambria Math"/>
                </w:rPr>
                <m:t>g</m:t>
              </m:r>
            </m:oMath>
            <w:r>
              <w:rPr>
                <w:sz w:val="16"/>
                <w:szCs w:val="16"/>
              </w:rPr>
              <w:t xml:space="preserve"> then go to step 8</w:t>
            </w:r>
          </w:p>
          <w:p w14:paraId="2342EDA1" w14:textId="77777777" w:rsidR="00096354" w:rsidRDefault="00000000">
            <w:pPr>
              <w:keepNext/>
              <w:ind w:left="120"/>
            </w:pPr>
            <w:r>
              <w:rPr>
                <w:sz w:val="16"/>
                <w:szCs w:val="16"/>
              </w:rPr>
              <w:t xml:space="preserve">5: forecast </w:t>
            </w:r>
            <m:oMath>
              <m:r>
                <w:rPr>
                  <w:rFonts w:ascii="Cambria Math" w:hAnsi="Cambria Math"/>
                </w:rPr>
                <m:t>R</m:t>
              </m:r>
            </m:oMath>
            <w:r>
              <w:rPr>
                <w:sz w:val="16"/>
                <w:szCs w:val="16"/>
              </w:rPr>
              <w:t xml:space="preserve"> and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rPr>
                <w:sz w:val="16"/>
                <w:szCs w:val="16"/>
              </w:rPr>
              <w:t xml:space="preserve"> on </w:t>
            </w:r>
            <m:oMath>
              <m:sSub>
                <m:sSubPr>
                  <m:ctrlPr>
                    <w:rPr>
                      <w:rFonts w:ascii="Cambria Math" w:hAnsi="Cambria Math"/>
                    </w:rPr>
                  </m:ctrlPr>
                </m:sSubPr>
                <m:e>
                  <m:r>
                    <w:rPr>
                      <w:rFonts w:ascii="Cambria Math" w:hAnsi="Cambria Math"/>
                    </w:rPr>
                    <m:t>ξ</m:t>
                  </m:r>
                </m:e>
                <m:sub>
                  <m:r>
                    <w:rPr>
                      <w:rFonts w:ascii="Cambria Math" w:hAnsi="Cambria Math"/>
                    </w:rPr>
                    <m:t>1</m:t>
                  </m:r>
                </m:sub>
              </m:sSub>
            </m:oMath>
            <w:r>
              <w:rPr>
                <w:sz w:val="16"/>
                <w:szCs w:val="16"/>
              </w:rP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rPr>
                <w:sz w:val="16"/>
                <w:szCs w:val="16"/>
              </w:rPr>
              <w:t>; test (</w:t>
            </w:r>
            <w:r>
              <w:fldChar w:fldCharType="begin"/>
            </w:r>
            <w:r>
              <w:instrText xml:space="preserve"> REF _RefEqN_g56 \h </w:instrText>
            </w:r>
            <w:r>
              <w:fldChar w:fldCharType="separate"/>
            </w:r>
            <w:r>
              <w:rPr>
                <w:noProof/>
              </w:rPr>
              <w:t>32</w:t>
            </w:r>
            <w:r>
              <w:fldChar w:fldCharType="end"/>
            </w:r>
            <w:r>
              <w:rPr>
                <w:sz w:val="16"/>
                <w:szCs w:val="16"/>
              </w:rPr>
              <w:t>)</w:t>
            </w:r>
          </w:p>
          <w:p w14:paraId="59A304B7" w14:textId="77777777" w:rsidR="00096354" w:rsidRDefault="00000000">
            <w:pPr>
              <w:keepNext/>
              <w:ind w:left="120"/>
            </w:pPr>
            <w:r>
              <w:rPr>
                <w:sz w:val="16"/>
                <w:szCs w:val="16"/>
              </w:rPr>
              <w:t xml:space="preserve">6: if </w:t>
            </w:r>
            <m:oMath>
              <m:r>
                <w:rPr>
                  <w:rFonts w:ascii="Cambria Math" w:hAnsi="Cambria Math"/>
                </w:rPr>
                <m:t>p</m:t>
              </m:r>
            </m:oMath>
            <w:r>
              <w:rPr>
                <w:sz w:val="16"/>
                <w:szCs w:val="16"/>
              </w:rPr>
              <w:t xml:space="preserve"> is a package then test (</w:t>
            </w:r>
            <w:r>
              <w:fldChar w:fldCharType="begin"/>
            </w:r>
            <w:r>
              <w:instrText xml:space="preserve"> REF _RefEqN_g78 \h </w:instrText>
            </w:r>
            <w:r>
              <w:fldChar w:fldCharType="separate"/>
            </w:r>
            <w:r>
              <w:rPr>
                <w:noProof/>
              </w:rPr>
              <w:t>33</w:t>
            </w:r>
            <w:r>
              <w:fldChar w:fldCharType="end"/>
            </w:r>
            <w:r>
              <w:rPr>
                <w:sz w:val="16"/>
                <w:szCs w:val="16"/>
              </w:rPr>
              <w:t>)</w:t>
            </w:r>
          </w:p>
          <w:p w14:paraId="5DF8C868" w14:textId="77777777" w:rsidR="00096354" w:rsidRDefault="00000000">
            <w:pPr>
              <w:keepNext/>
              <w:ind w:left="120"/>
            </w:pPr>
            <w:r>
              <w:rPr>
                <w:sz w:val="16"/>
                <w:szCs w:val="16"/>
              </w:rPr>
              <w:t xml:space="preserve">7: if all gates pass then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rPr>
                <w:sz w:val="16"/>
                <w:szCs w:val="16"/>
              </w:rPr>
              <w:t>; log origin and gate values; return admitted</w:t>
            </w:r>
          </w:p>
          <w:p w14:paraId="2C2D1526" w14:textId="77777777" w:rsidR="00096354" w:rsidRDefault="00000000">
            <w:pPr>
              <w:keepNext/>
              <w:ind w:left="120"/>
            </w:pPr>
            <w:r>
              <w:rPr>
                <w:sz w:val="16"/>
                <w:szCs w:val="16"/>
              </w:rPr>
              <w:t xml:space="preserve">8: if </w:t>
            </w:r>
            <m:oMath>
              <m:r>
                <w:rPr>
                  <w:rFonts w:ascii="Cambria Math" w:hAnsi="Cambria Math"/>
                </w:rPr>
                <m:t>n</m:t>
              </m:r>
              <m:r>
                <m:rPr>
                  <m:sty m:val="p"/>
                </m:rPr>
                <w:rPr>
                  <w:rFonts w:ascii="Cambria Math" w:hAnsi="Cambria Math"/>
                </w:rPr>
                <m:t>=</m:t>
              </m:r>
              <m:r>
                <w:rPr>
                  <w:rFonts w:ascii="Cambria Math" w:hAnsi="Cambria Math"/>
                </w:rPr>
                <m:t>0</m:t>
              </m:r>
            </m:oMath>
            <w:r>
              <w:rPr>
                <w:sz w:val="16"/>
                <w:szCs w:val="16"/>
              </w:rPr>
              <w:t xml:space="preserve"> then send the gate name and both forecasts to the LLM; </w:t>
            </w:r>
            <m:oMath>
              <m:r>
                <w:rPr>
                  <w:rFonts w:ascii="Cambria Math" w:hAnsi="Cambria Math"/>
                </w:rPr>
                <m:t>p</m:t>
              </m:r>
              <m:r>
                <m:rPr>
                  <m:sty m:val="p"/>
                </m:rPr>
                <w:rPr>
                  <w:rFonts w:ascii="Cambria Math" w:hAnsi="Cambria Math"/>
                </w:rPr>
                <m:t>←</m:t>
              </m:r>
            </m:oMath>
            <w:r>
              <w:rPr>
                <w:sz w:val="16"/>
                <w:szCs w:val="16"/>
              </w:rPr>
              <w:t xml:space="preserve"> revision; </w:t>
            </w:r>
            <m:oMath>
              <m:r>
                <w:rPr>
                  <w:rFonts w:ascii="Cambria Math" w:hAnsi="Cambria Math"/>
                </w:rPr>
                <m:t>n</m:t>
              </m:r>
              <m:r>
                <m:rPr>
                  <m:sty m:val="p"/>
                </m:rPr>
                <w:rPr>
                  <w:rFonts w:ascii="Cambria Math" w:hAnsi="Cambria Math"/>
                </w:rPr>
                <m:t>←</m:t>
              </m:r>
              <m:r>
                <w:rPr>
                  <w:rFonts w:ascii="Cambria Math" w:hAnsi="Cambria Math"/>
                </w:rPr>
                <m:t>1</m:t>
              </m:r>
            </m:oMath>
            <w:r>
              <w:rPr>
                <w:sz w:val="16"/>
                <w:szCs w:val="16"/>
              </w:rPr>
              <w:t xml:space="preserve"> else return rejected</w:t>
            </w:r>
          </w:p>
          <w:p w14:paraId="589124B3" w14:textId="77777777" w:rsidR="00096354" w:rsidRDefault="00000000">
            <w:pPr>
              <w:keepNext/>
            </w:pPr>
            <w:r>
              <w:rPr>
                <w:sz w:val="16"/>
                <w:szCs w:val="16"/>
              </w:rPr>
              <w:t xml:space="preserve">9: until </w:t>
            </w:r>
            <m:oMath>
              <m:r>
                <w:rPr>
                  <w:rFonts w:ascii="Cambria Math" w:hAnsi="Cambria Math"/>
                </w:rPr>
                <m:t>n</m:t>
              </m:r>
              <m:r>
                <m:rPr>
                  <m:sty m:val="p"/>
                </m:rPr>
                <w:rPr>
                  <w:rFonts w:ascii="Cambria Math" w:hAnsi="Cambria Math"/>
                </w:rPr>
                <m:t>&gt;</m:t>
              </m:r>
              <m:r>
                <w:rPr>
                  <w:rFonts w:ascii="Cambria Math" w:hAnsi="Cambria Math"/>
                </w:rPr>
                <m:t>1</m:t>
              </m:r>
            </m:oMath>
          </w:p>
        </w:tc>
      </w:tr>
    </w:tbl>
    <w:p w14:paraId="6CB99303" w14:textId="77777777" w:rsidR="00C63C9D" w:rsidRDefault="00000000">
      <w:pPr>
        <w:pStyle w:val="Heading2"/>
      </w:pPr>
      <w:r>
        <w:t>E. Local Agents and Global Coordination</w:t>
      </w:r>
    </w:p>
    <w:p w14:paraId="2649CD55" w14:textId="77777777" w:rsidR="00C63C9D" w:rsidRDefault="00000000">
      <w:pPr>
        <w:pStyle w:val="Text"/>
      </w:pPr>
      <m:oMath>
        <m:r>
          <w:rPr>
            <w:rFonts w:ascii="Cambria Math" w:hAnsi="Cambria Math"/>
          </w:rPr>
          <m:t>N</m:t>
        </m:r>
      </m:oMath>
      <w:r>
        <w:t xml:space="preserve"> agents run Algorithms 1 and 2 over their own regions.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it receives the allocation, the priority weights, and the acceptance thresholds in force. Regions are ranked by priority and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34</w:t>
      </w:r>
      <w:r>
        <w:fldChar w:fldCharType="end"/>
      </w:r>
      <w:r>
        <w:t>), which scales only the offensive families. A monitored region also faces a stricter quality threshold. The merged field of (</w:t>
      </w:r>
      <w:r>
        <w:fldChar w:fldCharType="begin"/>
      </w:r>
      <w:r>
        <w:instrText xml:space="preserve"> REF _RefEqN_merge \h </w:instrText>
      </w:r>
      <w:r>
        <w:fldChar w:fldCharType="separate"/>
      </w:r>
      <w:r>
        <w:rPr>
          <w:noProof/>
        </w:rPr>
        <w:t>35</w:t>
      </w:r>
      <w:r>
        <w:fldChar w:fldCharType="end"/>
      </w:r>
      <w:r>
        <w:t>) is forecast by the no-harm guard against inaction. When the plan is worse, the offensive orders are withheld while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59F4B7EB" w14:textId="77777777">
        <w:trPr>
          <w:cantSplit/>
          <w:jc w:val="center"/>
        </w:trPr>
        <w:tc>
          <w:tcPr>
            <w:tcW w:w="4560" w:type="pct"/>
            <w:vAlign w:val="center"/>
          </w:tcPr>
          <w:p w14:paraId="7856F77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att</m:t>
                    </m:r>
                  </m:sub>
                </m:sSub>
                <m:r>
                  <m:rPr>
                    <m:sty m:val="p"/>
                  </m:rPr>
                  <w:rPr>
                    <w:rFonts w:ascii="Cambria Math" w:hAnsi="Cambria Math"/>
                  </w:rPr>
                  <m:t>=</m:t>
                </m:r>
                <m:r>
                  <w:rPr>
                    <w:rFonts w:ascii="Cambria Math" w:hAnsi="Cambria Math"/>
                  </w:rPr>
                  <m:t>0.35</m:t>
                </m:r>
              </m:oMath>
            </m:oMathPara>
          </w:p>
        </w:tc>
        <w:tc>
          <w:tcPr>
            <w:tcW w:w="440" w:type="pct"/>
            <w:vAlign w:val="center"/>
          </w:tcPr>
          <w:p w14:paraId="3B5F816B" w14:textId="77777777" w:rsidR="00096354" w:rsidRDefault="00000000">
            <w:pPr>
              <w:keepNext/>
              <w:jc w:val="right"/>
            </w:pPr>
            <w:r>
              <w:t>(</w:t>
            </w:r>
            <w:bookmarkStart w:id="39" w:name="_RefEqN_share"/>
            <w:r>
              <w:fldChar w:fldCharType="begin"/>
            </w:r>
            <w:r>
              <w:instrText xml:space="preserve"> SEQ ( \* ARABIC </w:instrText>
            </w:r>
            <w:r>
              <w:fldChar w:fldCharType="separate"/>
            </w:r>
            <w:r>
              <w:rPr>
                <w:noProof/>
              </w:rPr>
              <w:t>34</w:t>
            </w:r>
            <w:r>
              <w:fldChar w:fldCharType="end"/>
            </w:r>
            <w:bookmarkEnd w:id="39"/>
            <w:r>
              <w:t>)</w:t>
            </w:r>
          </w:p>
        </w:tc>
      </w:tr>
      <w:tr w:rsidR="00096354" w14:paraId="01BC9512" w14:textId="77777777">
        <w:trPr>
          <w:cantSplit/>
          <w:jc w:val="center"/>
        </w:trPr>
        <w:tc>
          <w:tcPr>
            <w:tcW w:w="4560" w:type="pct"/>
            <w:vAlign w:val="center"/>
          </w:tcPr>
          <w:p w14:paraId="1C40883E"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r>
                  <m:rPr>
                    <m:nor/>
                  </m:rPr>
                  <m:t>offensive families withheld</m:t>
                </m:r>
              </m:oMath>
            </m:oMathPara>
          </w:p>
        </w:tc>
        <w:tc>
          <w:tcPr>
            <w:tcW w:w="440" w:type="pct"/>
            <w:vAlign w:val="center"/>
          </w:tcPr>
          <w:p w14:paraId="72B76C24" w14:textId="77777777" w:rsidR="00096354" w:rsidRDefault="00000000">
            <w:pPr>
              <w:keepNext/>
              <w:jc w:val="right"/>
            </w:pPr>
            <w:r>
              <w:t>(</w:t>
            </w:r>
            <w:bookmarkStart w:id="40" w:name="_RefEqN_merge"/>
            <w:r>
              <w:fldChar w:fldCharType="begin"/>
            </w:r>
            <w:r>
              <w:instrText xml:space="preserve"> SEQ ( \* ARABIC </w:instrText>
            </w:r>
            <w:r>
              <w:fldChar w:fldCharType="separate"/>
            </w:r>
            <w:r>
              <w:rPr>
                <w:noProof/>
              </w:rPr>
              <w:t>35</w:t>
            </w:r>
            <w:r>
              <w:fldChar w:fldCharType="end"/>
            </w:r>
            <w:bookmarkEnd w:id="40"/>
            <w:r>
              <w:t>)</w:t>
            </w:r>
          </w:p>
        </w:tc>
      </w:tr>
    </w:tbl>
    <w:p w14:paraId="3AAF8DE9" w14:textId="77777777" w:rsidR="00096354" w:rsidRDefault="00096354">
      <w:pPr>
        <w:pStyle w:val="Text"/>
        <w:rPr>
          <w:sz w:val="12"/>
          <w:szCs w:val="12"/>
        </w:rPr>
      </w:pPr>
    </w:p>
    <w:p w14:paraId="7BE3EA3A" w14:textId="77777777" w:rsidR="00C63C9D" w:rsidRDefault="00000000">
      <w:pPr>
        <w:pStyle w:val="Text"/>
      </w:pPr>
      <w:r>
        <w:t>In (</w:t>
      </w:r>
      <w:r>
        <w:fldChar w:fldCharType="begin"/>
      </w:r>
      <w:r>
        <w:instrText xml:space="preserve"> REF _RefEqN_share \h </w:instrText>
      </w:r>
      <w:r>
        <w:fldChar w:fldCharType="separate"/>
      </w:r>
      <w:r>
        <w:rPr>
          <w:noProof/>
        </w:rPr>
        <w:t>34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35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scaled regional fields into one intervention field.</w:t>
      </w:r>
    </w:p>
    <w:p w14:paraId="719DA7F5" w14:textId="77777777" w:rsidR="00C63C9D" w:rsidRDefault="00000000">
      <w:pPr>
        <w:pStyle w:val="Text"/>
      </w:pPr>
      <w:r>
        <w:t>The gates give the architecture four properties that hold whatever produced the candidate, because they are properties of the acceptance function and not of the proposer. Proposition 1 (no-harm). No order reaches the field whose forecast physical cost exceeds the no-action forecast over the guard horizon. Proposition 2 (life-safety invariance). Evacuation and warning intensities are never reduced by any gate, since neither the fail-safe nor the no-harm rule has the two families in its domain, and a proposal that lowers them fails G2. Proposition 3 (coverage). At every reachable reading either some rule fires above the coverage floor of (</w:t>
      </w:r>
      <w:r>
        <w:fldChar w:fldCharType="begin"/>
      </w:r>
      <w:r>
        <w:instrText xml:space="preserve"> REF _RefEqN_cover \h </w:instrText>
      </w:r>
      <w:r>
        <w:fldChar w:fldCharType="separate"/>
      </w:r>
      <w:r>
        <w:rPr>
          <w:noProof/>
        </w:rPr>
        <w:t>18</w:t>
      </w:r>
      <w:r>
        <w:fldChar w:fldCharType="end"/>
      </w:r>
      <w:r>
        <w:t xml:space="preserve">), or the layer falls back to the watchful posture and triggers adaptation. Proposition 4 (monotone descent). Along any sequence of admissions the forecast physical cost on the first seed decreases by at least </w:t>
      </w:r>
      <m:oMath>
        <m:r>
          <w:rPr>
            <w:rFonts w:ascii="Cambria Math" w:hAnsi="Cambria Math"/>
          </w:rPr>
          <m:t>δ</m:t>
        </m:r>
      </m:oMath>
      <w:r>
        <w:t xml:space="preserve"> per admitted package, so the number of admissions in one incident is bounded and the extension halts once no proposal clears the gates. A fifth property is probabilistic. A proposal whose true effect is zero or harmful passes G5 and G6 with probability at most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where </w:t>
      </w:r>
      <m:oMath>
        <m:r>
          <w:rPr>
            <w:rFonts w:ascii="Cambria Math" w:hAnsi="Cambria Math"/>
          </w:rPr>
          <m:t>q</m:t>
        </m:r>
      </m:oMath>
      <w:r>
        <w:t xml:space="preserve"> is the </w:t>
      </w:r>
      <w:r>
        <w:lastRenderedPageBreak/>
        <w:t>probability that one shadow forecast reports a gain by chance. Section V-E reports how often admitted objects paid off in the realized outcome.</w:t>
      </w:r>
    </w:p>
    <w:p w14:paraId="7B4E6F09" w14:textId="77777777" w:rsidR="00926552" w:rsidRDefault="00926552" w:rsidP="00926552">
      <w:pPr>
        <w:pStyle w:val="Heading1"/>
      </w:pPr>
      <w:r>
        <w:t>V. Results</w:t>
      </w:r>
    </w:p>
    <w:p w14:paraId="0B069F37" w14:textId="77777777" w:rsidR="00926552" w:rsidRDefault="00926552" w:rsidP="00926552">
      <w:pPr>
        <w:pStyle w:val="Heading2"/>
      </w:pPr>
      <w:r>
        <w:t>A. Evaluation Criteria and Validation of the Simulation Core</w:t>
      </w:r>
    </w:p>
    <w:p w14:paraId="1816A6AC" w14:textId="77777777" w:rsidR="00926552" w:rsidRDefault="00926552" w:rsidP="00926552">
      <w:pPr>
        <w:pStyle w:val="Text"/>
      </w:pPr>
      <w:r>
        <w:t xml:space="preserve">Eight criteria fixed in advance are audited at the end of this section, namely predictive fidelity, decision quality, timeliness, robustness, uncertainty handling, adaptability, explainability, and scalability, listed in Table </w:t>
      </w:r>
      <w:r>
        <w:fldChar w:fldCharType="begin"/>
      </w:r>
      <w:r>
        <w:instrText xml:space="preserve"> REF _RefTabII \h </w:instrText>
      </w:r>
      <w:r>
        <w:fldChar w:fldCharType="separate"/>
      </w:r>
      <w:r w:rsidR="007D0D20">
        <w:rPr>
          <w:noProof/>
        </w:rPr>
        <w:t>I</w:t>
      </w:r>
      <w:r>
        <w:fldChar w:fldCharType="end"/>
      </w:r>
      <w:r>
        <w:t xml:space="preserve">. Predictive fidelity is tested by blind hindcast. The simulation core receives only the real inputs of a documented fire, with no tuning on that fire. Its output is compared with the satellite record. Terrain comes from Copernicus GLO-30, fuel from ESA </w:t>
      </w:r>
      <w:proofErr w:type="spellStart"/>
      <w:r>
        <w:t>WorldCover</w:t>
      </w:r>
      <w:proofErr w:type="spellEnd"/>
      <w:r>
        <w:t xml:space="preserve"> 2021, weather from ERA5 reanalysis, and ignition points and reference burn from NASA FIRMS VIIRS detections. Four documented fires in Türkiye cover different fuel, terrain, and wind conditions, namely Sc1 Manavgat and Sc2 Marmaris (July 2021, 48 h), Sc3 Milas-</w:t>
      </w:r>
      <w:proofErr w:type="spellStart"/>
      <w:r>
        <w:t>Kemerköy</w:t>
      </w:r>
      <w:proofErr w:type="spellEnd"/>
      <w:r>
        <w:t xml:space="preserve"> (August 2021, 72 h), and Sc4 Çanakkale-</w:t>
      </w:r>
      <w:proofErr w:type="spellStart"/>
      <w:r>
        <w:t>Kayadere</w:t>
      </w:r>
      <w:proofErr w:type="spellEnd"/>
      <w:r>
        <w:t xml:space="preserve"> (August 2023, 48 h). The core models </w:t>
      </w:r>
      <w:proofErr w:type="gramStart"/>
      <w:r>
        <w:t>free</w:t>
      </w:r>
      <w:proofErr w:type="gramEnd"/>
      <w:r>
        <w:t xml:space="preserve"> spread without suppression. Hence, a free run overpredicts the final area, and three suppression-robust criteria are used. The first is the probability of detection, accepted at 0.70 for calibrated growth models </w:t>
      </w:r>
      <w:sdt>
        <w:sdtPr>
          <w:id w:val="-1999990952"/>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second is the front position error relative to the equivalent burn radius. The third is the arrival-time agreement, the direct rate-of-spread test. Table </w:t>
      </w:r>
      <w:r>
        <w:fldChar w:fldCharType="begin"/>
      </w:r>
      <w:r>
        <w:instrText xml:space="preserve"> REF _RefTabIII \h </w:instrText>
      </w:r>
      <w:r>
        <w:fldChar w:fldCharType="separate"/>
      </w:r>
      <w:r w:rsidR="007D0D20">
        <w:rPr>
          <w:noProof/>
        </w:rPr>
        <w:t>II</w:t>
      </w:r>
      <w:r>
        <w:fldChar w:fldCharType="end"/>
      </w:r>
      <w:r>
        <w:t xml:space="preserve"> reports the metrics over 50 replicates and Fig. </w:t>
      </w:r>
      <w:r>
        <w:fldChar w:fldCharType="begin"/>
      </w:r>
      <w:r>
        <w:instrText xml:space="preserve"> REF _RefFig5 \h </w:instrText>
      </w:r>
      <w:r>
        <w:fldChar w:fldCharType="separate"/>
      </w:r>
      <w:r w:rsidR="007D0D20">
        <w:rPr>
          <w:noProof/>
        </w:rPr>
        <w:t>5</w:t>
      </w:r>
      <w:r>
        <w:fldChar w:fldCharType="end"/>
      </w:r>
      <w:r>
        <w:t xml:space="preserve"> the agreement maps. Overall agreement is 86 to 94 percent and detection probability 85 to 97 percent.</w:t>
      </w:r>
    </w:p>
    <w:p w14:paraId="3804D5F9" w14:textId="77777777" w:rsidR="00926552" w:rsidRDefault="00926552" w:rsidP="00926552">
      <w:pPr>
        <w:pStyle w:val="TableTitle"/>
        <w:keepNext/>
        <w:spacing w:before="120"/>
      </w:pPr>
      <w:r>
        <w:t xml:space="preserve">TABLE </w:t>
      </w:r>
      <w:bookmarkStart w:id="41" w:name="_RefTabII"/>
      <w:r w:rsidR="00D661B0">
        <w:fldChar w:fldCharType="begin"/>
      </w:r>
      <w:r w:rsidR="00D661B0">
        <w:instrText xml:space="preserve"> SEQ Table \* ROMAN </w:instrText>
      </w:r>
      <w:r w:rsidR="00D661B0">
        <w:fldChar w:fldCharType="separate"/>
      </w:r>
      <w:r w:rsidR="00D661B0">
        <w:rPr>
          <w:noProof/>
        </w:rPr>
        <w:t>I</w:t>
      </w:r>
      <w:r w:rsidR="00D661B0">
        <w:fldChar w:fldCharType="end"/>
      </w:r>
      <w:bookmarkEnd w:id="41"/>
    </w:p>
    <w:p w14:paraId="2C9181DB" w14:textId="77777777" w:rsidR="00926552" w:rsidRDefault="00926552" w:rsidP="00926552">
      <w:pPr>
        <w:pStyle w:val="TableTitle"/>
        <w:keepNext/>
        <w:spacing w:after="60"/>
      </w:pPr>
      <w:r>
        <w:t>Evaluation criteria and their measurement</w:t>
      </w:r>
    </w:p>
    <w:tbl>
      <w:tblPr>
        <w:tblW w:w="4896" w:type="dxa"/>
        <w:jc w:val="center"/>
        <w:tblLayout w:type="fixed"/>
        <w:tblLook w:val="04A0" w:firstRow="1" w:lastRow="0" w:firstColumn="1" w:lastColumn="0" w:noHBand="0" w:noVBand="1"/>
      </w:tblPr>
      <w:tblGrid>
        <w:gridCol w:w="1584"/>
        <w:gridCol w:w="3312"/>
      </w:tblGrid>
      <w:tr w:rsidR="00926552" w14:paraId="29ECDA8A" w14:textId="77777777" w:rsidTr="002F13A5">
        <w:trPr>
          <w:cantSplit/>
          <w:jc w:val="center"/>
        </w:trPr>
        <w:tc>
          <w:tcPr>
            <w:tcW w:w="1584" w:type="dxa"/>
            <w:tcBorders>
              <w:top w:val="single" w:sz="8" w:space="0" w:color="000000"/>
              <w:left w:val="nil"/>
              <w:bottom w:val="single" w:sz="6" w:space="0" w:color="000000"/>
              <w:right w:val="nil"/>
            </w:tcBorders>
          </w:tcPr>
          <w:p w14:paraId="652F8493" w14:textId="77777777" w:rsidR="00926552" w:rsidRDefault="00926552" w:rsidP="002F13A5">
            <w:pPr>
              <w:keepNext/>
            </w:pPr>
            <w:r>
              <w:rPr>
                <w:b/>
                <w:sz w:val="15"/>
              </w:rPr>
              <w:t>Criterion</w:t>
            </w:r>
          </w:p>
        </w:tc>
        <w:tc>
          <w:tcPr>
            <w:tcW w:w="3312" w:type="dxa"/>
            <w:tcBorders>
              <w:top w:val="single" w:sz="8" w:space="0" w:color="000000"/>
              <w:left w:val="nil"/>
              <w:bottom w:val="single" w:sz="6" w:space="0" w:color="000000"/>
              <w:right w:val="nil"/>
            </w:tcBorders>
          </w:tcPr>
          <w:p w14:paraId="6AFDE952" w14:textId="77777777" w:rsidR="00926552" w:rsidRDefault="00926552" w:rsidP="002F13A5">
            <w:pPr>
              <w:keepNext/>
            </w:pPr>
            <w:r>
              <w:rPr>
                <w:b/>
                <w:sz w:val="15"/>
              </w:rPr>
              <w:t>Measurement</w:t>
            </w:r>
          </w:p>
        </w:tc>
      </w:tr>
      <w:tr w:rsidR="00926552" w14:paraId="7E09A322" w14:textId="77777777" w:rsidTr="002F13A5">
        <w:trPr>
          <w:cantSplit/>
          <w:jc w:val="center"/>
        </w:trPr>
        <w:tc>
          <w:tcPr>
            <w:tcW w:w="1584" w:type="dxa"/>
            <w:tcBorders>
              <w:top w:val="nil"/>
              <w:left w:val="nil"/>
              <w:bottom w:val="nil"/>
              <w:right w:val="nil"/>
            </w:tcBorders>
          </w:tcPr>
          <w:p w14:paraId="7E889B66" w14:textId="77777777" w:rsidR="00926552" w:rsidRDefault="00926552" w:rsidP="002F13A5">
            <w:pPr>
              <w:keepNext/>
            </w:pPr>
            <w:r>
              <w:rPr>
                <w:sz w:val="15"/>
              </w:rPr>
              <w:t>Predictive fidelity</w:t>
            </w:r>
          </w:p>
        </w:tc>
        <w:tc>
          <w:tcPr>
            <w:tcW w:w="3312" w:type="dxa"/>
            <w:tcBorders>
              <w:top w:val="nil"/>
              <w:left w:val="nil"/>
              <w:bottom w:val="nil"/>
              <w:right w:val="nil"/>
            </w:tcBorders>
          </w:tcPr>
          <w:p w14:paraId="59BE8BE5" w14:textId="77777777" w:rsidR="00926552" w:rsidRDefault="00926552" w:rsidP="002F13A5">
            <w:pPr>
              <w:keepNext/>
            </w:pPr>
            <w:r>
              <w:rPr>
                <w:sz w:val="15"/>
              </w:rPr>
              <w:t>Blind hindcasts against historical fires; front and arrival-time agreement</w:t>
            </w:r>
          </w:p>
        </w:tc>
      </w:tr>
      <w:tr w:rsidR="00926552" w14:paraId="2E64BAD8" w14:textId="77777777" w:rsidTr="002F13A5">
        <w:trPr>
          <w:cantSplit/>
          <w:jc w:val="center"/>
        </w:trPr>
        <w:tc>
          <w:tcPr>
            <w:tcW w:w="1584" w:type="dxa"/>
            <w:tcBorders>
              <w:top w:val="nil"/>
              <w:left w:val="nil"/>
              <w:bottom w:val="nil"/>
              <w:right w:val="nil"/>
            </w:tcBorders>
          </w:tcPr>
          <w:p w14:paraId="52C4527A" w14:textId="77777777" w:rsidR="00926552" w:rsidRDefault="00926552" w:rsidP="002F13A5">
            <w:pPr>
              <w:keepNext/>
            </w:pPr>
            <w:r>
              <w:rPr>
                <w:sz w:val="15"/>
              </w:rPr>
              <w:t>Decision quality</w:t>
            </w:r>
          </w:p>
        </w:tc>
        <w:tc>
          <w:tcPr>
            <w:tcW w:w="3312" w:type="dxa"/>
            <w:tcBorders>
              <w:top w:val="nil"/>
              <w:left w:val="nil"/>
              <w:bottom w:val="nil"/>
              <w:right w:val="nil"/>
            </w:tcBorders>
          </w:tcPr>
          <w:p w14:paraId="509CE75D" w14:textId="77777777" w:rsidR="00926552" w:rsidRDefault="00926552" w:rsidP="002F13A5">
            <w:pPr>
              <w:keepNext/>
            </w:pPr>
            <w:r>
              <w:rPr>
                <w:sz w:val="15"/>
              </w:rPr>
              <w:t>Paired outcome differences against no action and reference doctrines on identical worlds</w:t>
            </w:r>
          </w:p>
        </w:tc>
      </w:tr>
      <w:tr w:rsidR="00926552" w14:paraId="5CDFC38E" w14:textId="77777777" w:rsidTr="002F13A5">
        <w:trPr>
          <w:cantSplit/>
          <w:jc w:val="center"/>
        </w:trPr>
        <w:tc>
          <w:tcPr>
            <w:tcW w:w="1584" w:type="dxa"/>
            <w:tcBorders>
              <w:top w:val="nil"/>
              <w:left w:val="nil"/>
              <w:bottom w:val="nil"/>
              <w:right w:val="nil"/>
            </w:tcBorders>
          </w:tcPr>
          <w:p w14:paraId="6960C510" w14:textId="77777777" w:rsidR="00926552" w:rsidRDefault="00926552" w:rsidP="002F13A5">
            <w:pPr>
              <w:keepNext/>
            </w:pPr>
            <w:r>
              <w:rPr>
                <w:sz w:val="15"/>
              </w:rPr>
              <w:t>Timeliness</w:t>
            </w:r>
          </w:p>
        </w:tc>
        <w:tc>
          <w:tcPr>
            <w:tcW w:w="3312" w:type="dxa"/>
            <w:tcBorders>
              <w:top w:val="nil"/>
              <w:left w:val="nil"/>
              <w:bottom w:val="nil"/>
              <w:right w:val="nil"/>
            </w:tcBorders>
          </w:tcPr>
          <w:p w14:paraId="4074D36D" w14:textId="77777777" w:rsidR="00926552" w:rsidRDefault="00926552" w:rsidP="002F13A5">
            <w:pPr>
              <w:keepNext/>
            </w:pPr>
            <w:r>
              <w:rPr>
                <w:sz w:val="15"/>
              </w:rPr>
              <w:t>Decision-cycle wall time; time to first order</w:t>
            </w:r>
          </w:p>
        </w:tc>
      </w:tr>
      <w:tr w:rsidR="00926552" w14:paraId="4544F8B1" w14:textId="77777777" w:rsidTr="002F13A5">
        <w:trPr>
          <w:cantSplit/>
          <w:jc w:val="center"/>
        </w:trPr>
        <w:tc>
          <w:tcPr>
            <w:tcW w:w="1584" w:type="dxa"/>
            <w:tcBorders>
              <w:top w:val="nil"/>
              <w:left w:val="nil"/>
              <w:bottom w:val="nil"/>
              <w:right w:val="nil"/>
            </w:tcBorders>
          </w:tcPr>
          <w:p w14:paraId="0F5DF8F4" w14:textId="77777777" w:rsidR="00926552" w:rsidRDefault="00926552" w:rsidP="002F13A5">
            <w:pPr>
              <w:keepNext/>
            </w:pPr>
            <w:r>
              <w:rPr>
                <w:sz w:val="15"/>
              </w:rPr>
              <w:t>Robustness</w:t>
            </w:r>
          </w:p>
        </w:tc>
        <w:tc>
          <w:tcPr>
            <w:tcW w:w="3312" w:type="dxa"/>
            <w:tcBorders>
              <w:top w:val="nil"/>
              <w:left w:val="nil"/>
              <w:bottom w:val="nil"/>
              <w:right w:val="nil"/>
            </w:tcBorders>
          </w:tcPr>
          <w:p w14:paraId="23245E5E" w14:textId="77777777" w:rsidR="00926552" w:rsidRDefault="00926552" w:rsidP="002F13A5">
            <w:pPr>
              <w:keepNext/>
            </w:pPr>
            <w:r>
              <w:rPr>
                <w:sz w:val="15"/>
              </w:rPr>
              <w:t>Outcome under observation outage and noise</w:t>
            </w:r>
          </w:p>
        </w:tc>
      </w:tr>
      <w:tr w:rsidR="00926552" w14:paraId="1BACD244" w14:textId="77777777" w:rsidTr="002F13A5">
        <w:trPr>
          <w:cantSplit/>
          <w:jc w:val="center"/>
        </w:trPr>
        <w:tc>
          <w:tcPr>
            <w:tcW w:w="1584" w:type="dxa"/>
            <w:tcBorders>
              <w:top w:val="nil"/>
              <w:left w:val="nil"/>
              <w:bottom w:val="nil"/>
              <w:right w:val="nil"/>
            </w:tcBorders>
          </w:tcPr>
          <w:p w14:paraId="02056F27" w14:textId="77777777" w:rsidR="00926552" w:rsidRDefault="00926552" w:rsidP="002F13A5">
            <w:pPr>
              <w:keepNext/>
            </w:pPr>
            <w:r>
              <w:rPr>
                <w:sz w:val="15"/>
              </w:rPr>
              <w:t>Uncertainty handling</w:t>
            </w:r>
          </w:p>
        </w:tc>
        <w:tc>
          <w:tcPr>
            <w:tcW w:w="3312" w:type="dxa"/>
            <w:tcBorders>
              <w:top w:val="nil"/>
              <w:left w:val="nil"/>
              <w:bottom w:val="nil"/>
              <w:right w:val="nil"/>
            </w:tcBorders>
          </w:tcPr>
          <w:p w14:paraId="2585DE45" w14:textId="77777777" w:rsidR="00926552" w:rsidRDefault="00926552" w:rsidP="002F13A5">
            <w:pPr>
              <w:keepNext/>
            </w:pPr>
            <w:r>
              <w:rPr>
                <w:sz w:val="15"/>
              </w:rPr>
              <w:t>Confidence propagation into every decision</w:t>
            </w:r>
          </w:p>
        </w:tc>
      </w:tr>
      <w:tr w:rsidR="00926552" w14:paraId="5BA03DFE" w14:textId="77777777" w:rsidTr="002F13A5">
        <w:trPr>
          <w:cantSplit/>
          <w:jc w:val="center"/>
        </w:trPr>
        <w:tc>
          <w:tcPr>
            <w:tcW w:w="1584" w:type="dxa"/>
            <w:tcBorders>
              <w:top w:val="nil"/>
              <w:left w:val="nil"/>
              <w:bottom w:val="nil"/>
              <w:right w:val="nil"/>
            </w:tcBorders>
          </w:tcPr>
          <w:p w14:paraId="500B32F9" w14:textId="77777777" w:rsidR="00926552" w:rsidRDefault="00926552" w:rsidP="002F13A5">
            <w:pPr>
              <w:keepNext/>
            </w:pPr>
            <w:r>
              <w:rPr>
                <w:sz w:val="15"/>
              </w:rPr>
              <w:t>Adaptability</w:t>
            </w:r>
          </w:p>
        </w:tc>
        <w:tc>
          <w:tcPr>
            <w:tcW w:w="3312" w:type="dxa"/>
            <w:tcBorders>
              <w:top w:val="nil"/>
              <w:left w:val="nil"/>
              <w:bottom w:val="nil"/>
              <w:right w:val="nil"/>
            </w:tcBorders>
          </w:tcPr>
          <w:p w14:paraId="58AF641B" w14:textId="77777777" w:rsidR="00926552" w:rsidRDefault="00926552" w:rsidP="002F13A5">
            <w:pPr>
              <w:keepNext/>
            </w:pPr>
            <w:r>
              <w:rPr>
                <w:sz w:val="15"/>
              </w:rPr>
              <w:t>Objects admitted; recurrence across independent worlds</w:t>
            </w:r>
          </w:p>
        </w:tc>
      </w:tr>
      <w:tr w:rsidR="00926552" w14:paraId="5874379A" w14:textId="77777777" w:rsidTr="002F13A5">
        <w:trPr>
          <w:cantSplit/>
          <w:jc w:val="center"/>
        </w:trPr>
        <w:tc>
          <w:tcPr>
            <w:tcW w:w="1584" w:type="dxa"/>
            <w:tcBorders>
              <w:top w:val="nil"/>
              <w:left w:val="nil"/>
              <w:bottom w:val="nil"/>
              <w:right w:val="nil"/>
            </w:tcBorders>
          </w:tcPr>
          <w:p w14:paraId="2D771F7A" w14:textId="77777777" w:rsidR="00926552" w:rsidRDefault="00926552" w:rsidP="002F13A5">
            <w:pPr>
              <w:keepNext/>
            </w:pPr>
            <w:r>
              <w:rPr>
                <w:sz w:val="15"/>
              </w:rPr>
              <w:t>Explainability</w:t>
            </w:r>
          </w:p>
        </w:tc>
        <w:tc>
          <w:tcPr>
            <w:tcW w:w="3312" w:type="dxa"/>
            <w:tcBorders>
              <w:top w:val="nil"/>
              <w:left w:val="nil"/>
              <w:bottom w:val="nil"/>
              <w:right w:val="nil"/>
            </w:tcBorders>
          </w:tcPr>
          <w:p w14:paraId="4DFF5BDE" w14:textId="77777777" w:rsidR="00926552" w:rsidRDefault="00926552" w:rsidP="002F13A5">
            <w:pPr>
              <w:keepNext/>
            </w:pPr>
            <w:r>
              <w:rPr>
                <w:sz w:val="15"/>
              </w:rPr>
              <w:t>Trace completeness of every order, edit, and rejection</w:t>
            </w:r>
          </w:p>
        </w:tc>
      </w:tr>
      <w:tr w:rsidR="00926552" w14:paraId="6B41126A" w14:textId="77777777" w:rsidTr="002F13A5">
        <w:trPr>
          <w:cantSplit/>
          <w:jc w:val="center"/>
        </w:trPr>
        <w:tc>
          <w:tcPr>
            <w:tcW w:w="1584" w:type="dxa"/>
            <w:tcBorders>
              <w:top w:val="nil"/>
              <w:left w:val="nil"/>
              <w:bottom w:val="single" w:sz="8" w:space="0" w:color="000000"/>
              <w:right w:val="nil"/>
            </w:tcBorders>
          </w:tcPr>
          <w:p w14:paraId="7D85F49F" w14:textId="77777777" w:rsidR="00926552" w:rsidRDefault="00926552" w:rsidP="002F13A5">
            <w:r>
              <w:rPr>
                <w:sz w:val="15"/>
              </w:rPr>
              <w:t>Scalability</w:t>
            </w:r>
          </w:p>
        </w:tc>
        <w:tc>
          <w:tcPr>
            <w:tcW w:w="3312" w:type="dxa"/>
            <w:tcBorders>
              <w:top w:val="nil"/>
              <w:left w:val="nil"/>
              <w:bottom w:val="single" w:sz="8" w:space="0" w:color="000000"/>
              <w:right w:val="nil"/>
            </w:tcBorders>
          </w:tcPr>
          <w:p w14:paraId="17066443" w14:textId="77777777" w:rsidR="00926552" w:rsidRDefault="00926552" w:rsidP="002F13A5">
            <w:r>
              <w:rPr>
                <w:sz w:val="15"/>
              </w:rPr>
              <w:t>Cost against agent count, horizon, and grid size</w:t>
            </w:r>
          </w:p>
        </w:tc>
      </w:tr>
    </w:tbl>
    <w:p w14:paraId="3A6C4F90" w14:textId="77777777" w:rsidR="00926552" w:rsidRDefault="00926552" w:rsidP="00926552">
      <w:pPr>
        <w:pStyle w:val="Text"/>
        <w:spacing w:after="40"/>
      </w:pPr>
    </w:p>
    <w:p w14:paraId="6835263F" w14:textId="77777777" w:rsidR="00926552" w:rsidRDefault="00926552" w:rsidP="00926552">
      <w:pPr>
        <w:pStyle w:val="TableTitle"/>
        <w:keepNext/>
        <w:spacing w:before="120"/>
      </w:pPr>
      <w:r>
        <w:t xml:space="preserve">TABLE </w:t>
      </w:r>
      <w:bookmarkStart w:id="42" w:name="_RefTabIII"/>
      <w:r w:rsidR="00D661B0">
        <w:fldChar w:fldCharType="begin"/>
      </w:r>
      <w:r w:rsidR="00D661B0">
        <w:instrText xml:space="preserve"> SEQ Table \* ROMAN </w:instrText>
      </w:r>
      <w:r w:rsidR="00D661B0">
        <w:fldChar w:fldCharType="separate"/>
      </w:r>
      <w:r w:rsidR="00D661B0">
        <w:rPr>
          <w:noProof/>
        </w:rPr>
        <w:t>II</w:t>
      </w:r>
      <w:r w:rsidR="00D661B0">
        <w:fldChar w:fldCharType="end"/>
      </w:r>
      <w:bookmarkEnd w:id="42"/>
    </w:p>
    <w:p w14:paraId="5A091E0B" w14:textId="77777777" w:rsidR="00926552" w:rsidRDefault="00926552" w:rsidP="00926552">
      <w:pPr>
        <w:pStyle w:val="TableTitle"/>
        <w:keepNext/>
        <w:spacing w:after="60"/>
      </w:pPr>
      <w:r>
        <w:t>Hindcast agreement per historical fire (50 replicates)</w:t>
      </w:r>
    </w:p>
    <w:tbl>
      <w:tblPr>
        <w:tblW w:w="4896" w:type="dxa"/>
        <w:jc w:val="center"/>
        <w:tblLayout w:type="fixed"/>
        <w:tblLook w:val="04A0" w:firstRow="1" w:lastRow="0" w:firstColumn="1" w:lastColumn="0" w:noHBand="0" w:noVBand="1"/>
      </w:tblPr>
      <w:tblGrid>
        <w:gridCol w:w="2016"/>
        <w:gridCol w:w="720"/>
        <w:gridCol w:w="720"/>
        <w:gridCol w:w="720"/>
        <w:gridCol w:w="720"/>
      </w:tblGrid>
      <w:tr w:rsidR="00926552" w14:paraId="0E30DD61" w14:textId="77777777" w:rsidTr="002F13A5">
        <w:trPr>
          <w:cantSplit/>
          <w:jc w:val="center"/>
        </w:trPr>
        <w:tc>
          <w:tcPr>
            <w:tcW w:w="2016" w:type="dxa"/>
            <w:tcBorders>
              <w:top w:val="single" w:sz="8" w:space="0" w:color="000000"/>
              <w:left w:val="nil"/>
              <w:bottom w:val="single" w:sz="6" w:space="0" w:color="000000"/>
              <w:right w:val="nil"/>
            </w:tcBorders>
          </w:tcPr>
          <w:p w14:paraId="2AD28010" w14:textId="77777777" w:rsidR="00926552" w:rsidRDefault="00926552" w:rsidP="002F13A5">
            <w:pPr>
              <w:keepNext/>
            </w:pPr>
            <w:r>
              <w:rPr>
                <w:b/>
                <w:sz w:val="15"/>
              </w:rPr>
              <w:t>Metric</w:t>
            </w:r>
          </w:p>
        </w:tc>
        <w:tc>
          <w:tcPr>
            <w:tcW w:w="720" w:type="dxa"/>
            <w:tcBorders>
              <w:top w:val="single" w:sz="8" w:space="0" w:color="000000"/>
              <w:left w:val="nil"/>
              <w:bottom w:val="single" w:sz="6" w:space="0" w:color="000000"/>
              <w:right w:val="nil"/>
            </w:tcBorders>
          </w:tcPr>
          <w:p w14:paraId="6887A726" w14:textId="77777777" w:rsidR="00926552" w:rsidRDefault="00926552" w:rsidP="002F13A5">
            <w:pPr>
              <w:keepNext/>
            </w:pPr>
            <w:r>
              <w:rPr>
                <w:b/>
                <w:sz w:val="15"/>
              </w:rPr>
              <w:t>Sc1</w:t>
            </w:r>
          </w:p>
        </w:tc>
        <w:tc>
          <w:tcPr>
            <w:tcW w:w="720" w:type="dxa"/>
            <w:tcBorders>
              <w:top w:val="single" w:sz="8" w:space="0" w:color="000000"/>
              <w:left w:val="nil"/>
              <w:bottom w:val="single" w:sz="6" w:space="0" w:color="000000"/>
              <w:right w:val="nil"/>
            </w:tcBorders>
          </w:tcPr>
          <w:p w14:paraId="372445A1" w14:textId="77777777" w:rsidR="00926552" w:rsidRDefault="00926552" w:rsidP="002F13A5">
            <w:pPr>
              <w:keepNext/>
            </w:pPr>
            <w:r>
              <w:rPr>
                <w:b/>
                <w:sz w:val="15"/>
              </w:rPr>
              <w:t>Sc2</w:t>
            </w:r>
          </w:p>
        </w:tc>
        <w:tc>
          <w:tcPr>
            <w:tcW w:w="720" w:type="dxa"/>
            <w:tcBorders>
              <w:top w:val="single" w:sz="8" w:space="0" w:color="000000"/>
              <w:left w:val="nil"/>
              <w:bottom w:val="single" w:sz="6" w:space="0" w:color="000000"/>
              <w:right w:val="nil"/>
            </w:tcBorders>
          </w:tcPr>
          <w:p w14:paraId="05900FC1" w14:textId="77777777" w:rsidR="00926552" w:rsidRDefault="00926552" w:rsidP="002F13A5">
            <w:pPr>
              <w:keepNext/>
            </w:pPr>
            <w:r>
              <w:rPr>
                <w:b/>
                <w:sz w:val="15"/>
              </w:rPr>
              <w:t>Sc3</w:t>
            </w:r>
          </w:p>
        </w:tc>
        <w:tc>
          <w:tcPr>
            <w:tcW w:w="720" w:type="dxa"/>
            <w:tcBorders>
              <w:top w:val="single" w:sz="8" w:space="0" w:color="000000"/>
              <w:left w:val="nil"/>
              <w:bottom w:val="single" w:sz="6" w:space="0" w:color="000000"/>
              <w:right w:val="nil"/>
            </w:tcBorders>
          </w:tcPr>
          <w:p w14:paraId="02B8FF90" w14:textId="77777777" w:rsidR="00926552" w:rsidRDefault="00926552" w:rsidP="002F13A5">
            <w:pPr>
              <w:keepNext/>
            </w:pPr>
            <w:r>
              <w:rPr>
                <w:b/>
                <w:sz w:val="15"/>
              </w:rPr>
              <w:t>Sc4</w:t>
            </w:r>
          </w:p>
        </w:tc>
      </w:tr>
      <w:tr w:rsidR="00926552" w14:paraId="23B0009C" w14:textId="77777777" w:rsidTr="002F13A5">
        <w:trPr>
          <w:cantSplit/>
          <w:jc w:val="center"/>
        </w:trPr>
        <w:tc>
          <w:tcPr>
            <w:tcW w:w="2016" w:type="dxa"/>
            <w:tcBorders>
              <w:top w:val="nil"/>
              <w:left w:val="nil"/>
              <w:bottom w:val="nil"/>
              <w:right w:val="nil"/>
            </w:tcBorders>
          </w:tcPr>
          <w:p w14:paraId="03A99036" w14:textId="77777777" w:rsidR="00926552" w:rsidRDefault="00926552" w:rsidP="002F13A5">
            <w:pPr>
              <w:keepNext/>
            </w:pPr>
            <w:r>
              <w:rPr>
                <w:sz w:val="15"/>
              </w:rPr>
              <w:t>Front distance (m)</w:t>
            </w:r>
          </w:p>
        </w:tc>
        <w:tc>
          <w:tcPr>
            <w:tcW w:w="720" w:type="dxa"/>
            <w:tcBorders>
              <w:top w:val="nil"/>
              <w:left w:val="nil"/>
              <w:bottom w:val="nil"/>
              <w:right w:val="nil"/>
            </w:tcBorders>
          </w:tcPr>
          <w:p w14:paraId="1B0E140D" w14:textId="77777777" w:rsidR="00926552" w:rsidRDefault="00926552" w:rsidP="002F13A5">
            <w:pPr>
              <w:keepNext/>
              <w:jc w:val="center"/>
            </w:pPr>
            <w:r>
              <w:rPr>
                <w:sz w:val="15"/>
              </w:rPr>
              <w:t>329</w:t>
            </w:r>
          </w:p>
        </w:tc>
        <w:tc>
          <w:tcPr>
            <w:tcW w:w="720" w:type="dxa"/>
            <w:tcBorders>
              <w:top w:val="nil"/>
              <w:left w:val="nil"/>
              <w:bottom w:val="nil"/>
              <w:right w:val="nil"/>
            </w:tcBorders>
          </w:tcPr>
          <w:p w14:paraId="0624058D" w14:textId="77777777" w:rsidR="00926552" w:rsidRDefault="00926552" w:rsidP="002F13A5">
            <w:pPr>
              <w:keepNext/>
              <w:jc w:val="center"/>
            </w:pPr>
            <w:r>
              <w:rPr>
                <w:sz w:val="15"/>
              </w:rPr>
              <w:t>305</w:t>
            </w:r>
          </w:p>
        </w:tc>
        <w:tc>
          <w:tcPr>
            <w:tcW w:w="720" w:type="dxa"/>
            <w:tcBorders>
              <w:top w:val="nil"/>
              <w:left w:val="nil"/>
              <w:bottom w:val="nil"/>
              <w:right w:val="nil"/>
            </w:tcBorders>
          </w:tcPr>
          <w:p w14:paraId="2EF5A8FF" w14:textId="77777777" w:rsidR="00926552" w:rsidRDefault="00926552" w:rsidP="002F13A5">
            <w:pPr>
              <w:keepNext/>
              <w:jc w:val="center"/>
            </w:pPr>
            <w:r>
              <w:rPr>
                <w:sz w:val="15"/>
              </w:rPr>
              <w:t>113</w:t>
            </w:r>
          </w:p>
        </w:tc>
        <w:tc>
          <w:tcPr>
            <w:tcW w:w="720" w:type="dxa"/>
            <w:tcBorders>
              <w:top w:val="nil"/>
              <w:left w:val="nil"/>
              <w:bottom w:val="nil"/>
              <w:right w:val="nil"/>
            </w:tcBorders>
          </w:tcPr>
          <w:p w14:paraId="21611003" w14:textId="77777777" w:rsidR="00926552" w:rsidRDefault="00926552" w:rsidP="002F13A5">
            <w:pPr>
              <w:keepNext/>
              <w:jc w:val="center"/>
            </w:pPr>
            <w:r>
              <w:rPr>
                <w:sz w:val="15"/>
              </w:rPr>
              <w:t>391</w:t>
            </w:r>
          </w:p>
        </w:tc>
      </w:tr>
      <w:tr w:rsidR="00926552" w14:paraId="3289811B" w14:textId="77777777" w:rsidTr="002F13A5">
        <w:trPr>
          <w:cantSplit/>
          <w:jc w:val="center"/>
        </w:trPr>
        <w:tc>
          <w:tcPr>
            <w:tcW w:w="2016" w:type="dxa"/>
            <w:tcBorders>
              <w:top w:val="nil"/>
              <w:left w:val="nil"/>
              <w:bottom w:val="nil"/>
              <w:right w:val="nil"/>
            </w:tcBorders>
          </w:tcPr>
          <w:p w14:paraId="32141905" w14:textId="77777777" w:rsidR="00926552" w:rsidRDefault="00926552" w:rsidP="002F13A5">
            <w:pPr>
              <w:keepNext/>
            </w:pPr>
            <w:r>
              <w:rPr>
                <w:sz w:val="15"/>
              </w:rPr>
              <w:t>Arrival-time MAE (h)</w:t>
            </w:r>
          </w:p>
        </w:tc>
        <w:tc>
          <w:tcPr>
            <w:tcW w:w="720" w:type="dxa"/>
            <w:tcBorders>
              <w:top w:val="nil"/>
              <w:left w:val="nil"/>
              <w:bottom w:val="nil"/>
              <w:right w:val="nil"/>
            </w:tcBorders>
          </w:tcPr>
          <w:p w14:paraId="48109F12" w14:textId="77777777" w:rsidR="00926552" w:rsidRDefault="00926552" w:rsidP="002F13A5">
            <w:pPr>
              <w:keepNext/>
              <w:jc w:val="center"/>
            </w:pPr>
            <w:r>
              <w:rPr>
                <w:sz w:val="15"/>
              </w:rPr>
              <w:t>1.46</w:t>
            </w:r>
          </w:p>
        </w:tc>
        <w:tc>
          <w:tcPr>
            <w:tcW w:w="720" w:type="dxa"/>
            <w:tcBorders>
              <w:top w:val="nil"/>
              <w:left w:val="nil"/>
              <w:bottom w:val="nil"/>
              <w:right w:val="nil"/>
            </w:tcBorders>
          </w:tcPr>
          <w:p w14:paraId="40B34F9A" w14:textId="77777777" w:rsidR="00926552" w:rsidRDefault="00926552" w:rsidP="002F13A5">
            <w:pPr>
              <w:keepNext/>
              <w:jc w:val="center"/>
            </w:pPr>
            <w:r>
              <w:rPr>
                <w:sz w:val="15"/>
              </w:rPr>
              <w:t>1.39</w:t>
            </w:r>
          </w:p>
        </w:tc>
        <w:tc>
          <w:tcPr>
            <w:tcW w:w="720" w:type="dxa"/>
            <w:tcBorders>
              <w:top w:val="nil"/>
              <w:left w:val="nil"/>
              <w:bottom w:val="nil"/>
              <w:right w:val="nil"/>
            </w:tcBorders>
          </w:tcPr>
          <w:p w14:paraId="3A01AD86" w14:textId="77777777" w:rsidR="00926552" w:rsidRDefault="00926552" w:rsidP="002F13A5">
            <w:pPr>
              <w:keepNext/>
              <w:jc w:val="center"/>
            </w:pPr>
            <w:r>
              <w:rPr>
                <w:sz w:val="15"/>
              </w:rPr>
              <w:t>4.04</w:t>
            </w:r>
          </w:p>
        </w:tc>
        <w:tc>
          <w:tcPr>
            <w:tcW w:w="720" w:type="dxa"/>
            <w:tcBorders>
              <w:top w:val="nil"/>
              <w:left w:val="nil"/>
              <w:bottom w:val="nil"/>
              <w:right w:val="nil"/>
            </w:tcBorders>
          </w:tcPr>
          <w:p w14:paraId="6D6ABAB4" w14:textId="77777777" w:rsidR="00926552" w:rsidRDefault="00926552" w:rsidP="002F13A5">
            <w:pPr>
              <w:keepNext/>
              <w:jc w:val="center"/>
            </w:pPr>
            <w:r>
              <w:rPr>
                <w:sz w:val="15"/>
              </w:rPr>
              <w:t>2.58</w:t>
            </w:r>
          </w:p>
        </w:tc>
      </w:tr>
      <w:tr w:rsidR="00926552" w14:paraId="7BB2575E" w14:textId="77777777" w:rsidTr="002F13A5">
        <w:trPr>
          <w:cantSplit/>
          <w:jc w:val="center"/>
        </w:trPr>
        <w:tc>
          <w:tcPr>
            <w:tcW w:w="2016" w:type="dxa"/>
            <w:tcBorders>
              <w:top w:val="nil"/>
              <w:left w:val="nil"/>
              <w:bottom w:val="nil"/>
              <w:right w:val="nil"/>
            </w:tcBorders>
          </w:tcPr>
          <w:p w14:paraId="602AAA12" w14:textId="77777777" w:rsidR="00926552" w:rsidRDefault="00926552" w:rsidP="002F13A5">
            <w:pPr>
              <w:keepNext/>
            </w:pPr>
            <w:r>
              <w:rPr>
                <w:sz w:val="15"/>
              </w:rPr>
              <w:t>Front agreement</w:t>
            </w:r>
          </w:p>
        </w:tc>
        <w:tc>
          <w:tcPr>
            <w:tcW w:w="720" w:type="dxa"/>
            <w:tcBorders>
              <w:top w:val="nil"/>
              <w:left w:val="nil"/>
              <w:bottom w:val="nil"/>
              <w:right w:val="nil"/>
            </w:tcBorders>
          </w:tcPr>
          <w:p w14:paraId="5FCB5665" w14:textId="77777777" w:rsidR="00926552" w:rsidRDefault="00926552" w:rsidP="002F13A5">
            <w:pPr>
              <w:keepNext/>
              <w:jc w:val="center"/>
            </w:pPr>
            <w:r>
              <w:rPr>
                <w:sz w:val="15"/>
              </w:rPr>
              <w:t>82 %</w:t>
            </w:r>
          </w:p>
        </w:tc>
        <w:tc>
          <w:tcPr>
            <w:tcW w:w="720" w:type="dxa"/>
            <w:tcBorders>
              <w:top w:val="nil"/>
              <w:left w:val="nil"/>
              <w:bottom w:val="nil"/>
              <w:right w:val="nil"/>
            </w:tcBorders>
          </w:tcPr>
          <w:p w14:paraId="16BE4313" w14:textId="77777777" w:rsidR="00926552" w:rsidRDefault="00926552" w:rsidP="002F13A5">
            <w:pPr>
              <w:keepNext/>
              <w:jc w:val="center"/>
            </w:pPr>
            <w:r>
              <w:rPr>
                <w:sz w:val="15"/>
              </w:rPr>
              <w:t>90 %</w:t>
            </w:r>
          </w:p>
        </w:tc>
        <w:tc>
          <w:tcPr>
            <w:tcW w:w="720" w:type="dxa"/>
            <w:tcBorders>
              <w:top w:val="nil"/>
              <w:left w:val="nil"/>
              <w:bottom w:val="nil"/>
              <w:right w:val="nil"/>
            </w:tcBorders>
          </w:tcPr>
          <w:p w14:paraId="1C1FF656" w14:textId="77777777" w:rsidR="00926552" w:rsidRDefault="00926552" w:rsidP="002F13A5">
            <w:pPr>
              <w:keepNext/>
              <w:jc w:val="center"/>
            </w:pPr>
            <w:r>
              <w:rPr>
                <w:sz w:val="15"/>
              </w:rPr>
              <w:t>89 %</w:t>
            </w:r>
          </w:p>
        </w:tc>
        <w:tc>
          <w:tcPr>
            <w:tcW w:w="720" w:type="dxa"/>
            <w:tcBorders>
              <w:top w:val="nil"/>
              <w:left w:val="nil"/>
              <w:bottom w:val="nil"/>
              <w:right w:val="nil"/>
            </w:tcBorders>
          </w:tcPr>
          <w:p w14:paraId="113A1132" w14:textId="77777777" w:rsidR="00926552" w:rsidRDefault="00926552" w:rsidP="002F13A5">
            <w:pPr>
              <w:keepNext/>
              <w:jc w:val="center"/>
            </w:pPr>
            <w:r>
              <w:rPr>
                <w:sz w:val="15"/>
              </w:rPr>
              <w:t>89 %</w:t>
            </w:r>
          </w:p>
        </w:tc>
      </w:tr>
      <w:tr w:rsidR="00926552" w14:paraId="6C1B8EA5" w14:textId="77777777" w:rsidTr="002F13A5">
        <w:trPr>
          <w:cantSplit/>
          <w:jc w:val="center"/>
        </w:trPr>
        <w:tc>
          <w:tcPr>
            <w:tcW w:w="2016" w:type="dxa"/>
            <w:tcBorders>
              <w:top w:val="nil"/>
              <w:left w:val="nil"/>
              <w:bottom w:val="nil"/>
              <w:right w:val="nil"/>
            </w:tcBorders>
          </w:tcPr>
          <w:p w14:paraId="03CEB7CC" w14:textId="77777777" w:rsidR="00926552" w:rsidRDefault="00926552" w:rsidP="002F13A5">
            <w:pPr>
              <w:keepNext/>
            </w:pPr>
            <w:r>
              <w:rPr>
                <w:sz w:val="15"/>
              </w:rPr>
              <w:t>Time agreement</w:t>
            </w:r>
          </w:p>
        </w:tc>
        <w:tc>
          <w:tcPr>
            <w:tcW w:w="720" w:type="dxa"/>
            <w:tcBorders>
              <w:top w:val="nil"/>
              <w:left w:val="nil"/>
              <w:bottom w:val="nil"/>
              <w:right w:val="nil"/>
            </w:tcBorders>
          </w:tcPr>
          <w:p w14:paraId="2C6DD052" w14:textId="77777777" w:rsidR="00926552" w:rsidRDefault="00926552" w:rsidP="002F13A5">
            <w:pPr>
              <w:keepNext/>
              <w:jc w:val="center"/>
            </w:pPr>
            <w:r>
              <w:rPr>
                <w:sz w:val="15"/>
              </w:rPr>
              <w:t>90 %</w:t>
            </w:r>
          </w:p>
        </w:tc>
        <w:tc>
          <w:tcPr>
            <w:tcW w:w="720" w:type="dxa"/>
            <w:tcBorders>
              <w:top w:val="nil"/>
              <w:left w:val="nil"/>
              <w:bottom w:val="nil"/>
              <w:right w:val="nil"/>
            </w:tcBorders>
          </w:tcPr>
          <w:p w14:paraId="0BDDB102" w14:textId="77777777" w:rsidR="00926552" w:rsidRDefault="00926552" w:rsidP="002F13A5">
            <w:pPr>
              <w:keepNext/>
              <w:jc w:val="center"/>
            </w:pPr>
            <w:r>
              <w:rPr>
                <w:sz w:val="15"/>
              </w:rPr>
              <w:t>98 %</w:t>
            </w:r>
          </w:p>
        </w:tc>
        <w:tc>
          <w:tcPr>
            <w:tcW w:w="720" w:type="dxa"/>
            <w:tcBorders>
              <w:top w:val="nil"/>
              <w:left w:val="nil"/>
              <w:bottom w:val="nil"/>
              <w:right w:val="nil"/>
            </w:tcBorders>
          </w:tcPr>
          <w:p w14:paraId="52DC5DB0" w14:textId="77777777" w:rsidR="00926552" w:rsidRDefault="00926552" w:rsidP="002F13A5">
            <w:pPr>
              <w:keepNext/>
              <w:jc w:val="center"/>
            </w:pPr>
            <w:r>
              <w:rPr>
                <w:sz w:val="15"/>
              </w:rPr>
              <w:t>71 %</w:t>
            </w:r>
          </w:p>
        </w:tc>
        <w:tc>
          <w:tcPr>
            <w:tcW w:w="720" w:type="dxa"/>
            <w:tcBorders>
              <w:top w:val="nil"/>
              <w:left w:val="nil"/>
              <w:bottom w:val="nil"/>
              <w:right w:val="nil"/>
            </w:tcBorders>
          </w:tcPr>
          <w:p w14:paraId="6B02F91C" w14:textId="77777777" w:rsidR="00926552" w:rsidRDefault="00926552" w:rsidP="002F13A5">
            <w:pPr>
              <w:keepNext/>
              <w:jc w:val="center"/>
            </w:pPr>
            <w:r>
              <w:rPr>
                <w:sz w:val="15"/>
              </w:rPr>
              <w:t>96 %</w:t>
            </w:r>
          </w:p>
        </w:tc>
      </w:tr>
      <w:tr w:rsidR="00926552" w14:paraId="50F81821" w14:textId="77777777" w:rsidTr="002F13A5">
        <w:trPr>
          <w:cantSplit/>
          <w:jc w:val="center"/>
        </w:trPr>
        <w:tc>
          <w:tcPr>
            <w:tcW w:w="2016" w:type="dxa"/>
            <w:tcBorders>
              <w:top w:val="nil"/>
              <w:left w:val="nil"/>
              <w:bottom w:val="nil"/>
              <w:right w:val="nil"/>
            </w:tcBorders>
          </w:tcPr>
          <w:p w14:paraId="783C4A4C" w14:textId="77777777" w:rsidR="00926552" w:rsidRDefault="00926552" w:rsidP="002F13A5">
            <w:pPr>
              <w:keepNext/>
            </w:pPr>
            <w:r>
              <w:rPr>
                <w:sz w:val="15"/>
              </w:rPr>
              <w:t>Probability of detection</w:t>
            </w:r>
          </w:p>
        </w:tc>
        <w:tc>
          <w:tcPr>
            <w:tcW w:w="720" w:type="dxa"/>
            <w:tcBorders>
              <w:top w:val="nil"/>
              <w:left w:val="nil"/>
              <w:bottom w:val="nil"/>
              <w:right w:val="nil"/>
            </w:tcBorders>
          </w:tcPr>
          <w:p w14:paraId="3BFB3747" w14:textId="77777777" w:rsidR="00926552" w:rsidRDefault="00926552" w:rsidP="002F13A5">
            <w:pPr>
              <w:keepNext/>
              <w:jc w:val="center"/>
            </w:pPr>
            <w:r>
              <w:rPr>
                <w:sz w:val="15"/>
              </w:rPr>
              <w:t>92 %</w:t>
            </w:r>
          </w:p>
        </w:tc>
        <w:tc>
          <w:tcPr>
            <w:tcW w:w="720" w:type="dxa"/>
            <w:tcBorders>
              <w:top w:val="nil"/>
              <w:left w:val="nil"/>
              <w:bottom w:val="nil"/>
              <w:right w:val="nil"/>
            </w:tcBorders>
          </w:tcPr>
          <w:p w14:paraId="2F846766" w14:textId="77777777" w:rsidR="00926552" w:rsidRDefault="00926552" w:rsidP="002F13A5">
            <w:pPr>
              <w:keepNext/>
              <w:jc w:val="center"/>
            </w:pPr>
            <w:r>
              <w:rPr>
                <w:sz w:val="15"/>
              </w:rPr>
              <w:t>93 %</w:t>
            </w:r>
          </w:p>
        </w:tc>
        <w:tc>
          <w:tcPr>
            <w:tcW w:w="720" w:type="dxa"/>
            <w:tcBorders>
              <w:top w:val="nil"/>
              <w:left w:val="nil"/>
              <w:bottom w:val="nil"/>
              <w:right w:val="nil"/>
            </w:tcBorders>
          </w:tcPr>
          <w:p w14:paraId="057F8E46" w14:textId="77777777" w:rsidR="00926552" w:rsidRDefault="00926552" w:rsidP="002F13A5">
            <w:pPr>
              <w:keepNext/>
              <w:jc w:val="center"/>
            </w:pPr>
            <w:r>
              <w:rPr>
                <w:sz w:val="15"/>
              </w:rPr>
              <w:t>97 %</w:t>
            </w:r>
          </w:p>
        </w:tc>
        <w:tc>
          <w:tcPr>
            <w:tcW w:w="720" w:type="dxa"/>
            <w:tcBorders>
              <w:top w:val="nil"/>
              <w:left w:val="nil"/>
              <w:bottom w:val="nil"/>
              <w:right w:val="nil"/>
            </w:tcBorders>
          </w:tcPr>
          <w:p w14:paraId="0981BB38" w14:textId="77777777" w:rsidR="00926552" w:rsidRDefault="00926552" w:rsidP="002F13A5">
            <w:pPr>
              <w:keepNext/>
              <w:jc w:val="center"/>
            </w:pPr>
            <w:r>
              <w:rPr>
                <w:sz w:val="15"/>
              </w:rPr>
              <w:t>85 %</w:t>
            </w:r>
          </w:p>
        </w:tc>
      </w:tr>
      <w:tr w:rsidR="00926552" w14:paraId="0C69B683" w14:textId="77777777" w:rsidTr="002F13A5">
        <w:trPr>
          <w:cantSplit/>
          <w:jc w:val="center"/>
        </w:trPr>
        <w:tc>
          <w:tcPr>
            <w:tcW w:w="2016" w:type="dxa"/>
            <w:tcBorders>
              <w:top w:val="nil"/>
              <w:left w:val="nil"/>
              <w:bottom w:val="single" w:sz="8" w:space="0" w:color="000000"/>
              <w:right w:val="nil"/>
            </w:tcBorders>
          </w:tcPr>
          <w:p w14:paraId="58C27A16" w14:textId="77777777" w:rsidR="00926552" w:rsidRDefault="00926552" w:rsidP="002F13A5">
            <w:r>
              <w:rPr>
                <w:sz w:val="15"/>
              </w:rPr>
              <w:t>Overall agreement</w:t>
            </w:r>
          </w:p>
        </w:tc>
        <w:tc>
          <w:tcPr>
            <w:tcW w:w="720" w:type="dxa"/>
            <w:tcBorders>
              <w:top w:val="nil"/>
              <w:left w:val="nil"/>
              <w:bottom w:val="single" w:sz="8" w:space="0" w:color="000000"/>
              <w:right w:val="nil"/>
            </w:tcBorders>
          </w:tcPr>
          <w:p w14:paraId="37D27E80" w14:textId="77777777" w:rsidR="00926552" w:rsidRDefault="00926552" w:rsidP="002F13A5">
            <w:pPr>
              <w:jc w:val="center"/>
            </w:pPr>
            <w:r>
              <w:rPr>
                <w:sz w:val="15"/>
              </w:rPr>
              <w:t>88 %</w:t>
            </w:r>
          </w:p>
        </w:tc>
        <w:tc>
          <w:tcPr>
            <w:tcW w:w="720" w:type="dxa"/>
            <w:tcBorders>
              <w:top w:val="nil"/>
              <w:left w:val="nil"/>
              <w:bottom w:val="single" w:sz="8" w:space="0" w:color="000000"/>
              <w:right w:val="nil"/>
            </w:tcBorders>
          </w:tcPr>
          <w:p w14:paraId="214BCC8B" w14:textId="77777777" w:rsidR="00926552" w:rsidRDefault="00926552" w:rsidP="002F13A5">
            <w:pPr>
              <w:jc w:val="center"/>
            </w:pPr>
            <w:r>
              <w:rPr>
                <w:sz w:val="15"/>
              </w:rPr>
              <w:t>94 %</w:t>
            </w:r>
          </w:p>
        </w:tc>
        <w:tc>
          <w:tcPr>
            <w:tcW w:w="720" w:type="dxa"/>
            <w:tcBorders>
              <w:top w:val="nil"/>
              <w:left w:val="nil"/>
              <w:bottom w:val="single" w:sz="8" w:space="0" w:color="000000"/>
              <w:right w:val="nil"/>
            </w:tcBorders>
          </w:tcPr>
          <w:p w14:paraId="73F2B461" w14:textId="77777777" w:rsidR="00926552" w:rsidRDefault="00926552" w:rsidP="002F13A5">
            <w:pPr>
              <w:jc w:val="center"/>
            </w:pPr>
            <w:r>
              <w:rPr>
                <w:sz w:val="15"/>
              </w:rPr>
              <w:t>86 %</w:t>
            </w:r>
          </w:p>
        </w:tc>
        <w:tc>
          <w:tcPr>
            <w:tcW w:w="720" w:type="dxa"/>
            <w:tcBorders>
              <w:top w:val="nil"/>
              <w:left w:val="nil"/>
              <w:bottom w:val="single" w:sz="8" w:space="0" w:color="000000"/>
              <w:right w:val="nil"/>
            </w:tcBorders>
          </w:tcPr>
          <w:p w14:paraId="40FEDCCF" w14:textId="77777777" w:rsidR="00926552" w:rsidRDefault="00926552" w:rsidP="002F13A5">
            <w:pPr>
              <w:jc w:val="center"/>
            </w:pPr>
            <w:r>
              <w:rPr>
                <w:sz w:val="15"/>
              </w:rPr>
              <w:t>90 %</w:t>
            </w:r>
          </w:p>
        </w:tc>
      </w:tr>
    </w:tbl>
    <w:p w14:paraId="4E8B73BD" w14:textId="77777777" w:rsidR="00926552" w:rsidRDefault="00926552" w:rsidP="00926552">
      <w:pPr>
        <w:pStyle w:val="Text"/>
        <w:spacing w:after="40"/>
      </w:pPr>
    </w:p>
    <w:p w14:paraId="56E403AF" w14:textId="77777777" w:rsidR="00926552" w:rsidRDefault="00926552" w:rsidP="00926552">
      <w:pPr>
        <w:keepNext/>
        <w:spacing w:before="80" w:after="40"/>
        <w:jc w:val="center"/>
      </w:pPr>
      <w:r>
        <w:rPr>
          <w:noProof/>
        </w:rPr>
        <w:drawing>
          <wp:inline distT="0" distB="0" distL="0" distR="0" wp14:anchorId="2277FC5F" wp14:editId="70197A7C">
            <wp:extent cx="3017520" cy="2190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017520" cy="2190001"/>
                    </a:xfrm>
                    <a:prstGeom prst="rect">
                      <a:avLst/>
                    </a:prstGeom>
                  </pic:spPr>
                </pic:pic>
              </a:graphicData>
            </a:graphic>
          </wp:inline>
        </w:drawing>
      </w:r>
    </w:p>
    <w:p w14:paraId="046E2B3E" w14:textId="3A2446E2" w:rsidR="00926552" w:rsidRDefault="00926552" w:rsidP="00926552">
      <w:pPr>
        <w:pStyle w:val="FigureCaption"/>
        <w:spacing w:after="120"/>
      </w:pPr>
      <w:r>
        <w:t xml:space="preserve">Fig. </w:t>
      </w:r>
      <w:bookmarkStart w:id="43" w:name="_RefFig5"/>
      <w:r>
        <w:fldChar w:fldCharType="begin"/>
      </w:r>
      <w:r>
        <w:instrText xml:space="preserve"> SEQ Fig. \* ARABIC </w:instrText>
      </w:r>
      <w:r>
        <w:fldChar w:fldCharType="separate"/>
      </w:r>
      <w:r w:rsidR="00137C4F">
        <w:rPr>
          <w:noProof/>
        </w:rPr>
        <w:t>6</w:t>
      </w:r>
      <w:r>
        <w:fldChar w:fldCharType="end"/>
      </w:r>
      <w:bookmarkEnd w:id="43"/>
      <w:r>
        <w:t>. Hindcast agreement maps for the four historical fires (green, predicted burn; red, satellite reference; dark, overlap).</w:t>
      </w:r>
    </w:p>
    <w:p w14:paraId="117D94C3" w14:textId="77777777" w:rsidR="00926552" w:rsidRDefault="00926552" w:rsidP="00926552">
      <w:pPr>
        <w:pStyle w:val="Heading2"/>
      </w:pPr>
      <w:r>
        <w:t>B. Experimental Design</w:t>
      </w:r>
    </w:p>
    <w:p w14:paraId="19C0A8E6" w14:textId="77777777" w:rsidR="00926552" w:rsidRDefault="00926552" w:rsidP="00926552">
      <w:pPr>
        <w:pStyle w:val="Text"/>
      </w:pPr>
      <w:r>
        <w:t xml:space="preserve">Synthetic scenarios use 72 by 50 cell grids at 30 m with terrain, land cover, settlements, roads, and capacity-limited bases. The engine runs with a two-minute physical step, a twelve-minute decision cycle, a 24-minute planning horizon, a satisficing bound of 0.35, and a quality gate of 0.60. Episodes run to extinction or to a twelve-hour </w:t>
      </w:r>
      <w:proofErr w:type="gramStart"/>
      <w:r>
        <w:t>cap</w:t>
      </w:r>
      <w:proofErr w:type="gramEnd"/>
      <w:r>
        <w:t xml:space="preserve">, under critical fire weather (fuel moisture 0.08, wind 8 m/s). Five scenario families span remote forest and the wildland-urban interface under sufficient and limited resources, listed in Table </w:t>
      </w:r>
      <w:r>
        <w:fldChar w:fldCharType="begin"/>
      </w:r>
      <w:r>
        <w:instrText xml:space="preserve"> REF _RefTabIV \h </w:instrText>
      </w:r>
      <w:r>
        <w:fldChar w:fldCharType="separate"/>
      </w:r>
      <w:r w:rsidR="007D0D20">
        <w:rPr>
          <w:noProof/>
        </w:rPr>
        <w:t>III</w:t>
      </w:r>
      <w:r>
        <w:fldChar w:fldCharType="end"/>
      </w:r>
      <w:r>
        <w:t xml:space="preserve">. The fifth repeats the hardest interface family under degraded observation, with an outage probability of 0.25 and observation noise of 0.10. Each family is generated 30 times from seeds 201 to 230. Every world is replayed identically by three configurations. T0 issues no orders and fixes the cost of inaction. L1 runs the closed layer alone, the five seed rules with their self-tuning. VODA is the full architecture, the closed layer with the open layer on top and the LLM proposer behind the full gate chain. The static seed base without any adaptation (F5) is run as a fourth reference. It is reported where it separates the contribution of the rule-based core from that of adaptation. Terrain, ignitions, weather, and the random stream are shared. Therefore, differences between configurations arise from the issued orders alone. In total there are 600 runs. Outcome is read at the end of the episode on burned area, affected population, the share of incidents extinguished within the episode, and the physical and total cost. Paired statistics report the mean difference </w:t>
      </w:r>
      <w:proofErr w:type="gramStart"/>
      <w:r>
        <w:t>on</w:t>
      </w:r>
      <w:proofErr w:type="gramEnd"/>
      <w:r>
        <w:t xml:space="preserve"> the same worlds with its 95 percent half-width and the number of worlds in which the first configuration is better.</w:t>
      </w:r>
    </w:p>
    <w:p w14:paraId="0F1C51E7" w14:textId="77777777" w:rsidR="00926552" w:rsidRDefault="00926552" w:rsidP="00926552">
      <w:pPr>
        <w:pStyle w:val="TableTitle"/>
        <w:keepNext/>
        <w:spacing w:before="120"/>
      </w:pPr>
      <w:r>
        <w:lastRenderedPageBreak/>
        <w:t xml:space="preserve">TABLE </w:t>
      </w:r>
      <w:bookmarkStart w:id="44" w:name="_RefTabIV"/>
      <w:r w:rsidR="00D661B0">
        <w:fldChar w:fldCharType="begin"/>
      </w:r>
      <w:r w:rsidR="00D661B0">
        <w:instrText xml:space="preserve"> SEQ Table \* ROMAN </w:instrText>
      </w:r>
      <w:r w:rsidR="00D661B0">
        <w:fldChar w:fldCharType="separate"/>
      </w:r>
      <w:r w:rsidR="00D661B0">
        <w:rPr>
          <w:noProof/>
        </w:rPr>
        <w:t>III</w:t>
      </w:r>
      <w:r w:rsidR="00D661B0">
        <w:fldChar w:fldCharType="end"/>
      </w:r>
      <w:bookmarkEnd w:id="44"/>
    </w:p>
    <w:p w14:paraId="4C7ED64C" w14:textId="77777777" w:rsidR="00926552" w:rsidRDefault="00926552" w:rsidP="00926552">
      <w:pPr>
        <w:pStyle w:val="TableTitle"/>
        <w:keepNext/>
        <w:spacing w:after="60"/>
      </w:pPr>
      <w:r>
        <w:t>Scenario families (72 × 50 cells at 30 m, 30 paired worlds each)</w:t>
      </w:r>
    </w:p>
    <w:tbl>
      <w:tblPr>
        <w:tblW w:w="4968" w:type="dxa"/>
        <w:jc w:val="center"/>
        <w:tblLayout w:type="fixed"/>
        <w:tblLook w:val="04A0" w:firstRow="1" w:lastRow="0" w:firstColumn="1" w:lastColumn="0" w:noHBand="0" w:noVBand="1"/>
      </w:tblPr>
      <w:tblGrid>
        <w:gridCol w:w="720"/>
        <w:gridCol w:w="1728"/>
        <w:gridCol w:w="504"/>
        <w:gridCol w:w="936"/>
        <w:gridCol w:w="1080"/>
      </w:tblGrid>
      <w:tr w:rsidR="00926552" w14:paraId="643A2161" w14:textId="77777777" w:rsidTr="002F13A5">
        <w:trPr>
          <w:cantSplit/>
          <w:jc w:val="center"/>
        </w:trPr>
        <w:tc>
          <w:tcPr>
            <w:tcW w:w="720" w:type="dxa"/>
            <w:tcBorders>
              <w:top w:val="single" w:sz="8" w:space="0" w:color="000000"/>
              <w:left w:val="nil"/>
              <w:bottom w:val="single" w:sz="6" w:space="0" w:color="000000"/>
              <w:right w:val="nil"/>
            </w:tcBorders>
          </w:tcPr>
          <w:p w14:paraId="38EFF11C" w14:textId="77777777" w:rsidR="00926552" w:rsidRDefault="00926552" w:rsidP="002F13A5">
            <w:pPr>
              <w:keepNext/>
            </w:pPr>
            <w:r>
              <w:rPr>
                <w:b/>
                <w:sz w:val="15"/>
              </w:rPr>
              <w:t>Family</w:t>
            </w:r>
          </w:p>
        </w:tc>
        <w:tc>
          <w:tcPr>
            <w:tcW w:w="1728" w:type="dxa"/>
            <w:tcBorders>
              <w:top w:val="single" w:sz="8" w:space="0" w:color="000000"/>
              <w:left w:val="nil"/>
              <w:bottom w:val="single" w:sz="6" w:space="0" w:color="000000"/>
              <w:right w:val="nil"/>
            </w:tcBorders>
          </w:tcPr>
          <w:p w14:paraId="68018E4B" w14:textId="77777777" w:rsidR="00926552" w:rsidRDefault="00926552" w:rsidP="002F13A5">
            <w:pPr>
              <w:keepNext/>
            </w:pPr>
            <w:r>
              <w:rPr>
                <w:b/>
                <w:sz w:val="15"/>
              </w:rPr>
              <w:t>Landscape</w:t>
            </w:r>
          </w:p>
        </w:tc>
        <w:tc>
          <w:tcPr>
            <w:tcW w:w="504" w:type="dxa"/>
            <w:tcBorders>
              <w:top w:val="single" w:sz="8" w:space="0" w:color="000000"/>
              <w:left w:val="nil"/>
              <w:bottom w:val="single" w:sz="6" w:space="0" w:color="000000"/>
              <w:right w:val="nil"/>
            </w:tcBorders>
          </w:tcPr>
          <w:p w14:paraId="1EBCCC42" w14:textId="77777777" w:rsidR="00926552" w:rsidRDefault="00926552" w:rsidP="002F13A5">
            <w:pPr>
              <w:keepNext/>
            </w:pPr>
            <w:r>
              <w:rPr>
                <w:b/>
                <w:sz w:val="15"/>
              </w:rPr>
              <w:t>Pool</w:t>
            </w:r>
          </w:p>
        </w:tc>
        <w:tc>
          <w:tcPr>
            <w:tcW w:w="936" w:type="dxa"/>
            <w:tcBorders>
              <w:top w:val="single" w:sz="8" w:space="0" w:color="000000"/>
              <w:left w:val="nil"/>
              <w:bottom w:val="single" w:sz="6" w:space="0" w:color="000000"/>
              <w:right w:val="nil"/>
            </w:tcBorders>
          </w:tcPr>
          <w:p w14:paraId="4BF4C0DD" w14:textId="77777777" w:rsidR="00926552" w:rsidRDefault="00926552" w:rsidP="002F13A5">
            <w:pPr>
              <w:keepNext/>
            </w:pPr>
            <w:r>
              <w:rPr>
                <w:b/>
                <w:sz w:val="15"/>
              </w:rPr>
              <w:t>Ignitions</w:t>
            </w:r>
          </w:p>
        </w:tc>
        <w:tc>
          <w:tcPr>
            <w:tcW w:w="1080" w:type="dxa"/>
            <w:tcBorders>
              <w:top w:val="single" w:sz="8" w:space="0" w:color="000000"/>
              <w:left w:val="nil"/>
              <w:bottom w:val="single" w:sz="6" w:space="0" w:color="000000"/>
              <w:right w:val="nil"/>
            </w:tcBorders>
          </w:tcPr>
          <w:p w14:paraId="0797C3AB" w14:textId="77777777" w:rsidR="00926552" w:rsidRDefault="00926552" w:rsidP="002F13A5">
            <w:pPr>
              <w:keepNext/>
            </w:pPr>
            <w:r>
              <w:rPr>
                <w:b/>
                <w:sz w:val="15"/>
              </w:rPr>
              <w:t>Observation</w:t>
            </w:r>
          </w:p>
        </w:tc>
      </w:tr>
      <w:tr w:rsidR="00926552" w14:paraId="22A22E31" w14:textId="77777777" w:rsidTr="002F13A5">
        <w:trPr>
          <w:cantSplit/>
          <w:jc w:val="center"/>
        </w:trPr>
        <w:tc>
          <w:tcPr>
            <w:tcW w:w="720" w:type="dxa"/>
            <w:tcBorders>
              <w:top w:val="nil"/>
              <w:left w:val="nil"/>
              <w:bottom w:val="nil"/>
              <w:right w:val="nil"/>
            </w:tcBorders>
          </w:tcPr>
          <w:p w14:paraId="251F712A" w14:textId="77777777" w:rsidR="00926552" w:rsidRDefault="00926552" w:rsidP="002F13A5">
            <w:pPr>
              <w:keepNext/>
            </w:pPr>
            <w:r>
              <w:rPr>
                <w:sz w:val="15"/>
              </w:rPr>
              <w:t>S1</w:t>
            </w:r>
          </w:p>
        </w:tc>
        <w:tc>
          <w:tcPr>
            <w:tcW w:w="1728" w:type="dxa"/>
            <w:tcBorders>
              <w:top w:val="nil"/>
              <w:left w:val="nil"/>
              <w:bottom w:val="nil"/>
              <w:right w:val="nil"/>
            </w:tcBorders>
          </w:tcPr>
          <w:p w14:paraId="42451374"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6F080FA5" w14:textId="77777777" w:rsidR="00926552" w:rsidRDefault="00926552" w:rsidP="002F13A5">
            <w:pPr>
              <w:keepNext/>
            </w:pPr>
            <w:r>
              <w:rPr>
                <w:sz w:val="15"/>
              </w:rPr>
              <w:t>full</w:t>
            </w:r>
          </w:p>
        </w:tc>
        <w:tc>
          <w:tcPr>
            <w:tcW w:w="936" w:type="dxa"/>
            <w:tcBorders>
              <w:top w:val="nil"/>
              <w:left w:val="nil"/>
              <w:bottom w:val="nil"/>
              <w:right w:val="nil"/>
            </w:tcBorders>
          </w:tcPr>
          <w:p w14:paraId="234D2A39" w14:textId="77777777" w:rsidR="00926552" w:rsidRDefault="00926552" w:rsidP="002F13A5">
            <w:pPr>
              <w:keepNext/>
            </w:pPr>
            <w:r>
              <w:rPr>
                <w:sz w:val="15"/>
              </w:rPr>
              <w:t>1, remote</w:t>
            </w:r>
          </w:p>
        </w:tc>
        <w:tc>
          <w:tcPr>
            <w:tcW w:w="1080" w:type="dxa"/>
            <w:tcBorders>
              <w:top w:val="nil"/>
              <w:left w:val="nil"/>
              <w:bottom w:val="nil"/>
              <w:right w:val="nil"/>
            </w:tcBorders>
          </w:tcPr>
          <w:p w14:paraId="62599B28" w14:textId="77777777" w:rsidR="00926552" w:rsidRDefault="00926552" w:rsidP="002F13A5">
            <w:pPr>
              <w:keepNext/>
            </w:pPr>
            <w:r>
              <w:rPr>
                <w:sz w:val="15"/>
              </w:rPr>
              <w:t>full</w:t>
            </w:r>
          </w:p>
        </w:tc>
      </w:tr>
      <w:tr w:rsidR="00926552" w14:paraId="36615E95" w14:textId="77777777" w:rsidTr="002F13A5">
        <w:trPr>
          <w:cantSplit/>
          <w:jc w:val="center"/>
        </w:trPr>
        <w:tc>
          <w:tcPr>
            <w:tcW w:w="720" w:type="dxa"/>
            <w:tcBorders>
              <w:top w:val="nil"/>
              <w:left w:val="nil"/>
              <w:bottom w:val="nil"/>
              <w:right w:val="nil"/>
            </w:tcBorders>
          </w:tcPr>
          <w:p w14:paraId="42D2CD6A" w14:textId="77777777" w:rsidR="00926552" w:rsidRDefault="00926552" w:rsidP="002F13A5">
            <w:pPr>
              <w:keepNext/>
            </w:pPr>
            <w:r>
              <w:rPr>
                <w:sz w:val="15"/>
              </w:rPr>
              <w:t>S2</w:t>
            </w:r>
          </w:p>
        </w:tc>
        <w:tc>
          <w:tcPr>
            <w:tcW w:w="1728" w:type="dxa"/>
            <w:tcBorders>
              <w:top w:val="nil"/>
              <w:left w:val="nil"/>
              <w:bottom w:val="nil"/>
              <w:right w:val="nil"/>
            </w:tcBorders>
          </w:tcPr>
          <w:p w14:paraId="2C1F3D84"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4587BAE8" w14:textId="77777777" w:rsidR="00926552" w:rsidRDefault="00926552" w:rsidP="002F13A5">
            <w:pPr>
              <w:keepNext/>
            </w:pPr>
            <w:r>
              <w:rPr>
                <w:sz w:val="15"/>
              </w:rPr>
              <w:t>0.6</w:t>
            </w:r>
          </w:p>
        </w:tc>
        <w:tc>
          <w:tcPr>
            <w:tcW w:w="936" w:type="dxa"/>
            <w:tcBorders>
              <w:top w:val="nil"/>
              <w:left w:val="nil"/>
              <w:bottom w:val="nil"/>
              <w:right w:val="nil"/>
            </w:tcBorders>
          </w:tcPr>
          <w:p w14:paraId="031A3AD7" w14:textId="77777777" w:rsidR="00926552" w:rsidRDefault="00926552" w:rsidP="002F13A5">
            <w:pPr>
              <w:keepNext/>
            </w:pPr>
            <w:r>
              <w:rPr>
                <w:sz w:val="15"/>
              </w:rPr>
              <w:t>2, remote</w:t>
            </w:r>
          </w:p>
        </w:tc>
        <w:tc>
          <w:tcPr>
            <w:tcW w:w="1080" w:type="dxa"/>
            <w:tcBorders>
              <w:top w:val="nil"/>
              <w:left w:val="nil"/>
              <w:bottom w:val="nil"/>
              <w:right w:val="nil"/>
            </w:tcBorders>
          </w:tcPr>
          <w:p w14:paraId="204FF471" w14:textId="77777777" w:rsidR="00926552" w:rsidRDefault="00926552" w:rsidP="002F13A5">
            <w:pPr>
              <w:keepNext/>
            </w:pPr>
            <w:r>
              <w:rPr>
                <w:sz w:val="15"/>
              </w:rPr>
              <w:t>full</w:t>
            </w:r>
          </w:p>
        </w:tc>
      </w:tr>
      <w:tr w:rsidR="00926552" w14:paraId="646AC949" w14:textId="77777777" w:rsidTr="002F13A5">
        <w:trPr>
          <w:cantSplit/>
          <w:jc w:val="center"/>
        </w:trPr>
        <w:tc>
          <w:tcPr>
            <w:tcW w:w="720" w:type="dxa"/>
            <w:tcBorders>
              <w:top w:val="nil"/>
              <w:left w:val="nil"/>
              <w:bottom w:val="nil"/>
              <w:right w:val="nil"/>
            </w:tcBorders>
          </w:tcPr>
          <w:p w14:paraId="50764834" w14:textId="77777777" w:rsidR="00926552" w:rsidRDefault="00926552" w:rsidP="002F13A5">
            <w:pPr>
              <w:keepNext/>
            </w:pPr>
            <w:r>
              <w:rPr>
                <w:sz w:val="15"/>
              </w:rPr>
              <w:t>S3</w:t>
            </w:r>
          </w:p>
        </w:tc>
        <w:tc>
          <w:tcPr>
            <w:tcW w:w="1728" w:type="dxa"/>
            <w:tcBorders>
              <w:top w:val="nil"/>
              <w:left w:val="nil"/>
              <w:bottom w:val="nil"/>
              <w:right w:val="nil"/>
            </w:tcBorders>
          </w:tcPr>
          <w:p w14:paraId="64BCD711"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3B93A1C2" w14:textId="77777777" w:rsidR="00926552" w:rsidRDefault="00926552" w:rsidP="002F13A5">
            <w:pPr>
              <w:keepNext/>
            </w:pPr>
            <w:r>
              <w:rPr>
                <w:sz w:val="15"/>
              </w:rPr>
              <w:t>full</w:t>
            </w:r>
          </w:p>
        </w:tc>
        <w:tc>
          <w:tcPr>
            <w:tcW w:w="936" w:type="dxa"/>
            <w:tcBorders>
              <w:top w:val="nil"/>
              <w:left w:val="nil"/>
              <w:bottom w:val="nil"/>
              <w:right w:val="nil"/>
            </w:tcBorders>
          </w:tcPr>
          <w:p w14:paraId="29B16F9C" w14:textId="77777777" w:rsidR="00926552" w:rsidRDefault="00926552" w:rsidP="002F13A5">
            <w:pPr>
              <w:keepNext/>
            </w:pPr>
            <w:r>
              <w:rPr>
                <w:sz w:val="15"/>
              </w:rPr>
              <w:t>1, near interface</w:t>
            </w:r>
          </w:p>
        </w:tc>
        <w:tc>
          <w:tcPr>
            <w:tcW w:w="1080" w:type="dxa"/>
            <w:tcBorders>
              <w:top w:val="nil"/>
              <w:left w:val="nil"/>
              <w:bottom w:val="nil"/>
              <w:right w:val="nil"/>
            </w:tcBorders>
          </w:tcPr>
          <w:p w14:paraId="17138F3D" w14:textId="77777777" w:rsidR="00926552" w:rsidRDefault="00926552" w:rsidP="002F13A5">
            <w:pPr>
              <w:keepNext/>
            </w:pPr>
            <w:r>
              <w:rPr>
                <w:sz w:val="15"/>
              </w:rPr>
              <w:t>full</w:t>
            </w:r>
          </w:p>
        </w:tc>
      </w:tr>
      <w:tr w:rsidR="00926552" w14:paraId="456B0F96" w14:textId="77777777" w:rsidTr="002F13A5">
        <w:trPr>
          <w:cantSplit/>
          <w:jc w:val="center"/>
        </w:trPr>
        <w:tc>
          <w:tcPr>
            <w:tcW w:w="720" w:type="dxa"/>
            <w:tcBorders>
              <w:top w:val="nil"/>
              <w:left w:val="nil"/>
              <w:bottom w:val="nil"/>
              <w:right w:val="nil"/>
            </w:tcBorders>
          </w:tcPr>
          <w:p w14:paraId="6FB8E336" w14:textId="77777777" w:rsidR="00926552" w:rsidRDefault="00926552" w:rsidP="002F13A5">
            <w:pPr>
              <w:keepNext/>
            </w:pPr>
            <w:r>
              <w:rPr>
                <w:sz w:val="15"/>
              </w:rPr>
              <w:t>S4</w:t>
            </w:r>
          </w:p>
        </w:tc>
        <w:tc>
          <w:tcPr>
            <w:tcW w:w="1728" w:type="dxa"/>
            <w:tcBorders>
              <w:top w:val="nil"/>
              <w:left w:val="nil"/>
              <w:bottom w:val="nil"/>
              <w:right w:val="nil"/>
            </w:tcBorders>
          </w:tcPr>
          <w:p w14:paraId="22F18BD3"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278DE536" w14:textId="77777777" w:rsidR="00926552" w:rsidRDefault="00926552" w:rsidP="002F13A5">
            <w:pPr>
              <w:keepNext/>
            </w:pPr>
            <w:r>
              <w:rPr>
                <w:sz w:val="15"/>
              </w:rPr>
              <w:t>0.6</w:t>
            </w:r>
          </w:p>
        </w:tc>
        <w:tc>
          <w:tcPr>
            <w:tcW w:w="936" w:type="dxa"/>
            <w:tcBorders>
              <w:top w:val="nil"/>
              <w:left w:val="nil"/>
              <w:bottom w:val="nil"/>
              <w:right w:val="nil"/>
            </w:tcBorders>
          </w:tcPr>
          <w:p w14:paraId="099F0E01" w14:textId="77777777" w:rsidR="00926552" w:rsidRDefault="00926552" w:rsidP="002F13A5">
            <w:pPr>
              <w:keepNext/>
            </w:pPr>
            <w:r>
              <w:rPr>
                <w:sz w:val="15"/>
              </w:rPr>
              <w:t>2, near interface</w:t>
            </w:r>
          </w:p>
        </w:tc>
        <w:tc>
          <w:tcPr>
            <w:tcW w:w="1080" w:type="dxa"/>
            <w:tcBorders>
              <w:top w:val="nil"/>
              <w:left w:val="nil"/>
              <w:bottom w:val="nil"/>
              <w:right w:val="nil"/>
            </w:tcBorders>
          </w:tcPr>
          <w:p w14:paraId="35E8F77C" w14:textId="77777777" w:rsidR="00926552" w:rsidRDefault="00926552" w:rsidP="002F13A5">
            <w:pPr>
              <w:keepNext/>
            </w:pPr>
            <w:r>
              <w:rPr>
                <w:sz w:val="15"/>
              </w:rPr>
              <w:t>full</w:t>
            </w:r>
          </w:p>
        </w:tc>
      </w:tr>
      <w:tr w:rsidR="00926552" w14:paraId="59148317" w14:textId="77777777" w:rsidTr="002F13A5">
        <w:trPr>
          <w:cantSplit/>
          <w:jc w:val="center"/>
        </w:trPr>
        <w:tc>
          <w:tcPr>
            <w:tcW w:w="720" w:type="dxa"/>
            <w:tcBorders>
              <w:top w:val="nil"/>
              <w:left w:val="nil"/>
              <w:bottom w:val="single" w:sz="8" w:space="0" w:color="000000"/>
              <w:right w:val="nil"/>
            </w:tcBorders>
          </w:tcPr>
          <w:p w14:paraId="3741C888" w14:textId="77777777" w:rsidR="00926552" w:rsidRDefault="00926552" w:rsidP="002F13A5">
            <w:r>
              <w:rPr>
                <w:sz w:val="15"/>
              </w:rPr>
              <w:t>S5</w:t>
            </w:r>
          </w:p>
        </w:tc>
        <w:tc>
          <w:tcPr>
            <w:tcW w:w="1728" w:type="dxa"/>
            <w:tcBorders>
              <w:top w:val="nil"/>
              <w:left w:val="nil"/>
              <w:bottom w:val="single" w:sz="8" w:space="0" w:color="000000"/>
              <w:right w:val="nil"/>
            </w:tcBorders>
          </w:tcPr>
          <w:p w14:paraId="71B6D77B" w14:textId="77777777" w:rsidR="00926552" w:rsidRDefault="00926552" w:rsidP="002F13A5">
            <w:r>
              <w:rPr>
                <w:sz w:val="15"/>
              </w:rPr>
              <w:t>as S4</w:t>
            </w:r>
          </w:p>
        </w:tc>
        <w:tc>
          <w:tcPr>
            <w:tcW w:w="504" w:type="dxa"/>
            <w:tcBorders>
              <w:top w:val="nil"/>
              <w:left w:val="nil"/>
              <w:bottom w:val="single" w:sz="8" w:space="0" w:color="000000"/>
              <w:right w:val="nil"/>
            </w:tcBorders>
          </w:tcPr>
          <w:p w14:paraId="0E756DDE" w14:textId="77777777" w:rsidR="00926552" w:rsidRDefault="00926552" w:rsidP="002F13A5">
            <w:r>
              <w:rPr>
                <w:sz w:val="15"/>
              </w:rPr>
              <w:t>0.6</w:t>
            </w:r>
          </w:p>
        </w:tc>
        <w:tc>
          <w:tcPr>
            <w:tcW w:w="936" w:type="dxa"/>
            <w:tcBorders>
              <w:top w:val="nil"/>
              <w:left w:val="nil"/>
              <w:bottom w:val="single" w:sz="8" w:space="0" w:color="000000"/>
              <w:right w:val="nil"/>
            </w:tcBorders>
          </w:tcPr>
          <w:p w14:paraId="4A048B94" w14:textId="77777777" w:rsidR="00926552" w:rsidRDefault="00926552" w:rsidP="002F13A5">
            <w:r>
              <w:rPr>
                <w:sz w:val="15"/>
              </w:rPr>
              <w:t>2, near interface</w:t>
            </w:r>
          </w:p>
        </w:tc>
        <w:tc>
          <w:tcPr>
            <w:tcW w:w="1080" w:type="dxa"/>
            <w:tcBorders>
              <w:top w:val="nil"/>
              <w:left w:val="nil"/>
              <w:bottom w:val="single" w:sz="8" w:space="0" w:color="000000"/>
              <w:right w:val="nil"/>
            </w:tcBorders>
          </w:tcPr>
          <w:p w14:paraId="2B6B93DE" w14:textId="77777777" w:rsidR="00926552" w:rsidRDefault="00926552" w:rsidP="002F13A5">
            <w:r>
              <w:rPr>
                <w:sz w:val="15"/>
              </w:rPr>
              <w:t>outage 0.25, noise 0.10</w:t>
            </w:r>
          </w:p>
        </w:tc>
      </w:tr>
    </w:tbl>
    <w:p w14:paraId="02F5E239" w14:textId="77777777" w:rsidR="00926552" w:rsidRDefault="00926552" w:rsidP="00926552">
      <w:pPr>
        <w:pStyle w:val="Text"/>
        <w:spacing w:after="40"/>
      </w:pPr>
    </w:p>
    <w:p w14:paraId="2DF46885" w14:textId="77777777" w:rsidR="00926552" w:rsidRDefault="00926552" w:rsidP="00926552">
      <w:pPr>
        <w:pStyle w:val="Text"/>
      </w:pPr>
      <w:r>
        <w:t>Sensitivity of the closed layer to its parameters was assessed one parameter at a time over five worlds, 880 runs in total. Observation quality decides light fire loads, and resources decide heavy ones. The satisficing bound sets how often adaptation engages, 42 percent of cycles at 0.35.</w:t>
      </w:r>
    </w:p>
    <w:p w14:paraId="145A788F" w14:textId="77777777" w:rsidR="00926552" w:rsidRDefault="00926552" w:rsidP="00926552">
      <w:pPr>
        <w:pStyle w:val="Heading2"/>
      </w:pPr>
      <w:r>
        <w:t>C. Outcome: No Decision Support, Closed Layer, VODA</w:t>
      </w:r>
    </w:p>
    <w:p w14:paraId="6DCFBFF1" w14:textId="77777777" w:rsidR="00926552" w:rsidRDefault="00926552" w:rsidP="00926552">
      <w:pPr>
        <w:pStyle w:val="Text"/>
      </w:pPr>
      <w:r>
        <w:t xml:space="preserve">Table </w:t>
      </w:r>
      <w:r>
        <w:fldChar w:fldCharType="begin"/>
      </w:r>
      <w:r>
        <w:instrText xml:space="preserve"> REF _RefTabV \h </w:instrText>
      </w:r>
      <w:r>
        <w:fldChar w:fldCharType="separate"/>
      </w:r>
      <w:r w:rsidR="007D0D20">
        <w:rPr>
          <w:noProof/>
        </w:rPr>
        <w:t>IV</w:t>
      </w:r>
      <w:r>
        <w:fldChar w:fldCharType="end"/>
      </w:r>
      <w:r>
        <w:t xml:space="preserve"> and Fig. </w:t>
      </w:r>
      <w:r>
        <w:fldChar w:fldCharType="begin"/>
      </w:r>
      <w:r>
        <w:instrText xml:space="preserve"> REF _RefFig6 \h </w:instrText>
      </w:r>
      <w:r>
        <w:fldChar w:fldCharType="separate"/>
      </w:r>
      <w:r w:rsidR="007D0D20">
        <w:rPr>
          <w:noProof/>
        </w:rPr>
        <w:t>6</w:t>
      </w:r>
      <w:r>
        <w:fldChar w:fldCharType="end"/>
      </w:r>
      <w:r>
        <w:t xml:space="preserve"> report the outcome per family. Free burn consumes 250.7 ha on average and affects 5793 </w:t>
      </w:r>
      <w:proofErr w:type="gramStart"/>
      <w:r>
        <w:t>persons</w:t>
      </w:r>
      <w:proofErr w:type="gramEnd"/>
      <w:r>
        <w:t>. The rule-based core alone changes this most. The static seed base lowers the burned area to 80.9 ha (paired saving 169.7 ± 10.3 ha, better in all 150 worlds) and the affected population to 494. This gain belongs to the doctrine, not to adaptation. The self-tuning of the closed layer changes the character of the response more than its extent. The share of incidents extinguished within the episode rises from 13 to 52 percent, and the delay term falls from 0.347 to 0.274, since tuned consequents commit the same resources sooner. However, the burned area moves only to 75.4 ha. This is a paired difference of 5.5 ± 7.0 ha that does not separate from zero (better in 73 of 150 worlds). In other words, tuning five rules finishes the fires the doctrine already holds. It does not reach the fires the doctrine does not hold.</w:t>
      </w:r>
    </w:p>
    <w:p w14:paraId="56037104" w14:textId="77777777" w:rsidR="00926552" w:rsidRDefault="00926552" w:rsidP="00926552">
      <w:pPr>
        <w:pStyle w:val="TableTitle"/>
        <w:keepNext/>
        <w:spacing w:before="120"/>
      </w:pPr>
      <w:r>
        <w:t xml:space="preserve">TABLE </w:t>
      </w:r>
      <w:bookmarkStart w:id="45" w:name="_RefTabV"/>
      <w:r w:rsidR="00D661B0">
        <w:fldChar w:fldCharType="begin"/>
      </w:r>
      <w:r w:rsidR="00D661B0">
        <w:instrText xml:space="preserve"> SEQ Table \* ROMAN </w:instrText>
      </w:r>
      <w:r w:rsidR="00D661B0">
        <w:fldChar w:fldCharType="separate"/>
      </w:r>
      <w:r w:rsidR="00D661B0">
        <w:rPr>
          <w:noProof/>
        </w:rPr>
        <w:t>IV</w:t>
      </w:r>
      <w:r w:rsidR="00D661B0">
        <w:fldChar w:fldCharType="end"/>
      </w:r>
      <w:bookmarkEnd w:id="45"/>
    </w:p>
    <w:p w14:paraId="5D139904" w14:textId="77777777" w:rsidR="00926552" w:rsidRDefault="00926552" w:rsidP="00926552">
      <w:pPr>
        <w:pStyle w:val="TableTitle"/>
        <w:keepNext/>
        <w:spacing w:after="60"/>
      </w:pPr>
      <w:r>
        <w:t>Outcome per scenario family and configuration at the end of the episode (mean over 30 paired worlds; ± is the 95 percent half-width)</w:t>
      </w:r>
    </w:p>
    <w:tbl>
      <w:tblPr>
        <w:tblW w:w="4968" w:type="dxa"/>
        <w:jc w:val="center"/>
        <w:tblLayout w:type="fixed"/>
        <w:tblLook w:val="04A0" w:firstRow="1" w:lastRow="0" w:firstColumn="1" w:lastColumn="0" w:noHBand="0" w:noVBand="1"/>
      </w:tblPr>
      <w:tblGrid>
        <w:gridCol w:w="1872"/>
        <w:gridCol w:w="864"/>
        <w:gridCol w:w="936"/>
        <w:gridCol w:w="1296"/>
      </w:tblGrid>
      <w:tr w:rsidR="00926552" w14:paraId="6C6D0D90" w14:textId="77777777" w:rsidTr="002F13A5">
        <w:trPr>
          <w:cantSplit/>
          <w:jc w:val="center"/>
        </w:trPr>
        <w:tc>
          <w:tcPr>
            <w:tcW w:w="1872" w:type="dxa"/>
            <w:tcBorders>
              <w:top w:val="single" w:sz="8" w:space="0" w:color="000000"/>
              <w:left w:val="nil"/>
              <w:bottom w:val="single" w:sz="6" w:space="0" w:color="000000"/>
              <w:right w:val="nil"/>
            </w:tcBorders>
          </w:tcPr>
          <w:p w14:paraId="53E2243D" w14:textId="77777777" w:rsidR="00926552" w:rsidRDefault="00926552" w:rsidP="002F13A5">
            <w:pPr>
              <w:keepNext/>
            </w:pPr>
            <w:r>
              <w:rPr>
                <w:b/>
                <w:sz w:val="15"/>
              </w:rPr>
              <w:t>Measure</w:t>
            </w:r>
          </w:p>
        </w:tc>
        <w:tc>
          <w:tcPr>
            <w:tcW w:w="864" w:type="dxa"/>
            <w:tcBorders>
              <w:top w:val="single" w:sz="8" w:space="0" w:color="000000"/>
              <w:left w:val="nil"/>
              <w:bottom w:val="single" w:sz="6" w:space="0" w:color="000000"/>
              <w:right w:val="nil"/>
            </w:tcBorders>
          </w:tcPr>
          <w:p w14:paraId="259526AE" w14:textId="77777777" w:rsidR="00926552" w:rsidRDefault="00926552" w:rsidP="002F13A5">
            <w:pPr>
              <w:keepNext/>
            </w:pPr>
            <w:r>
              <w:rPr>
                <w:b/>
                <w:sz w:val="15"/>
              </w:rPr>
              <w:t>No DSS</w:t>
            </w:r>
          </w:p>
        </w:tc>
        <w:tc>
          <w:tcPr>
            <w:tcW w:w="936" w:type="dxa"/>
            <w:tcBorders>
              <w:top w:val="single" w:sz="8" w:space="0" w:color="000000"/>
              <w:left w:val="nil"/>
              <w:bottom w:val="single" w:sz="6" w:space="0" w:color="000000"/>
              <w:right w:val="nil"/>
            </w:tcBorders>
          </w:tcPr>
          <w:p w14:paraId="65F9B7FA" w14:textId="77777777" w:rsidR="00926552" w:rsidRDefault="00926552" w:rsidP="002F13A5">
            <w:pPr>
              <w:keepNext/>
            </w:pPr>
            <w:r>
              <w:rPr>
                <w:b/>
                <w:sz w:val="15"/>
              </w:rPr>
              <w:t>Closed layer</w:t>
            </w:r>
          </w:p>
        </w:tc>
        <w:tc>
          <w:tcPr>
            <w:tcW w:w="1296" w:type="dxa"/>
            <w:tcBorders>
              <w:top w:val="single" w:sz="8" w:space="0" w:color="000000"/>
              <w:left w:val="nil"/>
              <w:bottom w:val="single" w:sz="6" w:space="0" w:color="000000"/>
              <w:right w:val="nil"/>
            </w:tcBorders>
          </w:tcPr>
          <w:p w14:paraId="3813D8B3" w14:textId="77777777" w:rsidR="00926552" w:rsidRDefault="00926552" w:rsidP="002F13A5">
            <w:pPr>
              <w:keepNext/>
            </w:pPr>
            <w:r>
              <w:rPr>
                <w:b/>
                <w:sz w:val="15"/>
              </w:rPr>
              <w:t>VODA</w:t>
            </w:r>
          </w:p>
        </w:tc>
      </w:tr>
      <w:tr w:rsidR="00926552" w14:paraId="6174E692" w14:textId="77777777" w:rsidTr="002F13A5">
        <w:trPr>
          <w:cantSplit/>
          <w:jc w:val="center"/>
        </w:trPr>
        <w:tc>
          <w:tcPr>
            <w:tcW w:w="1872" w:type="dxa"/>
            <w:tcBorders>
              <w:top w:val="nil"/>
              <w:left w:val="nil"/>
              <w:bottom w:val="nil"/>
              <w:right w:val="nil"/>
            </w:tcBorders>
          </w:tcPr>
          <w:p w14:paraId="2EAE328B" w14:textId="77777777" w:rsidR="00926552" w:rsidRDefault="00926552" w:rsidP="002F13A5">
            <w:pPr>
              <w:keepNext/>
            </w:pPr>
            <w:r>
              <w:rPr>
                <w:sz w:val="15"/>
              </w:rPr>
              <w:t>S1 burned area (ha)</w:t>
            </w:r>
          </w:p>
        </w:tc>
        <w:tc>
          <w:tcPr>
            <w:tcW w:w="864" w:type="dxa"/>
            <w:tcBorders>
              <w:top w:val="nil"/>
              <w:left w:val="nil"/>
              <w:bottom w:val="nil"/>
              <w:right w:val="nil"/>
            </w:tcBorders>
          </w:tcPr>
          <w:p w14:paraId="6BD5C141" w14:textId="77777777" w:rsidR="00926552" w:rsidRDefault="00926552" w:rsidP="002F13A5">
            <w:pPr>
              <w:keepNext/>
              <w:jc w:val="center"/>
            </w:pPr>
            <w:r>
              <w:rPr>
                <w:sz w:val="15"/>
              </w:rPr>
              <w:t>269.3 ± 4.5</w:t>
            </w:r>
          </w:p>
        </w:tc>
        <w:tc>
          <w:tcPr>
            <w:tcW w:w="936" w:type="dxa"/>
            <w:tcBorders>
              <w:top w:val="nil"/>
              <w:left w:val="nil"/>
              <w:bottom w:val="nil"/>
              <w:right w:val="nil"/>
            </w:tcBorders>
          </w:tcPr>
          <w:p w14:paraId="0263D4C0" w14:textId="77777777" w:rsidR="00926552" w:rsidRDefault="00926552" w:rsidP="002F13A5">
            <w:pPr>
              <w:keepNext/>
              <w:jc w:val="center"/>
            </w:pPr>
            <w:r>
              <w:rPr>
                <w:sz w:val="15"/>
              </w:rPr>
              <w:t>67.9 ± 24.4</w:t>
            </w:r>
          </w:p>
        </w:tc>
        <w:tc>
          <w:tcPr>
            <w:tcW w:w="1296" w:type="dxa"/>
            <w:tcBorders>
              <w:top w:val="nil"/>
              <w:left w:val="nil"/>
              <w:bottom w:val="nil"/>
              <w:right w:val="nil"/>
            </w:tcBorders>
          </w:tcPr>
          <w:p w14:paraId="4AE58039" w14:textId="77777777" w:rsidR="00926552" w:rsidRDefault="00926552" w:rsidP="002F13A5">
            <w:pPr>
              <w:keepNext/>
              <w:jc w:val="center"/>
            </w:pPr>
            <w:r>
              <w:rPr>
                <w:sz w:val="15"/>
              </w:rPr>
              <w:t>36.7 ± 19.1</w:t>
            </w:r>
          </w:p>
        </w:tc>
      </w:tr>
      <w:tr w:rsidR="00926552" w14:paraId="673DAF5E" w14:textId="77777777" w:rsidTr="002F13A5">
        <w:trPr>
          <w:cantSplit/>
          <w:jc w:val="center"/>
        </w:trPr>
        <w:tc>
          <w:tcPr>
            <w:tcW w:w="1872" w:type="dxa"/>
            <w:tcBorders>
              <w:top w:val="nil"/>
              <w:left w:val="nil"/>
              <w:bottom w:val="nil"/>
              <w:right w:val="nil"/>
            </w:tcBorders>
          </w:tcPr>
          <w:p w14:paraId="5CBE540A" w14:textId="77777777" w:rsidR="00926552" w:rsidRDefault="00926552" w:rsidP="002F13A5">
            <w:pPr>
              <w:keepNext/>
            </w:pPr>
            <w:r>
              <w:rPr>
                <w:sz w:val="15"/>
              </w:rPr>
              <w:t>S2 burned area (ha)</w:t>
            </w:r>
          </w:p>
        </w:tc>
        <w:tc>
          <w:tcPr>
            <w:tcW w:w="864" w:type="dxa"/>
            <w:tcBorders>
              <w:top w:val="nil"/>
              <w:left w:val="nil"/>
              <w:bottom w:val="nil"/>
              <w:right w:val="nil"/>
            </w:tcBorders>
          </w:tcPr>
          <w:p w14:paraId="0CAAFE25" w14:textId="77777777" w:rsidR="00926552" w:rsidRDefault="00926552" w:rsidP="002F13A5">
            <w:pPr>
              <w:keepNext/>
              <w:jc w:val="center"/>
            </w:pPr>
            <w:r>
              <w:rPr>
                <w:sz w:val="15"/>
              </w:rPr>
              <w:t>269.6 ± 4.5</w:t>
            </w:r>
          </w:p>
        </w:tc>
        <w:tc>
          <w:tcPr>
            <w:tcW w:w="936" w:type="dxa"/>
            <w:tcBorders>
              <w:top w:val="nil"/>
              <w:left w:val="nil"/>
              <w:bottom w:val="nil"/>
              <w:right w:val="nil"/>
            </w:tcBorders>
          </w:tcPr>
          <w:p w14:paraId="16E4843F" w14:textId="77777777" w:rsidR="00926552" w:rsidRDefault="00926552" w:rsidP="002F13A5">
            <w:pPr>
              <w:keepNext/>
              <w:jc w:val="center"/>
            </w:pPr>
            <w:r>
              <w:rPr>
                <w:sz w:val="15"/>
              </w:rPr>
              <w:t>184.2 ± 25.9</w:t>
            </w:r>
          </w:p>
        </w:tc>
        <w:tc>
          <w:tcPr>
            <w:tcW w:w="1296" w:type="dxa"/>
            <w:tcBorders>
              <w:top w:val="nil"/>
              <w:left w:val="nil"/>
              <w:bottom w:val="nil"/>
              <w:right w:val="nil"/>
            </w:tcBorders>
          </w:tcPr>
          <w:p w14:paraId="57B21E35" w14:textId="77777777" w:rsidR="00926552" w:rsidRDefault="00926552" w:rsidP="002F13A5">
            <w:pPr>
              <w:keepNext/>
              <w:jc w:val="center"/>
            </w:pPr>
            <w:r>
              <w:rPr>
                <w:sz w:val="15"/>
              </w:rPr>
              <w:t>120.6 ± 29.6</w:t>
            </w:r>
          </w:p>
        </w:tc>
      </w:tr>
      <w:tr w:rsidR="00926552" w14:paraId="34A68560" w14:textId="77777777" w:rsidTr="002F13A5">
        <w:trPr>
          <w:cantSplit/>
          <w:jc w:val="center"/>
        </w:trPr>
        <w:tc>
          <w:tcPr>
            <w:tcW w:w="1872" w:type="dxa"/>
            <w:tcBorders>
              <w:top w:val="nil"/>
              <w:left w:val="nil"/>
              <w:bottom w:val="nil"/>
              <w:right w:val="nil"/>
            </w:tcBorders>
          </w:tcPr>
          <w:p w14:paraId="447D9A5D" w14:textId="77777777" w:rsidR="00926552" w:rsidRDefault="00926552" w:rsidP="002F13A5">
            <w:pPr>
              <w:keepNext/>
            </w:pPr>
            <w:r>
              <w:rPr>
                <w:sz w:val="15"/>
              </w:rPr>
              <w:t>S3 burned area (ha)</w:t>
            </w:r>
          </w:p>
        </w:tc>
        <w:tc>
          <w:tcPr>
            <w:tcW w:w="864" w:type="dxa"/>
            <w:tcBorders>
              <w:top w:val="nil"/>
              <w:left w:val="nil"/>
              <w:bottom w:val="nil"/>
              <w:right w:val="nil"/>
            </w:tcBorders>
          </w:tcPr>
          <w:p w14:paraId="2197CD3C" w14:textId="77777777" w:rsidR="00926552" w:rsidRDefault="00926552" w:rsidP="002F13A5">
            <w:pPr>
              <w:keepNext/>
              <w:jc w:val="center"/>
            </w:pPr>
            <w:r>
              <w:rPr>
                <w:sz w:val="15"/>
              </w:rPr>
              <w:t>233.5 ± 9.8</w:t>
            </w:r>
          </w:p>
        </w:tc>
        <w:tc>
          <w:tcPr>
            <w:tcW w:w="936" w:type="dxa"/>
            <w:tcBorders>
              <w:top w:val="nil"/>
              <w:left w:val="nil"/>
              <w:bottom w:val="nil"/>
              <w:right w:val="nil"/>
            </w:tcBorders>
          </w:tcPr>
          <w:p w14:paraId="57A93C67" w14:textId="77777777" w:rsidR="00926552" w:rsidRDefault="00926552" w:rsidP="002F13A5">
            <w:pPr>
              <w:keepNext/>
              <w:jc w:val="center"/>
            </w:pPr>
            <w:r>
              <w:rPr>
                <w:sz w:val="15"/>
              </w:rPr>
              <w:t>24.1 ± 8.0</w:t>
            </w:r>
          </w:p>
        </w:tc>
        <w:tc>
          <w:tcPr>
            <w:tcW w:w="1296" w:type="dxa"/>
            <w:tcBorders>
              <w:top w:val="nil"/>
              <w:left w:val="nil"/>
              <w:bottom w:val="nil"/>
              <w:right w:val="nil"/>
            </w:tcBorders>
          </w:tcPr>
          <w:p w14:paraId="127F31CF" w14:textId="77777777" w:rsidR="00926552" w:rsidRDefault="00926552" w:rsidP="002F13A5">
            <w:pPr>
              <w:keepNext/>
              <w:jc w:val="center"/>
            </w:pPr>
            <w:r>
              <w:rPr>
                <w:sz w:val="15"/>
              </w:rPr>
              <w:t>14.1 ± 5.9</w:t>
            </w:r>
          </w:p>
        </w:tc>
      </w:tr>
      <w:tr w:rsidR="00926552" w14:paraId="7AF42BEE" w14:textId="77777777" w:rsidTr="002F13A5">
        <w:trPr>
          <w:cantSplit/>
          <w:jc w:val="center"/>
        </w:trPr>
        <w:tc>
          <w:tcPr>
            <w:tcW w:w="1872" w:type="dxa"/>
            <w:tcBorders>
              <w:top w:val="nil"/>
              <w:left w:val="nil"/>
              <w:bottom w:val="nil"/>
              <w:right w:val="nil"/>
            </w:tcBorders>
          </w:tcPr>
          <w:p w14:paraId="73579009" w14:textId="77777777" w:rsidR="00926552" w:rsidRDefault="00926552" w:rsidP="002F13A5">
            <w:pPr>
              <w:keepNext/>
            </w:pPr>
            <w:r>
              <w:rPr>
                <w:sz w:val="15"/>
              </w:rPr>
              <w:t>S4 burned area (ha)</w:t>
            </w:r>
          </w:p>
        </w:tc>
        <w:tc>
          <w:tcPr>
            <w:tcW w:w="864" w:type="dxa"/>
            <w:tcBorders>
              <w:top w:val="nil"/>
              <w:left w:val="nil"/>
              <w:bottom w:val="nil"/>
              <w:right w:val="nil"/>
            </w:tcBorders>
          </w:tcPr>
          <w:p w14:paraId="013D9326"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3242BF3E" w14:textId="77777777" w:rsidR="00926552" w:rsidRDefault="00926552" w:rsidP="002F13A5">
            <w:pPr>
              <w:keepNext/>
              <w:jc w:val="center"/>
            </w:pPr>
            <w:r>
              <w:rPr>
                <w:sz w:val="15"/>
              </w:rPr>
              <w:t>50.9 ± 10.7</w:t>
            </w:r>
          </w:p>
        </w:tc>
        <w:tc>
          <w:tcPr>
            <w:tcW w:w="1296" w:type="dxa"/>
            <w:tcBorders>
              <w:top w:val="nil"/>
              <w:left w:val="nil"/>
              <w:bottom w:val="nil"/>
              <w:right w:val="nil"/>
            </w:tcBorders>
          </w:tcPr>
          <w:p w14:paraId="45AF8E55" w14:textId="77777777" w:rsidR="00926552" w:rsidRDefault="00926552" w:rsidP="002F13A5">
            <w:pPr>
              <w:keepNext/>
              <w:jc w:val="center"/>
            </w:pPr>
            <w:r>
              <w:rPr>
                <w:sz w:val="15"/>
              </w:rPr>
              <w:t>27.2 ± 8.7</w:t>
            </w:r>
          </w:p>
        </w:tc>
      </w:tr>
      <w:tr w:rsidR="00926552" w14:paraId="3107C8EC" w14:textId="77777777" w:rsidTr="002F13A5">
        <w:trPr>
          <w:cantSplit/>
          <w:jc w:val="center"/>
        </w:trPr>
        <w:tc>
          <w:tcPr>
            <w:tcW w:w="1872" w:type="dxa"/>
            <w:tcBorders>
              <w:top w:val="nil"/>
              <w:left w:val="nil"/>
              <w:bottom w:val="nil"/>
              <w:right w:val="nil"/>
            </w:tcBorders>
          </w:tcPr>
          <w:p w14:paraId="044631EA" w14:textId="77777777" w:rsidR="00926552" w:rsidRDefault="00926552" w:rsidP="002F13A5">
            <w:pPr>
              <w:keepNext/>
            </w:pPr>
            <w:r>
              <w:rPr>
                <w:sz w:val="15"/>
              </w:rPr>
              <w:t>S5 burned area (ha)</w:t>
            </w:r>
          </w:p>
        </w:tc>
        <w:tc>
          <w:tcPr>
            <w:tcW w:w="864" w:type="dxa"/>
            <w:tcBorders>
              <w:top w:val="nil"/>
              <w:left w:val="nil"/>
              <w:bottom w:val="nil"/>
              <w:right w:val="nil"/>
            </w:tcBorders>
          </w:tcPr>
          <w:p w14:paraId="13F59994"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501185C0" w14:textId="77777777" w:rsidR="00926552" w:rsidRDefault="00926552" w:rsidP="002F13A5">
            <w:pPr>
              <w:keepNext/>
              <w:jc w:val="center"/>
            </w:pPr>
            <w:r>
              <w:rPr>
                <w:sz w:val="15"/>
              </w:rPr>
              <w:t>49.9 ± 10.0</w:t>
            </w:r>
          </w:p>
        </w:tc>
        <w:tc>
          <w:tcPr>
            <w:tcW w:w="1296" w:type="dxa"/>
            <w:tcBorders>
              <w:top w:val="nil"/>
              <w:left w:val="nil"/>
              <w:bottom w:val="nil"/>
              <w:right w:val="nil"/>
            </w:tcBorders>
          </w:tcPr>
          <w:p w14:paraId="4B44FF6D" w14:textId="77777777" w:rsidR="00926552" w:rsidRDefault="00926552" w:rsidP="002F13A5">
            <w:pPr>
              <w:keepNext/>
              <w:jc w:val="center"/>
            </w:pPr>
            <w:r>
              <w:rPr>
                <w:sz w:val="15"/>
              </w:rPr>
              <w:t>29.2 ± 7.7</w:t>
            </w:r>
          </w:p>
        </w:tc>
      </w:tr>
      <w:tr w:rsidR="00926552" w14:paraId="0D88D594" w14:textId="77777777" w:rsidTr="002F13A5">
        <w:trPr>
          <w:cantSplit/>
          <w:jc w:val="center"/>
        </w:trPr>
        <w:tc>
          <w:tcPr>
            <w:tcW w:w="1872" w:type="dxa"/>
            <w:tcBorders>
              <w:top w:val="nil"/>
              <w:left w:val="nil"/>
              <w:bottom w:val="nil"/>
              <w:right w:val="nil"/>
            </w:tcBorders>
          </w:tcPr>
          <w:p w14:paraId="12B3D4C9" w14:textId="77777777" w:rsidR="00926552" w:rsidRDefault="00926552" w:rsidP="002F13A5">
            <w:pPr>
              <w:keepNext/>
            </w:pPr>
            <w:r>
              <w:rPr>
                <w:sz w:val="15"/>
              </w:rPr>
              <w:t>Mean burned area (ha)</w:t>
            </w:r>
          </w:p>
        </w:tc>
        <w:tc>
          <w:tcPr>
            <w:tcW w:w="864" w:type="dxa"/>
            <w:tcBorders>
              <w:top w:val="nil"/>
              <w:left w:val="nil"/>
              <w:bottom w:val="nil"/>
              <w:right w:val="nil"/>
            </w:tcBorders>
          </w:tcPr>
          <w:p w14:paraId="17F6EEB3" w14:textId="77777777" w:rsidR="00926552" w:rsidRDefault="00926552" w:rsidP="002F13A5">
            <w:pPr>
              <w:keepNext/>
              <w:jc w:val="center"/>
            </w:pPr>
            <w:r>
              <w:rPr>
                <w:sz w:val="15"/>
              </w:rPr>
              <w:t>250.7</w:t>
            </w:r>
          </w:p>
        </w:tc>
        <w:tc>
          <w:tcPr>
            <w:tcW w:w="936" w:type="dxa"/>
            <w:tcBorders>
              <w:top w:val="nil"/>
              <w:left w:val="nil"/>
              <w:bottom w:val="nil"/>
              <w:right w:val="nil"/>
            </w:tcBorders>
          </w:tcPr>
          <w:p w14:paraId="77300E09" w14:textId="77777777" w:rsidR="00926552" w:rsidRDefault="00926552" w:rsidP="002F13A5">
            <w:pPr>
              <w:keepNext/>
              <w:jc w:val="center"/>
            </w:pPr>
            <w:r>
              <w:rPr>
                <w:sz w:val="15"/>
              </w:rPr>
              <w:t>75.4</w:t>
            </w:r>
          </w:p>
        </w:tc>
        <w:tc>
          <w:tcPr>
            <w:tcW w:w="1296" w:type="dxa"/>
            <w:tcBorders>
              <w:top w:val="nil"/>
              <w:left w:val="nil"/>
              <w:bottom w:val="nil"/>
              <w:right w:val="nil"/>
            </w:tcBorders>
          </w:tcPr>
          <w:p w14:paraId="09975447" w14:textId="77777777" w:rsidR="00926552" w:rsidRDefault="00926552" w:rsidP="002F13A5">
            <w:pPr>
              <w:keepNext/>
              <w:jc w:val="center"/>
            </w:pPr>
            <w:r>
              <w:rPr>
                <w:sz w:val="15"/>
              </w:rPr>
              <w:t>45.6</w:t>
            </w:r>
          </w:p>
        </w:tc>
      </w:tr>
      <w:tr w:rsidR="00926552" w14:paraId="759FC2FE" w14:textId="77777777" w:rsidTr="002F13A5">
        <w:trPr>
          <w:cantSplit/>
          <w:jc w:val="center"/>
        </w:trPr>
        <w:tc>
          <w:tcPr>
            <w:tcW w:w="1872" w:type="dxa"/>
            <w:tcBorders>
              <w:top w:val="nil"/>
              <w:left w:val="nil"/>
              <w:bottom w:val="nil"/>
              <w:right w:val="nil"/>
            </w:tcBorders>
          </w:tcPr>
          <w:p w14:paraId="55764191" w14:textId="77777777" w:rsidR="00926552" w:rsidRDefault="00926552" w:rsidP="002F13A5">
            <w:pPr>
              <w:keepNext/>
            </w:pPr>
            <w:r>
              <w:rPr>
                <w:sz w:val="15"/>
              </w:rPr>
              <w:t>Extinguished within episode</w:t>
            </w:r>
          </w:p>
        </w:tc>
        <w:tc>
          <w:tcPr>
            <w:tcW w:w="864" w:type="dxa"/>
            <w:tcBorders>
              <w:top w:val="nil"/>
              <w:left w:val="nil"/>
              <w:bottom w:val="nil"/>
              <w:right w:val="nil"/>
            </w:tcBorders>
          </w:tcPr>
          <w:p w14:paraId="34BE375C" w14:textId="77777777" w:rsidR="00926552" w:rsidRDefault="00926552" w:rsidP="002F13A5">
            <w:pPr>
              <w:keepNext/>
              <w:jc w:val="center"/>
            </w:pPr>
            <w:r>
              <w:rPr>
                <w:sz w:val="15"/>
              </w:rPr>
              <w:t>0 %</w:t>
            </w:r>
          </w:p>
        </w:tc>
        <w:tc>
          <w:tcPr>
            <w:tcW w:w="936" w:type="dxa"/>
            <w:tcBorders>
              <w:top w:val="nil"/>
              <w:left w:val="nil"/>
              <w:bottom w:val="nil"/>
              <w:right w:val="nil"/>
            </w:tcBorders>
          </w:tcPr>
          <w:p w14:paraId="005E9C8B" w14:textId="77777777" w:rsidR="00926552" w:rsidRDefault="00926552" w:rsidP="002F13A5">
            <w:pPr>
              <w:keepNext/>
              <w:jc w:val="center"/>
            </w:pPr>
            <w:r>
              <w:rPr>
                <w:sz w:val="15"/>
              </w:rPr>
              <w:t>52 %</w:t>
            </w:r>
          </w:p>
        </w:tc>
        <w:tc>
          <w:tcPr>
            <w:tcW w:w="1296" w:type="dxa"/>
            <w:tcBorders>
              <w:top w:val="nil"/>
              <w:left w:val="nil"/>
              <w:bottom w:val="nil"/>
              <w:right w:val="nil"/>
            </w:tcBorders>
          </w:tcPr>
          <w:p w14:paraId="48A824FC" w14:textId="77777777" w:rsidR="00926552" w:rsidRDefault="00926552" w:rsidP="002F13A5">
            <w:pPr>
              <w:keepNext/>
              <w:jc w:val="center"/>
            </w:pPr>
            <w:r>
              <w:rPr>
                <w:sz w:val="15"/>
              </w:rPr>
              <w:t>75 %</w:t>
            </w:r>
          </w:p>
        </w:tc>
      </w:tr>
      <w:tr w:rsidR="00926552" w14:paraId="2E8F23CC" w14:textId="77777777" w:rsidTr="002F13A5">
        <w:trPr>
          <w:cantSplit/>
          <w:jc w:val="center"/>
        </w:trPr>
        <w:tc>
          <w:tcPr>
            <w:tcW w:w="1872" w:type="dxa"/>
            <w:tcBorders>
              <w:top w:val="nil"/>
              <w:left w:val="nil"/>
              <w:bottom w:val="nil"/>
              <w:right w:val="nil"/>
            </w:tcBorders>
          </w:tcPr>
          <w:p w14:paraId="0D0884A3" w14:textId="77777777" w:rsidR="00926552" w:rsidRDefault="00926552" w:rsidP="002F13A5">
            <w:pPr>
              <w:keepNext/>
            </w:pPr>
            <w:r>
              <w:rPr>
                <w:sz w:val="15"/>
              </w:rPr>
              <w:t>Affected population (persons)</w:t>
            </w:r>
          </w:p>
        </w:tc>
        <w:tc>
          <w:tcPr>
            <w:tcW w:w="864" w:type="dxa"/>
            <w:tcBorders>
              <w:top w:val="nil"/>
              <w:left w:val="nil"/>
              <w:bottom w:val="nil"/>
              <w:right w:val="nil"/>
            </w:tcBorders>
          </w:tcPr>
          <w:p w14:paraId="1AD50628" w14:textId="77777777" w:rsidR="00926552" w:rsidRDefault="00926552" w:rsidP="002F13A5">
            <w:pPr>
              <w:keepNext/>
              <w:jc w:val="center"/>
            </w:pPr>
            <w:r>
              <w:rPr>
                <w:sz w:val="15"/>
              </w:rPr>
              <w:t>5793</w:t>
            </w:r>
          </w:p>
        </w:tc>
        <w:tc>
          <w:tcPr>
            <w:tcW w:w="936" w:type="dxa"/>
            <w:tcBorders>
              <w:top w:val="nil"/>
              <w:left w:val="nil"/>
              <w:bottom w:val="nil"/>
              <w:right w:val="nil"/>
            </w:tcBorders>
          </w:tcPr>
          <w:p w14:paraId="7959F50F" w14:textId="77777777" w:rsidR="00926552" w:rsidRDefault="00926552" w:rsidP="002F13A5">
            <w:pPr>
              <w:keepNext/>
              <w:jc w:val="center"/>
            </w:pPr>
            <w:r>
              <w:rPr>
                <w:sz w:val="15"/>
              </w:rPr>
              <w:t>391</w:t>
            </w:r>
          </w:p>
        </w:tc>
        <w:tc>
          <w:tcPr>
            <w:tcW w:w="1296" w:type="dxa"/>
            <w:tcBorders>
              <w:top w:val="nil"/>
              <w:left w:val="nil"/>
              <w:bottom w:val="nil"/>
              <w:right w:val="nil"/>
            </w:tcBorders>
          </w:tcPr>
          <w:p w14:paraId="0B1B3A10" w14:textId="77777777" w:rsidR="00926552" w:rsidRDefault="00926552" w:rsidP="002F13A5">
            <w:pPr>
              <w:keepNext/>
              <w:jc w:val="center"/>
            </w:pPr>
            <w:r>
              <w:rPr>
                <w:sz w:val="15"/>
              </w:rPr>
              <w:t>117</w:t>
            </w:r>
          </w:p>
        </w:tc>
      </w:tr>
      <w:tr w:rsidR="00926552" w14:paraId="0A0B3DF2" w14:textId="77777777" w:rsidTr="002F13A5">
        <w:trPr>
          <w:cantSplit/>
          <w:jc w:val="center"/>
        </w:trPr>
        <w:tc>
          <w:tcPr>
            <w:tcW w:w="1872" w:type="dxa"/>
            <w:tcBorders>
              <w:top w:val="nil"/>
              <w:left w:val="nil"/>
              <w:bottom w:val="nil"/>
              <w:right w:val="nil"/>
            </w:tcBorders>
          </w:tcPr>
          <w:p w14:paraId="445D147D" w14:textId="77777777" w:rsidR="00926552" w:rsidRDefault="00926552" w:rsidP="002F13A5">
            <w:pPr>
              <w:keepNext/>
            </w:pPr>
            <w:r>
              <w:rPr>
                <w:sz w:val="15"/>
              </w:rPr>
              <w:t xml:space="preserve">Mean </w:t>
            </w:r>
            <w:proofErr w:type="spellStart"/>
            <w:r>
              <w:rPr>
                <w:sz w:val="15"/>
              </w:rPr>
              <w:t>J_phys</w:t>
            </w:r>
            <w:proofErr w:type="spellEnd"/>
          </w:p>
        </w:tc>
        <w:tc>
          <w:tcPr>
            <w:tcW w:w="864" w:type="dxa"/>
            <w:tcBorders>
              <w:top w:val="nil"/>
              <w:left w:val="nil"/>
              <w:bottom w:val="nil"/>
              <w:right w:val="nil"/>
            </w:tcBorders>
          </w:tcPr>
          <w:p w14:paraId="41E7CEE9" w14:textId="77777777" w:rsidR="00926552" w:rsidRDefault="00926552" w:rsidP="002F13A5">
            <w:pPr>
              <w:keepNext/>
              <w:jc w:val="center"/>
            </w:pPr>
            <w:r>
              <w:rPr>
                <w:sz w:val="15"/>
              </w:rPr>
              <w:t>0.598</w:t>
            </w:r>
          </w:p>
        </w:tc>
        <w:tc>
          <w:tcPr>
            <w:tcW w:w="936" w:type="dxa"/>
            <w:tcBorders>
              <w:top w:val="nil"/>
              <w:left w:val="nil"/>
              <w:bottom w:val="nil"/>
              <w:right w:val="nil"/>
            </w:tcBorders>
          </w:tcPr>
          <w:p w14:paraId="74F98FC4" w14:textId="77777777" w:rsidR="00926552" w:rsidRDefault="00926552" w:rsidP="002F13A5">
            <w:pPr>
              <w:keepNext/>
              <w:jc w:val="center"/>
            </w:pPr>
            <w:r>
              <w:rPr>
                <w:sz w:val="15"/>
              </w:rPr>
              <w:t>0.139</w:t>
            </w:r>
          </w:p>
        </w:tc>
        <w:tc>
          <w:tcPr>
            <w:tcW w:w="1296" w:type="dxa"/>
            <w:tcBorders>
              <w:top w:val="nil"/>
              <w:left w:val="nil"/>
              <w:bottom w:val="nil"/>
              <w:right w:val="nil"/>
            </w:tcBorders>
          </w:tcPr>
          <w:p w14:paraId="250D4B37" w14:textId="77777777" w:rsidR="00926552" w:rsidRDefault="00926552" w:rsidP="002F13A5">
            <w:pPr>
              <w:keepNext/>
              <w:jc w:val="center"/>
            </w:pPr>
            <w:r>
              <w:rPr>
                <w:sz w:val="15"/>
              </w:rPr>
              <w:t>0.081</w:t>
            </w:r>
          </w:p>
        </w:tc>
      </w:tr>
      <w:tr w:rsidR="00926552" w14:paraId="5C04123E" w14:textId="77777777" w:rsidTr="002F13A5">
        <w:trPr>
          <w:cantSplit/>
          <w:jc w:val="center"/>
        </w:trPr>
        <w:tc>
          <w:tcPr>
            <w:tcW w:w="1872" w:type="dxa"/>
            <w:tcBorders>
              <w:top w:val="nil"/>
              <w:left w:val="nil"/>
              <w:bottom w:val="nil"/>
              <w:right w:val="nil"/>
            </w:tcBorders>
          </w:tcPr>
          <w:p w14:paraId="6C5432E5" w14:textId="77777777" w:rsidR="00926552" w:rsidRDefault="00926552" w:rsidP="002F13A5">
            <w:pPr>
              <w:keepNext/>
            </w:pPr>
            <w:r>
              <w:rPr>
                <w:sz w:val="15"/>
              </w:rPr>
              <w:t xml:space="preserve">Mean </w:t>
            </w:r>
            <w:proofErr w:type="spellStart"/>
            <w:r>
              <w:rPr>
                <w:sz w:val="15"/>
              </w:rPr>
              <w:t>J_total</w:t>
            </w:r>
            <w:proofErr w:type="spellEnd"/>
          </w:p>
        </w:tc>
        <w:tc>
          <w:tcPr>
            <w:tcW w:w="864" w:type="dxa"/>
            <w:tcBorders>
              <w:top w:val="nil"/>
              <w:left w:val="nil"/>
              <w:bottom w:val="nil"/>
              <w:right w:val="nil"/>
            </w:tcBorders>
          </w:tcPr>
          <w:p w14:paraId="75316E0E" w14:textId="77777777" w:rsidR="00926552" w:rsidRDefault="00926552" w:rsidP="002F13A5">
            <w:pPr>
              <w:keepNext/>
              <w:jc w:val="center"/>
            </w:pPr>
            <w:r>
              <w:rPr>
                <w:sz w:val="15"/>
              </w:rPr>
              <w:t>(0.528)</w:t>
            </w:r>
          </w:p>
        </w:tc>
        <w:tc>
          <w:tcPr>
            <w:tcW w:w="936" w:type="dxa"/>
            <w:tcBorders>
              <w:top w:val="nil"/>
              <w:left w:val="nil"/>
              <w:bottom w:val="nil"/>
              <w:right w:val="nil"/>
            </w:tcBorders>
          </w:tcPr>
          <w:p w14:paraId="0457FA76" w14:textId="77777777" w:rsidR="00926552" w:rsidRDefault="00926552" w:rsidP="002F13A5">
            <w:pPr>
              <w:keepNext/>
              <w:jc w:val="center"/>
            </w:pPr>
            <w:r>
              <w:rPr>
                <w:sz w:val="15"/>
              </w:rPr>
              <w:t>0.164</w:t>
            </w:r>
          </w:p>
        </w:tc>
        <w:tc>
          <w:tcPr>
            <w:tcW w:w="1296" w:type="dxa"/>
            <w:tcBorders>
              <w:top w:val="nil"/>
              <w:left w:val="nil"/>
              <w:bottom w:val="nil"/>
              <w:right w:val="nil"/>
            </w:tcBorders>
          </w:tcPr>
          <w:p w14:paraId="3E303F95" w14:textId="77777777" w:rsidR="00926552" w:rsidRDefault="00926552" w:rsidP="002F13A5">
            <w:pPr>
              <w:keepNext/>
              <w:jc w:val="center"/>
            </w:pPr>
            <w:r>
              <w:rPr>
                <w:sz w:val="15"/>
              </w:rPr>
              <w:t>0.110</w:t>
            </w:r>
          </w:p>
        </w:tc>
      </w:tr>
      <w:tr w:rsidR="00926552" w14:paraId="58F03C02" w14:textId="77777777" w:rsidTr="002F13A5">
        <w:trPr>
          <w:cantSplit/>
          <w:jc w:val="center"/>
        </w:trPr>
        <w:tc>
          <w:tcPr>
            <w:tcW w:w="1872" w:type="dxa"/>
            <w:tcBorders>
              <w:top w:val="nil"/>
              <w:left w:val="nil"/>
              <w:bottom w:val="single" w:sz="8" w:space="0" w:color="000000"/>
              <w:right w:val="nil"/>
            </w:tcBorders>
          </w:tcPr>
          <w:p w14:paraId="233CA992" w14:textId="77777777" w:rsidR="00926552" w:rsidRDefault="00926552" w:rsidP="002F13A5">
            <w:r>
              <w:rPr>
                <w:sz w:val="15"/>
              </w:rPr>
              <w:t xml:space="preserve">Mean </w:t>
            </w:r>
            <w:proofErr w:type="spellStart"/>
            <w:r>
              <w:rPr>
                <w:sz w:val="15"/>
              </w:rPr>
              <w:t>J_resp</w:t>
            </w:r>
            <w:proofErr w:type="spellEnd"/>
          </w:p>
        </w:tc>
        <w:tc>
          <w:tcPr>
            <w:tcW w:w="864" w:type="dxa"/>
            <w:tcBorders>
              <w:top w:val="nil"/>
              <w:left w:val="nil"/>
              <w:bottom w:val="single" w:sz="8" w:space="0" w:color="000000"/>
              <w:right w:val="nil"/>
            </w:tcBorders>
          </w:tcPr>
          <w:p w14:paraId="6941FFBB" w14:textId="77777777" w:rsidR="00926552" w:rsidRDefault="00926552" w:rsidP="002F13A5">
            <w:pPr>
              <w:jc w:val="center"/>
            </w:pPr>
            <w:r>
              <w:rPr>
                <w:sz w:val="15"/>
              </w:rPr>
              <w:t>-</w:t>
            </w:r>
          </w:p>
        </w:tc>
        <w:tc>
          <w:tcPr>
            <w:tcW w:w="936" w:type="dxa"/>
            <w:tcBorders>
              <w:top w:val="nil"/>
              <w:left w:val="nil"/>
              <w:bottom w:val="single" w:sz="8" w:space="0" w:color="000000"/>
              <w:right w:val="nil"/>
            </w:tcBorders>
          </w:tcPr>
          <w:p w14:paraId="23FCA3E5" w14:textId="77777777" w:rsidR="00926552" w:rsidRDefault="00926552" w:rsidP="002F13A5">
            <w:pPr>
              <w:jc w:val="center"/>
            </w:pPr>
            <w:r>
              <w:rPr>
                <w:sz w:val="15"/>
              </w:rPr>
              <w:t>0.428</w:t>
            </w:r>
          </w:p>
        </w:tc>
        <w:tc>
          <w:tcPr>
            <w:tcW w:w="1296" w:type="dxa"/>
            <w:tcBorders>
              <w:top w:val="nil"/>
              <w:left w:val="nil"/>
              <w:bottom w:val="single" w:sz="8" w:space="0" w:color="000000"/>
              <w:right w:val="nil"/>
            </w:tcBorders>
          </w:tcPr>
          <w:p w14:paraId="2E283E71" w14:textId="77777777" w:rsidR="00926552" w:rsidRDefault="00926552" w:rsidP="002F13A5">
            <w:pPr>
              <w:jc w:val="center"/>
            </w:pPr>
            <w:r>
              <w:rPr>
                <w:sz w:val="15"/>
              </w:rPr>
              <w:t>0.308</w:t>
            </w:r>
          </w:p>
        </w:tc>
      </w:tr>
    </w:tbl>
    <w:p w14:paraId="133AF318" w14:textId="77777777" w:rsidR="00926552" w:rsidRDefault="00926552" w:rsidP="00926552">
      <w:pPr>
        <w:pStyle w:val="Text"/>
        <w:spacing w:after="40"/>
      </w:pPr>
    </w:p>
    <w:p w14:paraId="578C9571" w14:textId="77777777" w:rsidR="00926552" w:rsidRDefault="00926552" w:rsidP="00926552">
      <w:pPr>
        <w:keepNext/>
        <w:spacing w:before="80" w:after="40"/>
        <w:jc w:val="center"/>
      </w:pPr>
      <w:r>
        <w:rPr>
          <w:noProof/>
        </w:rPr>
        <w:drawing>
          <wp:inline distT="0" distB="0" distL="0" distR="0" wp14:anchorId="1C7CED2C" wp14:editId="7FA369DA">
            <wp:extent cx="3017520" cy="4500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b_outcomes.png"/>
                    <pic:cNvPicPr/>
                  </pic:nvPicPr>
                  <pic:blipFill>
                    <a:blip r:embed="rId16"/>
                    <a:stretch>
                      <a:fillRect/>
                    </a:stretch>
                  </pic:blipFill>
                  <pic:spPr>
                    <a:xfrm>
                      <a:off x="0" y="0"/>
                      <a:ext cx="3017520" cy="4500266"/>
                    </a:xfrm>
                    <a:prstGeom prst="rect">
                      <a:avLst/>
                    </a:prstGeom>
                  </pic:spPr>
                </pic:pic>
              </a:graphicData>
            </a:graphic>
          </wp:inline>
        </w:drawing>
      </w:r>
    </w:p>
    <w:p w14:paraId="474DF2F5" w14:textId="757A8F18" w:rsidR="00926552" w:rsidRDefault="00926552" w:rsidP="00926552">
      <w:pPr>
        <w:pStyle w:val="FigureCaption"/>
        <w:spacing w:after="120"/>
      </w:pPr>
      <w:r>
        <w:t xml:space="preserve">Fig. </w:t>
      </w:r>
      <w:bookmarkStart w:id="46" w:name="_RefFig6"/>
      <w:r>
        <w:fldChar w:fldCharType="begin"/>
      </w:r>
      <w:r>
        <w:instrText xml:space="preserve"> SEQ Fig. \* ARABIC </w:instrText>
      </w:r>
      <w:r>
        <w:fldChar w:fldCharType="separate"/>
      </w:r>
      <w:r w:rsidR="00137C4F">
        <w:rPr>
          <w:noProof/>
        </w:rPr>
        <w:t>7</w:t>
      </w:r>
      <w:r>
        <w:fldChar w:fldCharType="end"/>
      </w:r>
      <w:bookmarkEnd w:id="46"/>
      <w:r>
        <w:t>. Outcome at episode end per scenario family for the closed layer alone and for VODA, 30 paired worlds per family: (a) burned area with 95 percent confidence intervals, (b) affected population, (c) share of incidents extinguished within the episode. Labels give the change of VODA against the closed layer; the free-burn reference is printed in each panel.</w:t>
      </w:r>
    </w:p>
    <w:p w14:paraId="146E71DB" w14:textId="77777777" w:rsidR="00926552" w:rsidRDefault="00926552" w:rsidP="00926552">
      <w:pPr>
        <w:pStyle w:val="Text"/>
      </w:pPr>
      <w:r>
        <w:t xml:space="preserve">VODA does. Against the closed layer on the same worlds it burns 29.9 ± 7.2 ha less and is better in 128 of 150 worlds, as shown in Fig. </w:t>
      </w:r>
      <w:r>
        <w:fldChar w:fldCharType="begin"/>
      </w:r>
      <w:r>
        <w:instrText xml:space="preserve"> REF _RefFig7 \h </w:instrText>
      </w:r>
      <w:r>
        <w:fldChar w:fldCharType="separate"/>
      </w:r>
      <w:r w:rsidR="007D0D20">
        <w:rPr>
          <w:noProof/>
        </w:rPr>
        <w:t>7</w:t>
      </w:r>
      <w:r>
        <w:fldChar w:fldCharType="end"/>
      </w:r>
      <w:r>
        <w:t xml:space="preserve">. There are 13 ties on small fires the doctrine already contained and nine worlds in which it burned more. It raises the share extinguished to 75 percent. It lowers the affected population to 117 persons (274 ± 61 fewer per world, 70 percent below the closed layer). Moreover, it reaches the lowest physical cost (0.081 against 0.139) and the lowest total cost (0.110 against 0.164) of the configurations. The gain is largest where the doctrine is weakest. In the forest family with a reduced pool and two ignitions (S2) the paired difference is 63.6 ± 27.6 ha. In the interface families with two ignitions (S4, S5) VODA burns less in 30 and 29 of 30 worlds and extinguishes 97 and 100 percent of the incidents. Under degraded observation (S5) </w:t>
      </w:r>
      <w:proofErr w:type="gramStart"/>
      <w:r>
        <w:t>its</w:t>
      </w:r>
      <w:proofErr w:type="gramEnd"/>
      <w:r>
        <w:t xml:space="preserve"> burned area moves from 27.2 to 29.2 ha. This is a change of 7 percent inside the confidence interval of either cell, </w:t>
      </w:r>
      <w:proofErr w:type="gramStart"/>
      <w:r>
        <w:t>and</w:t>
      </w:r>
      <w:proofErr w:type="gramEnd"/>
      <w:r>
        <w:t xml:space="preserve"> the configuration remains the best. Hence, reduced observation degrades the response instead of breaking it.</w:t>
      </w:r>
    </w:p>
    <w:p w14:paraId="6C1291A8" w14:textId="77777777" w:rsidR="00926552" w:rsidRDefault="00926552" w:rsidP="00926552">
      <w:pPr>
        <w:keepNext/>
        <w:spacing w:before="80" w:after="40"/>
        <w:jc w:val="center"/>
      </w:pPr>
      <w:r>
        <w:rPr>
          <w:noProof/>
        </w:rPr>
        <w:lastRenderedPageBreak/>
        <w:drawing>
          <wp:inline distT="0" distB="0" distL="0" distR="0" wp14:anchorId="3B20CB3A" wp14:editId="742153CC">
            <wp:extent cx="3017520" cy="43333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b_paired.png"/>
                    <pic:cNvPicPr/>
                  </pic:nvPicPr>
                  <pic:blipFill>
                    <a:blip r:embed="rId17"/>
                    <a:stretch>
                      <a:fillRect/>
                    </a:stretch>
                  </pic:blipFill>
                  <pic:spPr>
                    <a:xfrm>
                      <a:off x="0" y="0"/>
                      <a:ext cx="3017520" cy="4333349"/>
                    </a:xfrm>
                    <a:prstGeom prst="rect">
                      <a:avLst/>
                    </a:prstGeom>
                  </pic:spPr>
                </pic:pic>
              </a:graphicData>
            </a:graphic>
          </wp:inline>
        </w:drawing>
      </w:r>
    </w:p>
    <w:p w14:paraId="1F6AD597" w14:textId="715BE1B4" w:rsidR="00926552" w:rsidRDefault="00926552" w:rsidP="00926552">
      <w:pPr>
        <w:pStyle w:val="FigureCaption"/>
        <w:spacing w:after="120"/>
      </w:pPr>
      <w:r>
        <w:t xml:space="preserve">Fig. </w:t>
      </w:r>
      <w:bookmarkStart w:id="47" w:name="_RefFig7"/>
      <w:r>
        <w:fldChar w:fldCharType="begin"/>
      </w:r>
      <w:r>
        <w:instrText xml:space="preserve"> SEQ Fig. \* ARABIC </w:instrText>
      </w:r>
      <w:r>
        <w:fldChar w:fldCharType="separate"/>
      </w:r>
      <w:r w:rsidR="00137C4F">
        <w:rPr>
          <w:noProof/>
        </w:rPr>
        <w:t>8</w:t>
      </w:r>
      <w:r>
        <w:fldChar w:fldCharType="end"/>
      </w:r>
      <w:bookmarkEnd w:id="47"/>
      <w:r>
        <w:t>. (a) Burned area saved by VODA against the closed layer on each of the 150 worlds, sorted; gray bars are ties, dark bars the nine worlds in which it burned more. (b) Reduction of the mean on six measures, the closed layer against the static seed base, and VODA against the closed layer.</w:t>
      </w:r>
    </w:p>
    <w:p w14:paraId="6090C98F" w14:textId="77777777" w:rsidR="00926552" w:rsidRDefault="00926552" w:rsidP="00926552">
      <w:pPr>
        <w:pStyle w:val="Text"/>
      </w:pPr>
      <w:r>
        <w:t xml:space="preserve">The gain is not bought with resources, as shown in Fig. </w:t>
      </w:r>
      <w:r>
        <w:fldChar w:fldCharType="begin"/>
      </w:r>
      <w:r>
        <w:instrText xml:space="preserve"> REF _RefFig8 \h </w:instrText>
      </w:r>
      <w:r>
        <w:fldChar w:fldCharType="separate"/>
      </w:r>
      <w:r w:rsidR="007D0D20">
        <w:rPr>
          <w:noProof/>
        </w:rPr>
        <w:t>8</w:t>
      </w:r>
      <w:r>
        <w:fldChar w:fldCharType="end"/>
      </w:r>
      <w:r>
        <w:t>. The response term of VODA (0.308) is below that of the closed layer (0.428) and that of the static doctrine (0.501). The five-term decomposition shows the saving in the physical terms with no growth in the response terms. The rule base reaches 10.4 active rules at the end of an episode under VODA against 10.3 under the closed layer alone. Thus, the margin comes from what the rules say rather than from how many there are. What the open layer costs is computation. An episode makes 10.3 model calls and takes 124 s of wall time against 22 s for the closed layer. This is about two seconds per decision cycle against the twelve minutes available.</w:t>
      </w:r>
    </w:p>
    <w:p w14:paraId="2D916CA2" w14:textId="77777777" w:rsidR="00926552" w:rsidRDefault="00926552" w:rsidP="00926552">
      <w:pPr>
        <w:keepNext/>
        <w:spacing w:before="80" w:after="40"/>
        <w:jc w:val="center"/>
      </w:pPr>
      <w:r>
        <w:rPr>
          <w:noProof/>
        </w:rPr>
        <w:drawing>
          <wp:inline distT="0" distB="0" distL="0" distR="0" wp14:anchorId="3D98B03F" wp14:editId="25AE3389">
            <wp:extent cx="3017520" cy="1916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costs.png"/>
                    <pic:cNvPicPr/>
                  </pic:nvPicPr>
                  <pic:blipFill>
                    <a:blip r:embed="rId18"/>
                    <a:stretch>
                      <a:fillRect/>
                    </a:stretch>
                  </pic:blipFill>
                  <pic:spPr>
                    <a:xfrm>
                      <a:off x="0" y="0"/>
                      <a:ext cx="3017520" cy="1916298"/>
                    </a:xfrm>
                    <a:prstGeom prst="rect">
                      <a:avLst/>
                    </a:prstGeom>
                  </pic:spPr>
                </pic:pic>
              </a:graphicData>
            </a:graphic>
          </wp:inline>
        </w:drawing>
      </w:r>
    </w:p>
    <w:p w14:paraId="3F015C17" w14:textId="2BE30895" w:rsidR="00926552" w:rsidRDefault="00926552" w:rsidP="00926552">
      <w:pPr>
        <w:pStyle w:val="FigureCaption"/>
        <w:spacing w:after="120"/>
      </w:pPr>
      <w:r>
        <w:t xml:space="preserve">Fig. </w:t>
      </w:r>
      <w:bookmarkStart w:id="48" w:name="_RefFig8"/>
      <w:r>
        <w:fldChar w:fldCharType="begin"/>
      </w:r>
      <w:r>
        <w:instrText xml:space="preserve"> SEQ Fig. \* ARABIC </w:instrText>
      </w:r>
      <w:r>
        <w:fldChar w:fldCharType="separate"/>
      </w:r>
      <w:r w:rsidR="00137C4F">
        <w:rPr>
          <w:noProof/>
        </w:rPr>
        <w:t>9</w:t>
      </w:r>
      <w:r>
        <w:fldChar w:fldCharType="end"/>
      </w:r>
      <w:bookmarkEnd w:id="48"/>
      <w:r>
        <w:t xml:space="preserve">. Two cost types. (a) Physical cost and total decision cost per configuration, mean over 150 </w:t>
      </w:r>
      <w:proofErr w:type="gramStart"/>
      <w:r>
        <w:t>worlds</w:t>
      </w:r>
      <w:proofErr w:type="gramEnd"/>
      <w:r>
        <w:t>. (b) Decomposition of the total cost into its five terms.</w:t>
      </w:r>
    </w:p>
    <w:p w14:paraId="3236C502" w14:textId="77777777" w:rsidR="00926552" w:rsidRDefault="00926552" w:rsidP="00926552">
      <w:pPr>
        <w:pStyle w:val="Heading2"/>
      </w:pPr>
      <w:r>
        <w:t>D. What the Open Layer Produced</w:t>
      </w:r>
    </w:p>
    <w:p w14:paraId="7A30B1B8" w14:textId="77777777" w:rsidR="00926552" w:rsidRDefault="00926552" w:rsidP="00926552">
      <w:pPr>
        <w:pStyle w:val="Text"/>
      </w:pP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percent). Fig. </w:t>
      </w:r>
      <w:r>
        <w:fldChar w:fldCharType="begin"/>
      </w:r>
      <w:r>
        <w:instrText xml:space="preserve"> REF _RefFig9 \h </w:instrText>
      </w:r>
      <w:r>
        <w:fldChar w:fldCharType="separate"/>
      </w:r>
      <w:r w:rsidR="007D0D20">
        <w:rPr>
          <w:noProof/>
        </w:rPr>
        <w:t>9</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percent of 71 cases, </w:t>
      </w:r>
      <w:proofErr w:type="gramStart"/>
      <w:r>
        <w:t>composed</w:t>
      </w:r>
      <w:proofErr w:type="gramEnd"/>
      <w:r>
        <w:t xml:space="preserve"> interventions in 46 percent of 400, and plain rules over the existing vocabulary in 28 percent of 239. Thus, the objects that extend the vocabulary pass more often than new rules inside it.</w:t>
      </w:r>
    </w:p>
    <w:p w14:paraId="391ED170" w14:textId="77777777" w:rsidR="00926552" w:rsidRDefault="00926552" w:rsidP="00926552">
      <w:pPr>
        <w:keepNext/>
        <w:spacing w:before="80" w:after="40"/>
        <w:jc w:val="center"/>
      </w:pPr>
      <w:r>
        <w:rPr>
          <w:noProof/>
        </w:rPr>
        <w:lastRenderedPageBreak/>
        <w:drawing>
          <wp:inline distT="0" distB="0" distL="0" distR="0" wp14:anchorId="26FBCFA9" wp14:editId="255A4569">
            <wp:extent cx="3017520" cy="3667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_products.png"/>
                    <pic:cNvPicPr/>
                  </pic:nvPicPr>
                  <pic:blipFill>
                    <a:blip r:embed="rId19"/>
                    <a:stretch>
                      <a:fillRect/>
                    </a:stretch>
                  </pic:blipFill>
                  <pic:spPr>
                    <a:xfrm>
                      <a:off x="0" y="0"/>
                      <a:ext cx="3017520" cy="3667847"/>
                    </a:xfrm>
                    <a:prstGeom prst="rect">
                      <a:avLst/>
                    </a:prstGeom>
                  </pic:spPr>
                </pic:pic>
              </a:graphicData>
            </a:graphic>
          </wp:inline>
        </w:drawing>
      </w:r>
    </w:p>
    <w:p w14:paraId="6E55773F" w14:textId="3EDBDE04" w:rsidR="00926552" w:rsidRDefault="00926552" w:rsidP="00926552">
      <w:pPr>
        <w:pStyle w:val="FigureCaption"/>
        <w:spacing w:after="120"/>
      </w:pPr>
      <w:r>
        <w:t xml:space="preserve">Fig. </w:t>
      </w:r>
      <w:bookmarkStart w:id="49" w:name="_RefFig9"/>
      <w:r>
        <w:fldChar w:fldCharType="begin"/>
      </w:r>
      <w:r>
        <w:instrText xml:space="preserve"> SEQ Fig. \* ARABIC </w:instrText>
      </w:r>
      <w:r>
        <w:fldChar w:fldCharType="separate"/>
      </w:r>
      <w:r w:rsidR="00137C4F">
        <w:rPr>
          <w:noProof/>
        </w:rPr>
        <w:t>10</w:t>
      </w:r>
      <w:r>
        <w:fldChar w:fldCharType="end"/>
      </w:r>
      <w:bookmarkEnd w:id="49"/>
      <w:r>
        <w:t>. (a) The 710 proposals by kind and verdict. (b) Admitted objects per scenario family, with the number of worlds (of 30) in which at least one was admitted.</w:t>
      </w:r>
    </w:p>
    <w:p w14:paraId="5FCCA99D" w14:textId="7E479793" w:rsidR="00926552" w:rsidRDefault="00926552" w:rsidP="00926552">
      <w:pPr>
        <w:pStyle w:val="Text"/>
      </w:pPr>
      <w:r>
        <w:t xml:space="preserve">What was written falls into a small number of tactics, each absent from the seed doctrine, as shown in Fig. </w:t>
      </w:r>
      <w:r>
        <w:fldChar w:fldCharType="begin"/>
      </w:r>
      <w:r>
        <w:instrText xml:space="preserve"> REF _RefFig10 \h </w:instrText>
      </w:r>
      <w:r>
        <w:fldChar w:fldCharType="separate"/>
      </w:r>
      <w:r w:rsidR="007D0D20">
        <w:rPr>
          <w:noProof/>
        </w:rPr>
        <w:t>10</w:t>
      </w:r>
      <w:r>
        <w:fldChar w:fldCharType="end"/>
      </w:r>
      <w:r>
        <w:t xml:space="preserve"> and Fig. </w:t>
      </w:r>
      <w:r>
        <w:fldChar w:fldCharType="begin"/>
      </w:r>
      <w:r>
        <w:instrText xml:space="preserve"> REF _RefFig11 \h </w:instrText>
      </w:r>
      <w:r>
        <w:fldChar w:fldCharType="separate"/>
      </w:r>
      <w:r w:rsidR="007D0D20">
        <w:rPr>
          <w:noProof/>
        </w:rPr>
        <w:t>11</w:t>
      </w:r>
      <w:r>
        <w:fldChar w:fldCharType="end"/>
      </w:r>
      <w:r>
        <w:t xml:space="preserve">. The 67 admitted rules order retardant drops (45), containment lines (39), water drafting (38), and suppression effort (35) far more than the seed base does. Retardant drop and water drafting are not ordered by any seed rule. Hence, the open layer added aerial attack to the doctrine. The 57 macros </w:t>
      </w:r>
      <w:proofErr w:type="gramStart"/>
      <w:r>
        <w:t>reduce</w:t>
      </w:r>
      <w:proofErr w:type="gramEnd"/>
      <w:r>
        <w:t xml:space="preserve"> to two archetypes. Interface hardening is asset protection with a containment line at 0.7 to 0.8 (14 admissions). The downwind backburn line is a containment line with suppression effort and, at times, resource deployment (15 admissions). The 185 composed interventions, 159 distinct clause sets, are dominated by two geometries. The asset collar is retardant coating of the threatened assets and of the populated cells within two to three cells before the fire arrives (26 admissions in its plain form, 42 with variants). The head-flank retardant </w:t>
      </w:r>
      <w:proofErr w:type="gramStart"/>
      <w:r>
        <w:t>band is</w:t>
      </w:r>
      <w:proofErr w:type="gramEnd"/>
      <w:r>
        <w:t xml:space="preserve"> </w:t>
      </w:r>
      <w:proofErr w:type="gramStart"/>
      <w:r>
        <w:t>coating of</w:t>
      </w:r>
      <w:proofErr w:type="gramEnd"/>
      <w:r>
        <w:t xml:space="preserve"> the head within six cells </w:t>
      </w:r>
      <w:proofErr w:type="gramStart"/>
      <w:r>
        <w:t>and of</w:t>
      </w:r>
      <w:proofErr w:type="gramEnd"/>
      <w:r>
        <w:t xml:space="preserve"> the flanks within three, with or without water drafting at the fire (41 in its two plain forms, 56 with variants). Backfire, wetting, and evacuation clauses are rare and enter only where the forecast rewards them.</w:t>
      </w:r>
    </w:p>
    <w:p w14:paraId="4993E472" w14:textId="77777777" w:rsidR="00926552" w:rsidRDefault="00926552" w:rsidP="00926552">
      <w:pPr>
        <w:keepNext/>
        <w:framePr w:w="10368" w:vSpace="180" w:wrap="notBeside" w:hAnchor="margin" w:xAlign="center" w:yAlign="top"/>
        <w:spacing w:before="80" w:after="40"/>
        <w:jc w:val="center"/>
      </w:pPr>
      <w:r>
        <w:rPr>
          <w:noProof/>
        </w:rPr>
        <w:drawing>
          <wp:inline distT="0" distB="0" distL="0" distR="0" wp14:anchorId="13259DC5" wp14:editId="25225321">
            <wp:extent cx="6400800" cy="34278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_vocabulary.png"/>
                    <pic:cNvPicPr/>
                  </pic:nvPicPr>
                  <pic:blipFill>
                    <a:blip r:embed="rId20"/>
                    <a:stretch>
                      <a:fillRect/>
                    </a:stretch>
                  </pic:blipFill>
                  <pic:spPr>
                    <a:xfrm>
                      <a:off x="0" y="0"/>
                      <a:ext cx="6400800" cy="3427832"/>
                    </a:xfrm>
                    <a:prstGeom prst="rect">
                      <a:avLst/>
                    </a:prstGeom>
                  </pic:spPr>
                </pic:pic>
              </a:graphicData>
            </a:graphic>
          </wp:inline>
        </w:drawing>
      </w:r>
    </w:p>
    <w:p w14:paraId="49AFBF48" w14:textId="00C33B5C" w:rsidR="00926552" w:rsidRDefault="00926552" w:rsidP="00926552">
      <w:pPr>
        <w:pStyle w:val="FigureCaption"/>
        <w:framePr w:w="10368" w:vSpace="180" w:wrap="notBeside" w:hAnchor="margin" w:xAlign="center" w:yAlign="top"/>
        <w:spacing w:after="120"/>
      </w:pPr>
      <w:r>
        <w:t xml:space="preserve">Fig. </w:t>
      </w:r>
      <w:bookmarkStart w:id="50" w:name="_RefFig10"/>
      <w:r>
        <w:fldChar w:fldCharType="begin"/>
      </w:r>
      <w:r>
        <w:instrText xml:space="preserve"> SEQ Fig. \* ARABIC </w:instrText>
      </w:r>
      <w:r>
        <w:fldChar w:fldCharType="separate"/>
      </w:r>
      <w:r w:rsidR="00137C4F">
        <w:rPr>
          <w:noProof/>
        </w:rPr>
        <w:t>11</w:t>
      </w:r>
      <w:r>
        <w:fldChar w:fldCharType="end"/>
      </w:r>
      <w:bookmarkEnd w:id="50"/>
      <w:r>
        <w:t>. What the open layer wrote. (a) Families ordered by the five seed rules against the 67 admitted rules. (b) Families bundled together in the 57 admitted macros.</w:t>
      </w:r>
    </w:p>
    <w:p w14:paraId="764A0D23" w14:textId="77777777" w:rsidR="00926552" w:rsidRDefault="00926552" w:rsidP="00926552">
      <w:pPr>
        <w:keepNext/>
        <w:spacing w:before="80" w:after="40"/>
        <w:jc w:val="center"/>
      </w:pPr>
      <w:r>
        <w:rPr>
          <w:noProof/>
        </w:rPr>
        <w:lastRenderedPageBreak/>
        <w:drawing>
          <wp:inline distT="0" distB="0" distL="0" distR="0" wp14:anchorId="30DBD42F" wp14:editId="7C67D594">
            <wp:extent cx="3017520" cy="3500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_actuators.png"/>
                    <pic:cNvPicPr/>
                  </pic:nvPicPr>
                  <pic:blipFill>
                    <a:blip r:embed="rId21"/>
                    <a:stretch>
                      <a:fillRect/>
                    </a:stretch>
                  </pic:blipFill>
                  <pic:spPr>
                    <a:xfrm>
                      <a:off x="0" y="0"/>
                      <a:ext cx="3017520" cy="3500930"/>
                    </a:xfrm>
                    <a:prstGeom prst="rect">
                      <a:avLst/>
                    </a:prstGeom>
                  </pic:spPr>
                </pic:pic>
              </a:graphicData>
            </a:graphic>
          </wp:inline>
        </w:drawing>
      </w:r>
    </w:p>
    <w:p w14:paraId="11E6EBB5" w14:textId="45918A62" w:rsidR="00926552" w:rsidRDefault="00926552" w:rsidP="00926552">
      <w:pPr>
        <w:pStyle w:val="FigureCaption"/>
        <w:spacing w:after="120"/>
      </w:pPr>
      <w:r>
        <w:t xml:space="preserve">Fig. </w:t>
      </w:r>
      <w:bookmarkStart w:id="51" w:name="_RefFig11"/>
      <w:r>
        <w:fldChar w:fldCharType="begin"/>
      </w:r>
      <w:r>
        <w:instrText xml:space="preserve"> SEQ Fig. \* ARABIC </w:instrText>
      </w:r>
      <w:r>
        <w:fldChar w:fldCharType="separate"/>
      </w:r>
      <w:r w:rsidR="00137C4F">
        <w:rPr>
          <w:noProof/>
        </w:rPr>
        <w:t>12</w:t>
      </w:r>
      <w:r>
        <w:fldChar w:fldCharType="end"/>
      </w:r>
      <w:bookmarkEnd w:id="51"/>
      <w:r>
        <w:t>. The 185 admitted composed interventions. (a) Clauses by effect and sector. (b) The most frequent effect-sector archetypes.</w:t>
      </w:r>
    </w:p>
    <w:p w14:paraId="62ED391F" w14:textId="77777777" w:rsidR="00926552" w:rsidRDefault="00926552" w:rsidP="00926552">
      <w:pPr>
        <w:pStyle w:val="Heading2"/>
      </w:pPr>
      <w:r>
        <w:t>E. Where the Gain Came From</w:t>
      </w:r>
    </w:p>
    <w:p w14:paraId="41B54735" w14:textId="77777777" w:rsidR="00926552" w:rsidRDefault="00926552" w:rsidP="00926552">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retardant band in 51, the interface-hardening macro in 18, and the downwind backburn line in 28. Recurrence across independent worlds is the first evidence that what the open layer learns is structural rather than incidental.</w:t>
      </w:r>
    </w:p>
    <w:p w14:paraId="62799A23" w14:textId="77777777" w:rsidR="00926552" w:rsidRDefault="00926552" w:rsidP="00926552">
      <w:pPr>
        <w:pStyle w:val="Text"/>
      </w:pPr>
      <w:r>
        <w:t xml:space="preserve">The realized outcome confirms the forecast that admitted the objects, as shown in Fig. </w:t>
      </w:r>
      <w:r>
        <w:fldChar w:fldCharType="begin"/>
      </w:r>
      <w:r>
        <w:instrText xml:space="preserve"> REF _RefFig12 \h </w:instrText>
      </w:r>
      <w:r>
        <w:fldChar w:fldCharType="separate"/>
      </w:r>
      <w:r w:rsidR="007D0D20">
        <w:rPr>
          <w:noProof/>
        </w:rPr>
        <w:t>12</w:t>
      </w:r>
      <w:r>
        <w:fldChar w:fldCharType="end"/>
      </w:r>
      <w:r>
        <w:t xml:space="preserve">. In the 21 worlds with no admission, VODA and the closed layer end within 16 ha of </w:t>
      </w:r>
      <w:r>
        <w:t xml:space="preserve">each other on average, and 11 of them are identical. The margin of Section V-C comes from </w:t>
      </w:r>
      <w:proofErr w:type="gramStart"/>
      <w:r>
        <w:t>the 129</w:t>
      </w:r>
      <w:proofErr w:type="gramEnd"/>
      <w:r>
        <w:t xml:space="preserve"> worlds with at least one admission, where the mean saving is 32.2 ha. Moreover, the </w:t>
      </w:r>
      <w:proofErr w:type="gramStart"/>
      <w:r>
        <w:t>saving grows</w:t>
      </w:r>
      <w:proofErr w:type="gramEnd"/>
      <w:r>
        <w:t xml:space="preserve"> with the number of admissions in the world. This attribution is observational, since the admitted set is not assigned at random. The causal version, replaying each </w:t>
      </w:r>
      <w:proofErr w:type="gramStart"/>
      <w:r>
        <w:t>world</w:t>
      </w:r>
      <w:proofErr w:type="gramEnd"/>
      <w:r>
        <w:t xml:space="preserve"> with one admitted object removed, is left to future work. The single world in Fig. </w:t>
      </w:r>
      <w:r>
        <w:fldChar w:fldCharType="begin"/>
      </w:r>
      <w:r>
        <w:instrText xml:space="preserve"> REF _RefFig12 \h </w:instrText>
      </w:r>
      <w:r>
        <w:fldChar w:fldCharType="separate"/>
      </w:r>
      <w:r w:rsidR="007D0D20">
        <w:rPr>
          <w:noProof/>
        </w:rPr>
        <w:t>12</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6E1B2168" w14:textId="77777777" w:rsidR="00926552" w:rsidRDefault="00926552" w:rsidP="00926552">
      <w:pPr>
        <w:keepNext/>
        <w:framePr w:w="10368" w:vSpace="180" w:wrap="notBeside" w:hAnchor="margin" w:xAlign="center" w:yAlign="bottom"/>
        <w:spacing w:before="80" w:after="40"/>
        <w:jc w:val="center"/>
      </w:pPr>
      <w:r>
        <w:rPr>
          <w:noProof/>
        </w:rPr>
        <w:drawing>
          <wp:inline distT="0" distB="0" distL="0" distR="0" wp14:anchorId="36798C0C" wp14:editId="6FFE76CF">
            <wp:extent cx="6400800" cy="2132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_attribution.png"/>
                    <pic:cNvPicPr/>
                  </pic:nvPicPr>
                  <pic:blipFill>
                    <a:blip r:embed="rId22"/>
                    <a:stretch>
                      <a:fillRect/>
                    </a:stretch>
                  </pic:blipFill>
                  <pic:spPr>
                    <a:xfrm>
                      <a:off x="0" y="0"/>
                      <a:ext cx="6400800" cy="2132860"/>
                    </a:xfrm>
                    <a:prstGeom prst="rect">
                      <a:avLst/>
                    </a:prstGeom>
                  </pic:spPr>
                </pic:pic>
              </a:graphicData>
            </a:graphic>
          </wp:inline>
        </w:drawing>
      </w:r>
    </w:p>
    <w:p w14:paraId="21DD73D1" w14:textId="1EA6A537" w:rsidR="00926552" w:rsidRDefault="00926552" w:rsidP="00926552">
      <w:pPr>
        <w:pStyle w:val="FigureCaption"/>
        <w:framePr w:w="10368" w:vSpace="180" w:wrap="notBeside" w:hAnchor="margin" w:xAlign="center" w:yAlign="bottom"/>
        <w:spacing w:after="120"/>
      </w:pPr>
      <w:r>
        <w:t xml:space="preserve">Fig. </w:t>
      </w:r>
      <w:bookmarkStart w:id="52" w:name="_RefFig12"/>
      <w:r>
        <w:fldChar w:fldCharType="begin"/>
      </w:r>
      <w:r>
        <w:instrText xml:space="preserve"> SEQ Fig. \* ARABIC </w:instrText>
      </w:r>
      <w:r>
        <w:fldChar w:fldCharType="separate"/>
      </w:r>
      <w:r w:rsidR="00137C4F">
        <w:rPr>
          <w:noProof/>
        </w:rPr>
        <w:t>13</w:t>
      </w:r>
      <w:r>
        <w:fldChar w:fldCharType="end"/>
      </w:r>
      <w:bookmarkEnd w:id="52"/>
      <w:r>
        <w:t>. Closed physics, open decision space. (a) Burned area saved against the closed layer in worlds with no admission and in worlds with at least one. (b) Saving against the number of admissions in the world; bars mark the median. (c) One S4 world replayed by the three configurations; the dotted line marks the admission of one composed intervention.</w:t>
      </w:r>
    </w:p>
    <w:p w14:paraId="47B0D518" w14:textId="77777777" w:rsidR="00926552" w:rsidRDefault="00926552" w:rsidP="00926552">
      <w:pPr>
        <w:pStyle w:val="Heading2"/>
      </w:pPr>
      <w:r>
        <w:t>F. Timeliness, Scalability, and Compliance</w:t>
      </w:r>
    </w:p>
    <w:p w14:paraId="65EBCE16" w14:textId="77777777" w:rsidR="00926552" w:rsidRDefault="00926552" w:rsidP="00926552">
      <w:pPr>
        <w:pStyle w:val="Text"/>
      </w:pP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_RefFig13 \h </w:instrText>
      </w:r>
      <w:r>
        <w:fldChar w:fldCharType="separate"/>
      </w:r>
      <w:r w:rsidR="007D0D20">
        <w:rPr>
          <w:noProof/>
        </w:rPr>
        <w:t>13</w:t>
      </w:r>
      <w:r>
        <w:fldChar w:fldCharType="end"/>
      </w:r>
      <w:r>
        <w:t xml:space="preserve"> reports the decision-layer cost for one to sixteen regions at cycles of two, six, and twelve minutes. Every point lies between 0.02 and 0.16 percent of the cycle. Sixteen times the agents cost 1.16 to 1.29 times the share, since each agent reasons over its own region. Six times the forecast horizon raised the median by 1.4 and four times the grid by 6.9. Thus, scalability holds </w:t>
      </w:r>
      <w:proofErr w:type="gramStart"/>
      <w:r>
        <w:t>on</w:t>
      </w:r>
      <w:proofErr w:type="gramEnd"/>
      <w:r>
        <w:t xml:space="preserve"> the axis the architecture is built for, while domain size remains the binding limit.</w:t>
      </w:r>
    </w:p>
    <w:p w14:paraId="224E1010" w14:textId="77777777" w:rsidR="00926552" w:rsidRDefault="00926552" w:rsidP="00926552">
      <w:pPr>
        <w:keepNext/>
        <w:spacing w:before="80" w:after="40"/>
        <w:jc w:val="center"/>
      </w:pPr>
      <w:r>
        <w:rPr>
          <w:noProof/>
        </w:rPr>
        <w:lastRenderedPageBreak/>
        <w:drawing>
          <wp:inline distT="0" distB="0" distL="0" distR="0" wp14:anchorId="1020C3DC" wp14:editId="54068EAF">
            <wp:extent cx="3017520" cy="18716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017520" cy="1871657"/>
                    </a:xfrm>
                    <a:prstGeom prst="rect">
                      <a:avLst/>
                    </a:prstGeom>
                  </pic:spPr>
                </pic:pic>
              </a:graphicData>
            </a:graphic>
          </wp:inline>
        </w:drawing>
      </w:r>
    </w:p>
    <w:p w14:paraId="27CB0922" w14:textId="2DE31B47" w:rsidR="00926552" w:rsidRDefault="00926552" w:rsidP="00926552">
      <w:pPr>
        <w:pStyle w:val="FigureCaption"/>
        <w:spacing w:after="120"/>
      </w:pPr>
      <w:r>
        <w:t xml:space="preserve">Fig. </w:t>
      </w:r>
      <w:bookmarkStart w:id="53" w:name="_RefFig13"/>
      <w:r>
        <w:fldChar w:fldCharType="begin"/>
      </w:r>
      <w:r>
        <w:instrText xml:space="preserve"> SEQ Fig. \* ARABIC </w:instrText>
      </w:r>
      <w:r>
        <w:fldChar w:fldCharType="separate"/>
      </w:r>
      <w:r w:rsidR="00137C4F">
        <w:rPr>
          <w:noProof/>
        </w:rPr>
        <w:t>14</w:t>
      </w:r>
      <w:r>
        <w:fldChar w:fldCharType="end"/>
      </w:r>
      <w:bookmarkEnd w:id="53"/>
      <w:r>
        <w:t>. Decision-layer cost against the number of local agents, as a share of the decision cycle.</w:t>
      </w:r>
    </w:p>
    <w:p w14:paraId="332A3698" w14:textId="77777777" w:rsidR="00926552" w:rsidRDefault="00926552" w:rsidP="00926552">
      <w:pPr>
        <w:pStyle w:val="Text"/>
      </w:pPr>
      <w:r>
        <w:t xml:space="preserve">Against the eight criteria, the picture is as follows. Predictive fidelity rests on four blind hindcasts with front agreement of 86 to 94 percent. Decision quality follows from the paired comparison, 82 percent less burned area than no action and 40 percent less than the closed layer, better in 128 of 150 paired worlds, with the lowest cost in every family. Timeliness is met with 274 ms per decision and about two seconds of proposer time per cycle. Scalability is met with at most 1.29 times the cost for sixteen times the agents. Robustness is met with a loss of 7 percent under degraded observation while the configuration remains the best tested. Uncertainty handling is structural, since every feature carries </w:t>
      </w:r>
      <w:proofErr w:type="gramStart"/>
      <w:r>
        <w:t>a confidence</w:t>
      </w:r>
      <w:proofErr w:type="gramEnd"/>
      <w:r>
        <w:t xml:space="preserv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757D2581" w14:textId="77777777" w:rsidR="00926552" w:rsidRDefault="00926552" w:rsidP="00926552">
      <w:pPr>
        <w:pStyle w:val="Heading1"/>
      </w:pPr>
      <w:r>
        <w:t>VI. Discussion</w:t>
      </w:r>
    </w:p>
    <w:p w14:paraId="5D14C03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w:t>
      </w:r>
      <w:r>
        <w:t>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01F1604"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439C399F" w14:textId="77777777" w:rsidR="00926552" w:rsidRDefault="00926552" w:rsidP="00926552">
      <w:pPr>
        <w:pStyle w:val="Heading1"/>
      </w:pPr>
      <w:r>
        <w:t>VII. Conclusion</w:t>
      </w:r>
    </w:p>
    <w:p w14:paraId="5B5B5C02" w14:textId="77777777" w:rsidR="00926552" w:rsidRDefault="00926552" w:rsidP="00926552">
      <w:pPr>
        <w:pStyle w:val="Text"/>
      </w:pPr>
      <w:r>
        <w:t>This article presented VODA, a distributed decision support architecture for wildfire response built on two separated cores and two decision layers. The closed layer is a self-tuning fuzzy doctrine over five decision concepts and six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percent and left 70 percent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p w14:paraId="5AE59962" w14:textId="77777777" w:rsidR="007D0D20" w:rsidRDefault="007D0D20" w:rsidP="007D0D20">
      <w:pPr>
        <w:pStyle w:val="Text"/>
        <w:ind w:firstLine="0"/>
      </w:pPr>
    </w:p>
    <w:sdt>
      <w:sdtPr>
        <w:rPr>
          <w:smallCaps w:val="0"/>
          <w:kern w:val="0"/>
          <w:sz w:val="16"/>
          <w:szCs w:val="16"/>
        </w:rPr>
        <w:id w:val="-495955976"/>
        <w:docPartObj>
          <w:docPartGallery w:val="Bibliographies"/>
          <w:docPartUnique/>
        </w:docPartObj>
      </w:sdtPr>
      <w:sdtContent>
        <w:p w14:paraId="353A2A94" w14:textId="77777777" w:rsidR="007D0D20" w:rsidRDefault="007D0D20">
          <w:pPr>
            <w:pStyle w:val="Heading1"/>
          </w:pPr>
          <w:r>
            <w:t>References</w:t>
          </w:r>
        </w:p>
        <w:p w14:paraId="138051C6" w14:textId="77777777" w:rsidR="00BF222A" w:rsidRDefault="00000000">
          <w:pPr>
            <w:pStyle w:val="Bibliography"/>
            <w:rPr>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BF222A" w14:paraId="476EE9BB" w14:textId="77777777">
            <w:trPr>
              <w:divId w:val="446893163"/>
              <w:tblCellSpacing w:w="15" w:type="dxa"/>
            </w:trPr>
            <w:tc>
              <w:tcPr>
                <w:tcW w:w="50" w:type="pct"/>
                <w:hideMark/>
              </w:tcPr>
              <w:p w14:paraId="3CCDE2E2" w14:textId="77777777" w:rsidR="00BF222A" w:rsidRDefault="00BF222A">
                <w:pPr>
                  <w:pStyle w:val="Bibliography"/>
                  <w:rPr>
                    <w:noProof/>
                    <w:sz w:val="24"/>
                    <w:szCs w:val="24"/>
                  </w:rPr>
                </w:pPr>
                <w:r>
                  <w:rPr>
                    <w:noProof/>
                  </w:rPr>
                  <w:t xml:space="preserve">[1] </w:t>
                </w:r>
              </w:p>
            </w:tc>
            <w:tc>
              <w:tcPr>
                <w:tcW w:w="0" w:type="auto"/>
                <w:hideMark/>
              </w:tcPr>
              <w:p w14:paraId="4185DCA8" w14:textId="77777777" w:rsidR="00BF222A" w:rsidRDefault="00BF222A">
                <w:pPr>
                  <w:pStyle w:val="Bibliography"/>
                  <w:rPr>
                    <w:noProof/>
                  </w:rPr>
                </w:pPr>
                <w:r>
                  <w:rPr>
                    <w:noProof/>
                  </w:rPr>
                  <w:t xml:space="preserve">M. Turoff, M. Chumer, B. Van de Walle and X. Yao, "The design of a dynamic emergency response management information system </w:t>
                </w:r>
                <w:r>
                  <w:rPr>
                    <w:noProof/>
                  </w:rPr>
                  <w:lastRenderedPageBreak/>
                  <w:t xml:space="preserve">(DERMIS)," </w:t>
                </w:r>
                <w:r>
                  <w:rPr>
                    <w:i/>
                    <w:iCs/>
                    <w:noProof/>
                  </w:rPr>
                  <w:t xml:space="preserve">J. Inf. Technol. Theory Appl., </w:t>
                </w:r>
                <w:r>
                  <w:rPr>
                    <w:noProof/>
                  </w:rPr>
                  <w:t xml:space="preserve">vol. 5, pp. 1-36, 2004. </w:t>
                </w:r>
              </w:p>
            </w:tc>
          </w:tr>
          <w:tr w:rsidR="00BF222A" w14:paraId="7884F937" w14:textId="77777777">
            <w:trPr>
              <w:divId w:val="446893163"/>
              <w:tblCellSpacing w:w="15" w:type="dxa"/>
            </w:trPr>
            <w:tc>
              <w:tcPr>
                <w:tcW w:w="50" w:type="pct"/>
                <w:hideMark/>
              </w:tcPr>
              <w:p w14:paraId="05097677" w14:textId="77777777" w:rsidR="00BF222A" w:rsidRDefault="00BF222A">
                <w:pPr>
                  <w:pStyle w:val="Bibliography"/>
                  <w:rPr>
                    <w:noProof/>
                  </w:rPr>
                </w:pPr>
                <w:r>
                  <w:rPr>
                    <w:noProof/>
                  </w:rPr>
                  <w:lastRenderedPageBreak/>
                  <w:t xml:space="preserve">[2] </w:t>
                </w:r>
              </w:p>
            </w:tc>
            <w:tc>
              <w:tcPr>
                <w:tcW w:w="0" w:type="auto"/>
                <w:hideMark/>
              </w:tcPr>
              <w:p w14:paraId="57126A4D" w14:textId="77777777" w:rsidR="00BF222A" w:rsidRDefault="00BF222A">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BF222A" w14:paraId="04F83D0E" w14:textId="77777777">
            <w:trPr>
              <w:divId w:val="446893163"/>
              <w:tblCellSpacing w:w="15" w:type="dxa"/>
            </w:trPr>
            <w:tc>
              <w:tcPr>
                <w:tcW w:w="50" w:type="pct"/>
                <w:hideMark/>
              </w:tcPr>
              <w:p w14:paraId="2059ACBE" w14:textId="77777777" w:rsidR="00BF222A" w:rsidRDefault="00BF222A">
                <w:pPr>
                  <w:pStyle w:val="Bibliography"/>
                  <w:rPr>
                    <w:noProof/>
                  </w:rPr>
                </w:pPr>
                <w:r>
                  <w:rPr>
                    <w:noProof/>
                  </w:rPr>
                  <w:t xml:space="preserve">[3] </w:t>
                </w:r>
              </w:p>
            </w:tc>
            <w:tc>
              <w:tcPr>
                <w:tcW w:w="0" w:type="auto"/>
                <w:hideMark/>
              </w:tcPr>
              <w:p w14:paraId="2B44AEF2" w14:textId="77777777" w:rsidR="00BF222A" w:rsidRDefault="00BF222A">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BF222A" w14:paraId="1D35B8EF" w14:textId="77777777">
            <w:trPr>
              <w:divId w:val="446893163"/>
              <w:tblCellSpacing w:w="15" w:type="dxa"/>
            </w:trPr>
            <w:tc>
              <w:tcPr>
                <w:tcW w:w="50" w:type="pct"/>
                <w:hideMark/>
              </w:tcPr>
              <w:p w14:paraId="424AEBF9" w14:textId="77777777" w:rsidR="00BF222A" w:rsidRDefault="00BF222A">
                <w:pPr>
                  <w:pStyle w:val="Bibliography"/>
                  <w:rPr>
                    <w:noProof/>
                  </w:rPr>
                </w:pPr>
                <w:r>
                  <w:rPr>
                    <w:noProof/>
                  </w:rPr>
                  <w:t xml:space="preserve">[4] </w:t>
                </w:r>
              </w:p>
            </w:tc>
            <w:tc>
              <w:tcPr>
                <w:tcW w:w="0" w:type="auto"/>
                <w:hideMark/>
              </w:tcPr>
              <w:p w14:paraId="4F4B778A" w14:textId="77777777" w:rsidR="00BF222A" w:rsidRDefault="00BF222A">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BF222A" w14:paraId="0DD5974C" w14:textId="77777777">
            <w:trPr>
              <w:divId w:val="446893163"/>
              <w:tblCellSpacing w:w="15" w:type="dxa"/>
            </w:trPr>
            <w:tc>
              <w:tcPr>
                <w:tcW w:w="50" w:type="pct"/>
                <w:hideMark/>
              </w:tcPr>
              <w:p w14:paraId="31046D76" w14:textId="77777777" w:rsidR="00BF222A" w:rsidRDefault="00BF222A">
                <w:pPr>
                  <w:pStyle w:val="Bibliography"/>
                  <w:rPr>
                    <w:noProof/>
                  </w:rPr>
                </w:pPr>
                <w:r>
                  <w:rPr>
                    <w:noProof/>
                  </w:rPr>
                  <w:t xml:space="preserve">[5] </w:t>
                </w:r>
              </w:p>
            </w:tc>
            <w:tc>
              <w:tcPr>
                <w:tcW w:w="0" w:type="auto"/>
                <w:hideMark/>
              </w:tcPr>
              <w:p w14:paraId="11E80A08" w14:textId="77777777" w:rsidR="00BF222A" w:rsidRDefault="00BF222A">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BF222A" w14:paraId="7EFDCDDC" w14:textId="77777777">
            <w:trPr>
              <w:divId w:val="446893163"/>
              <w:tblCellSpacing w:w="15" w:type="dxa"/>
            </w:trPr>
            <w:tc>
              <w:tcPr>
                <w:tcW w:w="50" w:type="pct"/>
                <w:hideMark/>
              </w:tcPr>
              <w:p w14:paraId="5619EF89" w14:textId="77777777" w:rsidR="00BF222A" w:rsidRDefault="00BF222A">
                <w:pPr>
                  <w:pStyle w:val="Bibliography"/>
                  <w:rPr>
                    <w:noProof/>
                  </w:rPr>
                </w:pPr>
                <w:r>
                  <w:rPr>
                    <w:noProof/>
                  </w:rPr>
                  <w:t xml:space="preserve">[6] </w:t>
                </w:r>
              </w:p>
            </w:tc>
            <w:tc>
              <w:tcPr>
                <w:tcW w:w="0" w:type="auto"/>
                <w:hideMark/>
              </w:tcPr>
              <w:p w14:paraId="3C074C10" w14:textId="77777777" w:rsidR="00BF222A" w:rsidRDefault="00BF222A">
                <w:pPr>
                  <w:pStyle w:val="Bibliography"/>
                  <w:rPr>
                    <w:noProof/>
                  </w:rPr>
                </w:pPr>
                <w:r>
                  <w:rPr>
                    <w:noProof/>
                  </w:rPr>
                  <w:t xml:space="preserve">R. C. Rothermel, "A mathematical model for predicting fire spread in wildland fuels," Res. Pap. INT-115, 1972. </w:t>
                </w:r>
              </w:p>
            </w:tc>
          </w:tr>
          <w:tr w:rsidR="00BF222A" w14:paraId="248E184C" w14:textId="77777777">
            <w:trPr>
              <w:divId w:val="446893163"/>
              <w:tblCellSpacing w:w="15" w:type="dxa"/>
            </w:trPr>
            <w:tc>
              <w:tcPr>
                <w:tcW w:w="50" w:type="pct"/>
                <w:hideMark/>
              </w:tcPr>
              <w:p w14:paraId="69CF7F22" w14:textId="77777777" w:rsidR="00BF222A" w:rsidRDefault="00BF222A">
                <w:pPr>
                  <w:pStyle w:val="Bibliography"/>
                  <w:rPr>
                    <w:noProof/>
                  </w:rPr>
                </w:pPr>
                <w:r>
                  <w:rPr>
                    <w:noProof/>
                  </w:rPr>
                  <w:t xml:space="preserve">[7] </w:t>
                </w:r>
              </w:p>
            </w:tc>
            <w:tc>
              <w:tcPr>
                <w:tcW w:w="0" w:type="auto"/>
                <w:hideMark/>
              </w:tcPr>
              <w:p w14:paraId="584D3243" w14:textId="77777777" w:rsidR="00BF222A" w:rsidRDefault="00BF222A">
                <w:pPr>
                  <w:pStyle w:val="Bibliography"/>
                  <w:rPr>
                    <w:noProof/>
                  </w:rPr>
                </w:pPr>
                <w:r>
                  <w:rPr>
                    <w:noProof/>
                  </w:rPr>
                  <w:t xml:space="preserve">M. A. Finney, "An overview of FlamMap fire modeling capabilities," in </w:t>
                </w:r>
                <w:r>
                  <w:rPr>
                    <w:i/>
                    <w:iCs/>
                    <w:noProof/>
                  </w:rPr>
                  <w:t xml:space="preserve">Fuels Management: How to Measure Success (RMRS-P-41), </w:t>
                </w:r>
                <w:r>
                  <w:rPr>
                    <w:noProof/>
                  </w:rPr>
                  <w:t xml:space="preserve">2006. </w:t>
                </w:r>
              </w:p>
            </w:tc>
          </w:tr>
          <w:tr w:rsidR="00BF222A" w14:paraId="1D2FBDE0" w14:textId="77777777">
            <w:trPr>
              <w:divId w:val="446893163"/>
              <w:tblCellSpacing w:w="15" w:type="dxa"/>
            </w:trPr>
            <w:tc>
              <w:tcPr>
                <w:tcW w:w="50" w:type="pct"/>
                <w:hideMark/>
              </w:tcPr>
              <w:p w14:paraId="7A46DAEC" w14:textId="77777777" w:rsidR="00BF222A" w:rsidRDefault="00BF222A">
                <w:pPr>
                  <w:pStyle w:val="Bibliography"/>
                  <w:rPr>
                    <w:noProof/>
                  </w:rPr>
                </w:pPr>
                <w:r>
                  <w:rPr>
                    <w:noProof/>
                  </w:rPr>
                  <w:t xml:space="preserve">[8] </w:t>
                </w:r>
              </w:p>
            </w:tc>
            <w:tc>
              <w:tcPr>
                <w:tcW w:w="0" w:type="auto"/>
                <w:hideMark/>
              </w:tcPr>
              <w:p w14:paraId="0B497C3C" w14:textId="77777777" w:rsidR="00BF222A" w:rsidRDefault="00BF222A">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BF222A" w14:paraId="170F1F98" w14:textId="77777777">
            <w:trPr>
              <w:divId w:val="446893163"/>
              <w:tblCellSpacing w:w="15" w:type="dxa"/>
            </w:trPr>
            <w:tc>
              <w:tcPr>
                <w:tcW w:w="50" w:type="pct"/>
                <w:hideMark/>
              </w:tcPr>
              <w:p w14:paraId="4B93F711" w14:textId="77777777" w:rsidR="00BF222A" w:rsidRDefault="00BF222A">
                <w:pPr>
                  <w:pStyle w:val="Bibliography"/>
                  <w:rPr>
                    <w:noProof/>
                  </w:rPr>
                </w:pPr>
                <w:r>
                  <w:rPr>
                    <w:noProof/>
                  </w:rPr>
                  <w:t xml:space="preserve">[9] </w:t>
                </w:r>
              </w:p>
            </w:tc>
            <w:tc>
              <w:tcPr>
                <w:tcW w:w="0" w:type="auto"/>
                <w:hideMark/>
              </w:tcPr>
              <w:p w14:paraId="067A25F7" w14:textId="77777777" w:rsidR="00BF222A" w:rsidRDefault="00BF222A">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BF222A" w14:paraId="45496551" w14:textId="77777777">
            <w:trPr>
              <w:divId w:val="446893163"/>
              <w:tblCellSpacing w:w="15" w:type="dxa"/>
            </w:trPr>
            <w:tc>
              <w:tcPr>
                <w:tcW w:w="50" w:type="pct"/>
                <w:hideMark/>
              </w:tcPr>
              <w:p w14:paraId="3A3BB9CD" w14:textId="77777777" w:rsidR="00BF222A" w:rsidRDefault="00BF222A">
                <w:pPr>
                  <w:pStyle w:val="Bibliography"/>
                  <w:rPr>
                    <w:noProof/>
                  </w:rPr>
                </w:pPr>
                <w:r>
                  <w:rPr>
                    <w:noProof/>
                  </w:rPr>
                  <w:t xml:space="preserve">[10] </w:t>
                </w:r>
              </w:p>
            </w:tc>
            <w:tc>
              <w:tcPr>
                <w:tcW w:w="0" w:type="auto"/>
                <w:hideMark/>
              </w:tcPr>
              <w:p w14:paraId="2053AE10" w14:textId="77777777" w:rsidR="00BF222A" w:rsidRDefault="00BF222A">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BF222A" w14:paraId="122FB3A9" w14:textId="77777777">
            <w:trPr>
              <w:divId w:val="446893163"/>
              <w:tblCellSpacing w:w="15" w:type="dxa"/>
            </w:trPr>
            <w:tc>
              <w:tcPr>
                <w:tcW w:w="50" w:type="pct"/>
                <w:hideMark/>
              </w:tcPr>
              <w:p w14:paraId="2BC0B589" w14:textId="77777777" w:rsidR="00BF222A" w:rsidRDefault="00BF222A">
                <w:pPr>
                  <w:pStyle w:val="Bibliography"/>
                  <w:rPr>
                    <w:noProof/>
                  </w:rPr>
                </w:pPr>
                <w:r>
                  <w:rPr>
                    <w:noProof/>
                  </w:rPr>
                  <w:t xml:space="preserve">[11] </w:t>
                </w:r>
              </w:p>
            </w:tc>
            <w:tc>
              <w:tcPr>
                <w:tcW w:w="0" w:type="auto"/>
                <w:hideMark/>
              </w:tcPr>
              <w:p w14:paraId="1B010BD5" w14:textId="77777777" w:rsidR="00BF222A" w:rsidRDefault="00BF222A">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BF222A" w14:paraId="03AE93E3" w14:textId="77777777">
            <w:trPr>
              <w:divId w:val="446893163"/>
              <w:tblCellSpacing w:w="15" w:type="dxa"/>
            </w:trPr>
            <w:tc>
              <w:tcPr>
                <w:tcW w:w="50" w:type="pct"/>
                <w:hideMark/>
              </w:tcPr>
              <w:p w14:paraId="4B0C2699" w14:textId="77777777" w:rsidR="00BF222A" w:rsidRDefault="00BF222A">
                <w:pPr>
                  <w:pStyle w:val="Bibliography"/>
                  <w:rPr>
                    <w:noProof/>
                  </w:rPr>
                </w:pPr>
                <w:r>
                  <w:rPr>
                    <w:noProof/>
                  </w:rPr>
                  <w:t xml:space="preserve">[12] </w:t>
                </w:r>
              </w:p>
            </w:tc>
            <w:tc>
              <w:tcPr>
                <w:tcW w:w="0" w:type="auto"/>
                <w:hideMark/>
              </w:tcPr>
              <w:p w14:paraId="2C318B02" w14:textId="77777777" w:rsidR="00BF222A" w:rsidRDefault="00BF222A">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BF222A" w14:paraId="1218CF95" w14:textId="77777777">
            <w:trPr>
              <w:divId w:val="446893163"/>
              <w:tblCellSpacing w:w="15" w:type="dxa"/>
            </w:trPr>
            <w:tc>
              <w:tcPr>
                <w:tcW w:w="50" w:type="pct"/>
                <w:hideMark/>
              </w:tcPr>
              <w:p w14:paraId="5B6C1BDE" w14:textId="77777777" w:rsidR="00BF222A" w:rsidRDefault="00BF222A">
                <w:pPr>
                  <w:pStyle w:val="Bibliography"/>
                  <w:rPr>
                    <w:noProof/>
                  </w:rPr>
                </w:pPr>
                <w:r>
                  <w:rPr>
                    <w:noProof/>
                  </w:rPr>
                  <w:t xml:space="preserve">[13] </w:t>
                </w:r>
              </w:p>
            </w:tc>
            <w:tc>
              <w:tcPr>
                <w:tcW w:w="0" w:type="auto"/>
                <w:hideMark/>
              </w:tcPr>
              <w:p w14:paraId="5D75FA86" w14:textId="77777777" w:rsidR="00BF222A" w:rsidRDefault="00BF222A">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BF222A" w14:paraId="079ADEF5" w14:textId="77777777">
            <w:trPr>
              <w:divId w:val="446893163"/>
              <w:tblCellSpacing w:w="15" w:type="dxa"/>
            </w:trPr>
            <w:tc>
              <w:tcPr>
                <w:tcW w:w="50" w:type="pct"/>
                <w:hideMark/>
              </w:tcPr>
              <w:p w14:paraId="5CE045FE" w14:textId="77777777" w:rsidR="00BF222A" w:rsidRDefault="00BF222A">
                <w:pPr>
                  <w:pStyle w:val="Bibliography"/>
                  <w:rPr>
                    <w:noProof/>
                  </w:rPr>
                </w:pPr>
                <w:r>
                  <w:rPr>
                    <w:noProof/>
                  </w:rPr>
                  <w:t xml:space="preserve">[14] </w:t>
                </w:r>
              </w:p>
            </w:tc>
            <w:tc>
              <w:tcPr>
                <w:tcW w:w="0" w:type="auto"/>
                <w:hideMark/>
              </w:tcPr>
              <w:p w14:paraId="22EA0A53" w14:textId="77777777" w:rsidR="00BF222A" w:rsidRDefault="00BF222A">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BF222A" w14:paraId="310DC448" w14:textId="77777777">
            <w:trPr>
              <w:divId w:val="446893163"/>
              <w:tblCellSpacing w:w="15" w:type="dxa"/>
            </w:trPr>
            <w:tc>
              <w:tcPr>
                <w:tcW w:w="50" w:type="pct"/>
                <w:hideMark/>
              </w:tcPr>
              <w:p w14:paraId="5B681772" w14:textId="77777777" w:rsidR="00BF222A" w:rsidRDefault="00BF222A">
                <w:pPr>
                  <w:pStyle w:val="Bibliography"/>
                  <w:rPr>
                    <w:noProof/>
                  </w:rPr>
                </w:pPr>
                <w:r>
                  <w:rPr>
                    <w:noProof/>
                  </w:rPr>
                  <w:t xml:space="preserve">[15] </w:t>
                </w:r>
              </w:p>
            </w:tc>
            <w:tc>
              <w:tcPr>
                <w:tcW w:w="0" w:type="auto"/>
                <w:hideMark/>
              </w:tcPr>
              <w:p w14:paraId="43586454" w14:textId="77777777" w:rsidR="00BF222A" w:rsidRDefault="00BF222A">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BF222A" w14:paraId="248DD92D" w14:textId="77777777">
            <w:trPr>
              <w:divId w:val="446893163"/>
              <w:tblCellSpacing w:w="15" w:type="dxa"/>
            </w:trPr>
            <w:tc>
              <w:tcPr>
                <w:tcW w:w="50" w:type="pct"/>
                <w:hideMark/>
              </w:tcPr>
              <w:p w14:paraId="782FC8DB" w14:textId="77777777" w:rsidR="00BF222A" w:rsidRDefault="00BF222A">
                <w:pPr>
                  <w:pStyle w:val="Bibliography"/>
                  <w:rPr>
                    <w:noProof/>
                  </w:rPr>
                </w:pPr>
                <w:r>
                  <w:rPr>
                    <w:noProof/>
                  </w:rPr>
                  <w:t xml:space="preserve">[16] </w:t>
                </w:r>
              </w:p>
            </w:tc>
            <w:tc>
              <w:tcPr>
                <w:tcW w:w="0" w:type="auto"/>
                <w:hideMark/>
              </w:tcPr>
              <w:p w14:paraId="5C397D6E" w14:textId="77777777" w:rsidR="00BF222A" w:rsidRDefault="00BF222A">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BF222A" w14:paraId="31E7650E" w14:textId="77777777">
            <w:trPr>
              <w:divId w:val="446893163"/>
              <w:tblCellSpacing w:w="15" w:type="dxa"/>
            </w:trPr>
            <w:tc>
              <w:tcPr>
                <w:tcW w:w="50" w:type="pct"/>
                <w:hideMark/>
              </w:tcPr>
              <w:p w14:paraId="70D1629E" w14:textId="77777777" w:rsidR="00BF222A" w:rsidRDefault="00BF222A">
                <w:pPr>
                  <w:pStyle w:val="Bibliography"/>
                  <w:rPr>
                    <w:noProof/>
                  </w:rPr>
                </w:pPr>
                <w:r>
                  <w:rPr>
                    <w:noProof/>
                  </w:rPr>
                  <w:t xml:space="preserve">[17] </w:t>
                </w:r>
              </w:p>
            </w:tc>
            <w:tc>
              <w:tcPr>
                <w:tcW w:w="0" w:type="auto"/>
                <w:hideMark/>
              </w:tcPr>
              <w:p w14:paraId="2BC14E59" w14:textId="77777777" w:rsidR="00BF222A" w:rsidRDefault="00BF222A">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BF222A" w14:paraId="2506C0D7" w14:textId="77777777">
            <w:trPr>
              <w:divId w:val="446893163"/>
              <w:tblCellSpacing w:w="15" w:type="dxa"/>
            </w:trPr>
            <w:tc>
              <w:tcPr>
                <w:tcW w:w="50" w:type="pct"/>
                <w:hideMark/>
              </w:tcPr>
              <w:p w14:paraId="151C90D2" w14:textId="77777777" w:rsidR="00BF222A" w:rsidRDefault="00BF222A">
                <w:pPr>
                  <w:pStyle w:val="Bibliography"/>
                  <w:rPr>
                    <w:noProof/>
                  </w:rPr>
                </w:pPr>
                <w:r>
                  <w:rPr>
                    <w:noProof/>
                  </w:rPr>
                  <w:t xml:space="preserve">[18] </w:t>
                </w:r>
              </w:p>
            </w:tc>
            <w:tc>
              <w:tcPr>
                <w:tcW w:w="0" w:type="auto"/>
                <w:hideMark/>
              </w:tcPr>
              <w:p w14:paraId="03EC8DC0" w14:textId="77777777" w:rsidR="00BF222A" w:rsidRDefault="00BF222A">
                <w:pPr>
                  <w:pStyle w:val="Bibliography"/>
                  <w:rPr>
                    <w:noProof/>
                  </w:rPr>
                </w:pPr>
                <w:r>
                  <w:rPr>
                    <w:noProof/>
                  </w:rPr>
                  <w:t xml:space="preserve">G. A. Klein, </w:t>
                </w:r>
                <w:r>
                  <w:rPr>
                    <w:i/>
                    <w:iCs/>
                    <w:noProof/>
                  </w:rPr>
                  <w:t xml:space="preserve">Sources of Power: How People Make Decisions, </w:t>
                </w:r>
                <w:r>
                  <w:rPr>
                    <w:noProof/>
                  </w:rPr>
                  <w:t xml:space="preserve">2017. </w:t>
                </w:r>
              </w:p>
            </w:tc>
          </w:tr>
          <w:tr w:rsidR="00BF222A" w14:paraId="6B7B1E45" w14:textId="77777777">
            <w:trPr>
              <w:divId w:val="446893163"/>
              <w:tblCellSpacing w:w="15" w:type="dxa"/>
            </w:trPr>
            <w:tc>
              <w:tcPr>
                <w:tcW w:w="50" w:type="pct"/>
                <w:hideMark/>
              </w:tcPr>
              <w:p w14:paraId="0F20B387" w14:textId="77777777" w:rsidR="00BF222A" w:rsidRDefault="00BF222A">
                <w:pPr>
                  <w:pStyle w:val="Bibliography"/>
                  <w:rPr>
                    <w:noProof/>
                  </w:rPr>
                </w:pPr>
                <w:r>
                  <w:rPr>
                    <w:noProof/>
                  </w:rPr>
                  <w:t xml:space="preserve">[19] </w:t>
                </w:r>
              </w:p>
            </w:tc>
            <w:tc>
              <w:tcPr>
                <w:tcW w:w="0" w:type="auto"/>
                <w:hideMark/>
              </w:tcPr>
              <w:p w14:paraId="7493F717" w14:textId="77777777" w:rsidR="00BF222A" w:rsidRDefault="00BF222A">
                <w:pPr>
                  <w:pStyle w:val="Bibliography"/>
                  <w:rPr>
                    <w:noProof/>
                  </w:rPr>
                </w:pPr>
                <w:r>
                  <w:rPr>
                    <w:noProof/>
                  </w:rPr>
                  <w:t xml:space="preserve">M. G. Morgan and M. Henrion, </w:t>
                </w:r>
                <w:r>
                  <w:rPr>
                    <w:i/>
                    <w:iCs/>
                    <w:noProof/>
                  </w:rPr>
                  <w:t xml:space="preserve">Uncertainty: A Guide to Dealing with Uncertainty in Quantitative Risk and Policy Analysis, </w:t>
                </w:r>
                <w:r>
                  <w:rPr>
                    <w:noProof/>
                  </w:rPr>
                  <w:t xml:space="preserve">1990. </w:t>
                </w:r>
              </w:p>
            </w:tc>
          </w:tr>
          <w:tr w:rsidR="00BF222A" w14:paraId="398337DE" w14:textId="77777777">
            <w:trPr>
              <w:divId w:val="446893163"/>
              <w:tblCellSpacing w:w="15" w:type="dxa"/>
            </w:trPr>
            <w:tc>
              <w:tcPr>
                <w:tcW w:w="50" w:type="pct"/>
                <w:hideMark/>
              </w:tcPr>
              <w:p w14:paraId="6D453313" w14:textId="77777777" w:rsidR="00BF222A" w:rsidRDefault="00BF222A">
                <w:pPr>
                  <w:pStyle w:val="Bibliography"/>
                  <w:rPr>
                    <w:noProof/>
                  </w:rPr>
                </w:pPr>
                <w:r>
                  <w:rPr>
                    <w:noProof/>
                  </w:rPr>
                  <w:t xml:space="preserve">[20] </w:t>
                </w:r>
              </w:p>
            </w:tc>
            <w:tc>
              <w:tcPr>
                <w:tcW w:w="0" w:type="auto"/>
                <w:hideMark/>
              </w:tcPr>
              <w:p w14:paraId="12C56368" w14:textId="77777777" w:rsidR="00BF222A" w:rsidRDefault="00BF222A">
                <w:pPr>
                  <w:pStyle w:val="Bibliography"/>
                  <w:rPr>
                    <w:noProof/>
                  </w:rPr>
                </w:pPr>
                <w:r>
                  <w:rPr>
                    <w:noProof/>
                  </w:rPr>
                  <w:t xml:space="preserve">G. Shafer, </w:t>
                </w:r>
                <w:r>
                  <w:rPr>
                    <w:i/>
                    <w:iCs/>
                    <w:noProof/>
                  </w:rPr>
                  <w:t xml:space="preserve">A Mathematical Theory of Evidence, </w:t>
                </w:r>
                <w:r>
                  <w:rPr>
                    <w:noProof/>
                  </w:rPr>
                  <w:t xml:space="preserve">1976. </w:t>
                </w:r>
              </w:p>
            </w:tc>
          </w:tr>
          <w:tr w:rsidR="00BF222A" w14:paraId="1CF3F642" w14:textId="77777777">
            <w:trPr>
              <w:divId w:val="446893163"/>
              <w:tblCellSpacing w:w="15" w:type="dxa"/>
            </w:trPr>
            <w:tc>
              <w:tcPr>
                <w:tcW w:w="50" w:type="pct"/>
                <w:hideMark/>
              </w:tcPr>
              <w:p w14:paraId="7A030421" w14:textId="77777777" w:rsidR="00BF222A" w:rsidRDefault="00BF222A">
                <w:pPr>
                  <w:pStyle w:val="Bibliography"/>
                  <w:rPr>
                    <w:noProof/>
                  </w:rPr>
                </w:pPr>
                <w:r>
                  <w:rPr>
                    <w:noProof/>
                  </w:rPr>
                  <w:t xml:space="preserve">[21] </w:t>
                </w:r>
              </w:p>
            </w:tc>
            <w:tc>
              <w:tcPr>
                <w:tcW w:w="0" w:type="auto"/>
                <w:hideMark/>
              </w:tcPr>
              <w:p w14:paraId="60C266F0" w14:textId="77777777" w:rsidR="00BF222A" w:rsidRDefault="00BF222A">
                <w:pPr>
                  <w:pStyle w:val="Bibliography"/>
                  <w:rPr>
                    <w:noProof/>
                  </w:rPr>
                </w:pPr>
                <w:r>
                  <w:rPr>
                    <w:noProof/>
                  </w:rPr>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tc>
          </w:tr>
          <w:tr w:rsidR="00BF222A" w14:paraId="125C2D99" w14:textId="77777777">
            <w:trPr>
              <w:divId w:val="446893163"/>
              <w:tblCellSpacing w:w="15" w:type="dxa"/>
            </w:trPr>
            <w:tc>
              <w:tcPr>
                <w:tcW w:w="50" w:type="pct"/>
                <w:hideMark/>
              </w:tcPr>
              <w:p w14:paraId="563AF91F" w14:textId="77777777" w:rsidR="00BF222A" w:rsidRDefault="00BF222A">
                <w:pPr>
                  <w:pStyle w:val="Bibliography"/>
                  <w:rPr>
                    <w:noProof/>
                  </w:rPr>
                </w:pPr>
                <w:r>
                  <w:rPr>
                    <w:noProof/>
                  </w:rPr>
                  <w:t xml:space="preserve">[22] </w:t>
                </w:r>
              </w:p>
            </w:tc>
            <w:tc>
              <w:tcPr>
                <w:tcW w:w="0" w:type="auto"/>
                <w:hideMark/>
              </w:tcPr>
              <w:p w14:paraId="2F740E7A" w14:textId="77777777" w:rsidR="00BF222A" w:rsidRDefault="00BF222A">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BF222A" w14:paraId="229D2FD0" w14:textId="77777777">
            <w:trPr>
              <w:divId w:val="446893163"/>
              <w:tblCellSpacing w:w="15" w:type="dxa"/>
            </w:trPr>
            <w:tc>
              <w:tcPr>
                <w:tcW w:w="50" w:type="pct"/>
                <w:hideMark/>
              </w:tcPr>
              <w:p w14:paraId="754E00CC" w14:textId="77777777" w:rsidR="00BF222A" w:rsidRDefault="00BF222A">
                <w:pPr>
                  <w:pStyle w:val="Bibliography"/>
                  <w:rPr>
                    <w:noProof/>
                  </w:rPr>
                </w:pPr>
                <w:r>
                  <w:rPr>
                    <w:noProof/>
                  </w:rPr>
                  <w:t xml:space="preserve">[23] </w:t>
                </w:r>
              </w:p>
            </w:tc>
            <w:tc>
              <w:tcPr>
                <w:tcW w:w="0" w:type="auto"/>
                <w:hideMark/>
              </w:tcPr>
              <w:p w14:paraId="4C81977B" w14:textId="77777777" w:rsidR="00BF222A" w:rsidRDefault="00BF222A">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w:t>
                </w:r>
                <w:r>
                  <w:rPr>
                    <w:i/>
                    <w:iCs/>
                    <w:noProof/>
                  </w:rPr>
                  <w:t xml:space="preserve">Change, </w:t>
                </w:r>
                <w:r>
                  <w:rPr>
                    <w:noProof/>
                  </w:rPr>
                  <w:t xml:space="preserve">vol. 4, 2021. </w:t>
                </w:r>
              </w:p>
            </w:tc>
          </w:tr>
          <w:tr w:rsidR="00BF222A" w14:paraId="7354FE78" w14:textId="77777777">
            <w:trPr>
              <w:divId w:val="446893163"/>
              <w:tblCellSpacing w:w="15" w:type="dxa"/>
            </w:trPr>
            <w:tc>
              <w:tcPr>
                <w:tcW w:w="50" w:type="pct"/>
                <w:hideMark/>
              </w:tcPr>
              <w:p w14:paraId="03400825" w14:textId="77777777" w:rsidR="00BF222A" w:rsidRDefault="00BF222A">
                <w:pPr>
                  <w:pStyle w:val="Bibliography"/>
                  <w:rPr>
                    <w:noProof/>
                  </w:rPr>
                </w:pPr>
                <w:r>
                  <w:rPr>
                    <w:noProof/>
                  </w:rPr>
                  <w:t xml:space="preserve">[24] </w:t>
                </w:r>
              </w:p>
            </w:tc>
            <w:tc>
              <w:tcPr>
                <w:tcW w:w="0" w:type="auto"/>
                <w:hideMark/>
              </w:tcPr>
              <w:p w14:paraId="4A853527" w14:textId="77777777" w:rsidR="00BF222A" w:rsidRDefault="00BF222A">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BF222A" w14:paraId="0E6835D7" w14:textId="77777777">
            <w:trPr>
              <w:divId w:val="446893163"/>
              <w:tblCellSpacing w:w="15" w:type="dxa"/>
            </w:trPr>
            <w:tc>
              <w:tcPr>
                <w:tcW w:w="50" w:type="pct"/>
                <w:hideMark/>
              </w:tcPr>
              <w:p w14:paraId="1EB3489E" w14:textId="77777777" w:rsidR="00BF222A" w:rsidRDefault="00BF222A">
                <w:pPr>
                  <w:pStyle w:val="Bibliography"/>
                  <w:rPr>
                    <w:noProof/>
                  </w:rPr>
                </w:pPr>
                <w:r>
                  <w:rPr>
                    <w:noProof/>
                  </w:rPr>
                  <w:t xml:space="preserve">[25] </w:t>
                </w:r>
              </w:p>
            </w:tc>
            <w:tc>
              <w:tcPr>
                <w:tcW w:w="0" w:type="auto"/>
                <w:hideMark/>
              </w:tcPr>
              <w:p w14:paraId="5EF59529" w14:textId="77777777" w:rsidR="00BF222A" w:rsidRDefault="00BF222A">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BF222A" w14:paraId="3BE52617" w14:textId="77777777">
            <w:trPr>
              <w:divId w:val="446893163"/>
              <w:tblCellSpacing w:w="15" w:type="dxa"/>
            </w:trPr>
            <w:tc>
              <w:tcPr>
                <w:tcW w:w="50" w:type="pct"/>
                <w:hideMark/>
              </w:tcPr>
              <w:p w14:paraId="4EE63AD1" w14:textId="77777777" w:rsidR="00BF222A" w:rsidRDefault="00BF222A">
                <w:pPr>
                  <w:pStyle w:val="Bibliography"/>
                  <w:rPr>
                    <w:noProof/>
                  </w:rPr>
                </w:pPr>
                <w:r>
                  <w:rPr>
                    <w:noProof/>
                  </w:rPr>
                  <w:t xml:space="preserve">[26] </w:t>
                </w:r>
              </w:p>
            </w:tc>
            <w:tc>
              <w:tcPr>
                <w:tcW w:w="0" w:type="auto"/>
                <w:hideMark/>
              </w:tcPr>
              <w:p w14:paraId="716B493A" w14:textId="77777777" w:rsidR="00BF222A" w:rsidRDefault="00BF222A">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BF222A" w14:paraId="3DA2B910" w14:textId="77777777">
            <w:trPr>
              <w:divId w:val="446893163"/>
              <w:tblCellSpacing w:w="15" w:type="dxa"/>
            </w:trPr>
            <w:tc>
              <w:tcPr>
                <w:tcW w:w="50" w:type="pct"/>
                <w:hideMark/>
              </w:tcPr>
              <w:p w14:paraId="60F3091C" w14:textId="77777777" w:rsidR="00BF222A" w:rsidRDefault="00BF222A">
                <w:pPr>
                  <w:pStyle w:val="Bibliography"/>
                  <w:rPr>
                    <w:noProof/>
                  </w:rPr>
                </w:pPr>
                <w:r>
                  <w:rPr>
                    <w:noProof/>
                  </w:rPr>
                  <w:t xml:space="preserve">[27] </w:t>
                </w:r>
              </w:p>
            </w:tc>
            <w:tc>
              <w:tcPr>
                <w:tcW w:w="0" w:type="auto"/>
                <w:hideMark/>
              </w:tcPr>
              <w:p w14:paraId="66B15F52" w14:textId="77777777" w:rsidR="00BF222A" w:rsidRDefault="00BF222A">
                <w:pPr>
                  <w:pStyle w:val="Bibliography"/>
                  <w:rPr>
                    <w:noProof/>
                  </w:rPr>
                </w:pPr>
                <w:r>
                  <w:rPr>
                    <w:noProof/>
                  </w:rPr>
                  <w:t xml:space="preserve">S. French, J. Maule and N. Papamichail, </w:t>
                </w:r>
                <w:r>
                  <w:rPr>
                    <w:i/>
                    <w:iCs/>
                    <w:noProof/>
                  </w:rPr>
                  <w:t xml:space="preserve">Decision Behaviour, Analysis and Support, </w:t>
                </w:r>
                <w:r>
                  <w:rPr>
                    <w:noProof/>
                  </w:rPr>
                  <w:t xml:space="preserve">2019. </w:t>
                </w:r>
              </w:p>
            </w:tc>
          </w:tr>
          <w:tr w:rsidR="00BF222A" w14:paraId="2A9056A0" w14:textId="77777777">
            <w:trPr>
              <w:divId w:val="446893163"/>
              <w:tblCellSpacing w:w="15" w:type="dxa"/>
            </w:trPr>
            <w:tc>
              <w:tcPr>
                <w:tcW w:w="50" w:type="pct"/>
                <w:hideMark/>
              </w:tcPr>
              <w:p w14:paraId="26A26059" w14:textId="77777777" w:rsidR="00BF222A" w:rsidRDefault="00BF222A">
                <w:pPr>
                  <w:pStyle w:val="Bibliography"/>
                  <w:rPr>
                    <w:noProof/>
                  </w:rPr>
                </w:pPr>
                <w:r>
                  <w:rPr>
                    <w:noProof/>
                  </w:rPr>
                  <w:t xml:space="preserve">[28] </w:t>
                </w:r>
              </w:p>
            </w:tc>
            <w:tc>
              <w:tcPr>
                <w:tcW w:w="0" w:type="auto"/>
                <w:hideMark/>
              </w:tcPr>
              <w:p w14:paraId="3E56FF63" w14:textId="77777777" w:rsidR="00BF222A" w:rsidRDefault="00BF222A">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BF222A" w14:paraId="7BADC3F6" w14:textId="77777777">
            <w:trPr>
              <w:divId w:val="446893163"/>
              <w:tblCellSpacing w:w="15" w:type="dxa"/>
            </w:trPr>
            <w:tc>
              <w:tcPr>
                <w:tcW w:w="50" w:type="pct"/>
                <w:hideMark/>
              </w:tcPr>
              <w:p w14:paraId="7E5813E9" w14:textId="77777777" w:rsidR="00BF222A" w:rsidRDefault="00BF222A">
                <w:pPr>
                  <w:pStyle w:val="Bibliography"/>
                  <w:rPr>
                    <w:noProof/>
                  </w:rPr>
                </w:pPr>
                <w:r>
                  <w:rPr>
                    <w:noProof/>
                  </w:rPr>
                  <w:t xml:space="preserve">[29] </w:t>
                </w:r>
              </w:p>
            </w:tc>
            <w:tc>
              <w:tcPr>
                <w:tcW w:w="0" w:type="auto"/>
                <w:hideMark/>
              </w:tcPr>
              <w:p w14:paraId="1400BF0B" w14:textId="77777777" w:rsidR="00BF222A" w:rsidRDefault="00BF222A">
                <w:pPr>
                  <w:pStyle w:val="Bibliography"/>
                  <w:rPr>
                    <w:noProof/>
                  </w:rPr>
                </w:pPr>
                <w:r>
                  <w:rPr>
                    <w:noProof/>
                  </w:rPr>
                  <w:t xml:space="preserve">P. Struss, "Model-based decision support systems: Conceptualization and general architecture," in </w:t>
                </w:r>
                <w:r>
                  <w:rPr>
                    <w:i/>
                    <w:iCs/>
                    <w:noProof/>
                  </w:rPr>
                  <w:t xml:space="preserve">Proc. Int. Workshop Qualitative Reasoning (QR), </w:t>
                </w:r>
                <w:r>
                  <w:rPr>
                    <w:noProof/>
                  </w:rPr>
                  <w:t xml:space="preserve">2019. </w:t>
                </w:r>
              </w:p>
            </w:tc>
          </w:tr>
          <w:tr w:rsidR="00BF222A" w14:paraId="496085FB" w14:textId="77777777">
            <w:trPr>
              <w:divId w:val="446893163"/>
              <w:tblCellSpacing w:w="15" w:type="dxa"/>
            </w:trPr>
            <w:tc>
              <w:tcPr>
                <w:tcW w:w="50" w:type="pct"/>
                <w:hideMark/>
              </w:tcPr>
              <w:p w14:paraId="5443B2B2" w14:textId="77777777" w:rsidR="00BF222A" w:rsidRDefault="00BF222A">
                <w:pPr>
                  <w:pStyle w:val="Bibliography"/>
                  <w:rPr>
                    <w:noProof/>
                  </w:rPr>
                </w:pPr>
                <w:r>
                  <w:rPr>
                    <w:noProof/>
                  </w:rPr>
                  <w:t xml:space="preserve">[30] </w:t>
                </w:r>
              </w:p>
            </w:tc>
            <w:tc>
              <w:tcPr>
                <w:tcW w:w="0" w:type="auto"/>
                <w:hideMark/>
              </w:tcPr>
              <w:p w14:paraId="442B3A18" w14:textId="77777777" w:rsidR="00BF222A" w:rsidRDefault="00BF222A">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BF222A" w14:paraId="61267E3E" w14:textId="77777777">
            <w:trPr>
              <w:divId w:val="446893163"/>
              <w:tblCellSpacing w:w="15" w:type="dxa"/>
            </w:trPr>
            <w:tc>
              <w:tcPr>
                <w:tcW w:w="50" w:type="pct"/>
                <w:hideMark/>
              </w:tcPr>
              <w:p w14:paraId="1700D12B" w14:textId="77777777" w:rsidR="00BF222A" w:rsidRDefault="00BF222A">
                <w:pPr>
                  <w:pStyle w:val="Bibliography"/>
                  <w:rPr>
                    <w:noProof/>
                  </w:rPr>
                </w:pPr>
                <w:r>
                  <w:rPr>
                    <w:noProof/>
                  </w:rPr>
                  <w:t xml:space="preserve">[31] </w:t>
                </w:r>
              </w:p>
            </w:tc>
            <w:tc>
              <w:tcPr>
                <w:tcW w:w="0" w:type="auto"/>
                <w:hideMark/>
              </w:tcPr>
              <w:p w14:paraId="15651014" w14:textId="77777777" w:rsidR="00BF222A" w:rsidRDefault="00BF222A">
                <w:pPr>
                  <w:pStyle w:val="Bibliography"/>
                  <w:rPr>
                    <w:noProof/>
                  </w:rPr>
                </w:pPr>
                <w:r>
                  <w:rPr>
                    <w:noProof/>
                  </w:rPr>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tc>
          </w:tr>
          <w:tr w:rsidR="00BF222A" w14:paraId="36C96D25" w14:textId="77777777">
            <w:trPr>
              <w:divId w:val="446893163"/>
              <w:tblCellSpacing w:w="15" w:type="dxa"/>
            </w:trPr>
            <w:tc>
              <w:tcPr>
                <w:tcW w:w="50" w:type="pct"/>
                <w:hideMark/>
              </w:tcPr>
              <w:p w14:paraId="1CC60C75" w14:textId="77777777" w:rsidR="00BF222A" w:rsidRDefault="00BF222A">
                <w:pPr>
                  <w:pStyle w:val="Bibliography"/>
                  <w:rPr>
                    <w:noProof/>
                  </w:rPr>
                </w:pPr>
                <w:r>
                  <w:rPr>
                    <w:noProof/>
                  </w:rPr>
                  <w:t xml:space="preserve">[32] </w:t>
                </w:r>
              </w:p>
            </w:tc>
            <w:tc>
              <w:tcPr>
                <w:tcW w:w="0" w:type="auto"/>
                <w:hideMark/>
              </w:tcPr>
              <w:p w14:paraId="74D8A89C" w14:textId="77777777" w:rsidR="00BF222A" w:rsidRDefault="00BF222A">
                <w:pPr>
                  <w:pStyle w:val="Bibliography"/>
                  <w:rPr>
                    <w:noProof/>
                  </w:rPr>
                </w:pPr>
                <w:r>
                  <w:rPr>
                    <w:noProof/>
                  </w:rPr>
                  <w:t xml:space="preserve">R. S. Sutton and A. G. Barto, </w:t>
                </w:r>
                <w:r>
                  <w:rPr>
                    <w:i/>
                    <w:iCs/>
                    <w:noProof/>
                  </w:rPr>
                  <w:t xml:space="preserve">Reinforcement Learning: An Introduction, </w:t>
                </w:r>
                <w:r>
                  <w:rPr>
                    <w:noProof/>
                  </w:rPr>
                  <w:t xml:space="preserve">2018. </w:t>
                </w:r>
              </w:p>
            </w:tc>
          </w:tr>
          <w:tr w:rsidR="00BF222A" w14:paraId="6EA92388" w14:textId="77777777">
            <w:trPr>
              <w:divId w:val="446893163"/>
              <w:tblCellSpacing w:w="15" w:type="dxa"/>
            </w:trPr>
            <w:tc>
              <w:tcPr>
                <w:tcW w:w="50" w:type="pct"/>
                <w:hideMark/>
              </w:tcPr>
              <w:p w14:paraId="686D03AC" w14:textId="77777777" w:rsidR="00BF222A" w:rsidRDefault="00BF222A">
                <w:pPr>
                  <w:pStyle w:val="Bibliography"/>
                  <w:rPr>
                    <w:noProof/>
                  </w:rPr>
                </w:pPr>
                <w:r>
                  <w:rPr>
                    <w:noProof/>
                  </w:rPr>
                  <w:t xml:space="preserve">[33] </w:t>
                </w:r>
              </w:p>
            </w:tc>
            <w:tc>
              <w:tcPr>
                <w:tcW w:w="0" w:type="auto"/>
                <w:hideMark/>
              </w:tcPr>
              <w:p w14:paraId="3932D884" w14:textId="77777777" w:rsidR="00BF222A" w:rsidRDefault="00BF222A">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BF222A" w14:paraId="0EB30EEE" w14:textId="77777777">
            <w:trPr>
              <w:divId w:val="446893163"/>
              <w:tblCellSpacing w:w="15" w:type="dxa"/>
            </w:trPr>
            <w:tc>
              <w:tcPr>
                <w:tcW w:w="50" w:type="pct"/>
                <w:hideMark/>
              </w:tcPr>
              <w:p w14:paraId="69C5019A" w14:textId="77777777" w:rsidR="00BF222A" w:rsidRDefault="00BF222A">
                <w:pPr>
                  <w:pStyle w:val="Bibliography"/>
                  <w:rPr>
                    <w:noProof/>
                  </w:rPr>
                </w:pPr>
                <w:r>
                  <w:rPr>
                    <w:noProof/>
                  </w:rPr>
                  <w:t xml:space="preserve">[34] </w:t>
                </w:r>
              </w:p>
            </w:tc>
            <w:tc>
              <w:tcPr>
                <w:tcW w:w="0" w:type="auto"/>
                <w:hideMark/>
              </w:tcPr>
              <w:p w14:paraId="45DB720C" w14:textId="77777777" w:rsidR="00BF222A" w:rsidRDefault="00BF222A">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BF222A" w14:paraId="0A4C1127" w14:textId="77777777">
            <w:trPr>
              <w:divId w:val="446893163"/>
              <w:tblCellSpacing w:w="15" w:type="dxa"/>
            </w:trPr>
            <w:tc>
              <w:tcPr>
                <w:tcW w:w="50" w:type="pct"/>
                <w:hideMark/>
              </w:tcPr>
              <w:p w14:paraId="06506867" w14:textId="77777777" w:rsidR="00BF222A" w:rsidRDefault="00BF222A">
                <w:pPr>
                  <w:pStyle w:val="Bibliography"/>
                  <w:rPr>
                    <w:noProof/>
                  </w:rPr>
                </w:pPr>
                <w:r>
                  <w:rPr>
                    <w:noProof/>
                  </w:rPr>
                  <w:t xml:space="preserve">[35] </w:t>
                </w:r>
              </w:p>
            </w:tc>
            <w:tc>
              <w:tcPr>
                <w:tcW w:w="0" w:type="auto"/>
                <w:hideMark/>
              </w:tcPr>
              <w:p w14:paraId="55C1E3C6" w14:textId="77777777" w:rsidR="00BF222A" w:rsidRDefault="00BF222A">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BF222A" w14:paraId="7A974A99" w14:textId="77777777">
            <w:trPr>
              <w:divId w:val="446893163"/>
              <w:tblCellSpacing w:w="15" w:type="dxa"/>
            </w:trPr>
            <w:tc>
              <w:tcPr>
                <w:tcW w:w="50" w:type="pct"/>
                <w:hideMark/>
              </w:tcPr>
              <w:p w14:paraId="233AC010" w14:textId="77777777" w:rsidR="00BF222A" w:rsidRDefault="00BF222A">
                <w:pPr>
                  <w:pStyle w:val="Bibliography"/>
                  <w:rPr>
                    <w:noProof/>
                  </w:rPr>
                </w:pPr>
                <w:r>
                  <w:rPr>
                    <w:noProof/>
                  </w:rPr>
                  <w:t xml:space="preserve">[36] </w:t>
                </w:r>
              </w:p>
            </w:tc>
            <w:tc>
              <w:tcPr>
                <w:tcW w:w="0" w:type="auto"/>
                <w:hideMark/>
              </w:tcPr>
              <w:p w14:paraId="1FE6F6D0" w14:textId="77777777" w:rsidR="00BF222A" w:rsidRDefault="00BF222A">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BF222A" w14:paraId="7F06D15D" w14:textId="77777777">
            <w:trPr>
              <w:divId w:val="446893163"/>
              <w:tblCellSpacing w:w="15" w:type="dxa"/>
            </w:trPr>
            <w:tc>
              <w:tcPr>
                <w:tcW w:w="50" w:type="pct"/>
                <w:hideMark/>
              </w:tcPr>
              <w:p w14:paraId="1915C2E6" w14:textId="77777777" w:rsidR="00BF222A" w:rsidRDefault="00BF222A">
                <w:pPr>
                  <w:pStyle w:val="Bibliography"/>
                  <w:rPr>
                    <w:noProof/>
                  </w:rPr>
                </w:pPr>
                <w:r>
                  <w:rPr>
                    <w:noProof/>
                  </w:rPr>
                  <w:t xml:space="preserve">[37] </w:t>
                </w:r>
              </w:p>
            </w:tc>
            <w:tc>
              <w:tcPr>
                <w:tcW w:w="0" w:type="auto"/>
                <w:hideMark/>
              </w:tcPr>
              <w:p w14:paraId="72E2BA02" w14:textId="77777777" w:rsidR="00BF222A" w:rsidRDefault="00BF222A">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BF222A" w14:paraId="1D3E8534" w14:textId="77777777">
            <w:trPr>
              <w:divId w:val="446893163"/>
              <w:tblCellSpacing w:w="15" w:type="dxa"/>
            </w:trPr>
            <w:tc>
              <w:tcPr>
                <w:tcW w:w="50" w:type="pct"/>
                <w:hideMark/>
              </w:tcPr>
              <w:p w14:paraId="439AD9B1" w14:textId="77777777" w:rsidR="00BF222A" w:rsidRDefault="00BF222A">
                <w:pPr>
                  <w:pStyle w:val="Bibliography"/>
                  <w:rPr>
                    <w:noProof/>
                  </w:rPr>
                </w:pPr>
                <w:r>
                  <w:rPr>
                    <w:noProof/>
                  </w:rPr>
                  <w:t xml:space="preserve">[38] </w:t>
                </w:r>
              </w:p>
            </w:tc>
            <w:tc>
              <w:tcPr>
                <w:tcW w:w="0" w:type="auto"/>
                <w:hideMark/>
              </w:tcPr>
              <w:p w14:paraId="269E2D59" w14:textId="77777777" w:rsidR="00BF222A" w:rsidRDefault="00BF222A">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BF222A" w14:paraId="3407AEB7" w14:textId="77777777">
            <w:trPr>
              <w:divId w:val="446893163"/>
              <w:tblCellSpacing w:w="15" w:type="dxa"/>
            </w:trPr>
            <w:tc>
              <w:tcPr>
                <w:tcW w:w="50" w:type="pct"/>
                <w:hideMark/>
              </w:tcPr>
              <w:p w14:paraId="0288D584" w14:textId="77777777" w:rsidR="00BF222A" w:rsidRDefault="00BF222A">
                <w:pPr>
                  <w:pStyle w:val="Bibliography"/>
                  <w:rPr>
                    <w:noProof/>
                  </w:rPr>
                </w:pPr>
                <w:r>
                  <w:rPr>
                    <w:noProof/>
                  </w:rPr>
                  <w:t xml:space="preserve">[39] </w:t>
                </w:r>
              </w:p>
            </w:tc>
            <w:tc>
              <w:tcPr>
                <w:tcW w:w="0" w:type="auto"/>
                <w:hideMark/>
              </w:tcPr>
              <w:p w14:paraId="5673D037" w14:textId="77777777" w:rsidR="00BF222A" w:rsidRDefault="00BF222A">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BF222A" w14:paraId="6D6361CA" w14:textId="77777777">
            <w:trPr>
              <w:divId w:val="446893163"/>
              <w:tblCellSpacing w:w="15" w:type="dxa"/>
            </w:trPr>
            <w:tc>
              <w:tcPr>
                <w:tcW w:w="50" w:type="pct"/>
                <w:hideMark/>
              </w:tcPr>
              <w:p w14:paraId="25C68011" w14:textId="77777777" w:rsidR="00BF222A" w:rsidRDefault="00BF222A">
                <w:pPr>
                  <w:pStyle w:val="Bibliography"/>
                  <w:rPr>
                    <w:noProof/>
                  </w:rPr>
                </w:pPr>
                <w:r>
                  <w:rPr>
                    <w:noProof/>
                  </w:rPr>
                  <w:t xml:space="preserve">[40] </w:t>
                </w:r>
              </w:p>
            </w:tc>
            <w:tc>
              <w:tcPr>
                <w:tcW w:w="0" w:type="auto"/>
                <w:hideMark/>
              </w:tcPr>
              <w:p w14:paraId="4B2BE0FF" w14:textId="77777777" w:rsidR="00BF222A" w:rsidRDefault="00BF222A">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BF222A" w14:paraId="0F2415FC" w14:textId="77777777">
            <w:trPr>
              <w:divId w:val="446893163"/>
              <w:tblCellSpacing w:w="15" w:type="dxa"/>
            </w:trPr>
            <w:tc>
              <w:tcPr>
                <w:tcW w:w="50" w:type="pct"/>
                <w:hideMark/>
              </w:tcPr>
              <w:p w14:paraId="18AB6358" w14:textId="77777777" w:rsidR="00BF222A" w:rsidRDefault="00BF222A">
                <w:pPr>
                  <w:pStyle w:val="Bibliography"/>
                  <w:rPr>
                    <w:noProof/>
                  </w:rPr>
                </w:pPr>
                <w:r>
                  <w:rPr>
                    <w:noProof/>
                  </w:rPr>
                  <w:t xml:space="preserve">[41] </w:t>
                </w:r>
              </w:p>
            </w:tc>
            <w:tc>
              <w:tcPr>
                <w:tcW w:w="0" w:type="auto"/>
                <w:hideMark/>
              </w:tcPr>
              <w:p w14:paraId="020EDC3F" w14:textId="77777777" w:rsidR="00BF222A" w:rsidRDefault="00BF222A">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BF222A" w14:paraId="221F2D00" w14:textId="77777777">
            <w:trPr>
              <w:divId w:val="446893163"/>
              <w:tblCellSpacing w:w="15" w:type="dxa"/>
            </w:trPr>
            <w:tc>
              <w:tcPr>
                <w:tcW w:w="50" w:type="pct"/>
                <w:hideMark/>
              </w:tcPr>
              <w:p w14:paraId="766C27C2" w14:textId="77777777" w:rsidR="00BF222A" w:rsidRDefault="00BF222A">
                <w:pPr>
                  <w:pStyle w:val="Bibliography"/>
                  <w:rPr>
                    <w:noProof/>
                  </w:rPr>
                </w:pPr>
                <w:r>
                  <w:rPr>
                    <w:noProof/>
                  </w:rPr>
                  <w:t xml:space="preserve">[42] </w:t>
                </w:r>
              </w:p>
            </w:tc>
            <w:tc>
              <w:tcPr>
                <w:tcW w:w="0" w:type="auto"/>
                <w:hideMark/>
              </w:tcPr>
              <w:p w14:paraId="2E3E2BB3" w14:textId="77777777" w:rsidR="00BF222A" w:rsidRDefault="00BF222A">
                <w:pPr>
                  <w:pStyle w:val="Bibliography"/>
                  <w:rPr>
                    <w:noProof/>
                  </w:rPr>
                </w:pPr>
                <w:r>
                  <w:rPr>
                    <w:noProof/>
                  </w:rPr>
                  <w:t xml:space="preserve">J. H. Scott and R. E. Burgan, "Standard fire behavior fuel models: A comprehensive set for use with Rothermel's surface fire spread model," Gen. Tech. Rep. RMRS-GTR-153, 2005. </w:t>
                </w:r>
              </w:p>
            </w:tc>
          </w:tr>
          <w:tr w:rsidR="00BF222A" w14:paraId="15381366" w14:textId="77777777">
            <w:trPr>
              <w:divId w:val="446893163"/>
              <w:tblCellSpacing w:w="15" w:type="dxa"/>
            </w:trPr>
            <w:tc>
              <w:tcPr>
                <w:tcW w:w="50" w:type="pct"/>
                <w:hideMark/>
              </w:tcPr>
              <w:p w14:paraId="210E0A9B" w14:textId="77777777" w:rsidR="00BF222A" w:rsidRDefault="00BF222A">
                <w:pPr>
                  <w:pStyle w:val="Bibliography"/>
                  <w:rPr>
                    <w:noProof/>
                  </w:rPr>
                </w:pPr>
                <w:r>
                  <w:rPr>
                    <w:noProof/>
                  </w:rPr>
                  <w:t xml:space="preserve">[43] </w:t>
                </w:r>
              </w:p>
            </w:tc>
            <w:tc>
              <w:tcPr>
                <w:tcW w:w="0" w:type="auto"/>
                <w:hideMark/>
              </w:tcPr>
              <w:p w14:paraId="32B9993A" w14:textId="77777777" w:rsidR="00BF222A" w:rsidRDefault="00BF222A">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BF222A" w14:paraId="2B76914A" w14:textId="77777777">
            <w:trPr>
              <w:divId w:val="446893163"/>
              <w:tblCellSpacing w:w="15" w:type="dxa"/>
            </w:trPr>
            <w:tc>
              <w:tcPr>
                <w:tcW w:w="50" w:type="pct"/>
                <w:hideMark/>
              </w:tcPr>
              <w:p w14:paraId="234CF4EA" w14:textId="77777777" w:rsidR="00BF222A" w:rsidRDefault="00BF222A">
                <w:pPr>
                  <w:pStyle w:val="Bibliography"/>
                  <w:rPr>
                    <w:noProof/>
                  </w:rPr>
                </w:pPr>
                <w:r>
                  <w:rPr>
                    <w:noProof/>
                  </w:rPr>
                  <w:t xml:space="preserve">[44] </w:t>
                </w:r>
              </w:p>
            </w:tc>
            <w:tc>
              <w:tcPr>
                <w:tcW w:w="0" w:type="auto"/>
                <w:hideMark/>
              </w:tcPr>
              <w:p w14:paraId="5A5C8C13" w14:textId="77777777" w:rsidR="00BF222A" w:rsidRDefault="00BF222A">
                <w:pPr>
                  <w:pStyle w:val="Bibliography"/>
                  <w:rPr>
                    <w:noProof/>
                  </w:rPr>
                </w:pPr>
                <w:r>
                  <w:rPr>
                    <w:noProof/>
                  </w:rPr>
                  <w:t xml:space="preserve">G. M. Byram, "Combustion of forest fuels," in </w:t>
                </w:r>
                <w:r>
                  <w:rPr>
                    <w:i/>
                    <w:iCs/>
                    <w:noProof/>
                  </w:rPr>
                  <w:t xml:space="preserve">Forest Fire: Control and Use, </w:t>
                </w:r>
                <w:r>
                  <w:rPr>
                    <w:noProof/>
                  </w:rPr>
                  <w:t xml:space="preserve">1959. </w:t>
                </w:r>
              </w:p>
            </w:tc>
          </w:tr>
          <w:tr w:rsidR="00BF222A">
            <w:trPr>
              <w:divId w:val="446893163"/>
              <w:tblCellSpacing w:w="15" w:type="dxa"/>
              <w:ins w:id="45010" w:author="Claude" w:date="2026-10-13T19:18:10Z"/>
            </w:trPr>
            <w:tc>
              <w:tcPr>
                <w:tcW w:w="50" w:type="pct"/>
                <w:hideMark/>
              </w:tcPr>
              <w:p w:rsidR="00BF222A" w:rsidRDefault="00BF222A">
                <w:pPr>
                  <w:pStyle w:val="Bibliography"/>
                  <w:rPr>
                    <w:noProof/>
                  </w:rPr>
                </w:pPr>
                <w:r>
                  <w:rPr>
                    <w:noProof/>
                  </w:rPr>
                  <w:t xml:space="preserve">[45] </w:t>
                </w:r>
              </w:p>
            </w:tc>
            <w:tc>
              <w:tcPr>
                <w:tcW w:w="0" w:type="auto"/>
                <w:hideMark/>
              </w:tcPr>
              <w:p w:rsidR="00BF222A" w:rsidRDefault="00BF222A">
                <w:pPr>
                  <w:pStyle w:val="Bibliography"/>
                  <w:rPr>
                    <w:noProof/>
                  </w:rPr>
                </w:pPr>
                <w:r>
                  <w:rPr>
                    <w:noProof/>
                  </w:rPr>
                  <w:t xml:space="preserve">C. E. Van Wagner, "Development and structure of the Canadian Forest Fire Weather Index System," For. Tech. Rep. 35, 1987. </w:t>
                </w:r>
              </w:p>
            </w:tc>
          </w:tr>
          <w:tr w:rsidR="00BF222A">
            <w:trPr>
              <w:divId w:val="446893163"/>
              <w:tblCellSpacing w:w="15" w:type="dxa"/>
              <w:ins w:id="45011" w:author="Claude" w:date="2026-10-13T19:18:10Z"/>
            </w:trPr>
            <w:tc>
              <w:tcPr>
                <w:tcW w:w="50" w:type="pct"/>
                <w:hideMark/>
              </w:tcPr>
              <w:p w:rsidR="00BF222A" w:rsidRDefault="00BF222A">
                <w:pPr>
                  <w:pStyle w:val="Bibliography"/>
                  <w:rPr>
                    <w:noProof/>
                  </w:rPr>
                </w:pPr>
                <w:r>
                  <w:rPr>
                    <w:noProof/>
                  </w:rPr>
                  <w:t xml:space="preserve">[46] </w:t>
                </w:r>
              </w:p>
            </w:tc>
            <w:tc>
              <w:tcPr>
                <w:tcW w:w="0" w:type="auto"/>
                <w:hideMark/>
              </w:tcPr>
              <w:p w:rsidR="00BF222A" w:rsidRDefault="00BF222A">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7EB09C4B" w14:textId="77777777" w:rsidR="00BF222A" w:rsidRDefault="00BF222A">
          <w:pPr>
            <w:divId w:val="446893163"/>
            <w:rPr>
              <w:noProof/>
            </w:rPr>
          </w:pPr>
        </w:p>
        <w:p w14:paraId="5868F656" w14:textId="77777777" w:rsidR="00D50906" w:rsidRDefault="00000000">
          <w:pPr>
            <w:pStyle w:val="Bibliography"/>
          </w:pPr>
          <w:r>
            <w:fldChar w:fldCharType="end"/>
          </w:r>
        </w:p>
      </w:sdtContent>
    </w:sdt>
    <w:p w14:paraId="4DBF1C48" w14:textId="77777777" w:rsidR="00926552" w:rsidRDefault="00926552" w:rsidP="00926552">
      <w:pPr>
        <w:pBdr>
          <w:top w:val="nil"/>
          <w:left w:val="nil"/>
          <w:bottom w:val="nil"/>
          <w:right w:val="nil"/>
          <w:between w:val="nil"/>
        </w:pBdr>
        <w:jc w:val="both"/>
      </w:pPr>
      <w:r>
        <w:rPr>
          <w:b/>
        </w:rPr>
        <w:lastRenderedPageBreak/>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37ACC43B"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13C4" w14:textId="77777777" w:rsidR="00904E7F" w:rsidRDefault="00904E7F">
      <w:r>
        <w:separator/>
      </w:r>
    </w:p>
  </w:endnote>
  <w:endnote w:type="continuationSeparator" w:id="0">
    <w:p w14:paraId="4007D549" w14:textId="77777777" w:rsidR="00904E7F" w:rsidRDefault="0090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D047" w14:textId="77777777" w:rsidR="00904E7F" w:rsidRPr="009A0AA6" w:rsidRDefault="00904E7F" w:rsidP="009A0AA6">
      <w:pPr>
        <w:pStyle w:val="Footer"/>
      </w:pPr>
    </w:p>
  </w:footnote>
  <w:footnote w:type="continuationSeparator" w:id="0">
    <w:p w14:paraId="03A70D97" w14:textId="77777777" w:rsidR="00904E7F" w:rsidRDefault="00904E7F">
      <w:r>
        <w:continuationSeparator/>
      </w:r>
    </w:p>
  </w:footnote>
  <w:footnote w:id="1">
    <w:p w14:paraId="73CF0009"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67414C2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083A" w14:textId="77777777" w:rsidR="00732E46" w:rsidRDefault="000F2C11">
    <w:pPr>
      <w:jc w:val="right"/>
    </w:pPr>
    <w:r>
      <w:fldChar w:fldCharType="begin"/>
    </w:r>
    <w:r>
      <w:instrText>PAGE</w:instrText>
    </w:r>
    <w:r>
      <w:fldChar w:fldCharType="separate"/>
    </w:r>
    <w:r w:rsidR="005A170E">
      <w:rPr>
        <w:noProof/>
      </w:rPr>
      <w:t>3</w:t>
    </w:r>
    <w:r>
      <w:fldChar w:fldCharType="end"/>
    </w:r>
  </w:p>
  <w:p w14:paraId="739385DD" w14:textId="77777777" w:rsidR="00732E46" w:rsidRDefault="000F2C11">
    <w:pPr>
      <w:ind w:right="360"/>
    </w:pPr>
    <w:r>
      <w:t>&gt; REPLACE THIS LINE WITH YOUR MANUSCRIPT ID NUMBER (DOUBLE-CLICK HERE TO EDIT) &lt;</w:t>
    </w:r>
  </w:p>
  <w:p w14:paraId="7D836598"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17B"/>
    <w:rsid w:val="00031B79"/>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64F7"/>
    <w:rsid w:val="000C21BE"/>
    <w:rsid w:val="000C414B"/>
    <w:rsid w:val="000D1426"/>
    <w:rsid w:val="000D2610"/>
    <w:rsid w:val="000D4F4C"/>
    <w:rsid w:val="000F2C11"/>
    <w:rsid w:val="000F400B"/>
    <w:rsid w:val="00114406"/>
    <w:rsid w:val="00116384"/>
    <w:rsid w:val="00124A09"/>
    <w:rsid w:val="00137C4F"/>
    <w:rsid w:val="0014692A"/>
    <w:rsid w:val="00152AB3"/>
    <w:rsid w:val="00154BE4"/>
    <w:rsid w:val="001709CC"/>
    <w:rsid w:val="00170C54"/>
    <w:rsid w:val="0017143C"/>
    <w:rsid w:val="00171630"/>
    <w:rsid w:val="00173D43"/>
    <w:rsid w:val="001743EC"/>
    <w:rsid w:val="00180047"/>
    <w:rsid w:val="0019206C"/>
    <w:rsid w:val="00196C61"/>
    <w:rsid w:val="001B020C"/>
    <w:rsid w:val="001B0334"/>
    <w:rsid w:val="001B285E"/>
    <w:rsid w:val="001B2E51"/>
    <w:rsid w:val="001D30D0"/>
    <w:rsid w:val="001D4002"/>
    <w:rsid w:val="001E2B7F"/>
    <w:rsid w:val="001E7EDB"/>
    <w:rsid w:val="001F1173"/>
    <w:rsid w:val="001F2329"/>
    <w:rsid w:val="001F512A"/>
    <w:rsid w:val="00201147"/>
    <w:rsid w:val="00204B0D"/>
    <w:rsid w:val="00216550"/>
    <w:rsid w:val="00223FF3"/>
    <w:rsid w:val="00233A4C"/>
    <w:rsid w:val="00234ABB"/>
    <w:rsid w:val="0025551B"/>
    <w:rsid w:val="002577ED"/>
    <w:rsid w:val="00262D2F"/>
    <w:rsid w:val="00265499"/>
    <w:rsid w:val="00270B3C"/>
    <w:rsid w:val="002713D4"/>
    <w:rsid w:val="002775B6"/>
    <w:rsid w:val="00282E76"/>
    <w:rsid w:val="00285E41"/>
    <w:rsid w:val="00286AF7"/>
    <w:rsid w:val="002947C5"/>
    <w:rsid w:val="002A485E"/>
    <w:rsid w:val="002B1DA6"/>
    <w:rsid w:val="002B330C"/>
    <w:rsid w:val="002C5684"/>
    <w:rsid w:val="002D296F"/>
    <w:rsid w:val="002D7CC5"/>
    <w:rsid w:val="002E2421"/>
    <w:rsid w:val="002F221E"/>
    <w:rsid w:val="002F3E85"/>
    <w:rsid w:val="00302E4A"/>
    <w:rsid w:val="00302FEE"/>
    <w:rsid w:val="00305C29"/>
    <w:rsid w:val="003125E4"/>
    <w:rsid w:val="0031286C"/>
    <w:rsid w:val="00313303"/>
    <w:rsid w:val="0032616D"/>
    <w:rsid w:val="00341E76"/>
    <w:rsid w:val="00357347"/>
    <w:rsid w:val="0036091A"/>
    <w:rsid w:val="00374D63"/>
    <w:rsid w:val="00376272"/>
    <w:rsid w:val="003913E5"/>
    <w:rsid w:val="003A4B4D"/>
    <w:rsid w:val="003A5973"/>
    <w:rsid w:val="003C7FC7"/>
    <w:rsid w:val="003F021E"/>
    <w:rsid w:val="003F12AE"/>
    <w:rsid w:val="003F5077"/>
    <w:rsid w:val="00402320"/>
    <w:rsid w:val="004063A4"/>
    <w:rsid w:val="00415425"/>
    <w:rsid w:val="0045541C"/>
    <w:rsid w:val="00474613"/>
    <w:rsid w:val="00474D3B"/>
    <w:rsid w:val="0048247F"/>
    <w:rsid w:val="004A4B26"/>
    <w:rsid w:val="004A7B52"/>
    <w:rsid w:val="004B29E3"/>
    <w:rsid w:val="004C0A1B"/>
    <w:rsid w:val="004C0A56"/>
    <w:rsid w:val="004C165F"/>
    <w:rsid w:val="004C1E98"/>
    <w:rsid w:val="004C2573"/>
    <w:rsid w:val="004C33C9"/>
    <w:rsid w:val="004D5FA4"/>
    <w:rsid w:val="004D7799"/>
    <w:rsid w:val="004F2C86"/>
    <w:rsid w:val="004F3172"/>
    <w:rsid w:val="00524938"/>
    <w:rsid w:val="00533E1B"/>
    <w:rsid w:val="00534101"/>
    <w:rsid w:val="00541B09"/>
    <w:rsid w:val="00545A33"/>
    <w:rsid w:val="00550D56"/>
    <w:rsid w:val="00560230"/>
    <w:rsid w:val="0056364D"/>
    <w:rsid w:val="0059348A"/>
    <w:rsid w:val="0059665D"/>
    <w:rsid w:val="005A170E"/>
    <w:rsid w:val="005A2567"/>
    <w:rsid w:val="005A4476"/>
    <w:rsid w:val="005B43C2"/>
    <w:rsid w:val="005B4503"/>
    <w:rsid w:val="005C18AE"/>
    <w:rsid w:val="005C2E95"/>
    <w:rsid w:val="005C68BC"/>
    <w:rsid w:val="005E2D10"/>
    <w:rsid w:val="005E69DC"/>
    <w:rsid w:val="005F0DEA"/>
    <w:rsid w:val="005F12E8"/>
    <w:rsid w:val="005F4497"/>
    <w:rsid w:val="005F5E3C"/>
    <w:rsid w:val="00603966"/>
    <w:rsid w:val="006068E5"/>
    <w:rsid w:val="00613800"/>
    <w:rsid w:val="006209FC"/>
    <w:rsid w:val="00621141"/>
    <w:rsid w:val="00636D0A"/>
    <w:rsid w:val="00645190"/>
    <w:rsid w:val="00647789"/>
    <w:rsid w:val="006514FE"/>
    <w:rsid w:val="0065173B"/>
    <w:rsid w:val="00660F88"/>
    <w:rsid w:val="00665AF2"/>
    <w:rsid w:val="006671C0"/>
    <w:rsid w:val="006774B8"/>
    <w:rsid w:val="00682ED6"/>
    <w:rsid w:val="00694E0B"/>
    <w:rsid w:val="0069685A"/>
    <w:rsid w:val="006A09E4"/>
    <w:rsid w:val="006B68F3"/>
    <w:rsid w:val="006C11A5"/>
    <w:rsid w:val="006C32BD"/>
    <w:rsid w:val="006C3CD3"/>
    <w:rsid w:val="006C60F0"/>
    <w:rsid w:val="006C67C8"/>
    <w:rsid w:val="006E42E3"/>
    <w:rsid w:val="006E5B69"/>
    <w:rsid w:val="006F18B8"/>
    <w:rsid w:val="006F6F5A"/>
    <w:rsid w:val="007054D1"/>
    <w:rsid w:val="00725A80"/>
    <w:rsid w:val="00732E46"/>
    <w:rsid w:val="00733166"/>
    <w:rsid w:val="00733504"/>
    <w:rsid w:val="00753273"/>
    <w:rsid w:val="00756915"/>
    <w:rsid w:val="007610C7"/>
    <w:rsid w:val="007653CA"/>
    <w:rsid w:val="0077027A"/>
    <w:rsid w:val="00771AA2"/>
    <w:rsid w:val="00773FCC"/>
    <w:rsid w:val="00782790"/>
    <w:rsid w:val="007938DE"/>
    <w:rsid w:val="007A2DEB"/>
    <w:rsid w:val="007B07C3"/>
    <w:rsid w:val="007B38DE"/>
    <w:rsid w:val="007B62A7"/>
    <w:rsid w:val="007C0903"/>
    <w:rsid w:val="007C410D"/>
    <w:rsid w:val="007C5FE2"/>
    <w:rsid w:val="007D0D20"/>
    <w:rsid w:val="007D5CF8"/>
    <w:rsid w:val="007D7219"/>
    <w:rsid w:val="007E5119"/>
    <w:rsid w:val="007E713A"/>
    <w:rsid w:val="007F3FA3"/>
    <w:rsid w:val="007F4FB6"/>
    <w:rsid w:val="008033D2"/>
    <w:rsid w:val="0080720F"/>
    <w:rsid w:val="00810E2F"/>
    <w:rsid w:val="00813371"/>
    <w:rsid w:val="00827FB8"/>
    <w:rsid w:val="008313C6"/>
    <w:rsid w:val="00834F1E"/>
    <w:rsid w:val="0083617C"/>
    <w:rsid w:val="00851B4D"/>
    <w:rsid w:val="008669BA"/>
    <w:rsid w:val="00874977"/>
    <w:rsid w:val="00883CBF"/>
    <w:rsid w:val="008856C3"/>
    <w:rsid w:val="0089298D"/>
    <w:rsid w:val="008B3E83"/>
    <w:rsid w:val="008D2F2D"/>
    <w:rsid w:val="008E1FF8"/>
    <w:rsid w:val="008E3A5E"/>
    <w:rsid w:val="008E4F03"/>
    <w:rsid w:val="00904E7F"/>
    <w:rsid w:val="009105EE"/>
    <w:rsid w:val="00926552"/>
    <w:rsid w:val="00932FBA"/>
    <w:rsid w:val="009454A2"/>
    <w:rsid w:val="00954BD6"/>
    <w:rsid w:val="00955379"/>
    <w:rsid w:val="0096199E"/>
    <w:rsid w:val="00975DE2"/>
    <w:rsid w:val="00986618"/>
    <w:rsid w:val="009965A2"/>
    <w:rsid w:val="009A0AA6"/>
    <w:rsid w:val="009A0CAE"/>
    <w:rsid w:val="009A39C6"/>
    <w:rsid w:val="009A6ADC"/>
    <w:rsid w:val="009B3CAF"/>
    <w:rsid w:val="009B429F"/>
    <w:rsid w:val="009D0B85"/>
    <w:rsid w:val="009D67A0"/>
    <w:rsid w:val="009E2C51"/>
    <w:rsid w:val="009E73E3"/>
    <w:rsid w:val="009F085D"/>
    <w:rsid w:val="00A07560"/>
    <w:rsid w:val="00A21AE3"/>
    <w:rsid w:val="00A26A6A"/>
    <w:rsid w:val="00A27561"/>
    <w:rsid w:val="00A320DF"/>
    <w:rsid w:val="00A3331E"/>
    <w:rsid w:val="00A41540"/>
    <w:rsid w:val="00A530D2"/>
    <w:rsid w:val="00A57934"/>
    <w:rsid w:val="00A6122B"/>
    <w:rsid w:val="00A65256"/>
    <w:rsid w:val="00A762E9"/>
    <w:rsid w:val="00A80BDA"/>
    <w:rsid w:val="00A82F18"/>
    <w:rsid w:val="00A853F3"/>
    <w:rsid w:val="00A85C92"/>
    <w:rsid w:val="00AA5225"/>
    <w:rsid w:val="00AB4C22"/>
    <w:rsid w:val="00AC0FD4"/>
    <w:rsid w:val="00AD5871"/>
    <w:rsid w:val="00AD7ACB"/>
    <w:rsid w:val="00AF3089"/>
    <w:rsid w:val="00B05CCE"/>
    <w:rsid w:val="00B07BB7"/>
    <w:rsid w:val="00B10AF1"/>
    <w:rsid w:val="00B11C99"/>
    <w:rsid w:val="00B13DC9"/>
    <w:rsid w:val="00B20F44"/>
    <w:rsid w:val="00B2142F"/>
    <w:rsid w:val="00B22AED"/>
    <w:rsid w:val="00B44A1B"/>
    <w:rsid w:val="00B44DCF"/>
    <w:rsid w:val="00B463CE"/>
    <w:rsid w:val="00B51AB6"/>
    <w:rsid w:val="00B543E5"/>
    <w:rsid w:val="00B54450"/>
    <w:rsid w:val="00B60677"/>
    <w:rsid w:val="00B630FA"/>
    <w:rsid w:val="00B83635"/>
    <w:rsid w:val="00B9055F"/>
    <w:rsid w:val="00B922C9"/>
    <w:rsid w:val="00B97668"/>
    <w:rsid w:val="00BA351C"/>
    <w:rsid w:val="00BB3F96"/>
    <w:rsid w:val="00BB7EF2"/>
    <w:rsid w:val="00BC0495"/>
    <w:rsid w:val="00BE4774"/>
    <w:rsid w:val="00BF222A"/>
    <w:rsid w:val="00BF41E7"/>
    <w:rsid w:val="00BF4A7C"/>
    <w:rsid w:val="00BF5A53"/>
    <w:rsid w:val="00C031F5"/>
    <w:rsid w:val="00C04F49"/>
    <w:rsid w:val="00C07766"/>
    <w:rsid w:val="00C11836"/>
    <w:rsid w:val="00C16047"/>
    <w:rsid w:val="00C25825"/>
    <w:rsid w:val="00C33B6B"/>
    <w:rsid w:val="00C4496A"/>
    <w:rsid w:val="00C52F3D"/>
    <w:rsid w:val="00C54165"/>
    <w:rsid w:val="00C54B70"/>
    <w:rsid w:val="00C63C9D"/>
    <w:rsid w:val="00C64D24"/>
    <w:rsid w:val="00C72820"/>
    <w:rsid w:val="00C7592D"/>
    <w:rsid w:val="00C821C0"/>
    <w:rsid w:val="00C9162C"/>
    <w:rsid w:val="00C921C0"/>
    <w:rsid w:val="00CA0F91"/>
    <w:rsid w:val="00CB5CB4"/>
    <w:rsid w:val="00CB5F34"/>
    <w:rsid w:val="00CC21A8"/>
    <w:rsid w:val="00CC7B7A"/>
    <w:rsid w:val="00CD54DC"/>
    <w:rsid w:val="00CD5AB2"/>
    <w:rsid w:val="00CD5B03"/>
    <w:rsid w:val="00CE106F"/>
    <w:rsid w:val="00CF48E2"/>
    <w:rsid w:val="00CF568F"/>
    <w:rsid w:val="00CF5D5A"/>
    <w:rsid w:val="00D050EC"/>
    <w:rsid w:val="00D05F12"/>
    <w:rsid w:val="00D10AC8"/>
    <w:rsid w:val="00D1102A"/>
    <w:rsid w:val="00D128EB"/>
    <w:rsid w:val="00D20E00"/>
    <w:rsid w:val="00D42109"/>
    <w:rsid w:val="00D50906"/>
    <w:rsid w:val="00D56FA8"/>
    <w:rsid w:val="00D60CDC"/>
    <w:rsid w:val="00D661B0"/>
    <w:rsid w:val="00D66528"/>
    <w:rsid w:val="00D7160E"/>
    <w:rsid w:val="00D83AF6"/>
    <w:rsid w:val="00D868B8"/>
    <w:rsid w:val="00D87F8B"/>
    <w:rsid w:val="00D9174A"/>
    <w:rsid w:val="00DA34C3"/>
    <w:rsid w:val="00DA580B"/>
    <w:rsid w:val="00DA5A9A"/>
    <w:rsid w:val="00DB3364"/>
    <w:rsid w:val="00DB3770"/>
    <w:rsid w:val="00DB4355"/>
    <w:rsid w:val="00DC758F"/>
    <w:rsid w:val="00DD6364"/>
    <w:rsid w:val="00DD7F24"/>
    <w:rsid w:val="00DF1438"/>
    <w:rsid w:val="00DF1D05"/>
    <w:rsid w:val="00DF6629"/>
    <w:rsid w:val="00E031BA"/>
    <w:rsid w:val="00E05735"/>
    <w:rsid w:val="00E2077B"/>
    <w:rsid w:val="00E247D3"/>
    <w:rsid w:val="00E25565"/>
    <w:rsid w:val="00E30D60"/>
    <w:rsid w:val="00E33249"/>
    <w:rsid w:val="00E45781"/>
    <w:rsid w:val="00E57D3D"/>
    <w:rsid w:val="00E625A7"/>
    <w:rsid w:val="00E653B5"/>
    <w:rsid w:val="00E65DF7"/>
    <w:rsid w:val="00E74721"/>
    <w:rsid w:val="00E848F5"/>
    <w:rsid w:val="00E84E4D"/>
    <w:rsid w:val="00E90136"/>
    <w:rsid w:val="00E97823"/>
    <w:rsid w:val="00EA352F"/>
    <w:rsid w:val="00EA6012"/>
    <w:rsid w:val="00EC35CE"/>
    <w:rsid w:val="00EE01E7"/>
    <w:rsid w:val="00EE02E8"/>
    <w:rsid w:val="00EE0992"/>
    <w:rsid w:val="00EE12A5"/>
    <w:rsid w:val="00EE33FE"/>
    <w:rsid w:val="00EE6E6F"/>
    <w:rsid w:val="00EF082C"/>
    <w:rsid w:val="00EF6430"/>
    <w:rsid w:val="00F06468"/>
    <w:rsid w:val="00F22A05"/>
    <w:rsid w:val="00F33F99"/>
    <w:rsid w:val="00F37C7B"/>
    <w:rsid w:val="00F43C64"/>
    <w:rsid w:val="00F53408"/>
    <w:rsid w:val="00F63565"/>
    <w:rsid w:val="00F66297"/>
    <w:rsid w:val="00F66D81"/>
    <w:rsid w:val="00F67007"/>
    <w:rsid w:val="00F76AC5"/>
    <w:rsid w:val="00F77F2B"/>
    <w:rsid w:val="00F90AD0"/>
    <w:rsid w:val="00F90CF2"/>
    <w:rsid w:val="00F91423"/>
    <w:rsid w:val="00FA4736"/>
    <w:rsid w:val="00FA4AE0"/>
    <w:rsid w:val="00FA6C74"/>
    <w:rsid w:val="00FB41DF"/>
    <w:rsid w:val="00FC4FCB"/>
    <w:rsid w:val="00FD69D2"/>
    <w:rsid w:val="00FE42E4"/>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54BE3"/>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32616D"/>
    <w:pPr>
      <w:spacing w:after="120"/>
      <w:jc w:val="center"/>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{EEBDDE6F-20E2-42BB-AD18-C9EA5A903B6E}</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{CEBD1BB5-619D-494E-8631-01E5E19BCA17}</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1</Pages>
  <Words>10093</Words>
  <Characters>57533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35</cp:revision>
  <dcterms:created xsi:type="dcterms:W3CDTF">2024-06-12T13:11:00Z</dcterms:created>
  <dcterms:modified xsi:type="dcterms:W3CDTF">2026-10-13T19:01:00Z</dcterms:modified>
</cp:coreProperties>
</file>