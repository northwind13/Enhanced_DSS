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55C6C"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0BD77ED1"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6528DAC3"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6B5D459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74431754" w14:textId="77777777" w:rsidR="00A07560" w:rsidRDefault="00000000">
      <w:pPr>
        <w:pStyle w:val="Text"/>
        <w:ind w:firstLine="0"/>
        <w:rPr>
          <w:rFonts w:ascii="Times" w:hAnsi="Times"/>
          <w:sz w:val="18"/>
          <w:szCs w:val="18"/>
        </w:rPr>
      </w:pPr>
      <w:r>
        <w:rPr>
          <w:rFonts w:ascii="Times" w:hAnsi="Times"/>
          <w:sz w:val="18"/>
          <w:szCs w:val="18"/>
        </w:rPr>
        <w:footnoteReference w:customMarkFollows="1" w:id="1"/>
        <w:sym w:font="Symbol" w:char="F020"/>
      </w:r>
    </w:p>
    <w:p w14:paraId="4CE2E654"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w:t>
      </w:r>
      <w:proofErr w:type="gramStart"/>
      <w:r>
        <w:rPr>
          <w:b/>
          <w:sz w:val="18"/>
          <w:szCs w:val="18"/>
        </w:rPr>
        <w:t>blended</w:t>
      </w:r>
      <w:proofErr w:type="gramEnd"/>
      <w:r>
        <w:rPr>
          <w:b/>
          <w:sz w:val="18"/>
          <w:szCs w:val="18"/>
        </w:rPr>
        <w:t xml:space="preserve">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paired </w:t>
      </w:r>
      <w:proofErr w:type="gramStart"/>
      <w:r>
        <w:rPr>
          <w:b/>
          <w:sz w:val="18"/>
          <w:szCs w:val="18"/>
        </w:rPr>
        <w:t>worlds</w:t>
      </w:r>
      <w:proofErr w:type="gramEnd"/>
      <w:r>
        <w:rPr>
          <w:b/>
          <w:sz w:val="18"/>
          <w:szCs w:val="18"/>
        </w:rPr>
        <w:t xml:space="preserve"> in </w:t>
      </w:r>
      <w:r w:rsidR="00CC7F95">
        <w:rPr>
          <w:b/>
          <w:sz w:val="18"/>
          <w:szCs w:val="18"/>
        </w:rPr>
        <w:t xml:space="preserve">various </w:t>
      </w:r>
      <w:r>
        <w:rPr>
          <w:b/>
          <w:sz w:val="18"/>
          <w:szCs w:val="18"/>
        </w:rPr>
        <w:t>scenario</w:t>
      </w:r>
      <w:r w:rsidR="00CC7F95">
        <w:rPr>
          <w:b/>
          <w:sz w:val="18"/>
          <w:szCs w:val="18"/>
        </w:rPr>
        <w:t>s</w:t>
      </w:r>
      <w:r>
        <w:rPr>
          <w:b/>
          <w:sz w:val="18"/>
          <w:szCs w:val="18"/>
        </w:rPr>
        <w:t xml:space="preserve">. Compared with the closed layer alone, the open layer reduces burned area by 40%, affected population by 70%, and committed response by 28%. It raises the share of extinguished incidents from 52 to 75%. The decision core is distributed and suits real-time operation. Each agent </w:t>
      </w:r>
      <w:proofErr w:type="gramStart"/>
      <w:r>
        <w:rPr>
          <w:b/>
          <w:sz w:val="18"/>
          <w:szCs w:val="18"/>
        </w:rPr>
        <w:t>reasons</w:t>
      </w:r>
      <w:proofErr w:type="gramEnd"/>
      <w:r>
        <w:rPr>
          <w:b/>
          <w:sz w:val="18"/>
          <w:szCs w:val="18"/>
        </w:rPr>
        <w:t xml:space="preserve"> only over its own region, so computing </w:t>
      </w:r>
      <w:proofErr w:type="gramStart"/>
      <w:r>
        <w:rPr>
          <w:b/>
          <w:sz w:val="18"/>
          <w:szCs w:val="18"/>
        </w:rPr>
        <w:t>cost grows</w:t>
      </w:r>
      <w:proofErr w:type="gramEnd"/>
      <w:r>
        <w:rPr>
          <w:b/>
          <w:sz w:val="18"/>
          <w:szCs w:val="18"/>
        </w:rPr>
        <w:t xml:space="preserve"> slowly with the number of regions.</w:t>
      </w:r>
    </w:p>
    <w:p w14:paraId="37AB0540" w14:textId="77777777" w:rsidR="00534101" w:rsidRDefault="00534101" w:rsidP="00534101"/>
    <w:p w14:paraId="36F52ED5"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77127F43" w14:textId="77777777" w:rsidR="00BE4774" w:rsidRPr="006E071F" w:rsidRDefault="00BE4774" w:rsidP="00BE4774">
      <w:pPr>
        <w:pStyle w:val="Text"/>
        <w:ind w:firstLine="0"/>
        <w:rPr>
          <w:rFonts w:ascii="Times" w:hAnsi="Times"/>
          <w:sz w:val="18"/>
          <w:szCs w:val="18"/>
        </w:rPr>
      </w:pPr>
    </w:p>
    <w:p w14:paraId="1BA91E09" w14:textId="77777777" w:rsidR="00926552" w:rsidRDefault="00926552" w:rsidP="00926552">
      <w:pPr>
        <w:pStyle w:val="Heading1"/>
      </w:pPr>
      <w:bookmarkStart w:id="2" w:name="_RefSec_I"/>
      <w:r>
        <w:t>I</w:t>
      </w:r>
      <w:bookmarkEnd w:id="2"/>
      <w:r>
        <w:t>. INTRODUCTION</w:t>
      </w:r>
    </w:p>
    <w:p w14:paraId="41F1F9F0"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7B0E4EA4"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EEBDD57" w14:textId="77777777" w:rsidR="00D50906" w:rsidRDefault="00000000">
      <w:pPr>
        <w:pStyle w:val="Text"/>
      </w:pPr>
      <w:r>
        <w:t xml:space="preserve">DSSs </w:t>
      </w:r>
      <w:proofErr w:type="gramStart"/>
      <w:r>
        <w:t>exist</w:t>
      </w:r>
      <w:proofErr w:type="gramEnd"/>
      <w:r>
        <w:t xml:space="preserve">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699744DE" w14:textId="77777777" w:rsidR="00D50906" w:rsidRDefault="0000000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neither is validated on its own, and the benefit of a decision mechanism cannot be separated from the quality of the forecast behind it.</w:t>
      </w:r>
    </w:p>
    <w:p w14:paraId="6B39F900"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a new rule, a blend of existing interventions, or a new intervention composed </w:t>
      </w:r>
      <w:proofErr w:type="gramStart"/>
      <w:r>
        <w:t>from</w:t>
      </w:r>
      <w:proofErr w:type="gramEnd"/>
      <w:r>
        <w:t xml:space="preserve"> physical effects the simulator can execute. Nothing enters the doctrine </w:t>
      </w:r>
      <w:r w:rsidR="00940DFB">
        <w:t>without</w:t>
      </w:r>
      <w:r>
        <w:t xml:space="preserve"> a chain of algebraic gates and a paired forecast test. Hence, the space is closed </w:t>
      </w:r>
      <w:proofErr w:type="gramStart"/>
      <w:r>
        <w:t>at</w:t>
      </w:r>
      <w:proofErr w:type="gramEnd"/>
      <w:r>
        <w:t xml:space="preserve"> physical effects and open </w:t>
      </w:r>
      <w:proofErr w:type="gramStart"/>
      <w:r>
        <w:t>at</w:t>
      </w:r>
      <w:proofErr w:type="gramEnd"/>
      <w:r>
        <w:t xml:space="preserve"> interventions.</w:t>
      </w:r>
    </w:p>
    <w:p w14:paraId="2A12549C" w14:textId="77777777" w:rsidR="00682ED6" w:rsidRDefault="00000000">
      <w:pPr>
        <w:pStyle w:val="Text"/>
      </w:pPr>
      <w:r>
        <w:t xml:space="preserve">The second limit is answered in two steps. Each observation carries </w:t>
      </w:r>
      <w:proofErr w:type="gramStart"/>
      <w:r>
        <w:t>a confidence</w:t>
      </w:r>
      <w:proofErr w:type="gramEnd"/>
      <w:r>
        <w:t>,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only slightly and remains the best tested.</w:t>
      </w:r>
    </w:p>
    <w:p w14:paraId="1C44B5D2" w14:textId="77777777" w:rsidR="00682ED6" w:rsidRDefault="0000000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w:t>
      </w:r>
      <w:r>
        <w:lastRenderedPageBreak/>
        <w:t>on that validated core, so the benefit of opening the decision space is read as a difference on identical worlds. The decision core is distributed over regional agents, decides in a small fraction of a second, and its cost grows slowly with the number of agents, so it suits real-time operation.</w:t>
      </w:r>
    </w:p>
    <w:p w14:paraId="13000844"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w:t>
      </w:r>
      <w:proofErr w:type="gramStart"/>
      <w:r>
        <w:t>the architecture</w:t>
      </w:r>
      <w:proofErr w:type="gramEnd"/>
      <w:r>
        <w:t xml:space="preserv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0349DD6B" w14:textId="77777777" w:rsidR="00926552" w:rsidRDefault="00926552" w:rsidP="00926552">
      <w:pPr>
        <w:pStyle w:val="Heading1"/>
      </w:pPr>
      <w:bookmarkStart w:id="3" w:name="_RefSec_II"/>
      <w:r>
        <w:t>II</w:t>
      </w:r>
      <w:bookmarkEnd w:id="3"/>
      <w:r>
        <w:t>. Related Work and Background</w:t>
      </w:r>
    </w:p>
    <w:p w14:paraId="43BFF4A3" w14:textId="77777777" w:rsidR="00926552" w:rsidRDefault="00926552" w:rsidP="00926552">
      <w:pPr>
        <w:pStyle w:val="Heading2"/>
      </w:pPr>
      <w:bookmarkStart w:id="4" w:name="_RefSec_II_A"/>
      <w:r>
        <w:t>A</w:t>
      </w:r>
      <w:bookmarkEnd w:id="4"/>
      <w:r>
        <w:t>. Wildfire Dynamics and Decision Support</w:t>
      </w:r>
    </w:p>
    <w:p w14:paraId="3618F5D9"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w:t>
      </w:r>
      <w:proofErr w:type="gramStart"/>
      <w:r w:rsidR="00926552">
        <w:t>offline</w:t>
      </w:r>
      <w:proofErr w:type="gramEnd"/>
      <w:r w:rsidR="00926552">
        <w:t xml:space="preserv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769C4E23" w14:textId="77777777" w:rsidR="000334CF" w:rsidRDefault="00000000">
      <w:pPr>
        <w:pStyle w:val="Heading2"/>
      </w:pPr>
      <w:bookmarkStart w:id="5" w:name="_RefSec_II_B"/>
      <w:r>
        <w:t>B</w:t>
      </w:r>
      <w:bookmarkEnd w:id="5"/>
      <w:r>
        <w:t>. Observation Features</w:t>
      </w:r>
      <w:r w:rsidR="0003218A">
        <w:t xml:space="preserve"> and Fuzzy Reasoning Over Concepts</w:t>
      </w:r>
    </w:p>
    <w:p w14:paraId="656E796B" w14:textId="77777777" w:rsidR="000334CF" w:rsidRDefault="0000000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5A34DC81"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w:t>
      </w:r>
      <w:r w:rsidR="00D64352">
        <w:t>5</w:t>
      </w:r>
      <w:r>
        <w:t xml:space="preserve"> terms. The remedy is a conceptual middle layer. Features are composed into decision concepts by weighted aggregation, and rules are written over the concepts only. VODA uses </w:t>
      </w:r>
      <w:r w:rsidR="00D64352">
        <w:t>5</w:t>
      </w:r>
      <w:r>
        <w:t xml:space="preserve"> concepts because each </w:t>
      </w:r>
      <w:proofErr w:type="gramStart"/>
      <w:r>
        <w:t>answers</w:t>
      </w:r>
      <w:proofErr w:type="gramEnd"/>
      <w:r>
        <w:t xml:space="preserve"> one of the </w:t>
      </w:r>
      <w:r w:rsidR="00D64352">
        <w:t>5</w:t>
      </w:r>
      <w:r>
        <w:t xml:space="preserve"> questions that operators ask during response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w:t>
      </w:r>
      <w:r>
        <w:t xml:space="preserve">urgency, and evacuation pressure. Hence,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38FC2A83" w14:textId="77777777" w:rsidR="00926552" w:rsidRDefault="0003218A" w:rsidP="00926552">
      <w:pPr>
        <w:pStyle w:val="Heading2"/>
      </w:pPr>
      <w:r>
        <w:t>C</w:t>
      </w:r>
      <w:r w:rsidR="00926552">
        <w:t>. Closed and Open Decision Spaces</w:t>
      </w:r>
    </w:p>
    <w:p w14:paraId="3CF7C1C6"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Hence, a DSS should generate alternatives during operation and filter them </w:t>
      </w:r>
      <w:proofErr w:type="gramStart"/>
      <w:r>
        <w:t>by</w:t>
      </w:r>
      <w:proofErr w:type="gramEnd"/>
      <w:r>
        <w:t xml:space="preserve"> a strict, external evaluation.</w:t>
      </w:r>
    </w:p>
    <w:p w14:paraId="07D1AF23" w14:textId="77777777" w:rsidR="004F3172" w:rsidRDefault="00000000">
      <w:pPr>
        <w:pStyle w:val="Text"/>
      </w:pPr>
      <w:r>
        <w:t xml:space="preserve">Mechanisms that generate alternatives share one pattern. Some </w:t>
      </w:r>
      <w:proofErr w:type="gramStart"/>
      <w:r>
        <w:t>search</w:t>
      </w:r>
      <w:proofErr w:type="gramEnd"/>
      <w:r>
        <w:t xml:space="preserve">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w:t>
      </w:r>
      <w:proofErr w:type="gramStart"/>
      <w:r>
        <w:t>from</w:t>
      </w:r>
      <w:proofErr w:type="gramEnd"/>
      <w:r>
        <w:t xml:space="preserve"> parts the system already understands, so an open decision space is an open composition </w:t>
      </w:r>
      <w:proofErr w:type="gramStart"/>
      <w:r>
        <w:t>over</w:t>
      </w:r>
      <w:proofErr w:type="gramEnd"/>
      <w:r>
        <w:t xml:space="preserve"> a closed and verified basis. Mechanisms that change </w:t>
      </w:r>
      <w:proofErr w:type="gramStart"/>
      <w:r>
        <w:t>a rule</w:t>
      </w:r>
      <w:proofErr w:type="gramEnd"/>
      <w:r>
        <w:t xml:space="preserv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12387BE7" w14:textId="77777777" w:rsidR="00926552" w:rsidRDefault="0003218A" w:rsidP="00926552">
      <w:pPr>
        <w:pStyle w:val="Heading2"/>
      </w:pPr>
      <w:r>
        <w:t>D</w:t>
      </w:r>
      <w:r w:rsidR="00926552">
        <w:t>. Generative Components in Disaster Decision Support</w:t>
      </w:r>
    </w:p>
    <w:p w14:paraId="1BF60A83" w14:textId="77777777" w:rsidR="00926552" w:rsidRDefault="00926552" w:rsidP="00926552">
      <w:pPr>
        <w:pStyle w:val="Text"/>
      </w:pPr>
      <w:r>
        <w:t xml:space="preserve">Recent </w:t>
      </w:r>
      <w:r w:rsidR="00F036EB">
        <w:t>DSSs</w:t>
      </w:r>
      <w:r>
        <w:t xml:space="preserve">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w:t>
      </w:r>
      <w:proofErr w:type="spellStart"/>
      <w:r>
        <w:t>Gerolimos</w:t>
      </w:r>
      <w:proofErr w:type="spellEnd"/>
      <w:r>
        <w:t xml:space="preserve">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w:t>
      </w:r>
      <w:r w:rsidR="00E96A9F" w:rsidRPr="00E96A9F">
        <w:t>but for recognizing unseen events rather than responding to them</w:t>
      </w:r>
      <w:r>
        <w:t xml:space="preserve">. Multi-agent LLMs write </w:t>
      </w:r>
      <w:proofErr w:type="gramStart"/>
      <w:r>
        <w:t>free-text</w:t>
      </w:r>
      <w:proofErr w:type="gramEnd"/>
      <w:r>
        <w:t xml:space="preserve">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t>
      </w:r>
      <w:proofErr w:type="spellStart"/>
      <w:r>
        <w:t>WildfireKR</w:t>
      </w:r>
      <w:proofErr w:type="spellEnd"/>
      <w:r>
        <w:t xml:space="preserve">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fills this gap.</w:t>
      </w:r>
    </w:p>
    <w:p w14:paraId="48FE02E7" w14:textId="77777777" w:rsidR="00C63C9D" w:rsidRDefault="00975DE2">
      <w:pPr>
        <w:pStyle w:val="Heading1"/>
      </w:pPr>
      <w:bookmarkStart w:id="6" w:name="_RefSec_III"/>
      <w:r>
        <w:t>III</w:t>
      </w:r>
      <w:bookmarkEnd w:id="6"/>
      <w:r w:rsidR="00116384">
        <w:t>. System Architecture</w:t>
      </w:r>
    </w:p>
    <w:p w14:paraId="53C2446A" w14:textId="77777777" w:rsidR="00C63C9D" w:rsidRDefault="00000000" w:rsidP="00AD5871">
      <w:pPr>
        <w:pStyle w:val="Heading2"/>
      </w:pPr>
      <w:bookmarkStart w:id="7" w:name="_RefSec_III_A"/>
      <w:r>
        <w:t>A</w:t>
      </w:r>
      <w:bookmarkEnd w:id="7"/>
      <w:r>
        <w:t>. Two Cores and the Interface</w:t>
      </w:r>
    </w:p>
    <w:p w14:paraId="5EC770F2" w14:textId="77777777"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w:t>
      </w:r>
      <w:r>
        <w:lastRenderedPageBreak/>
        <w:t xml:space="preserve">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F9576F5" w14:textId="77777777">
        <w:trPr>
          <w:cantSplit/>
          <w:jc w:val="center"/>
        </w:trPr>
        <w:tc>
          <w:tcPr>
            <w:tcW w:w="4500" w:type="pct"/>
            <w:vAlign w:val="center"/>
          </w:tcPr>
          <w:p w14:paraId="2444D6F9"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7FF7C6E0" w14:textId="77777777" w:rsidR="00096354" w:rsidRDefault="0000000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04019150" w14:textId="77777777" w:rsidR="00096354" w:rsidRDefault="00096354">
      <w:pPr>
        <w:pStyle w:val="Text"/>
        <w:rPr>
          <w:sz w:val="12"/>
          <w:szCs w:val="12"/>
        </w:rPr>
      </w:pPr>
    </w:p>
    <w:p w14:paraId="4B306AA6" w14:textId="77777777" w:rsidR="00096354" w:rsidRDefault="00B75CB5">
      <w:pPr>
        <w:pStyle w:val="Text"/>
      </w:pPr>
      <w:r>
        <w:t xml:space="preserve">In all equations, </w:t>
      </w:r>
      <m:oMath>
        <m:r>
          <w:rPr>
            <w:rFonts w:ascii="Cambria Math" w:hAnsi="Cambria Math"/>
          </w:rPr>
          <m:t>k</m:t>
        </m:r>
      </m:oMath>
      <w:r>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of a standard fuel model </w:t>
      </w:r>
      <w:sdt>
        <w:sdtPr>
          <w:id w:val="-1979969983"/>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holds scenario ignitions. The decisional fields never enter </w:t>
      </w:r>
      <m:oMath>
        <m:r>
          <w:rPr>
            <w:rFonts w:ascii="Cambria Math" w:hAnsi="Cambria Math"/>
          </w:rPr>
          <m:t>Φ</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6A66C02" w14:textId="77777777">
        <w:trPr>
          <w:cantSplit/>
          <w:jc w:val="center"/>
        </w:trPr>
        <w:tc>
          <w:tcPr>
            <w:tcW w:w="4500" w:type="pct"/>
            <w:vAlign w:val="center"/>
          </w:tcPr>
          <w:p w14:paraId="1B78522D" w14:textId="77777777" w:rsidR="00F37C7B" w:rsidRPr="00F37C7B"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71F54317" w14:textId="77777777" w:rsidR="00096354" w:rsidRDefault="00000000">
            <w:pPr>
              <w:keepNext/>
              <w:spacing w:before="6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691BB2C7" w14:textId="77777777" w:rsidR="00096354" w:rsidRDefault="00000000">
            <w:pPr>
              <w:keepNext/>
              <w:jc w:val="right"/>
            </w:pPr>
            <w:r>
              <w:t>(</w:t>
            </w:r>
            <w:bookmarkStart w:id="9" w:name="_RefEqN_loop"/>
            <w:r>
              <w:fldChar w:fldCharType="begin"/>
            </w:r>
            <w:r>
              <w:instrText xml:space="preserve"> SEQ ( \* ARABIC </w:instrText>
            </w:r>
            <w:r>
              <w:fldChar w:fldCharType="separate"/>
            </w:r>
            <w:r>
              <w:rPr>
                <w:noProof/>
              </w:rPr>
              <w:t>2</w:t>
            </w:r>
            <w:r>
              <w:fldChar w:fldCharType="end"/>
            </w:r>
            <w:bookmarkEnd w:id="9"/>
            <w:r>
              <w:t>)</w:t>
            </w:r>
          </w:p>
        </w:tc>
      </w:tr>
    </w:tbl>
    <w:p w14:paraId="198A8243" w14:textId="77777777" w:rsidR="00096354" w:rsidRDefault="00096354">
      <w:pPr>
        <w:pStyle w:val="Text"/>
        <w:rPr>
          <w:sz w:val="12"/>
          <w:szCs w:val="12"/>
        </w:rPr>
      </w:pPr>
    </w:p>
    <w:p w14:paraId="71B40FA4"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w:t>
      </w:r>
      <w:proofErr w:type="gramStart"/>
      <w:r>
        <w:t>exactly</w:t>
      </w:r>
      <w:proofErr w:type="gramEnd"/>
      <w:r>
        <w:t xml:space="preserve">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23C8F579" w14:textId="77777777" w:rsidR="00A3331E" w:rsidRDefault="00000000">
      <w:pPr>
        <w:pStyle w:val="Heading2"/>
      </w:pPr>
      <w:bookmarkStart w:id="10" w:name="_RefSec_III_B"/>
      <w:r>
        <w:t>B</w:t>
      </w:r>
      <w:bookmarkEnd w:id="10"/>
      <w:r>
        <w:t>. State, Transition, and Spread</w:t>
      </w:r>
    </w:p>
    <w:p w14:paraId="6F7DF633" w14:textId="77777777" w:rsidR="00096354" w:rsidRDefault="0000000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B10B97C" w14:textId="77777777">
        <w:trPr>
          <w:cantSplit/>
          <w:jc w:val="center"/>
        </w:trPr>
        <w:tc>
          <w:tcPr>
            <w:tcW w:w="4500" w:type="pct"/>
            <w:vAlign w:val="center"/>
          </w:tcPr>
          <w:p w14:paraId="4E5AFB29"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13623ED2" w14:textId="77777777" w:rsidR="00096354" w:rsidRDefault="00000000">
            <w:pPr>
              <w:keepNext/>
              <w:jc w:val="right"/>
            </w:pPr>
            <w:r>
              <w:t>(</w:t>
            </w:r>
            <w:bookmarkStart w:id="11" w:name="_RefEqN_state"/>
            <w:r>
              <w:fldChar w:fldCharType="begin"/>
            </w:r>
            <w:r>
              <w:instrText xml:space="preserve"> SEQ ( \* ARABIC </w:instrText>
            </w:r>
            <w:r>
              <w:fldChar w:fldCharType="separate"/>
            </w:r>
            <w:r>
              <w:rPr>
                <w:noProof/>
              </w:rPr>
              <w:t>3</w:t>
            </w:r>
            <w:r>
              <w:fldChar w:fldCharType="end"/>
            </w:r>
            <w:bookmarkEnd w:id="11"/>
            <w:r>
              <w:t>)</w:t>
            </w:r>
          </w:p>
        </w:tc>
      </w:tr>
    </w:tbl>
    <w:p w14:paraId="0BA8908F" w14:textId="77777777" w:rsidR="00096354" w:rsidRDefault="00096354">
      <w:pPr>
        <w:pStyle w:val="Text"/>
        <w:rPr>
          <w:sz w:val="12"/>
          <w:szCs w:val="12"/>
        </w:rPr>
      </w:pPr>
    </w:p>
    <w:p w14:paraId="5CBE6E80" w14:textId="77777777" w:rsidR="00096354" w:rsidRDefault="0000000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6B962D3" w14:textId="77777777">
        <w:trPr>
          <w:cantSplit/>
          <w:jc w:val="center"/>
        </w:trPr>
        <w:tc>
          <w:tcPr>
            <w:tcW w:w="4500" w:type="pct"/>
            <w:vAlign w:val="center"/>
          </w:tcPr>
          <w:p w14:paraId="10A21951"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35B1F2B9" w14:textId="77777777" w:rsidR="00096354" w:rsidRDefault="00000000">
            <w:pPr>
              <w:keepNext/>
              <w:jc w:val="right"/>
            </w:pPr>
            <w:r>
              <w:t>(</w:t>
            </w:r>
            <w:bookmarkStart w:id="12" w:name="_RefEqN_burn"/>
            <w:r>
              <w:fldChar w:fldCharType="begin"/>
            </w:r>
            <w:r>
              <w:instrText xml:space="preserve"> SEQ ( \* ARABIC </w:instrText>
            </w:r>
            <w:r>
              <w:fldChar w:fldCharType="separate"/>
            </w:r>
            <w:r>
              <w:rPr>
                <w:noProof/>
              </w:rPr>
              <w:t>4</w:t>
            </w:r>
            <w:r>
              <w:fldChar w:fldCharType="end"/>
            </w:r>
            <w:bookmarkEnd w:id="12"/>
            <w:r>
              <w:t>)</w:t>
            </w:r>
          </w:p>
        </w:tc>
      </w:tr>
    </w:tbl>
    <w:p w14:paraId="1110F44C" w14:textId="77777777" w:rsidR="00096354" w:rsidRDefault="00096354">
      <w:pPr>
        <w:pStyle w:val="Text"/>
        <w:rPr>
          <w:sz w:val="12"/>
          <w:szCs w:val="12"/>
        </w:rPr>
      </w:pPr>
    </w:p>
    <w:p w14:paraId="5278D190" w14:textId="77777777" w:rsidR="00096354" w:rsidRDefault="0000000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D420FDC" w14:textId="77777777">
        <w:trPr>
          <w:cantSplit/>
          <w:jc w:val="center"/>
        </w:trPr>
        <w:tc>
          <w:tcPr>
            <w:tcW w:w="4500" w:type="pct"/>
            <w:vAlign w:val="center"/>
          </w:tcPr>
          <w:p w14:paraId="000C65DF"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76ACC658" w14:textId="77777777" w:rsidR="00096354" w:rsidRDefault="00000000">
            <w:pPr>
              <w:keepNext/>
              <w:jc w:val="right"/>
            </w:pPr>
            <w:r>
              <w:t>(</w:t>
            </w:r>
            <w:bookmarkStart w:id="13" w:name="_RefEqN_fuel"/>
            <w:r>
              <w:fldChar w:fldCharType="begin"/>
            </w:r>
            <w:r>
              <w:instrText xml:space="preserve"> SEQ ( \* ARABIC </w:instrText>
            </w:r>
            <w:r>
              <w:fldChar w:fldCharType="separate"/>
            </w:r>
            <w:r>
              <w:rPr>
                <w:noProof/>
              </w:rPr>
              <w:t>5</w:t>
            </w:r>
            <w:r>
              <w:fldChar w:fldCharType="end"/>
            </w:r>
            <w:bookmarkEnd w:id="13"/>
            <w:r>
              <w:t>)</w:t>
            </w:r>
          </w:p>
        </w:tc>
      </w:tr>
      <w:tr w:rsidR="00096354" w14:paraId="0AFA779E" w14:textId="77777777">
        <w:trPr>
          <w:cantSplit/>
          <w:jc w:val="center"/>
        </w:trPr>
        <w:tc>
          <w:tcPr>
            <w:tcW w:w="4500" w:type="pct"/>
            <w:vAlign w:val="center"/>
          </w:tcPr>
          <w:p w14:paraId="4A675625"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7960A081" w14:textId="77777777" w:rsidR="00096354" w:rsidRDefault="00000000">
            <w:pPr>
              <w:keepNext/>
              <w:jc w:val="right"/>
            </w:pPr>
            <w:r>
              <w:t>(</w:t>
            </w:r>
            <w:bookmarkStart w:id="14" w:name="_RefEqN_supp"/>
            <w:r>
              <w:fldChar w:fldCharType="begin"/>
            </w:r>
            <w:r>
              <w:instrText xml:space="preserve"> SEQ ( \* ARABIC </w:instrText>
            </w:r>
            <w:r>
              <w:fldChar w:fldCharType="separate"/>
            </w:r>
            <w:r>
              <w:rPr>
                <w:noProof/>
              </w:rPr>
              <w:t>6</w:t>
            </w:r>
            <w:r>
              <w:fldChar w:fldCharType="end"/>
            </w:r>
            <w:bookmarkEnd w:id="14"/>
            <w:r>
              <w:t>)</w:t>
            </w:r>
          </w:p>
        </w:tc>
      </w:tr>
    </w:tbl>
    <w:p w14:paraId="45CB9A87" w14:textId="77777777" w:rsidR="00096354" w:rsidRDefault="00096354">
      <w:pPr>
        <w:pStyle w:val="Text"/>
        <w:rPr>
          <w:sz w:val="12"/>
          <w:szCs w:val="12"/>
        </w:rPr>
      </w:pPr>
    </w:p>
    <w:p w14:paraId="2EF3F460" w14:textId="77777777" w:rsidR="00096354" w:rsidRDefault="0000000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BF68BED" w14:textId="77777777">
        <w:trPr>
          <w:cantSplit/>
          <w:jc w:val="center"/>
        </w:trPr>
        <w:tc>
          <w:tcPr>
            <w:tcW w:w="4500" w:type="pct"/>
            <w:vAlign w:val="center"/>
          </w:tcPr>
          <w:p w14:paraId="5FF2DDB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0330A354" w14:textId="77777777" w:rsidR="00096354" w:rsidRDefault="00000000">
            <w:pPr>
              <w:keepNext/>
              <w:jc w:val="right"/>
            </w:pPr>
            <w:r>
              <w:t>(</w:t>
            </w:r>
            <w:bookmarkStart w:id="15" w:name="_RefEqN_inten"/>
            <w:r>
              <w:fldChar w:fldCharType="begin"/>
            </w:r>
            <w:r>
              <w:instrText xml:space="preserve"> SEQ ( \* ARABIC </w:instrText>
            </w:r>
            <w:r>
              <w:fldChar w:fldCharType="separate"/>
            </w:r>
            <w:r>
              <w:rPr>
                <w:noProof/>
              </w:rPr>
              <w:t>7</w:t>
            </w:r>
            <w:r>
              <w:fldChar w:fldCharType="end"/>
            </w:r>
            <w:bookmarkEnd w:id="15"/>
            <w:r>
              <w:t>)</w:t>
            </w:r>
          </w:p>
        </w:tc>
      </w:tr>
    </w:tbl>
    <w:p w14:paraId="3C630F11" w14:textId="77777777" w:rsidR="00096354" w:rsidRDefault="00096354">
      <w:pPr>
        <w:pStyle w:val="Text"/>
        <w:rPr>
          <w:sz w:val="12"/>
          <w:szCs w:val="12"/>
        </w:rPr>
      </w:pPr>
    </w:p>
    <w:p w14:paraId="3F45D56B" w14:textId="77777777" w:rsidR="00096354" w:rsidRDefault="0000000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4128F06" w14:textId="77777777">
        <w:trPr>
          <w:cantSplit/>
          <w:jc w:val="center"/>
        </w:trPr>
        <w:tc>
          <w:tcPr>
            <w:tcW w:w="4500" w:type="pct"/>
            <w:vAlign w:val="center"/>
          </w:tcPr>
          <w:p w14:paraId="75194654"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65AC0A43" w14:textId="77777777" w:rsidR="00096354" w:rsidRDefault="00000000">
            <w:pPr>
              <w:keepNext/>
              <w:jc w:val="right"/>
            </w:pPr>
            <w:r>
              <w:t>(</w:t>
            </w:r>
            <w:bookmarkStart w:id="16" w:name="_RefEqN_tau"/>
            <w:r>
              <w:fldChar w:fldCharType="begin"/>
            </w:r>
            <w:r>
              <w:instrText xml:space="preserve"> SEQ ( \* ARABIC </w:instrText>
            </w:r>
            <w:r>
              <w:fldChar w:fldCharType="separate"/>
            </w:r>
            <w:r>
              <w:rPr>
                <w:noProof/>
              </w:rPr>
              <w:t>8</w:t>
            </w:r>
            <w:r>
              <w:fldChar w:fldCharType="end"/>
            </w:r>
            <w:bookmarkEnd w:id="16"/>
            <w:r>
              <w:t>)</w:t>
            </w:r>
          </w:p>
        </w:tc>
      </w:tr>
    </w:tbl>
    <w:p w14:paraId="27059520" w14:textId="77777777" w:rsidR="00096354" w:rsidRDefault="00096354">
      <w:pPr>
        <w:pStyle w:val="Text"/>
        <w:rPr>
          <w:sz w:val="12"/>
          <w:szCs w:val="12"/>
        </w:rPr>
      </w:pPr>
    </w:p>
    <w:p w14:paraId="1C36AC17" w14:textId="77777777" w:rsidR="00096354" w:rsidRDefault="00EF3860">
      <w:pPr>
        <w:pStyle w:val="Text"/>
      </w:pPr>
      <w:r>
        <w:rPr>
          <w:noProof/>
        </w:rPr>
        <mc:AlternateContent>
          <mc:Choice Requires="wpg">
            <w:drawing>
              <wp:anchor distT="0" distB="0" distL="114300" distR="114300" simplePos="0" relativeHeight="251659264" behindDoc="0" locked="0" layoutInCell="1" allowOverlap="1" wp14:anchorId="01A87C69" wp14:editId="5B1AF43D">
                <wp:simplePos x="0" y="0"/>
                <wp:positionH relativeFrom="margin">
                  <wp:posOffset>3430201</wp:posOffset>
                </wp:positionH>
                <wp:positionV relativeFrom="margin">
                  <wp:posOffset>-31750</wp:posOffset>
                </wp:positionV>
                <wp:extent cx="3110934" cy="2088776"/>
                <wp:effectExtent l="0" t="0" r="0" b="0"/>
                <wp:wrapSquare wrapText="bothSides"/>
                <wp:docPr id="868292319" name="Group 7"/>
                <wp:cNvGraphicFramePr/>
                <a:graphic xmlns:a="http://schemas.openxmlformats.org/drawingml/2006/main">
                  <a:graphicData uri="http://schemas.microsoft.com/office/word/2010/wordprocessingGroup">
                    <wpg:wgp>
                      <wpg:cNvGrpSpPr/>
                      <wpg:grpSpPr>
                        <a:xfrm>
                          <a:off x="0" y="0"/>
                          <a:ext cx="3110934" cy="2088776"/>
                          <a:chOff x="-269631" y="-35196"/>
                          <a:chExt cx="3111573" cy="2088776"/>
                        </a:xfrm>
                      </wpg:grpSpPr>
                      <wps:wsp>
                        <wps:cNvPr id="471822409" name="Text Box 1"/>
                        <wps:cNvSpPr txBox="1"/>
                        <wps:spPr>
                          <a:xfrm>
                            <a:off x="-269631" y="1866526"/>
                            <a:ext cx="3111573" cy="222250"/>
                          </a:xfrm>
                          <a:prstGeom prst="rect">
                            <a:avLst/>
                          </a:prstGeom>
                          <a:solidFill>
                            <a:prstClr val="white"/>
                          </a:solidFill>
                          <a:ln>
                            <a:noFill/>
                          </a:ln>
                        </wps:spPr>
                        <wps:txbx>
                          <w:txbxContent>
                            <w:p w14:paraId="4CA4C42D" w14:textId="77777777" w:rsidR="00137C4F" w:rsidRPr="0030542E" w:rsidRDefault="00137C4F" w:rsidP="00137C4F">
                              <w:pPr>
                                <w:pStyle w:val="Caption"/>
                                <w:rPr>
                                  <w:noProof/>
                                </w:rPr>
                              </w:pPr>
                              <w:r>
                                <w:t xml:space="preserve">Fig. </w:t>
                              </w:r>
                              <w:bookmarkStart w:id="17" w:name="_RefFig2"/>
                              <w:r>
                                <w:fldChar w:fldCharType="begin"/>
                              </w:r>
                              <w:r>
                                <w:instrText xml:space="preserve"> SEQ Fig. \* ARABIC </w:instrText>
                              </w:r>
                              <w:r>
                                <w:fldChar w:fldCharType="separate"/>
                              </w:r>
                              <w:r w:rsidR="007A1391">
                                <w:rPr>
                                  <w:noProof/>
                                </w:rPr>
                                <w:t>1</w:t>
                              </w:r>
                              <w:r>
                                <w:rPr>
                                  <w:noProof/>
                                </w:rPr>
                                <w:fldChar w:fldCharType="end"/>
                              </w:r>
                              <w:bookmarkEnd w:id="17"/>
                              <w:r>
                                <w:t>. The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bwMode="auto">
                          <a:xfrm>
                            <a:off x="-128563" y="-35196"/>
                            <a:ext cx="2879725" cy="1863351"/>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1A87C69" id="Group 7" o:spid="_x0000_s1026" style="position:absolute;left:0;text-align:left;margin-left:270.1pt;margin-top:-2.5pt;width:244.95pt;height:164.45pt;z-index:251659264;mso-position-horizontal-relative:margin;mso-position-vertical-relative:margin;mso-width-relative:margin;mso-height-relative:margin" coordorigin="-2696,-351" coordsize="31115,20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">
                <v:shapetype id="_x0000_t202" coordsize="21600,21600" o:spt="202" path="m,l,21600r21600,l21600,xe">
                  <v:stroke joinstyle="miter"/>
                  <v:path gradientshapeok="t" o:connecttype="rect"/>
                </v:shapetype>
                <v:shape id="Text Box 1" o:spid="_x0000_s1027" type="#_x0000_t202" style="position:absolute;left:-2696;top:18665;width:31115;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4CA4C42D" w14:textId="77777777" w:rsidR="00137C4F" w:rsidRPr="0030542E" w:rsidRDefault="00137C4F" w:rsidP="00137C4F">
                        <w:pPr>
                          <w:pStyle w:val="Caption"/>
                          <w:rPr>
                            <w:noProof/>
                          </w:rPr>
                        </w:pPr>
                        <w:r>
                          <w:t xml:space="preserve">Fig. </w:t>
                        </w:r>
                        <w:bookmarkStart w:id="18" w:name="_RefFig2"/>
                        <w:r>
                          <w:fldChar w:fldCharType="begin"/>
                        </w:r>
                        <w:r>
                          <w:instrText xml:space="preserve"> SEQ Fig. \* ARABIC </w:instrText>
                        </w:r>
                        <w:r>
                          <w:fldChar w:fldCharType="separate"/>
                        </w:r>
                        <w:r w:rsidR="007A1391">
                          <w:rPr>
                            <w:noProof/>
                          </w:rPr>
                          <w:t>1</w:t>
                        </w:r>
                        <w:r>
                          <w:rPr>
                            <w:noProof/>
                          </w:rPr>
                          <w:fldChar w:fldCharType="end"/>
                        </w:r>
                        <w:bookmarkEnd w:id="18"/>
                        <w:r>
                          <w:t>. The concept space of one agent.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351;width:28796;height:18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">
                  <v:imagedata r:id="rId11" o:title=""/>
                </v:shape>
                <w10:wrap type="square" anchorx="margin" anchory="margin"/>
              </v:group>
            </w:pict>
          </mc:Fallback>
        </mc:AlternateContent>
      </w: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w:t>
      </w:r>
      <w:proofErr w:type="spellStart"/>
      <w:r>
        <w:t>substeps</w:t>
      </w:r>
      <w:proofErr w:type="spellEnd"/>
      <w:r>
        <w:t xml:space="preserve">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D72CCA0" w14:textId="77777777">
        <w:trPr>
          <w:cantSplit/>
          <w:jc w:val="center"/>
        </w:trPr>
        <w:tc>
          <w:tcPr>
            <w:tcW w:w="4500" w:type="pct"/>
            <w:vAlign w:val="center"/>
          </w:tcPr>
          <w:p w14:paraId="7874C26C" w14:textId="77777777" w:rsidR="00096354" w:rsidRDefault="00000000" w:rsidP="00EF3860">
            <w:pPr>
              <w:keepNext/>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3253A1CC" w14:textId="77777777" w:rsidR="00096354" w:rsidRDefault="00000000" w:rsidP="00EF3860">
            <w:pPr>
              <w:keepNext/>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250433B4" w14:textId="77777777">
        <w:trPr>
          <w:cantSplit/>
          <w:jc w:val="center"/>
        </w:trPr>
        <w:tc>
          <w:tcPr>
            <w:tcW w:w="4500" w:type="pct"/>
            <w:vAlign w:val="center"/>
          </w:tcPr>
          <w:p w14:paraId="4820F4D6" w14:textId="77777777" w:rsidR="00096354" w:rsidRDefault="00000000" w:rsidP="00EF3860">
            <w:pPr>
              <w:keepNext/>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335D7FFF" w14:textId="77777777" w:rsidR="00096354" w:rsidRDefault="00000000" w:rsidP="00EF3860">
            <w:pPr>
              <w:keepNext/>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2D40409B" w14:textId="77777777" w:rsidR="00C63C9D" w:rsidRDefault="00000000">
      <w:pPr>
        <w:pStyle w:val="Heading1"/>
      </w:pPr>
      <w:bookmarkStart w:id="21" w:name="_RefSec_IV"/>
      <w:r>
        <w:t>IV</w:t>
      </w:r>
      <w:bookmarkEnd w:id="21"/>
      <w:r>
        <w:t>. The Decision Core</w:t>
      </w:r>
    </w:p>
    <w:p w14:paraId="14FB4756" w14:textId="77777777" w:rsidR="00096354" w:rsidRDefault="000A3F47">
      <w:pPr>
        <w:pStyle w:val="Text"/>
      </w:pPr>
      <w:r>
        <w:rPr>
          <w:noProof/>
        </w:rPr>
        <mc:AlternateContent>
          <mc:Choice Requires="wpg">
            <w:drawing>
              <wp:anchor distT="0" distB="0" distL="114300" distR="114300" simplePos="0" relativeHeight="251648000" behindDoc="0" locked="0" layoutInCell="1" allowOverlap="1" wp14:anchorId="72420015" wp14:editId="27860282">
                <wp:simplePos x="0" y="0"/>
                <wp:positionH relativeFrom="margin">
                  <wp:posOffset>3683000</wp:posOffset>
                </wp:positionH>
                <wp:positionV relativeFrom="margin">
                  <wp:posOffset>3810</wp:posOffset>
                </wp:positionV>
                <wp:extent cx="2895600" cy="3064510"/>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3064510"/>
                          <a:chOff x="0" y="0"/>
                          <a:chExt cx="2895600" cy="3070141"/>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2931882"/>
                          </a:xfrm>
                          <a:prstGeom prst="rect">
                            <a:avLst/>
                          </a:prstGeom>
                        </pic:spPr>
                      </pic:pic>
                      <wps:wsp>
                        <wps:cNvPr id="1087296100" name="Text Box 1"/>
                        <wps:cNvSpPr txBox="1"/>
                        <wps:spPr>
                          <a:xfrm>
                            <a:off x="0" y="2847057"/>
                            <a:ext cx="2895600" cy="223084"/>
                          </a:xfrm>
                          <a:prstGeom prst="rect">
                            <a:avLst/>
                          </a:prstGeom>
                          <a:solidFill>
                            <a:prstClr val="white"/>
                          </a:solidFill>
                          <a:ln>
                            <a:noFill/>
                          </a:ln>
                        </wps:spPr>
                        <wps:txbx>
                          <w:txbxContent>
                            <w:p w14:paraId="683E85C9" w14:textId="77777777" w:rsidR="00733504" w:rsidRPr="00733504" w:rsidRDefault="00116384" w:rsidP="0032616D">
                              <w:pPr>
                                <w:pStyle w:val="Caption"/>
                              </w:pPr>
                              <w:bookmarkStart w:id="22" w:name="_Ref242815634"/>
                              <w:r>
                                <w:t xml:space="preserve">Fig. </w:t>
                              </w:r>
                              <w:fldSimple w:instr=" SEQ Fig. \* ARABIC ">
                                <w:r w:rsidR="007A1391">
                                  <w:rPr>
                                    <w:noProof/>
                                  </w:rPr>
                                  <w:t>2</w:t>
                                </w:r>
                              </w:fldSimple>
                              <w:bookmarkEnd w:id="22"/>
                              <w:r>
                                <w:t xml:space="preserve">. </w:t>
                              </w:r>
                              <w:r w:rsidR="00137C4F">
                                <w:t>The</w:t>
                              </w:r>
                              <w:r>
                                <w:t xml:space="preserv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2420015" id="Group 2" o:spid="_x0000_s1029" style="position:absolute;left:0;text-align:left;margin-left:290pt;margin-top:.3pt;width:228pt;height:241.3pt;z-index:251648000;mso-position-horizontal-relative:margin;mso-position-vertical-relative:margin;mso-width-relative:margin;mso-height-relative:margin" coordsize="28956,30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">
                <v:shape id="Picture 1" o:spid="_x0000_s1030" type="#_x0000_t75" style="position:absolute;width:28080;height:29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">
                  <v:imagedata r:id="rId13" o:title=""/>
                </v:shape>
                <v:shape id="Text Box 1" o:spid="_x0000_s1031" type="#_x0000_t202" style="position:absolute;top:2847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683E85C9" w14:textId="77777777" w:rsidR="00733504" w:rsidRPr="00733504" w:rsidRDefault="00116384" w:rsidP="0032616D">
                        <w:pPr>
                          <w:pStyle w:val="Caption"/>
                        </w:pPr>
                        <w:bookmarkStart w:id="23" w:name="_Ref242815634"/>
                        <w:r>
                          <w:t xml:space="preserve">Fig. </w:t>
                        </w:r>
                        <w:fldSimple w:instr=" SEQ Fig. \* ARABIC ">
                          <w:r w:rsidR="007A1391">
                            <w:rPr>
                              <w:noProof/>
                            </w:rPr>
                            <w:t>2</w:t>
                          </w:r>
                        </w:fldSimple>
                        <w:bookmarkEnd w:id="23"/>
                        <w:r>
                          <w:t xml:space="preserve">. </w:t>
                        </w:r>
                        <w:r w:rsidR="00137C4F">
                          <w:t>The</w:t>
                        </w:r>
                        <w:r>
                          <w:t xml:space="preserve"> system architecture.</w:t>
                        </w:r>
                      </w:p>
                    </w:txbxContent>
                  </v:textbox>
                </v:shape>
                <w10:wrap type="square" anchorx="margin" anchory="margin"/>
              </v:group>
            </w:pict>
          </mc:Fallback>
        </mc:AlternateContent>
      </w: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06EC7D98" w14:textId="77777777" w:rsidR="00C63C9D" w:rsidRDefault="00000000">
      <w:pPr>
        <w:pStyle w:val="Heading2"/>
      </w:pPr>
      <w:bookmarkStart w:id="24" w:name="_RefSec_IV_A"/>
      <w:r>
        <w:t>A</w:t>
      </w:r>
      <w:bookmarkEnd w:id="24"/>
      <w:r>
        <w:t>. Sources, Features, and Confidence</w:t>
      </w:r>
    </w:p>
    <w:p w14:paraId="399AF168" w14:textId="77777777" w:rsidR="00C63C9D" w:rsidRDefault="00000000">
      <w:pPr>
        <w:pStyle w:val="Text"/>
      </w:pPr>
      <w:r>
        <w:t>The sources are weather stations and forecasts, satellite and airborne imagery, terrain and fuel maps, road networks, resource status, asset and population layers, and field reports. The agent reduces them to 10 features in the unit interval (</w:t>
      </w:r>
      <w:r>
        <w:fldChar w:fldCharType="begin"/>
      </w:r>
      <w:r>
        <w:instrText xml:space="preserve"> REF _RefEqN_feat \h </w:instrText>
      </w:r>
      <w:r>
        <w:fldChar w:fldCharType="separate"/>
      </w:r>
      <w:r>
        <w:rPr>
          <w:noProof/>
        </w:rPr>
        <w:t>11</w:t>
      </w:r>
      <w:r>
        <w:fldChar w:fldCharType="end"/>
      </w:r>
      <w:r>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xml:space="preserve">. Every cell has </w:t>
      </w:r>
      <w:proofErr w:type="gramStart"/>
      <w:r>
        <w:t>a confidence</w:t>
      </w:r>
      <w:proofErr w:type="gramEnd"/>
      <w:r>
        <w:t xml:space="preserve"> composed from observability, coverage, freshness, and reliability by their minimum (</w:t>
      </w:r>
      <w:r>
        <w:fldChar w:fldCharType="begin"/>
      </w:r>
      <w:r>
        <w:instrText xml:space="preserve"> REF _RefEqN_conf \h </w:instrText>
      </w:r>
      <w:r>
        <w:fldChar w:fldCharType="separate"/>
      </w:r>
      <w:r>
        <w:rPr>
          <w:noProof/>
        </w:rPr>
        <w:t>12</w:t>
      </w:r>
      <w:r>
        <w:fldChar w:fldCharType="end"/>
      </w:r>
      <w:r>
        <w:t xml:space="preserve">). The state is under-observed rather than noisy </w:t>
      </w:r>
      <w:sdt>
        <w:sdtPr>
          <w:id w:val="-1979969849"/>
          <w:citation/>
        </w:sdtPr>
        <w:sdtContent>
          <w:r>
            <w:fldChar w:fldCharType="begin" w:fldLock="1"/>
          </w:r>
          <w:r>
            <w:instrText xml:space="preserve"> CITATION Morgan90 \l 1033 </w:instrText>
          </w:r>
          <w:r>
            <w:fldChar w:fldCharType="separate"/>
          </w:r>
          <w:r>
            <w:rPr>
              <w:noProof/>
            </w:rPr>
            <w:t>[19]</w:t>
          </w:r>
          <w:r>
            <w:fldChar w:fldCharType="end"/>
          </w:r>
        </w:sdtContent>
      </w:sdt>
      <w:r>
        <w:t xml:space="preserve">, and Bayesian or Dempster-Shafer treatments presuppose distributional knowledge that real-time sensing lacks </w:t>
      </w:r>
      <w:sdt>
        <w:sdtPr>
          <w:id w:val="-1979969848"/>
          <w:citation/>
        </w:sdtPr>
        <w:sdtContent>
          <w:r>
            <w:fldChar w:fldCharType="begin" w:fldLock="1"/>
          </w:r>
          <w:r>
            <w:instrText xml:space="preserve"> CITATION Shafer76 \l 1033 </w:instrText>
          </w:r>
          <w:r>
            <w:fldChar w:fldCharType="separate"/>
          </w:r>
          <w:r>
            <w:rPr>
              <w:noProof/>
            </w:rPr>
            <w:t>[20]</w:t>
          </w:r>
          <w:r>
            <w:fldChar w:fldCharType="end"/>
          </w:r>
        </w:sdtContent>
      </w:sdt>
      <w:r>
        <w:t>.</w:t>
      </w:r>
    </w:p>
    <w:p w14:paraId="082BFDAC" w14:textId="77777777" w:rsidR="00510E30" w:rsidRDefault="00000000">
      <w:pPr>
        <w:pStyle w:val="Text"/>
      </w:pPr>
      <w:r>
        <w:t xml:space="preserve">Each extraction map normalizes a standard operational descriptor to the unit interval. Fire intensity and spread potential follow </w:t>
      </w:r>
      <w:proofErr w:type="spellStart"/>
      <w:r>
        <w:t>fireline</w:t>
      </w:r>
      <w:proofErr w:type="spellEnd"/>
      <w:r>
        <w:t xml:space="preserve"> intensity after Byram </w:t>
      </w:r>
      <w:sdt>
        <w:sdtPr>
          <w:id w:val="-1979954992"/>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to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w:t>
      </w:r>
      <w:proofErr w:type="spellStart"/>
      <w:r>
        <w:t>fireline</w:t>
      </w:r>
      <w:proofErr w:type="spellEnd"/>
      <w:r>
        <w:t xml:space="preserv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incident clock.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59EC58C" w14:textId="77777777">
        <w:trPr>
          <w:cantSplit/>
          <w:jc w:val="center"/>
        </w:trPr>
        <w:tc>
          <w:tcPr>
            <w:tcW w:w="4500" w:type="pct"/>
            <w:vAlign w:val="center"/>
          </w:tcPr>
          <w:p w14:paraId="1AAF6FA0" w14:textId="77777777" w:rsidR="00096354" w:rsidRDefault="00000000">
            <w:pPr>
              <w:keepNext/>
              <w:spacing w:before="6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575A132F" w14:textId="77777777" w:rsidR="00096354" w:rsidRDefault="00000000">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631D65EF" w14:textId="77777777">
        <w:trPr>
          <w:cantSplit/>
          <w:jc w:val="center"/>
        </w:trPr>
        <w:tc>
          <w:tcPr>
            <w:tcW w:w="4500" w:type="pct"/>
            <w:vAlign w:val="center"/>
          </w:tcPr>
          <w:p w14:paraId="270D4CAD"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444340E5" w14:textId="77777777" w:rsidR="00096354" w:rsidRDefault="00000000">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79DC6C5E" w14:textId="77777777" w:rsidR="00096354" w:rsidRDefault="00096354">
      <w:pPr>
        <w:pStyle w:val="Text"/>
        <w:rPr>
          <w:sz w:val="12"/>
          <w:szCs w:val="12"/>
        </w:rPr>
      </w:pPr>
    </w:p>
    <w:p w14:paraId="18365D98" w14:textId="77777777" w:rsidR="00C63C9D" w:rsidRDefault="0000000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78B1450A" w14:textId="77777777" w:rsidR="00C63C9D" w:rsidRDefault="00B94C98">
      <w:pPr>
        <w:pStyle w:val="Heading2"/>
      </w:pPr>
      <w:bookmarkStart w:id="27" w:name="_RefSec_IV_B"/>
      <w:r>
        <w:t>B</w:t>
      </w:r>
      <w:bookmarkEnd w:id="27"/>
      <w:r>
        <w:t>. Concept Space</w:t>
      </w:r>
    </w:p>
    <w:p w14:paraId="43B29302"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w:t>
      </w:r>
      <w:proofErr w:type="gramStart"/>
      <w:r>
        <w:t>rules</w:t>
      </w:r>
      <w:proofErr w:type="gramEnd"/>
      <w:r>
        <w:t xml:space="preserve">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1D855A8" w14:textId="77777777">
        <w:trPr>
          <w:cantSplit/>
          <w:jc w:val="center"/>
        </w:trPr>
        <w:tc>
          <w:tcPr>
            <w:tcW w:w="4500" w:type="pct"/>
            <w:vAlign w:val="center"/>
          </w:tcPr>
          <w:p w14:paraId="34BE8FAA" w14:textId="77777777" w:rsidR="00096354" w:rsidRDefault="0000000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0D9A41BB" w14:textId="77777777" w:rsidR="00096354" w:rsidRDefault="0000000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1678D1A0" w14:textId="77777777">
        <w:trPr>
          <w:cantSplit/>
          <w:jc w:val="center"/>
        </w:trPr>
        <w:tc>
          <w:tcPr>
            <w:tcW w:w="4500" w:type="pct"/>
            <w:vAlign w:val="center"/>
          </w:tcPr>
          <w:p w14:paraId="135B0D1D"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2712C769" w14:textId="77777777" w:rsidR="00096354" w:rsidRDefault="0000000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51E646F4" w14:textId="77777777">
        <w:trPr>
          <w:cantSplit/>
          <w:jc w:val="center"/>
        </w:trPr>
        <w:tc>
          <w:tcPr>
            <w:tcW w:w="4500" w:type="pct"/>
            <w:vAlign w:val="center"/>
          </w:tcPr>
          <w:p w14:paraId="340EAFBB"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32787326" w14:textId="77777777" w:rsidR="00096354" w:rsidRDefault="0000000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0A3CE9CB" w14:textId="77777777" w:rsidR="00096354" w:rsidRDefault="00096354">
      <w:pPr>
        <w:pStyle w:val="Text"/>
        <w:rPr>
          <w:sz w:val="12"/>
          <w:szCs w:val="12"/>
        </w:rPr>
      </w:pPr>
    </w:p>
    <w:p w14:paraId="5DE1BA7B" w14:textId="77777777" w:rsidR="00C63C9D" w:rsidRDefault="0000000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37BBE131" w14:textId="77777777" w:rsidR="00C63C9D" w:rsidRDefault="00A13A12">
      <w:pPr>
        <w:pStyle w:val="Heading2"/>
      </w:pPr>
      <w:bookmarkStart w:id="31" w:name="_RefSec_IV_C"/>
      <w:r>
        <w:rPr>
          <w:noProof/>
        </w:rPr>
        <w:lastRenderedPageBreak/>
        <mc:AlternateContent>
          <mc:Choice Requires="wpg">
            <w:drawing>
              <wp:anchor distT="0" distB="0" distL="114300" distR="114300" simplePos="0" relativeHeight="251658240" behindDoc="0" locked="0" layoutInCell="1" allowOverlap="1" wp14:anchorId="08D66336" wp14:editId="268EB538">
                <wp:simplePos x="0" y="0"/>
                <wp:positionH relativeFrom="margin">
                  <wp:posOffset>3399790</wp:posOffset>
                </wp:positionH>
                <wp:positionV relativeFrom="margin">
                  <wp:posOffset>1270</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1B819950" w14:textId="074E45AB" w:rsidR="00137C4F" w:rsidRPr="0030542E" w:rsidRDefault="00137C4F" w:rsidP="00B63DEC">
                              <w:pPr>
                                <w:pStyle w:val="Caption"/>
                                <w:spacing w:after="0"/>
                                <w:rPr>
                                  <w:noProof/>
                                </w:rPr>
                              </w:pPr>
                              <w:r>
                                <w:t xml:space="preserve">Fig. </w:t>
                              </w:r>
                              <w:bookmarkStart w:id="32" w:name="_RefFig3"/>
                              <w:r>
                                <w:fldChar w:fldCharType="begin"/>
                              </w:r>
                              <w:r>
                                <w:instrText xml:space="preserve"> SEQ Fig. \* ARABIC </w:instrText>
                              </w:r>
                              <w:r>
                                <w:fldChar w:fldCharType="separate"/>
                              </w:r>
                              <w:r w:rsidR="007A1391">
                                <w:rPr>
                                  <w:noProof/>
                                </w:rPr>
                                <w:t>3</w:t>
                              </w:r>
                              <w:r>
                                <w:fldChar w:fldCharType="end"/>
                              </w:r>
                              <w:bookmarkEnd w:id="32"/>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6" o:spid="_x0000_s1032" style="position:absolute;left:0;text-align:left;margin-left:267.7pt;margin-top:.1pt;width:250.35pt;height:196pt;z-index:251658240;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1B819950" w14:textId="074E45AB"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v:textbox>
                </v:shape>
                <w10:wrap type="square" anchorx="margin" anchory="margin"/>
              </v:group>
            </w:pict>
          </mc:Fallback>
        </mc:AlternateContent>
      </w:r>
      <w:r>
        <w:t>C</w:t>
      </w:r>
      <w:bookmarkEnd w:id="31"/>
      <w:r>
        <w:t>. The Closed Decision Layer</w:t>
      </w:r>
    </w:p>
    <w:p w14:paraId="3DBAECD8" w14:textId="77777777" w:rsidR="00101890" w:rsidRDefault="00000000">
      <w:pPr>
        <w:pStyle w:val="Text"/>
      </w:pPr>
      <w:r>
        <w:t>Fig. 3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floored at one so that 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588D0D14" w14:textId="77777777">
        <w:trPr>
          <w:cantSplit/>
          <w:jc w:val="center"/>
        </w:trPr>
        <w:tc>
          <w:tcPr>
            <w:tcW w:w="4500" w:type="pct"/>
            <w:vAlign w:val="center"/>
          </w:tcPr>
          <w:p w14:paraId="471CDE5B" w14:textId="77777777" w:rsidR="00D602B3" w:rsidRPr="00D602B3" w:rsidRDefault="00000000" w:rsidP="00B264AF">
            <w:pPr>
              <w:keepNext/>
              <w:spacing w:after="40"/>
              <w:jc w:val="center"/>
            </w:pPr>
            <m:oMathPara>
              <m:oMath>
                <m:sSub>
                  <m:sSubPr>
                    <m:ctrlPr>
                      <w:rPr>
                        <w:rFonts w:ascii="Cambria Math" w:hAnsi="Cambria Math"/>
                        <w:sz w:val="18"/>
                        <w:szCs w:val="18"/>
                      </w:rPr>
                    </m:ctrlPr>
                  </m:sSubPr>
                  <m:e>
                    <m:r>
                      <w:rPr>
                        <w:rFonts w:ascii="Cambria Math" w:hAnsi="Cambria Math"/>
                      </w:rPr>
                      <m:t>R</m:t>
                    </m:r>
                  </m:e>
                  <m:sub>
                    <m:r>
                      <w:rPr>
                        <w:rFonts w:ascii="Cambria Math" w:hAnsi="Cambria Math"/>
                      </w:rPr>
                      <m:t>r</m:t>
                    </m:r>
                  </m:sub>
                </m:sSub>
                <m:r>
                  <m:rPr>
                    <m:sty m:val="p"/>
                  </m:rPr>
                  <w:rPr>
                    <w:rFonts w:ascii="Cambria Math" w:hAnsi="Cambria Math"/>
                  </w:rPr>
                  <m:t>:</m:t>
                </m:r>
                <m:r>
                  <m:rPr>
                    <m:nor/>
                  </m:rPr>
                  <m:t>IF</m:t>
                </m:r>
                <m:sSubSup>
                  <m:sSubSupPr>
                    <m:ctrlPr>
                      <w:rPr>
                        <w:rFonts w:ascii="Cambria Math" w:hAnsi="Cambria Math"/>
                        <w:sz w:val="18"/>
                        <w:szCs w:val="18"/>
                      </w:rPr>
                    </m:ctrlPr>
                  </m:sSubSupPr>
                  <m:e>
                    <m:r>
                      <w:rPr>
                        <w:rFonts w:ascii="Cambria Math" w:hAnsi="Cambria Math"/>
                      </w:rPr>
                      <m:t>a</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is </m:t>
                </m:r>
                <m:sSub>
                  <m:sSubPr>
                    <m:ctrlPr>
                      <w:rPr>
                        <w:rFonts w:ascii="Cambria Math" w:hAnsi="Cambria Math"/>
                        <w:sz w:val="18"/>
                        <w:szCs w:val="18"/>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1</m:t>
                    </m:r>
                  </m:sub>
                </m:sSub>
                <m:r>
                  <m:rPr>
                    <m:nor/>
                  </m:rPr>
                  <m:t>AND</m:t>
                </m:r>
                <m:r>
                  <m:rPr>
                    <m:sty m:val="p"/>
                  </m:rPr>
                  <w:rPr>
                    <w:rFonts w:ascii="Cambria Math" w:hAnsi="Cambria Math"/>
                  </w:rPr>
                  <m:t>⋯</m:t>
                </m:r>
                <m:r>
                  <m:rPr>
                    <m:nor/>
                  </m:rPr>
                  <m:t>AND</m:t>
                </m:r>
                <m:r>
                  <m:rPr>
                    <m:nor/>
                  </m:rPr>
                  <w:rPr>
                    <w:rFonts w:ascii="Cambria Math"/>
                  </w:rPr>
                  <m:t xml:space="preserve"> </m:t>
                </m:r>
                <m:sSubSup>
                  <m:sSubSupPr>
                    <m:ctrlPr>
                      <w:rPr>
                        <w:rFonts w:ascii="Cambria Math" w:hAnsi="Cambria Math"/>
                        <w:sz w:val="18"/>
                        <w:szCs w:val="18"/>
                      </w:rPr>
                    </m:ctrlPr>
                  </m:sSubSupPr>
                  <m:e>
                    <m:r>
                      <w:rPr>
                        <w:rFonts w:ascii="Cambria Math" w:hAnsi="Cambria Math"/>
                      </w:rPr>
                      <m:t>a</m:t>
                    </m:r>
                  </m:e>
                  <m:sub>
                    <m:r>
                      <w:rPr>
                        <w:rFonts w:ascii="Cambria Math" w:hAnsi="Cambria Math"/>
                      </w:rPr>
                      <m:t>5</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 is </m:t>
                </m:r>
                <m:sSub>
                  <m:sSubPr>
                    <m:ctrlPr>
                      <w:rPr>
                        <w:rFonts w:ascii="Cambria Math" w:hAnsi="Cambria Math"/>
                        <w:sz w:val="18"/>
                        <w:szCs w:val="18"/>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5</m:t>
                    </m:r>
                  </m:sub>
                </m:sSub>
                <m:r>
                  <m:rPr>
                    <m:nor/>
                  </m:rPr>
                  <m:t>THEN</m:t>
                </m:r>
                <m:sSub>
                  <m:sSubPr>
                    <m:ctrlPr>
                      <w:rPr>
                        <w:rFonts w:ascii="Cambria Math" w:hAnsi="Cambria Math"/>
                        <w:sz w:val="18"/>
                        <w:szCs w:val="18"/>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sz w:val="18"/>
                        <w:szCs w:val="18"/>
                      </w:rPr>
                    </m:ctrlPr>
                  </m:sSubPr>
                  <m:e>
                    <m:r>
                      <w:rPr>
                        <w:rFonts w:ascii="Cambria Math" w:hAnsi="Cambria Math"/>
                      </w:rPr>
                      <m:t>v</m:t>
                    </m:r>
                  </m:e>
                  <m:sub>
                    <m:r>
                      <w:rPr>
                        <w:rFonts w:ascii="Cambria Math" w:hAnsi="Cambria Math"/>
                      </w:rPr>
                      <m:t>r</m:t>
                    </m:r>
                  </m:sub>
                </m:sSub>
                <m:r>
                  <w:rPr>
                    <w:rFonts w:ascii="Cambria Math" w:hAnsi="Cambria Math"/>
                  </w:rPr>
                  <m:t xml:space="preserve"> </m:t>
                </m:r>
              </m:oMath>
            </m:oMathPara>
          </w:p>
          <w:p w14:paraId="398B1244" w14:textId="77777777" w:rsidR="00D602B3" w:rsidRPr="00D602B3" w:rsidRDefault="0000000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7487FF0" w14:textId="77777777" w:rsidR="00101890" w:rsidRDefault="0000000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2360EDBC" w14:textId="77777777" w:rsidR="00101890" w:rsidRDefault="00000000" w:rsidP="00B264AF">
            <w:pPr>
              <w:keepNext/>
              <w:spacing w:after="40"/>
              <w:jc w:val="right"/>
            </w:pPr>
            <w:r>
              <w:t>(</w:t>
            </w:r>
            <w:bookmarkStart w:id="34" w:name="_RefEqN_rule"/>
            <w:r>
              <w:fldChar w:fldCharType="begin"/>
            </w:r>
            <w:r>
              <w:instrText xml:space="preserve"> SEQ ( \* ARABIC </w:instrText>
            </w:r>
            <w:r>
              <w:fldChar w:fldCharType="separate"/>
            </w:r>
            <w:r>
              <w:rPr>
                <w:noProof/>
              </w:rPr>
              <w:t>16</w:t>
            </w:r>
            <w:r>
              <w:fldChar w:fldCharType="end"/>
            </w:r>
            <w:bookmarkEnd w:id="34"/>
            <w:r>
              <w:t>)</w:t>
            </w:r>
          </w:p>
        </w:tc>
      </w:tr>
    </w:tbl>
    <w:p w14:paraId="363B928E" w14:textId="77777777" w:rsidR="00101890" w:rsidRDefault="00101890">
      <w:pPr>
        <w:pStyle w:val="Text"/>
        <w:rPr>
          <w:sz w:val="12"/>
          <w:szCs w:val="12"/>
        </w:rPr>
      </w:pPr>
    </w:p>
    <w:p w14:paraId="267226B5" w14:textId="77777777" w:rsidR="00ED0FF9" w:rsidRDefault="0000000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0443AE6C" w14:textId="77777777" w:rsidR="00101890" w:rsidRDefault="00000000">
      <w:pPr>
        <w:pStyle w:val="Text"/>
      </w:pPr>
      <w:r>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92569A">
        <w:t>, the measure read in every comparison across configurations, since a run without intervention carries no response cost. Acceptance is satisficing (</w:t>
      </w:r>
      <w:r w:rsidR="0092569A">
        <w:fldChar w:fldCharType="begin"/>
      </w:r>
      <w:r w:rsidR="0092569A">
        <w:instrText xml:space="preserve"> REF _RefEqN_sat \h </w:instrText>
      </w:r>
      <w:r w:rsidR="0092569A">
        <w:fldChar w:fldCharType="separate"/>
      </w:r>
      <w:r w:rsidR="0092569A">
        <w:rPr>
          <w:noProof/>
        </w:rPr>
        <w:t>18</w:t>
      </w:r>
      <w:r w:rsidR="0092569A">
        <w:fldChar w:fldCharType="end"/>
      </w:r>
      <w:r w:rsidR="0092569A">
        <w:t>). The forecast cost must stay under a ceiling and improve on inaction by a margin. The quality test in (</w:t>
      </w:r>
      <w:r w:rsidR="0092569A">
        <w:fldChar w:fldCharType="begin"/>
      </w:r>
      <w:r w:rsidR="0092569A">
        <w:instrText xml:space="preserve"> REF _RefEqN_sat \h </w:instrText>
      </w:r>
      <w:r w:rsidR="0092569A">
        <w:fldChar w:fldCharType="separate"/>
      </w:r>
      <w:r w:rsidR="0092569A">
        <w:rPr>
          <w:noProof/>
        </w:rPr>
        <w:t>18</w:t>
      </w:r>
      <w:r w:rsidR="0092569A">
        <w:fldChar w:fldCharType="end"/>
      </w:r>
      <w:r w:rsidR="0092569A">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2CDDBDCF" w14:textId="77777777">
        <w:trPr>
          <w:cantSplit/>
          <w:jc w:val="center"/>
        </w:trPr>
        <w:tc>
          <w:tcPr>
            <w:tcW w:w="4500" w:type="pct"/>
            <w:vAlign w:val="center"/>
          </w:tcPr>
          <w:p w14:paraId="33870F58" w14:textId="77777777" w:rsidR="00C83219" w:rsidRPr="00C83219" w:rsidRDefault="00C83219" w:rsidP="00B264AF">
            <w:pPr>
              <w:keepNext/>
              <w:spacing w:after="40"/>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5F647FF4" w14:textId="77777777" w:rsidR="00101890" w:rsidRDefault="00000000" w:rsidP="00B264AF">
            <w:pPr>
              <w:keepNext/>
              <w:spacing w:after="40"/>
              <w:jc w:val="center"/>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r>
                      <w:rPr>
                        <w:rFonts w:ascii="Cambria Math" w:hAnsi="Cambria Math"/>
                      </w:rPr>
                      <m:t>χ</m:t>
                    </m:r>
                  </m:num>
                  <m:den>
                    <m:r>
                      <w:rPr>
                        <w:rFonts w:ascii="Cambria Math" w:hAnsi="Cambria Math"/>
                      </w:rPr>
                      <m:t>1</m:t>
                    </m:r>
                    <m:r>
                      <m:rPr>
                        <m:sty m:val="p"/>
                      </m:rPr>
                      <w:rPr>
                        <w:rFonts w:ascii="Cambria Math" w:hAnsi="Cambria Math"/>
                      </w:rPr>
                      <m:t>+</m:t>
                    </m:r>
                    <m:r>
                      <w:rPr>
                        <w:rFonts w:ascii="Cambria Math" w:hAnsi="Cambria Math"/>
                      </w:rPr>
                      <m:t>χ</m:t>
                    </m:r>
                  </m:den>
                </m:f>
                <m:r>
                  <m:rPr>
                    <m:sty m:val="p"/>
                  </m:rPr>
                  <w:rPr>
                    <w:rFonts w:ascii="Cambria Math" w:hAnsi="Cambria Math"/>
                  </w:rPr>
                  <m:t>,</m:t>
                </m:r>
                <m:r>
                  <w:rPr>
                    <w:rFonts w:ascii="Cambria Math" w:hAnsi="Cambria Math"/>
                  </w:rPr>
                  <m:t> χ</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2D8D9D71" w14:textId="77777777" w:rsidR="00101890" w:rsidRDefault="00000000" w:rsidP="00B264AF">
            <w:pPr>
              <w:keepNext/>
              <w:spacing w:after="40"/>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r w:rsidR="00101890" w14:paraId="3D847EB6" w14:textId="77777777">
        <w:trPr>
          <w:cantSplit/>
          <w:jc w:val="center"/>
        </w:trPr>
        <w:tc>
          <w:tcPr>
            <w:tcW w:w="4500" w:type="pct"/>
            <w:vAlign w:val="center"/>
          </w:tcPr>
          <w:p w14:paraId="51C78C29" w14:textId="77777777" w:rsidR="00101890" w:rsidRPr="0021084A" w:rsidRDefault="00000000" w:rsidP="00B264AF">
            <w:pPr>
              <w:keepNext/>
              <w:spacing w:after="4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6F58D230" w14:textId="77777777" w:rsidR="00101890" w:rsidRDefault="00000000" w:rsidP="00B264AF">
            <w:pPr>
              <w:keepNext/>
              <w:spacing w:after="40"/>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1EFDEEF3" w14:textId="77777777" w:rsidR="00101890" w:rsidRPr="0021084A" w:rsidRDefault="00101890">
      <w:pPr>
        <w:pStyle w:val="Text"/>
        <w:rPr>
          <w:sz w:val="10"/>
          <w:szCs w:val="10"/>
        </w:rPr>
      </w:pPr>
    </w:p>
    <w:p w14:paraId="0EC4AA29" w14:textId="77777777" w:rsidR="002D62AF" w:rsidRDefault="0000000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29C09E1E" w14:textId="77777777" w:rsidR="00101890" w:rsidRDefault="0000000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04B5E435" w14:textId="77777777">
        <w:trPr>
          <w:cantSplit/>
          <w:jc w:val="center"/>
        </w:trPr>
        <w:tc>
          <w:tcPr>
            <w:tcW w:w="4500" w:type="pct"/>
            <w:vAlign w:val="center"/>
          </w:tcPr>
          <w:p w14:paraId="5D7EB9B7" w14:textId="77777777" w:rsidR="00535D85" w:rsidRPr="005B300A" w:rsidRDefault="00000000" w:rsidP="00B264AF">
            <w:pPr>
              <w:keepNext/>
              <w:spacing w:after="40"/>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61A792FF" w14:textId="77777777" w:rsidR="00535D85" w:rsidRPr="005B300A" w:rsidRDefault="00000000" w:rsidP="00B264AF">
            <w:pPr>
              <w:keepNext/>
              <w:spacing w:after="40"/>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74BF2197" w14:textId="77777777" w:rsidR="00535D85" w:rsidRPr="005B300A" w:rsidRDefault="00000000" w:rsidP="00B264AF">
            <w:pPr>
              <w:keepNext/>
              <w:spacing w:after="40"/>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w:rPr>
                    <w:rFonts w:ascii="Cambria Math" w:hAnsi="Cambria Math"/>
                  </w:rPr>
                  <m:t xml:space="preserve"> </m:t>
                </m:r>
              </m:oMath>
            </m:oMathPara>
          </w:p>
          <w:p w14:paraId="63789FB4" w14:textId="77777777" w:rsidR="00535D85" w:rsidRPr="005B300A" w:rsidRDefault="00000000" w:rsidP="00B264AF">
            <w:pPr>
              <w:keepNext/>
              <w:spacing w:after="40"/>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593B45A" w14:textId="77777777" w:rsidR="00C83219" w:rsidRPr="005B300A" w:rsidRDefault="00000000" w:rsidP="00B264AF">
            <w:pPr>
              <w:keepNext/>
              <w:spacing w:after="40"/>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2E7AB31E" w14:textId="77777777" w:rsidR="00C83219" w:rsidRPr="005B300A" w:rsidRDefault="00000000" w:rsidP="00B264AF">
            <w:pPr>
              <w:keepNext/>
              <w:spacing w:after="4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3436583F" w14:textId="77777777" w:rsidR="00101890" w:rsidRPr="00D12190" w:rsidRDefault="00000000" w:rsidP="00B264AF">
            <w:pPr>
              <w:keepNext/>
              <w:spacing w:after="40"/>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3E43444" w14:textId="77777777" w:rsidR="00101890" w:rsidRDefault="00000000" w:rsidP="00B264AF">
            <w:pPr>
              <w:keepNext/>
              <w:spacing w:after="40"/>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51006E04" w14:textId="77777777" w:rsidR="00101890" w:rsidRPr="00A13A12" w:rsidRDefault="00101890">
      <w:pPr>
        <w:pStyle w:val="Text"/>
        <w:rPr>
          <w:sz w:val="8"/>
          <w:szCs w:val="8"/>
        </w:rPr>
      </w:pPr>
    </w:p>
    <w:p w14:paraId="1889621A" w14:textId="7828753C" w:rsidR="00101890" w:rsidRDefault="0000000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69854055" w14:textId="6F86F8FE" w:rsidR="00C63C9D" w:rsidRDefault="00000000">
      <w:pPr>
        <w:pStyle w:val="Heading2"/>
      </w:pPr>
      <w:bookmarkStart w:id="38" w:name="_RefSec_IV_D"/>
      <w:r>
        <w:lastRenderedPageBreak/>
        <w:t>D</w:t>
      </w:r>
      <w:bookmarkEnd w:id="38"/>
      <w:r>
        <w:t>. The Open Decision Layer</w:t>
      </w:r>
    </w:p>
    <w:p w14:paraId="3801E242" w14:textId="10EBF5F0" w:rsidR="00DF7EE8" w:rsidRDefault="0000000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At entry a contextual bandit </w:t>
      </w:r>
      <w:sdt>
        <w:sdtPr>
          <w:id w:val="-1979969998"/>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chooses between another closed trial and a proposal (</w:t>
      </w:r>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and a random option is tried with the exploration rate </w:t>
      </w:r>
      <m:oMath>
        <m:sSub>
          <m:sSubPr>
            <m:ctrlPr>
              <w:rPr>
                <w:rFonts w:ascii="Cambria Math" w:hAnsi="Cambria Math"/>
              </w:rPr>
            </m:ctrlPr>
          </m:sSubPr>
          <m:e>
            <m:r>
              <w:rPr>
                <w:rFonts w:ascii="Cambria Math" w:hAnsi="Cambria Math"/>
              </w:rPr>
              <m:t>ϵ</m:t>
            </m:r>
          </m:e>
          <m:sub>
            <m:r>
              <w:rPr>
                <w:rFonts w:ascii="Cambria Math" w:hAnsi="Cambria Math"/>
              </w:rPr>
              <m:t>b</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73866C6B" w14:textId="77777777">
        <w:trPr>
          <w:cantSplit/>
          <w:jc w:val="center"/>
        </w:trPr>
        <w:tc>
          <w:tcPr>
            <w:tcW w:w="4500" w:type="pct"/>
            <w:vAlign w:val="center"/>
          </w:tcPr>
          <w:p w14:paraId="3B51CE9A"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cr m:val="script"/>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4C6FAE81" w14:textId="77777777" w:rsidR="00F30F81" w:rsidRDefault="00000000">
            <w:pPr>
              <w:keepNext/>
              <w:jc w:val="right"/>
            </w:pPr>
            <w:r>
              <w:t>(</w:t>
            </w:r>
            <w:bookmarkStart w:id="39" w:name="_RefEqN_bandit"/>
            <w:r>
              <w:fldChar w:fldCharType="begin"/>
            </w:r>
            <w:r>
              <w:instrText xml:space="preserve"> SEQ ( \* ARABIC </w:instrText>
            </w:r>
            <w:r>
              <w:fldChar w:fldCharType="separate"/>
            </w:r>
            <w:r>
              <w:rPr>
                <w:noProof/>
              </w:rPr>
              <w:t>20</w:t>
            </w:r>
            <w:r>
              <w:fldChar w:fldCharType="end"/>
            </w:r>
            <w:bookmarkEnd w:id="39"/>
            <w:r>
              <w:t>)</w:t>
            </w:r>
          </w:p>
        </w:tc>
      </w:tr>
    </w:tbl>
    <w:p w14:paraId="06FA31BF" w14:textId="77777777" w:rsidR="00F30F81" w:rsidRDefault="00F30F81">
      <w:pPr>
        <w:pStyle w:val="Text"/>
        <w:rPr>
          <w:sz w:val="12"/>
          <w:szCs w:val="12"/>
        </w:rPr>
      </w:pPr>
    </w:p>
    <w:p w14:paraId="47531D04" w14:textId="432677A8" w:rsidR="00DF7EE8" w:rsidRDefault="001426E9">
      <w:pPr>
        <w:pStyle w:val="Text"/>
      </w:pPr>
      <w:r>
        <w:rPr>
          <w:noProof/>
        </w:rPr>
        <mc:AlternateContent>
          <mc:Choice Requires="wpg">
            <w:drawing>
              <wp:anchor distT="0" distB="0" distL="114300" distR="114300" simplePos="0" relativeHeight="251657216" behindDoc="0" locked="0" layoutInCell="1" allowOverlap="1" wp14:anchorId="3A475B93" wp14:editId="4994DBBD">
                <wp:simplePos x="0" y="0"/>
                <wp:positionH relativeFrom="margin">
                  <wp:posOffset>3380072</wp:posOffset>
                </wp:positionH>
                <wp:positionV relativeFrom="margin">
                  <wp:posOffset>1404</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0F22A071" w14:textId="7226A9AA" w:rsidR="00137C4F" w:rsidRPr="0030542E" w:rsidRDefault="00137C4F" w:rsidP="00137C4F">
                              <w:pPr>
                                <w:pStyle w:val="Caption"/>
                                <w:rPr>
                                  <w:noProof/>
                                </w:rPr>
                              </w:pPr>
                              <w:r>
                                <w:t xml:space="preserve">Fig. </w:t>
                              </w:r>
                              <w:bookmarkStart w:id="40" w:name="_RefFig4"/>
                              <w:r>
                                <w:fldChar w:fldCharType="begin"/>
                              </w:r>
                              <w:r>
                                <w:instrText xml:space="preserve"> SEQ Fig. \* ARABIC </w:instrText>
                              </w:r>
                              <w:r>
                                <w:fldChar w:fldCharType="separate"/>
                              </w:r>
                              <w:r w:rsidR="007A1391">
                                <w:rPr>
                                  <w:noProof/>
                                </w:rPr>
                                <w:t>4</w:t>
                              </w:r>
                              <w:r>
                                <w:fldChar w:fldCharType="end"/>
                              </w:r>
                              <w:bookmarkEnd w:id="40"/>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A475B93" id="Group Fig4" o:spid="_x0000_s1035" style="position:absolute;left:0;text-align:left;margin-left:266.15pt;margin-top:.1pt;width:255.45pt;height:239.15pt;z-index:251657216;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17"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0F22A071" w14:textId="7226A9AA" w:rsidR="00137C4F" w:rsidRPr="0030542E" w:rsidRDefault="00137C4F" w:rsidP="00137C4F">
                        <w:pPr>
                          <w:pStyle w:val="Caption"/>
                          <w:rPr>
                            <w:noProof/>
                          </w:rPr>
                        </w:pPr>
                        <w:r>
                          <w:t xml:space="preserve">Fig. </w:t>
                        </w:r>
                        <w:bookmarkStart w:id="41" w:name="_RefFig4"/>
                        <w:r>
                          <w:fldChar w:fldCharType="begin"/>
                        </w:r>
                        <w:r>
                          <w:instrText xml:space="preserve"> SEQ Fig. \* ARABIC </w:instrText>
                        </w:r>
                        <w:r>
                          <w:fldChar w:fldCharType="separate"/>
                        </w:r>
                        <w:r w:rsidR="007A1391">
                          <w:rPr>
                            <w:noProof/>
                          </w:rPr>
                          <w:t>4</w:t>
                        </w:r>
                        <w:r>
                          <w:fldChar w:fldCharType="end"/>
                        </w:r>
                        <w:bookmarkEnd w:id="41"/>
                        <w:r>
                          <w:t>. Decision layer 2, the open decision space.</w:t>
                        </w:r>
                      </w:p>
                    </w:txbxContent>
                  </v:textbox>
                </v:shape>
                <w10:wrap type="square" anchorx="margin" anchory="margin"/>
              </v:group>
            </w:pict>
          </mc:Fallback>
        </mc:AlternateContent>
      </w:r>
      <w:r w:rsidR="00000000">
        <w:t>The proposer is a pretrained LLM used in context only. It receives the gated activations, the firing rules, the deficit, the resource state, and the vocabulary of effects, sectors, and bands, and returns one object of (</w:t>
      </w:r>
      <w:r w:rsidR="00000000">
        <w:fldChar w:fldCharType="begin"/>
      </w:r>
      <w:r w:rsidR="00000000">
        <w:instrText xml:space="preserve"> REF _RefEqN_object \h </w:instrText>
      </w:r>
      <w:r w:rsidR="00000000">
        <w:fldChar w:fldCharType="separate"/>
      </w:r>
      <w:r w:rsidR="00000000">
        <w:rPr>
          <w:noProof/>
        </w:rPr>
        <w:t>21</w:t>
      </w:r>
      <w:r w:rsidR="00000000">
        <w:fldChar w:fldCharType="end"/>
      </w:r>
      <w:r w:rsidR="00000000">
        <w:t>). The object is a rule in the form of (</w:t>
      </w:r>
      <w:r w:rsidR="00000000">
        <w:fldChar w:fldCharType="begin"/>
      </w:r>
      <w:r w:rsidR="00000000">
        <w:instrText xml:space="preserve"> REF _RefEqN_rule \h </w:instrText>
      </w:r>
      <w:r w:rsidR="00000000">
        <w:fldChar w:fldCharType="separate"/>
      </w:r>
      <w:r w:rsidR="00000000">
        <w:rPr>
          <w:noProof/>
        </w:rPr>
        <w:t>16</w:t>
      </w:r>
      <w:r w:rsidR="00000000">
        <w:fldChar w:fldCharType="end"/>
      </w:r>
      <w:r w:rsidR="00000000">
        <w:t xml:space="preserve">), a macro </w:t>
      </w:r>
      <m:oMath>
        <m:r>
          <m:rPr>
            <m:scr m:val="script"/>
            <m:sty m:val="p"/>
          </m:rPr>
          <w:rPr>
            <w:rFonts w:ascii="Cambria Math" w:hAnsi="Cambria Math"/>
          </w:rPr>
          <m:t>B</m:t>
        </m:r>
      </m:oMath>
      <w:r w:rsidR="00000000">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00000000">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00000000">
        <w:t xml:space="preserve">, or a composed intervention </w:t>
      </w:r>
      <m:oMath>
        <m:r>
          <w:rPr>
            <w:rFonts w:ascii="Cambria Math" w:hAnsi="Cambria Math"/>
          </w:rPr>
          <m:t>A</m:t>
        </m:r>
      </m:oMath>
      <w:r w:rsidR="00000000">
        <w:t xml:space="preserve"> of up to three clauses. A rule or a macro may also order one of three library interventions </w:t>
      </w:r>
      <m:oMath>
        <m:sSub>
          <m:sSubPr>
            <m:ctrlPr>
              <w:rPr>
                <w:rFonts w:ascii="Cambria Math" w:hAnsi="Cambria Math"/>
              </w:rPr>
            </m:ctrlPr>
          </m:sSubPr>
          <m:e>
            <m:r>
              <w:rPr>
                <w:rFonts w:ascii="Cambria Math" w:hAnsi="Cambria Math"/>
              </w:rPr>
              <m:t>M</m:t>
            </m:r>
          </m:e>
          <m:sub>
            <m:r>
              <w:rPr>
                <w:rFonts w:ascii="Cambria Math" w:hAnsi="Cambria Math"/>
              </w:rPr>
              <m:t>lib</m:t>
            </m:r>
          </m:sub>
        </m:sSub>
      </m:oMath>
      <w:r w:rsidR="00000000">
        <w:t xml:space="preserve">, namely retardant drop, water drafting, and tactical burn. No seed rule orders them, so they enter the doctrine only through the gates, and the fail-safe and the no-harm rule withhold them together with </w:t>
      </w:r>
      <m:oMath>
        <m:sSub>
          <m:sSubPr>
            <m:ctrlPr>
              <w:rPr>
                <w:rFonts w:ascii="Cambria Math" w:hAnsi="Cambria Math"/>
              </w:rPr>
            </m:ctrlPr>
          </m:sSubPr>
          <m:e>
            <m:r>
              <w:rPr>
                <w:rFonts w:ascii="Cambria Math" w:hAnsi="Cambria Math"/>
              </w:rPr>
              <m:t>M</m:t>
            </m:r>
          </m:e>
          <m:sub>
            <m:r>
              <w:rPr>
                <w:rFonts w:ascii="Cambria Math" w:hAnsi="Cambria Math"/>
              </w:rPr>
              <m:t>off</m:t>
            </m:r>
          </m:sub>
        </m:sSub>
      </m:oMath>
      <w:r w:rsidR="00000000">
        <w:t xml:space="preserve">. A clause names an effect </w:t>
      </w:r>
      <m:oMath>
        <m:r>
          <w:rPr>
            <w:rFonts w:ascii="Cambria Math" w:hAnsi="Cambria Math"/>
          </w:rPr>
          <m:t>e</m:t>
        </m:r>
      </m:oMath>
      <w:r w:rsidR="00000000">
        <w:t xml:space="preserve"> from seven verified effects, a sector </w:t>
      </w:r>
      <m:oMath>
        <m:r>
          <w:rPr>
            <w:rFonts w:ascii="Cambria Math" w:hAnsi="Cambria Math"/>
          </w:rPr>
          <m:t>s</m:t>
        </m:r>
      </m:oMath>
      <w:r w:rsidR="00000000">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rsidR="00000000">
        <w:t xml:space="preserve"> in cells, and an amount </w:t>
      </w:r>
      <m:oMath>
        <m:r>
          <w:rPr>
            <w:rFonts w:ascii="Cambria Math" w:hAnsi="Cambria Math"/>
          </w:rPr>
          <m:t>α</m:t>
        </m:r>
      </m:oMath>
      <w:r w:rsidR="00000000">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4D849B36" w14:textId="77777777" w:rsidTr="0083545B">
        <w:trPr>
          <w:cantSplit/>
          <w:jc w:val="center"/>
        </w:trPr>
        <w:tc>
          <w:tcPr>
            <w:tcW w:w="4529" w:type="pct"/>
            <w:vAlign w:val="center"/>
          </w:tcPr>
          <w:p w14:paraId="5A8CF7DF" w14:textId="77777777" w:rsidR="00F30F81" w:rsidRDefault="00000000">
            <w:pPr>
              <w:keepNext/>
              <w:spacing w:before="60"/>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6D0E028C" w14:textId="77777777" w:rsidR="00F30F81" w:rsidRDefault="00000000">
            <w:pPr>
              <w:keepNext/>
              <w:jc w:val="right"/>
            </w:pPr>
            <w:r>
              <w:t>(</w:t>
            </w:r>
            <w:bookmarkStart w:id="42" w:name="_RefEqN_object"/>
            <w:r>
              <w:fldChar w:fldCharType="begin"/>
            </w:r>
            <w:r>
              <w:instrText xml:space="preserve"> SEQ ( \* ARABIC </w:instrText>
            </w:r>
            <w:r>
              <w:fldChar w:fldCharType="separate"/>
            </w:r>
            <w:r>
              <w:rPr>
                <w:noProof/>
              </w:rPr>
              <w:t>21</w:t>
            </w:r>
            <w:r>
              <w:fldChar w:fldCharType="end"/>
            </w:r>
            <w:bookmarkEnd w:id="42"/>
            <w:r>
              <w:t>)</w:t>
            </w:r>
          </w:p>
        </w:tc>
      </w:tr>
    </w:tbl>
    <w:p w14:paraId="73434540" w14:textId="77777777" w:rsidR="00F30F81" w:rsidRDefault="00F30F81">
      <w:pPr>
        <w:pStyle w:val="Text"/>
        <w:rPr>
          <w:sz w:val="12"/>
          <w:szCs w:val="12"/>
        </w:rPr>
      </w:pPr>
    </w:p>
    <w:p w14:paraId="76C491E5" w14:textId="77777777" w:rsidR="00DF7EE8" w:rsidRDefault="00000000">
      <w:pPr>
        <w:pStyle w:val="Text"/>
      </w:pPr>
      <w:del w:id="120017" w:author="Claude" w:date="2026-10-18T07:19:38Z">
        <w:r>
          <w:delText xml:space="preserve">A clause is resolved on the engine fields</w:delText>
        </w:r>
      </w:del>
      <w:ins w:id="120018" w:author="Claude" w:date="2026-10-18T07:19:38Z">
        <w:r>
          <w:t xml:space="preserve">A clause is resolved on the simulation fields</w:t>
        </w:r>
      </w:ins>
      <w:r>
        <w:t xml:space="preserve"> by the band geometry and the idempotent operators of (</w:t>
      </w:r>
      <w:r>
        <w:fldChar w:fldCharType="begin"/>
      </w:r>
      <w:r>
        <w:instrText xml:space="preserve"> REF _RefEqN_resolve \h </w:instrText>
      </w:r>
      <w:r>
        <w:fldChar w:fldCharType="separate"/>
      </w:r>
      <w:r>
        <w:rPr>
          <w:noProof/>
        </w:rPr>
        <w:t>22</w:t>
      </w:r>
      <w:r>
        <w:fldChar w:fldCharType="end"/>
      </w:r>
      <w:r>
        <w:t xml:space="preserve">). The band </w:t>
      </w:r>
      <m:oMath>
        <m:r>
          <w:rPr>
            <w:rFonts w:ascii="Cambria Math" w:hAnsi="Cambria Math"/>
          </w:rPr>
          <m:t>B</m:t>
        </m:r>
      </m:oMath>
      <w:r>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the sector core </w:t>
      </w:r>
      <m:oMath>
        <m:r>
          <w:rPr>
            <w:rFonts w:ascii="Cambria Math" w:hAnsi="Cambria Math"/>
          </w:rPr>
          <m:t>C</m:t>
        </m:r>
      </m:oMath>
      <w:r>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t xml:space="preserve"> denotes such a disk. The cosine </w:t>
      </w:r>
      <m:oMath>
        <m:r>
          <w:rPr>
            <w:rFonts w:ascii="Cambria Math" w:hAnsi="Cambria Math"/>
          </w:rPr>
          <m:t>κ</m:t>
        </m:r>
      </m:oMath>
      <w:r>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splits head, flank, and rear. The amount </w:t>
      </w:r>
      <m:oMath>
        <m:r>
          <w:rPr>
            <w:rFonts w:ascii="Cambria Math" w:hAnsi="Cambria Math"/>
          </w:rPr>
          <m:t>a</m:t>
        </m:r>
      </m:oMath>
      <w:r>
        <w:t xml:space="preserve"> is the clause amount scaled by the firing intensity </w:t>
      </w:r>
      <m:oMath>
        <m:r>
          <w:rPr>
            <w:rFonts w:ascii="Cambria Math" w:hAnsi="Cambria Math"/>
          </w:rPr>
          <m:t>u</m:t>
        </m:r>
      </m:oMath>
      <w:r>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t xml:space="preserve"> on the mask </w:t>
      </w:r>
      <m:oMath>
        <m:r>
          <w:rPr>
            <w:rFonts w:ascii="Cambria Math" w:hAnsi="Cambria Math"/>
          </w:rPr>
          <m:t>M</m:t>
        </m:r>
      </m:oMath>
      <w:r>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0F108C90" w14:textId="77777777">
        <w:trPr>
          <w:cantSplit/>
          <w:jc w:val="center"/>
        </w:trPr>
        <w:tc>
          <w:tcPr>
            <w:tcW w:w="4500" w:type="pct"/>
            <w:vAlign w:val="center"/>
          </w:tcPr>
          <w:p w14:paraId="6E1E02E3" w14:textId="77777777" w:rsidR="00F30F81" w:rsidRDefault="00000000">
            <w:pPr>
              <w:keepNext/>
              <w:spacing w:before="60"/>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1061B2AF" w14:textId="77777777" w:rsidR="00F30F81" w:rsidRDefault="00000000">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08ED3181" w14:textId="77777777" w:rsidR="00F30F81" w:rsidRDefault="00F30F81">
      <w:pPr>
        <w:pStyle w:val="Text"/>
        <w:rPr>
          <w:sz w:val="12"/>
          <w:szCs w:val="12"/>
        </w:rPr>
      </w:pPr>
    </w:p>
    <w:p w14:paraId="0E90D664" w14:textId="77777777" w:rsidR="00ED0FF9" w:rsidRDefault="00000000">
      <w:pPr>
        <w:pStyle w:val="Text"/>
      </w:pPr>
      <w:r>
        <w:t xml:space="preserve">Every proposal is untrusted and passes the gate chain of Fig. </w:t>
      </w:r>
      <w:r>
        <w:fldChar w:fldCharType="begin"/>
      </w:r>
      <w:r>
        <w:instrText xml:space="preserve"> REF _RefFig4 \h </w:instrText>
      </w:r>
      <w:r>
        <w:fldChar w:fldCharType="separate"/>
      </w:r>
      <w:r>
        <w:rPr>
          <w:noProof/>
        </w:rPr>
        <w:t>4</w:t>
      </w:r>
      <w:r>
        <w:fldChar w:fldCharType="end"/>
      </w:r>
      <w:r>
        <w:t xml:space="preserve"> in order. The first four gates are algebraic and cost no simulation step. G1 rejects an object that does not parse into the vocabulary, G2 an unknown effect or sector and a duplicate of the base, G3 a rule that does not fire on the current reading, and G4 an order that exceeds the free pool. The last four run on the shadow core (</w:t>
      </w:r>
      <w:r>
        <w:fldChar w:fldCharType="begin"/>
      </w:r>
      <w:r>
        <w:instrText xml:space="preserve"> REF _RefEqN_gates \h </w:instrText>
      </w:r>
      <w:r>
        <w:fldChar w:fldCharType="separate"/>
      </w:r>
      <w:r>
        <w:rPr>
          <w:noProof/>
        </w:rPr>
        <w:t>23</w:t>
      </w:r>
      <w:r>
        <w:fldChar w:fldCharType="end"/>
      </w:r>
      <w:r>
        <w:t xml:space="preserve">). G5 and G6 demand a strict gain in the forecast physical cost on two independently seeded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so that a package beats its own rule stripped of the new object by the same margin. The simulation gates read the physical cost, as the closed layer does. A rejection returns the gate name and both forecasts, and the proposer may revise once.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5E8EC123" w14:textId="77777777">
        <w:trPr>
          <w:cantSplit/>
          <w:jc w:val="center"/>
        </w:trPr>
        <w:tc>
          <w:tcPr>
            <w:tcW w:w="4500" w:type="pct"/>
            <w:vAlign w:val="center"/>
          </w:tcPr>
          <w:p w14:paraId="657D7A77" w14:textId="77777777" w:rsidR="00F30F81" w:rsidRDefault="00000000">
            <w:pPr>
              <w:keepNext/>
              <w:spacing w:before="60"/>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19D013A8" w14:textId="77777777" w:rsidR="00F30F81" w:rsidRDefault="00000000">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259442E5" w14:textId="77777777" w:rsidR="00F30F81" w:rsidRDefault="00F30F81">
      <w:pPr>
        <w:pStyle w:val="Text"/>
        <w:rPr>
          <w:sz w:val="12"/>
          <w:szCs w:val="12"/>
        </w:rPr>
      </w:pPr>
    </w:p>
    <w:p w14:paraId="43D7033D"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2AA40FE8" w14:textId="77777777" w:rsidR="00F30F81" w:rsidRDefault="0000000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The remaining risk is statistical.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7302FB77" w14:textId="22EBE738" w:rsidR="00C63C9D" w:rsidRDefault="0083545B">
      <w:pPr>
        <w:pStyle w:val="Heading2"/>
      </w:pPr>
      <w:bookmarkStart w:id="45" w:name="_RefSec_IV_E"/>
      <w:r>
        <w:rPr>
          <w:noProof/>
        </w:rPr>
        <w:lastRenderedPageBreak/>
        <mc:AlternateContent>
          <mc:Choice Requires="wpg">
            <w:drawing>
              <wp:anchor distT="0" distB="0" distL="114300" distR="114300" simplePos="0" relativeHeight="251661312" behindDoc="0" locked="0" layoutInCell="1" allowOverlap="0" wp14:anchorId="08D66336" wp14:editId="20318381">
                <wp:simplePos x="0" y="0"/>
                <wp:positionH relativeFrom="margin">
                  <wp:align>right</wp:align>
                </wp:positionH>
                <wp:positionV relativeFrom="margin">
                  <wp:align>top</wp:align>
                </wp:positionV>
                <wp:extent cx="3108960" cy="2547620"/>
                <wp:effectExtent l="0" t="0" r="0" b="508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548001"/>
                          <a:chOff x="0" y="0"/>
                          <a:chExt cx="3109000" cy="2548001"/>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249905" cy="2339453"/>
                          </a:xfrm>
                          <a:prstGeom prst="rect">
                            <a:avLst/>
                          </a:prstGeom>
                          <a:noFill/>
                        </pic:spPr>
                      </pic:pic>
                      <wps:wsp>
                        <wps:cNvPr id="620005" name="Text Box Fig5"/>
                        <wps:cNvSpPr txBox="1"/>
                        <wps:spPr>
                          <a:xfrm>
                            <a:off x="0" y="2354701"/>
                            <a:ext cx="3109000" cy="193300"/>
                          </a:xfrm>
                          <a:prstGeom prst="rect">
                            <a:avLst/>
                          </a:prstGeom>
                          <a:solidFill>
                            <a:prstClr val="white"/>
                          </a:solidFill>
                          <a:ln>
                            <a:noFill/>
                          </a:ln>
                        </wps:spPr>
                        <wps:txbx>
                          <w:txbxContent>
                            <w:p w14:paraId="2C2C9322" w14:textId="2D683A5F" w:rsidR="003E3FD9" w:rsidRDefault="00000000" w:rsidP="0083545B">
                              <w:pPr>
                                <w:pStyle w:val="Caption"/>
                                <w:rPr>
                                  <w:noProof/>
                                </w:rPr>
                              </w:pPr>
                              <w:r>
                                <w:t xml:space="preserve">Fig. </w:t>
                              </w:r>
                              <w:bookmarkStart w:id="46" w:name="_RefFig5"/>
                              <w:r>
                                <w:fldChar w:fldCharType="begin"/>
                              </w:r>
                              <w:r>
                                <w:instrText xml:space="preserve"> SEQ Fig. \* ARABIC </w:instrText>
                              </w:r>
                              <w:r>
                                <w:fldChar w:fldCharType="separate"/>
                              </w:r>
                              <w:r>
                                <w:rPr>
                                  <w:noProof/>
                                </w:rPr>
                                <w:t>5</w:t>
                              </w:r>
                              <w:r>
                                <w:fldChar w:fldCharType="end"/>
                              </w:r>
                              <w:bookmarkEnd w:id="46"/>
                              <w:r>
                                <w:t>. Hindcast agreement maps</w:t>
                              </w:r>
                              <w:r w:rsidR="0083545B">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5" o:spid="_x0000_s1038" style="position:absolute;left:0;text-align:left;margin-left:193.6pt;margin-top:0;width:244.8pt;height:200.6pt;z-index:251661312;mso-position-horizontal:right;mso-position-horizontal-relative:margin;mso-position-vertical:top;mso-position-vertical-relative:margin;mso-width-relative:margin;mso-height-relative:margin" coordsize="31090,25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&#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" o:allowoverlap="f">
                <v:shape id="Picture Fig5" o:spid="_x0000_s1039" type="#_x0000_t75" style="position:absolute;left:4130;width:22499;height:23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">
                  <v:imagedata r:id="rId19" o:title=""/>
                </v:shape>
                <v:shape id="Text Box Fig5" o:spid="_x0000_s1040" type="#_x0000_t202" style="position:absolute;top:2354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2C2C9322" w14:textId="2D683A5F" w:rsidR="003E3FD9" w:rsidRDefault="00000000" w:rsidP="0083545B">
                        <w:pPr>
                          <w:pStyle w:val="Caption"/>
                          <w:rPr>
                            <w:noProof/>
                          </w:rPr>
                        </w:pPr>
                        <w:r>
                          <w:t xml:space="preserve">Fig. </w:t>
                        </w:r>
                        <w:bookmarkStart w:id="47" w:name="_RefFig5"/>
                        <w:r>
                          <w:fldChar w:fldCharType="begin"/>
                        </w:r>
                        <w:r>
                          <w:instrText xml:space="preserve"> SEQ Fig. \* ARABIC </w:instrText>
                        </w:r>
                        <w:r>
                          <w:fldChar w:fldCharType="separate"/>
                        </w:r>
                        <w:r>
                          <w:rPr>
                            <w:noProof/>
                          </w:rPr>
                          <w:t>5</w:t>
                        </w:r>
                        <w:r>
                          <w:fldChar w:fldCharType="end"/>
                        </w:r>
                        <w:bookmarkEnd w:id="47"/>
                        <w:r>
                          <w:t>. Hindcast agreement maps</w:t>
                        </w:r>
                        <w:r w:rsidR="0083545B">
                          <w:t>.</w:t>
                        </w:r>
                      </w:p>
                    </w:txbxContent>
                  </v:textbox>
                </v:shape>
                <w10:wrap type="square" anchorx="margin" anchory="margin"/>
              </v:group>
            </w:pict>
          </mc:Fallback>
        </mc:AlternateContent>
      </w:r>
      <w:r w:rsidR="00000000">
        <w:t>E</w:t>
      </w:r>
      <w:bookmarkEnd w:id="45"/>
      <w:r w:rsidR="00000000">
        <w:t>. Local Agents and Global Coordination</w:t>
      </w:r>
    </w:p>
    <w:p w14:paraId="5475E94F" w14:textId="77777777" w:rsidR="00F30F81" w:rsidRDefault="00000000">
      <w:pPr>
        <w:pStyle w:val="Text"/>
      </w:pPr>
      <w:r>
        <w:t xml:space="preserve">Algorithm 1 gives one decision cycle of the decision core. Each of the </w:t>
      </w:r>
      <m:oMath>
        <m:r>
          <w:rPr>
            <w:rFonts w:ascii="Cambria Math" w:hAnsi="Cambria Math"/>
          </w:rPr>
          <m:t>N</m:t>
        </m:r>
      </m:oMath>
      <w:r>
        <w:t xml:space="preserve"> local agents </w:t>
      </w:r>
      <w:proofErr w:type="gramStart"/>
      <w:r>
        <w:t>runs</w:t>
      </w:r>
      <w:proofErr w:type="gramEnd"/>
      <w:r>
        <w:t xml:space="preserve">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xml:space="preserve">), which scales only </w:t>
      </w:r>
      <w:proofErr w:type="gramStart"/>
      <w:r>
        <w:t>the offensive</w:t>
      </w:r>
      <w:proofErr w:type="gramEnd"/>
      <w:r>
        <w:t xml:space="preser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4FCC0A42" w14:textId="77777777">
        <w:trPr>
          <w:cantSplit/>
          <w:jc w:val="center"/>
        </w:trPr>
        <w:tc>
          <w:tcPr>
            <w:tcW w:w="4500" w:type="pct"/>
            <w:vAlign w:val="center"/>
          </w:tcPr>
          <w:p w14:paraId="4A8456E3"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52061E7A" w14:textId="77777777" w:rsidR="00F30F81" w:rsidRDefault="00000000">
            <w:pPr>
              <w:keepNext/>
              <w:jc w:val="right"/>
            </w:pPr>
            <w:r>
              <w:t>(</w:t>
            </w:r>
            <w:bookmarkStart w:id="48" w:name="_RefEqN_share"/>
            <w:r>
              <w:fldChar w:fldCharType="begin"/>
            </w:r>
            <w:r>
              <w:instrText xml:space="preserve"> SEQ ( \* ARABIC </w:instrText>
            </w:r>
            <w:r>
              <w:fldChar w:fldCharType="separate"/>
            </w:r>
            <w:r>
              <w:rPr>
                <w:noProof/>
              </w:rPr>
              <w:t>24</w:t>
            </w:r>
            <w:r>
              <w:fldChar w:fldCharType="end"/>
            </w:r>
            <w:bookmarkEnd w:id="48"/>
            <w:r>
              <w:t>)</w:t>
            </w:r>
          </w:p>
        </w:tc>
      </w:tr>
      <w:tr w:rsidR="00F30F81" w14:paraId="4DAD3214" w14:textId="77777777">
        <w:trPr>
          <w:cantSplit/>
          <w:jc w:val="center"/>
        </w:trPr>
        <w:tc>
          <w:tcPr>
            <w:tcW w:w="4500" w:type="pct"/>
            <w:vAlign w:val="center"/>
          </w:tcPr>
          <w:p w14:paraId="61B25AF2"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1257CF02" w14:textId="77777777" w:rsidR="00F30F81" w:rsidRDefault="00000000">
            <w:pPr>
              <w:keepNext/>
              <w:jc w:val="right"/>
            </w:pPr>
            <w:r>
              <w:t>(</w:t>
            </w:r>
            <w:bookmarkStart w:id="49" w:name="_RefEqN_merge"/>
            <w:r>
              <w:fldChar w:fldCharType="begin"/>
            </w:r>
            <w:r>
              <w:instrText xml:space="preserve"> SEQ ( \* ARABIC </w:instrText>
            </w:r>
            <w:r>
              <w:fldChar w:fldCharType="separate"/>
            </w:r>
            <w:r>
              <w:rPr>
                <w:noProof/>
              </w:rPr>
              <w:t>25</w:t>
            </w:r>
            <w:r>
              <w:fldChar w:fldCharType="end"/>
            </w:r>
            <w:bookmarkEnd w:id="49"/>
            <w:r>
              <w:t>)</w:t>
            </w:r>
          </w:p>
        </w:tc>
      </w:tr>
    </w:tbl>
    <w:p w14:paraId="08670582" w14:textId="77777777" w:rsidR="00F30F81" w:rsidRDefault="00F30F81">
      <w:pPr>
        <w:pStyle w:val="Text"/>
        <w:rPr>
          <w:sz w:val="12"/>
          <w:szCs w:val="12"/>
        </w:rPr>
      </w:pPr>
    </w:p>
    <w:p w14:paraId="734AF057" w14:textId="77777777" w:rsidR="00F30F81" w:rsidRDefault="00000000">
      <w:pPr>
        <w:pStyle w:val="Text"/>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w:t>
      </w:r>
      <w:proofErr w:type="gramStart"/>
      <w:r>
        <w:t>fields</w:t>
      </w:r>
      <w:proofErr w:type="gramEnd"/>
      <w:r>
        <w:t xml:space="preserve">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376869B1" w14:textId="77777777">
        <w:trPr>
          <w:cantSplit/>
        </w:trPr>
        <w:tc>
          <w:tcPr>
            <w:tcW w:w="4968" w:type="dxa"/>
          </w:tcPr>
          <w:p w14:paraId="1CF32894" w14:textId="77777777" w:rsidR="00F30F81" w:rsidRDefault="00000000" w:rsidP="00B61580">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02FC309D" w14:textId="77777777">
        <w:trPr>
          <w:cantSplit/>
        </w:trPr>
        <w:tc>
          <w:tcPr>
            <w:tcW w:w="4968" w:type="dxa"/>
          </w:tcPr>
          <w:p w14:paraId="3BAB806B" w14:textId="61916469" w:rsidR="00F30F81" w:rsidRDefault="00000000" w:rsidP="00B61580">
            <w:pPr>
              <w:tabs>
                <w:tab w:val="left" w:pos="260"/>
              </w:tabs>
              <w:ind w:left="260" w:hanging="260"/>
            </w:pPr>
            <w:r>
              <w:rPr>
                <w:sz w:val="16"/>
                <w:szCs w:val="16"/>
              </w:rPr>
              <w:t>1:</w:t>
            </w:r>
            <w:r w:rsidR="00623659">
              <w:rPr>
                <w:sz w:val="16"/>
                <w:szCs w:val="16"/>
              </w:rPr>
              <w:t xml:space="preserve">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bases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3D6A6FE6" w14:textId="44882DDC" w:rsidR="00F30F81" w:rsidRDefault="0000000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37539B07" w14:textId="6BCF5037" w:rsidR="00F30F81" w:rsidRDefault="0000000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1D6F3888" w14:textId="6ECA8EA5" w:rsidR="00F30F81" w:rsidRDefault="0000000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4ED87CD7" w14:textId="1E61D3B4" w:rsidR="00F30F81" w:rsidRDefault="0000000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623A303A" w14:textId="2B56B84E" w:rsidR="00F30F81" w:rsidRDefault="0000000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6D58FF07" w14:textId="692C4F43" w:rsidR="00F30F81" w:rsidRDefault="0000000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0A3CA735" w14:textId="18AC1416" w:rsidR="00F30F81" w:rsidRDefault="00000000" w:rsidP="00B61580">
            <w:pPr>
              <w:tabs>
                <w:tab w:val="left" w:pos="500"/>
              </w:tabs>
              <w:ind w:left="500" w:hanging="500"/>
            </w:pPr>
            <w:r>
              <w:rPr>
                <w:sz w:val="16"/>
                <w:szCs w:val="16"/>
              </w:rPr>
              <w:t>8:</w:t>
            </w:r>
            <w:r w:rsidR="000C4153">
              <w:rPr>
                <w:sz w:val="16"/>
                <w:szCs w:val="16"/>
              </w:rPr>
              <w:t xml:space="preserve">     </w:t>
            </w:r>
            <w:r>
              <w:rPr>
                <w:b/>
                <w:sz w:val="16"/>
                <w:szCs w:val="16"/>
              </w:rPr>
              <w:t>if</w:t>
            </w:r>
            <w:r>
              <w:rPr>
                <w:sz w:val="16"/>
                <w:szCs w:val="16"/>
              </w:rPr>
              <w:t xml:space="preserve"> the bandit of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53E752E0" w14:textId="406B0228" w:rsidR="00F30F81" w:rsidRDefault="0000000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test G1</w:t>
            </w:r>
            <w:r w:rsidR="000C24BB">
              <w:rPr>
                <w:sz w:val="16"/>
                <w:szCs w:val="16"/>
              </w:rPr>
              <w:t>-</w:t>
            </w:r>
            <w:r>
              <w:rPr>
                <w:sz w:val="16"/>
                <w:szCs w:val="16"/>
              </w:rPr>
              <w:t xml:space="preserve">G4; forecast </w:t>
            </w:r>
            <m:oMath>
              <m:r>
                <w:rPr>
                  <w:rFonts w:ascii="Cambria Math" w:hAnsi="Cambria Math"/>
                  <w:sz w:val="16"/>
                  <w:szCs w:val="16"/>
                </w:rPr>
                <m:t>R</m:t>
              </m:r>
            </m:oMath>
            <w:r>
              <w:rPr>
                <w:sz w:val="16"/>
                <w:szCs w:val="16"/>
              </w:rPr>
              <w:t xml:space="preserve"> </w:t>
            </w:r>
            <w:r w:rsidR="000C24BB">
              <w:rPr>
                <w:sz w:val="16"/>
                <w:szCs w:val="16"/>
              </w:rPr>
              <w:t>&amp;</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w:t>
            </w:r>
            <w:r w:rsidR="000C24BB">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6C63452C" w14:textId="11C6F3BC" w:rsidR="00F30F81" w:rsidRDefault="0000000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3761951B" w14:textId="2D630F7C" w:rsidR="00F30F81" w:rsidRDefault="0000000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35A20AD8" w14:textId="113E4763" w:rsidR="00F30F81" w:rsidRDefault="0000000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2486D8BC" w14:textId="09FE6B1F" w:rsidR="00F30F81" w:rsidRDefault="0000000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64357D16" w14:textId="04A931F5" w:rsidR="00F30F81" w:rsidRDefault="0000000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730C9832" w14:textId="0B454CFD" w:rsidR="00F30F81" w:rsidRDefault="0000000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4537A2E3" w14:textId="7FED7169" w:rsidR="00F30F81" w:rsidRDefault="0000000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0270A786" w14:textId="1B1B4331" w:rsidR="00F30F81" w:rsidRDefault="0000000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36D776FA" w14:textId="77777777" w:rsidR="00F30F81" w:rsidRDefault="0000000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1FE1AEB6" w14:textId="77777777" w:rsidR="00926552" w:rsidRDefault="00926552" w:rsidP="00926552">
      <w:pPr>
        <w:pStyle w:val="Heading1"/>
      </w:pPr>
      <w:bookmarkStart w:id="50" w:name="_RefSec_V"/>
      <w:r>
        <w:t>V</w:t>
      </w:r>
      <w:bookmarkEnd w:id="50"/>
      <w:r>
        <w:t>. Results</w:t>
      </w:r>
    </w:p>
    <w:p w14:paraId="2FF82E06" w14:textId="77777777" w:rsidR="00926552" w:rsidRDefault="00926552" w:rsidP="00926552">
      <w:pPr>
        <w:pStyle w:val="Heading2"/>
      </w:pPr>
      <w:bookmarkStart w:id="51" w:name="_RefSec_V_A"/>
      <w:r>
        <w:t>A</w:t>
      </w:r>
      <w:bookmarkEnd w:id="51"/>
      <w:r>
        <w:t xml:space="preserve">. </w:t>
      </w:r>
      <w:del w:id="120001" w:author="Claude" w:date="2026-10-18T07:19:38Z">
        <w:r>
          <w:delText xml:space="preserve">Evaluation Criteria and Validation of the Simulation Core</w:delText>
        </w:r>
      </w:del>
      <w:ins w:id="120002" w:author="Claude" w:date="2026-10-18T07:19:38Z">
        <w:r>
          <w:t xml:space="preserve">Validation of the Simulation Core</w:t>
        </w:r>
      </w:ins>
    </w:p>
    <w:p w14:paraId="5F0A659C" w14:textId="2380E55D" w:rsidR="003E3FD9" w:rsidRDefault="00000000">
      <w:pPr>
        <w:pStyle w:val="Text"/>
      </w:pPr>
      <w:del w:id="120003" w:author="Claude" w:date="2026-10-18T07:19:38Z">
        <w:r>
          <w:delText xml:space="preserve">Eight criteria fixed in advance are audited at the end of this section, namely predictive fidelity, decision quality, timeliness, robustness, uncertainty handling, adaptability, explainability, and scalability. Predictive fidelity is tested by blind hindcast. The simulation core receives</w:delText>
        </w:r>
      </w:del>
      <w:ins w:id="120004" w:author="Claude" w:date="2026-10-18T07:19:38Z">
        <w:r>
          <w:t xml:space="preserve">Every comparison in this section rests on the simulation core, so the core is validated first, by blind hindcast. The simulation core receives</w:t>
        </w:r>
      </w:ins>
      <w:r>
        <w:t xml:space="preserve">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so a free run overpredicts the final area and area overlap is not a fair score. Three criteria that are robust to suppression are used instead, each reported as an agreement in Table </w:t>
      </w:r>
      <w:r>
        <w:fldChar w:fldCharType="begin"/>
      </w:r>
      <w:r>
        <w:instrText xml:space="preserve"> REF _RefTab_agree \h </w:instrText>
      </w:r>
      <w:r>
        <w:fldChar w:fldCharType="separate"/>
      </w:r>
      <w:r>
        <w:rPr>
          <w:noProof/>
        </w:rPr>
        <w:t>I</w:t>
      </w:r>
      <w:r>
        <w:fldChar w:fldCharType="end"/>
      </w:r>
      <w:r>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t xml:space="preserve">, where </w:t>
      </w:r>
      <m:oMath>
        <m:acc>
          <m:accPr>
            <m:chr m:val="‾"/>
            <m:ctrlPr>
              <w:rPr>
                <w:rFonts w:ascii="Cambria Math" w:hAnsi="Cambria Math"/>
              </w:rPr>
            </m:ctrlPr>
          </m:accPr>
          <m:e>
            <m:r>
              <w:rPr>
                <w:rFonts w:ascii="Cambria Math" w:hAnsi="Cambria Math"/>
              </w:rPr>
              <m:t>d</m:t>
            </m:r>
          </m:e>
        </m:acc>
      </m:oMath>
      <w:r>
        <w:t xml:space="preserve"> is the mean distance between the simulated and the observed fronts and </w:t>
      </w:r>
      <m:oMath>
        <m:r>
          <w:rPr>
            <w:rFonts w:ascii="Cambria Math" w:hAnsi="Cambria Math"/>
          </w:rPr>
          <m:t>R</m:t>
        </m:r>
      </m:oMath>
      <w:r>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t xml:space="preserve">, where </w:t>
      </w:r>
      <m:oMath>
        <m:r>
          <w:rPr>
            <w:rFonts w:ascii="Cambria Math" w:hAnsi="Cambria Math"/>
          </w:rPr>
          <m:t>τ</m:t>
        </m:r>
      </m:oMath>
      <w:r>
        <w:t xml:space="preserve"> is the mean absolute difference between the simulated and the detected arrival times over the shared cells and </w:t>
      </w:r>
      <m:oMath>
        <m:r>
          <w:rPr>
            <w:rFonts w:ascii="Cambria Math" w:hAnsi="Cambria Math"/>
          </w:rPr>
          <m:t>T</m:t>
        </m:r>
      </m:oMath>
      <w:r>
        <w:t xml:space="preserve"> the observed duration of the fire. It is the direct test of the rate of spread. The overall agreement is the mean of the three. Over 50 replicates the overall agreement is 86 to 94% and no single score falls below 0.70. Fig. </w:t>
      </w:r>
      <w:r>
        <w:fldChar w:fldCharType="begin"/>
      </w:r>
      <w:r>
        <w:instrText xml:space="preserve"> REF _RefFig5 \h </w:instrText>
      </w:r>
      <w:r>
        <w:fldChar w:fldCharType="separate"/>
      </w:r>
      <w:r>
        <w:rPr>
          <w:noProof/>
        </w:rPr>
        <w:t>5</w:t>
      </w:r>
      <w:r>
        <w:fldChar w:fldCharType="end"/>
      </w:r>
      <w:del w:id="120005" w:author="Claude" w:date="2026-10-18T07:19:38Z">
        <w:r>
          <w:delText xml:space="preserve"> shows the agreement maps over the same window of 150 by 150 cells for each fire.</w:delText>
        </w:r>
      </w:del>
      <w:ins w:id="120006" w:author="Claude" w:date="2026-10-18T07:19:38Z">
        <w:r>
          <w:t xml:space="preserve"> shows the agreement maps of the four fires, each panel with a 5 km scale bar.</w:t>
        </w:r>
      </w:ins>
    </w:p>
    <w:p w14:paraId="2CE8EBD0" w14:textId="77777777" w:rsidR="003E3FD9" w:rsidRDefault="00000000">
      <w:pPr>
        <w:pStyle w:val="TableTitle"/>
        <w:keepNext/>
        <w:spacing w:before="120"/>
      </w:pPr>
      <w:r>
        <w:t xml:space="preserve">TABLE </w:t>
      </w:r>
      <w:bookmarkStart w:id="52" w:name="_RefTab_agree"/>
      <w:r>
        <w:fldChar w:fldCharType="begin"/>
      </w:r>
      <w:r>
        <w:instrText xml:space="preserve"> SEQ Table \* ROMAN </w:instrText>
      </w:r>
      <w:r>
        <w:fldChar w:fldCharType="separate"/>
      </w:r>
      <w:r>
        <w:rPr>
          <w:noProof/>
        </w:rPr>
        <w:t>I</w:t>
      </w:r>
      <w:r>
        <w:fldChar w:fldCharType="end"/>
      </w:r>
      <w:bookmarkEnd w:id="52"/>
    </w:p>
    <w:p w14:paraId="7EAB51BE" w14:textId="77777777" w:rsidR="003E3FD9" w:rsidRDefault="0000000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59187736" w14:textId="77777777" w:rsidTr="00C86984">
        <w:trPr>
          <w:cantSplit/>
          <w:jc w:val="center"/>
        </w:trPr>
        <w:tc>
          <w:tcPr>
            <w:tcW w:w="2353" w:type="pct"/>
            <w:tcBorders>
              <w:top w:val="single" w:sz="8" w:space="0" w:color="000000"/>
              <w:left w:val="nil"/>
              <w:bottom w:val="single" w:sz="6" w:space="0" w:color="000000"/>
              <w:right w:val="nil"/>
            </w:tcBorders>
          </w:tcPr>
          <w:p w14:paraId="0D6BD54C" w14:textId="77777777" w:rsidR="003E3FD9" w:rsidRDefault="00000000">
            <w:pPr>
              <w:keepNext/>
            </w:pPr>
            <w:r>
              <w:rPr>
                <w:b/>
                <w:sz w:val="15"/>
                <w:szCs w:val="15"/>
              </w:rPr>
              <w:t>Score</w:t>
            </w:r>
          </w:p>
        </w:tc>
        <w:tc>
          <w:tcPr>
            <w:tcW w:w="441" w:type="pct"/>
            <w:tcBorders>
              <w:top w:val="single" w:sz="8" w:space="0" w:color="000000"/>
              <w:left w:val="nil"/>
              <w:bottom w:val="single" w:sz="6" w:space="0" w:color="000000"/>
              <w:right w:val="nil"/>
            </w:tcBorders>
          </w:tcPr>
          <w:p w14:paraId="7CE26E0B" w14:textId="77777777" w:rsidR="003E3FD9" w:rsidRDefault="0000000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15A486FF" w14:textId="77777777" w:rsidR="003E3FD9" w:rsidRDefault="0000000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63DBA6CC" w14:textId="77777777" w:rsidR="003E3FD9" w:rsidRDefault="0000000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7C9AC8DB" w14:textId="77777777" w:rsidR="003E3FD9" w:rsidRDefault="00000000">
            <w:pPr>
              <w:keepNext/>
              <w:jc w:val="center"/>
            </w:pPr>
            <w:r>
              <w:rPr>
                <w:b/>
                <w:sz w:val="15"/>
                <w:szCs w:val="15"/>
              </w:rPr>
              <w:t>Sc4</w:t>
            </w:r>
          </w:p>
        </w:tc>
      </w:tr>
      <w:tr w:rsidR="003E3FD9" w14:paraId="24AF9457" w14:textId="77777777" w:rsidTr="00C86984">
        <w:trPr>
          <w:cantSplit/>
          <w:jc w:val="center"/>
        </w:trPr>
        <w:tc>
          <w:tcPr>
            <w:tcW w:w="2353" w:type="pct"/>
            <w:tcBorders>
              <w:top w:val="nil"/>
              <w:left w:val="nil"/>
              <w:bottom w:val="nil"/>
              <w:right w:val="nil"/>
            </w:tcBorders>
          </w:tcPr>
          <w:p w14:paraId="5605202C" w14:textId="77777777" w:rsidR="003E3FD9" w:rsidRDefault="0000000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1DB01353" w14:textId="77777777" w:rsidR="003E3FD9" w:rsidRDefault="00000000">
            <w:pPr>
              <w:keepNext/>
              <w:jc w:val="center"/>
            </w:pPr>
            <w:r>
              <w:rPr>
                <w:sz w:val="15"/>
                <w:szCs w:val="15"/>
              </w:rPr>
              <w:t>82%</w:t>
            </w:r>
          </w:p>
        </w:tc>
        <w:tc>
          <w:tcPr>
            <w:tcW w:w="735" w:type="pct"/>
            <w:tcBorders>
              <w:top w:val="nil"/>
              <w:left w:val="nil"/>
              <w:bottom w:val="nil"/>
              <w:right w:val="nil"/>
            </w:tcBorders>
          </w:tcPr>
          <w:p w14:paraId="06E21ABE" w14:textId="77777777" w:rsidR="003E3FD9" w:rsidRDefault="00000000">
            <w:pPr>
              <w:keepNext/>
              <w:jc w:val="center"/>
            </w:pPr>
            <w:r>
              <w:rPr>
                <w:sz w:val="15"/>
                <w:szCs w:val="15"/>
              </w:rPr>
              <w:t>90%</w:t>
            </w:r>
          </w:p>
        </w:tc>
        <w:tc>
          <w:tcPr>
            <w:tcW w:w="735" w:type="pct"/>
            <w:tcBorders>
              <w:top w:val="nil"/>
              <w:left w:val="nil"/>
              <w:bottom w:val="nil"/>
              <w:right w:val="nil"/>
            </w:tcBorders>
          </w:tcPr>
          <w:p w14:paraId="2B28985B" w14:textId="77777777" w:rsidR="003E3FD9" w:rsidRDefault="00000000">
            <w:pPr>
              <w:keepNext/>
              <w:jc w:val="center"/>
            </w:pPr>
            <w:r>
              <w:rPr>
                <w:sz w:val="15"/>
                <w:szCs w:val="15"/>
              </w:rPr>
              <w:t>89%</w:t>
            </w:r>
          </w:p>
        </w:tc>
        <w:tc>
          <w:tcPr>
            <w:tcW w:w="735" w:type="pct"/>
            <w:tcBorders>
              <w:top w:val="nil"/>
              <w:left w:val="nil"/>
              <w:bottom w:val="nil"/>
              <w:right w:val="nil"/>
            </w:tcBorders>
          </w:tcPr>
          <w:p w14:paraId="4F69B0C7" w14:textId="77777777" w:rsidR="003E3FD9" w:rsidRDefault="00000000">
            <w:pPr>
              <w:keepNext/>
              <w:jc w:val="center"/>
            </w:pPr>
            <w:r>
              <w:rPr>
                <w:sz w:val="15"/>
                <w:szCs w:val="15"/>
              </w:rPr>
              <w:t>89%</w:t>
            </w:r>
          </w:p>
        </w:tc>
      </w:tr>
      <w:tr w:rsidR="003E3FD9" w14:paraId="285D27B5" w14:textId="77777777" w:rsidTr="00C86984">
        <w:trPr>
          <w:cantSplit/>
          <w:jc w:val="center"/>
        </w:trPr>
        <w:tc>
          <w:tcPr>
            <w:tcW w:w="2353" w:type="pct"/>
            <w:tcBorders>
              <w:top w:val="nil"/>
              <w:left w:val="nil"/>
              <w:bottom w:val="nil"/>
              <w:right w:val="nil"/>
            </w:tcBorders>
          </w:tcPr>
          <w:p w14:paraId="7EDAA378" w14:textId="77777777" w:rsidR="003E3FD9" w:rsidRDefault="0000000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24BE38F1" w14:textId="77777777" w:rsidR="003E3FD9" w:rsidRDefault="00000000">
            <w:pPr>
              <w:keepNext/>
              <w:jc w:val="center"/>
            </w:pPr>
            <w:r>
              <w:rPr>
                <w:sz w:val="15"/>
                <w:szCs w:val="15"/>
              </w:rPr>
              <w:t>90%</w:t>
            </w:r>
          </w:p>
        </w:tc>
        <w:tc>
          <w:tcPr>
            <w:tcW w:w="735" w:type="pct"/>
            <w:tcBorders>
              <w:top w:val="nil"/>
              <w:left w:val="nil"/>
              <w:bottom w:val="nil"/>
              <w:right w:val="nil"/>
            </w:tcBorders>
          </w:tcPr>
          <w:p w14:paraId="309B4341" w14:textId="77777777" w:rsidR="003E3FD9" w:rsidRDefault="00000000">
            <w:pPr>
              <w:keepNext/>
              <w:jc w:val="center"/>
            </w:pPr>
            <w:r>
              <w:rPr>
                <w:sz w:val="15"/>
                <w:szCs w:val="15"/>
              </w:rPr>
              <w:t>98%</w:t>
            </w:r>
          </w:p>
        </w:tc>
        <w:tc>
          <w:tcPr>
            <w:tcW w:w="735" w:type="pct"/>
            <w:tcBorders>
              <w:top w:val="nil"/>
              <w:left w:val="nil"/>
              <w:bottom w:val="nil"/>
              <w:right w:val="nil"/>
            </w:tcBorders>
          </w:tcPr>
          <w:p w14:paraId="4F6FD5F3" w14:textId="77777777" w:rsidR="003E3FD9" w:rsidRDefault="00000000">
            <w:pPr>
              <w:keepNext/>
              <w:jc w:val="center"/>
            </w:pPr>
            <w:r>
              <w:rPr>
                <w:sz w:val="15"/>
                <w:szCs w:val="15"/>
              </w:rPr>
              <w:t>71%</w:t>
            </w:r>
          </w:p>
        </w:tc>
        <w:tc>
          <w:tcPr>
            <w:tcW w:w="735" w:type="pct"/>
            <w:tcBorders>
              <w:top w:val="nil"/>
              <w:left w:val="nil"/>
              <w:bottom w:val="nil"/>
              <w:right w:val="nil"/>
            </w:tcBorders>
          </w:tcPr>
          <w:p w14:paraId="106FB41B" w14:textId="77777777" w:rsidR="003E3FD9" w:rsidRDefault="00000000">
            <w:pPr>
              <w:keepNext/>
              <w:jc w:val="center"/>
            </w:pPr>
            <w:r>
              <w:rPr>
                <w:sz w:val="15"/>
                <w:szCs w:val="15"/>
              </w:rPr>
              <w:t>96%</w:t>
            </w:r>
          </w:p>
        </w:tc>
      </w:tr>
      <w:tr w:rsidR="003E3FD9" w14:paraId="16927D88" w14:textId="77777777" w:rsidTr="00C86984">
        <w:trPr>
          <w:cantSplit/>
          <w:jc w:val="center"/>
        </w:trPr>
        <w:tc>
          <w:tcPr>
            <w:tcW w:w="2353" w:type="pct"/>
            <w:tcBorders>
              <w:top w:val="nil"/>
              <w:left w:val="nil"/>
              <w:bottom w:val="nil"/>
              <w:right w:val="nil"/>
            </w:tcBorders>
          </w:tcPr>
          <w:p w14:paraId="18C91190" w14:textId="77777777" w:rsidR="003E3FD9" w:rsidRDefault="00000000">
            <w:pPr>
              <w:keepNext/>
            </w:pPr>
            <w:r>
              <w:rPr>
                <w:sz w:val="15"/>
                <w:szCs w:val="15"/>
              </w:rPr>
              <w:t>Probability of detection</w:t>
            </w:r>
          </w:p>
        </w:tc>
        <w:tc>
          <w:tcPr>
            <w:tcW w:w="441" w:type="pct"/>
            <w:tcBorders>
              <w:top w:val="nil"/>
              <w:left w:val="nil"/>
              <w:bottom w:val="nil"/>
              <w:right w:val="nil"/>
            </w:tcBorders>
          </w:tcPr>
          <w:p w14:paraId="74B38DBD" w14:textId="77777777" w:rsidR="003E3FD9" w:rsidRDefault="00000000">
            <w:pPr>
              <w:keepNext/>
              <w:jc w:val="center"/>
            </w:pPr>
            <w:r>
              <w:rPr>
                <w:sz w:val="15"/>
                <w:szCs w:val="15"/>
              </w:rPr>
              <w:t>92%</w:t>
            </w:r>
          </w:p>
        </w:tc>
        <w:tc>
          <w:tcPr>
            <w:tcW w:w="735" w:type="pct"/>
            <w:tcBorders>
              <w:top w:val="nil"/>
              <w:left w:val="nil"/>
              <w:bottom w:val="nil"/>
              <w:right w:val="nil"/>
            </w:tcBorders>
          </w:tcPr>
          <w:p w14:paraId="27516FFE" w14:textId="77777777" w:rsidR="003E3FD9" w:rsidRDefault="00000000">
            <w:pPr>
              <w:keepNext/>
              <w:jc w:val="center"/>
            </w:pPr>
            <w:r>
              <w:rPr>
                <w:sz w:val="15"/>
                <w:szCs w:val="15"/>
              </w:rPr>
              <w:t>93%</w:t>
            </w:r>
          </w:p>
        </w:tc>
        <w:tc>
          <w:tcPr>
            <w:tcW w:w="735" w:type="pct"/>
            <w:tcBorders>
              <w:top w:val="nil"/>
              <w:left w:val="nil"/>
              <w:bottom w:val="nil"/>
              <w:right w:val="nil"/>
            </w:tcBorders>
          </w:tcPr>
          <w:p w14:paraId="7A421F23" w14:textId="77777777" w:rsidR="003E3FD9" w:rsidRDefault="00000000">
            <w:pPr>
              <w:keepNext/>
              <w:jc w:val="center"/>
            </w:pPr>
            <w:r>
              <w:rPr>
                <w:sz w:val="15"/>
                <w:szCs w:val="15"/>
              </w:rPr>
              <w:t>97%</w:t>
            </w:r>
          </w:p>
        </w:tc>
        <w:tc>
          <w:tcPr>
            <w:tcW w:w="735" w:type="pct"/>
            <w:tcBorders>
              <w:top w:val="nil"/>
              <w:left w:val="nil"/>
              <w:bottom w:val="nil"/>
              <w:right w:val="nil"/>
            </w:tcBorders>
          </w:tcPr>
          <w:p w14:paraId="55B186F0" w14:textId="77777777" w:rsidR="003E3FD9" w:rsidRDefault="00000000">
            <w:pPr>
              <w:keepNext/>
              <w:jc w:val="center"/>
            </w:pPr>
            <w:r>
              <w:rPr>
                <w:sz w:val="15"/>
                <w:szCs w:val="15"/>
              </w:rPr>
              <w:t>85%</w:t>
            </w:r>
          </w:p>
        </w:tc>
      </w:tr>
      <w:tr w:rsidR="003E3FD9" w14:paraId="5FCD9523" w14:textId="77777777" w:rsidTr="00C86984">
        <w:trPr>
          <w:cantSplit/>
          <w:jc w:val="center"/>
        </w:trPr>
        <w:tc>
          <w:tcPr>
            <w:tcW w:w="2353" w:type="pct"/>
            <w:tcBorders>
              <w:top w:val="nil"/>
              <w:left w:val="nil"/>
              <w:bottom w:val="single" w:sz="8" w:space="0" w:color="000000"/>
              <w:right w:val="nil"/>
            </w:tcBorders>
          </w:tcPr>
          <w:p w14:paraId="0CE683CE" w14:textId="77777777" w:rsidR="003E3FD9" w:rsidRDefault="00000000">
            <w:r>
              <w:rPr>
                <w:sz w:val="15"/>
                <w:szCs w:val="15"/>
              </w:rPr>
              <w:t>Overall agreement</w:t>
            </w:r>
          </w:p>
        </w:tc>
        <w:tc>
          <w:tcPr>
            <w:tcW w:w="441" w:type="pct"/>
            <w:tcBorders>
              <w:top w:val="nil"/>
              <w:left w:val="nil"/>
              <w:bottom w:val="single" w:sz="8" w:space="0" w:color="000000"/>
              <w:right w:val="nil"/>
            </w:tcBorders>
          </w:tcPr>
          <w:p w14:paraId="025B2E90" w14:textId="77777777" w:rsidR="003E3FD9" w:rsidRDefault="00000000">
            <w:pPr>
              <w:jc w:val="center"/>
            </w:pPr>
            <w:r>
              <w:rPr>
                <w:sz w:val="15"/>
                <w:szCs w:val="15"/>
              </w:rPr>
              <w:t>88%</w:t>
            </w:r>
          </w:p>
        </w:tc>
        <w:tc>
          <w:tcPr>
            <w:tcW w:w="735" w:type="pct"/>
            <w:tcBorders>
              <w:top w:val="nil"/>
              <w:left w:val="nil"/>
              <w:bottom w:val="single" w:sz="8" w:space="0" w:color="000000"/>
              <w:right w:val="nil"/>
            </w:tcBorders>
          </w:tcPr>
          <w:p w14:paraId="7F15EAAE" w14:textId="77777777" w:rsidR="003E3FD9" w:rsidRDefault="00000000">
            <w:pPr>
              <w:jc w:val="center"/>
            </w:pPr>
            <w:r>
              <w:rPr>
                <w:sz w:val="15"/>
                <w:szCs w:val="15"/>
              </w:rPr>
              <w:t>94%</w:t>
            </w:r>
          </w:p>
        </w:tc>
        <w:tc>
          <w:tcPr>
            <w:tcW w:w="735" w:type="pct"/>
            <w:tcBorders>
              <w:top w:val="nil"/>
              <w:left w:val="nil"/>
              <w:bottom w:val="single" w:sz="8" w:space="0" w:color="000000"/>
              <w:right w:val="nil"/>
            </w:tcBorders>
          </w:tcPr>
          <w:p w14:paraId="06D9010A" w14:textId="77777777" w:rsidR="003E3FD9" w:rsidRDefault="00000000">
            <w:pPr>
              <w:jc w:val="center"/>
            </w:pPr>
            <w:r>
              <w:rPr>
                <w:sz w:val="15"/>
                <w:szCs w:val="15"/>
              </w:rPr>
              <w:t>86%</w:t>
            </w:r>
          </w:p>
        </w:tc>
        <w:tc>
          <w:tcPr>
            <w:tcW w:w="735" w:type="pct"/>
            <w:tcBorders>
              <w:top w:val="nil"/>
              <w:left w:val="nil"/>
              <w:bottom w:val="single" w:sz="8" w:space="0" w:color="000000"/>
              <w:right w:val="nil"/>
            </w:tcBorders>
          </w:tcPr>
          <w:p w14:paraId="4E098F5C" w14:textId="77777777" w:rsidR="003E3FD9" w:rsidRDefault="00000000">
            <w:pPr>
              <w:jc w:val="center"/>
            </w:pPr>
            <w:r>
              <w:rPr>
                <w:sz w:val="15"/>
                <w:szCs w:val="15"/>
              </w:rPr>
              <w:t>90%</w:t>
            </w:r>
          </w:p>
        </w:tc>
      </w:tr>
    </w:tbl>
    <w:p w14:paraId="4B0BCA1E" w14:textId="77777777" w:rsidR="00926552" w:rsidRDefault="00926552" w:rsidP="00926552">
      <w:pPr>
        <w:pStyle w:val="Heading2"/>
      </w:pPr>
      <w:bookmarkStart w:id="53" w:name="_RefSec_V_B"/>
      <w:r>
        <w:t>B</w:t>
      </w:r>
      <w:bookmarkEnd w:id="53"/>
      <w:r>
        <w:t>. Experimental Design</w:t>
      </w:r>
    </w:p>
    <w:p w14:paraId="1E55D005" w14:textId="77777777" w:rsidR="003E3FD9" w:rsidRDefault="00000000">
      <w:pPr>
        <w:pStyle w:val="Text"/>
      </w:pPr>
      <w:r>
        <w:t xml:space="preserve">Synthetic scenarios use 72 by 50 cell grids at 30 m with terrain, land cover, settlements, roads, and capacity-limited bases, under critical fire weather. Table </w:t>
      </w:r>
      <w:r>
        <w:fldChar w:fldCharType="begin"/>
      </w:r>
      <w:r>
        <w:instrText xml:space="preserve"> REF _RefTab_param \h </w:instrText>
      </w:r>
      <w:r>
        <w:fldChar w:fldCharType="separate"/>
      </w:r>
      <w:r>
        <w:rPr>
          <w:noProof/>
        </w:rPr>
        <w:t>II</w:t>
      </w:r>
      <w:r>
        <w:fldChar w:fldCharType="end"/>
      </w:r>
      <w:r>
        <w:t xml:space="preserve"> lists the settings of the engine,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xml:space="preserve">, span remote forest and the wildland-urban interface under sufficient and limited resources, and the fifth repeats the hardest interface family under degraded observation. </w:t>
      </w:r>
      <w:del w:id="120009" w:author="Claude" w:date="2026-10-18T07:19:38Z">
        <w:r>
          <w:delText xml:space="preserve">Each family is generated 30 times from seeds 201 to 230, and every world</w:delText>
        </w:r>
      </w:del>
      <w:ins w:id="120010" w:author="Claude" w:date="2026-10-18T07:19:38Z">
        <w:r>
          <w:t xml:space="preserve">Each family is generated 30 times, and every world</w:t>
        </w:r>
      </w:ins>
      <w:r>
        <w:t xml:space="preserve"> is replayed identically by three configurations. T0 issues no orders and fixes the cost of inaction. The closed layer alone runs the five seed rules with their self-tuning. VODA is the full architecture, the closed layer with the open layer and the LLM proposer behind the full gate chain. The static seed base without adaptation is run as a fourth reference where it separates the contribution of the doctrine from that of adaptation. Terrain, ignitions, weather, and the random stream are shared, so differences between configurations arise from the issued orders alone, 600 runs in all. Outcome is read at the end of the episode on burned area, affected population, the share of incidents extinguished within the episode, and the physical and total cost. Paired statistics report the mean difference on the same worlds with its 95% half-width and the number of worlds in which the first configuration is better. </w:t>
      </w:r>
      <w:del w:id="120011" w:author="Claude" w:date="2026-10-18T07:19:38Z">
        <w:r>
          <w:delText xml:space="preserve">Sensitivity of the closed layer was assessed one parameter at a time over five worlds, 880 runs in total. Observation quality decides light fire loads and resources decide heavy ones, and the satisficing bound sets how often adaptation engages, 42% of cycles at 0.35.</w:delText>
        </w:r>
      </w:del>
      <w:ins w:id="120012" w:author="Claude" w:date="2026-10-18T07:19:38Z">
        <w:r>
          <w:t xml:space="preserve">A one-at-a-time sensitivity study of the closed layer over five worlds showed that observation quality decides light fire loads and resources decide heavy ones.</w:t>
        </w:r>
      </w:ins>
    </w:p>
    <w:p w14:paraId="5D1A119A" w14:textId="77777777" w:rsidR="003E3FD9" w:rsidRDefault="00000000">
      <w:pPr>
        <w:pStyle w:val="TableTitle"/>
        <w:keepNext/>
        <w:spacing w:before="120"/>
      </w:pPr>
      <w:r>
        <w:t xml:space="preserve">TABLE </w:t>
      </w:r>
      <w:bookmarkStart w:id="54" w:name="_RefTab_param"/>
      <w:r>
        <w:fldChar w:fldCharType="begin"/>
      </w:r>
      <w:r>
        <w:instrText xml:space="preserve"> SEQ Table \* ROMAN </w:instrText>
      </w:r>
      <w:r>
        <w:fldChar w:fldCharType="separate"/>
      </w:r>
      <w:r>
        <w:rPr>
          <w:noProof/>
        </w:rPr>
        <w:t>II</w:t>
      </w:r>
      <w:r>
        <w:fldChar w:fldCharType="end"/>
      </w:r>
      <w:bookmarkEnd w:id="54"/>
    </w:p>
    <w:p w14:paraId="4C222D37" w14:textId="77777777" w:rsidR="003E3FD9" w:rsidRDefault="00000000">
      <w:pPr>
        <w:pStyle w:val="TableTitle"/>
        <w:keepNext/>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75220091" w14:textId="77777777">
        <w:trPr>
          <w:cantSplit/>
          <w:jc w:val="center"/>
        </w:trPr>
        <w:tc>
          <w:tcPr>
            <w:tcW w:w="1700" w:type="dxa"/>
            <w:tcBorders>
              <w:top w:val="single" w:sz="8" w:space="0" w:color="000000"/>
              <w:left w:val="nil"/>
              <w:bottom w:val="single" w:sz="6" w:space="0" w:color="000000"/>
              <w:right w:val="nil"/>
            </w:tcBorders>
          </w:tcPr>
          <w:p w14:paraId="562D82E0" w14:textId="77777777" w:rsidR="003E3FD9" w:rsidRPr="000C4153" w:rsidRDefault="00000000">
            <w:pPr>
              <w:keepNext/>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2B02BACC" w14:textId="77777777" w:rsidR="003E3FD9" w:rsidRPr="000C4153" w:rsidRDefault="00000000">
            <w:pPr>
              <w:keepNext/>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22C4DB69" w14:textId="77777777" w:rsidR="003E3FD9" w:rsidRPr="000C4153" w:rsidRDefault="00000000">
            <w:pPr>
              <w:keepNext/>
              <w:rPr>
                <w:sz w:val="16"/>
                <w:szCs w:val="16"/>
              </w:rPr>
            </w:pPr>
            <w:r w:rsidRPr="000C4153">
              <w:rPr>
                <w:b/>
                <w:sz w:val="16"/>
                <w:szCs w:val="16"/>
              </w:rPr>
              <w:t>Justification</w:t>
            </w:r>
          </w:p>
        </w:tc>
      </w:tr>
      <w:tr w:rsidR="003E3FD9" w:rsidRPr="000C4153" w14:paraId="263D071A" w14:textId="77777777">
        <w:trPr>
          <w:cantSplit/>
          <w:jc w:val="center"/>
        </w:trPr>
        <w:tc>
          <w:tcPr>
            <w:tcW w:w="1700" w:type="dxa"/>
            <w:tcBorders>
              <w:top w:val="nil"/>
              <w:left w:val="nil"/>
              <w:bottom w:val="nil"/>
              <w:right w:val="nil"/>
            </w:tcBorders>
          </w:tcPr>
          <w:p w14:paraId="347CA812" w14:textId="77777777" w:rsidR="003E3FD9" w:rsidRPr="000C4153" w:rsidRDefault="00000000">
            <w:pPr>
              <w:keepNext/>
              <w:rPr>
                <w:sz w:val="16"/>
                <w:szCs w:val="16"/>
              </w:rPr>
            </w:pPr>
            <w:r w:rsidRPr="000C4153">
              <w:rPr>
                <w:sz w:val="16"/>
                <w:szCs w:val="16"/>
              </w:rPr>
              <w:t>Physical step, decision cycle</w:t>
            </w:r>
          </w:p>
        </w:tc>
        <w:tc>
          <w:tcPr>
            <w:tcW w:w="1150" w:type="dxa"/>
            <w:tcBorders>
              <w:top w:val="nil"/>
              <w:left w:val="nil"/>
              <w:bottom w:val="nil"/>
              <w:right w:val="nil"/>
            </w:tcBorders>
          </w:tcPr>
          <w:p w14:paraId="2D489BDF" w14:textId="77777777" w:rsidR="003E3FD9" w:rsidRPr="000C4153" w:rsidRDefault="00000000">
            <w:pPr>
              <w:keepNext/>
              <w:rPr>
                <w:sz w:val="16"/>
                <w:szCs w:val="16"/>
              </w:rPr>
            </w:pPr>
            <w:r w:rsidRPr="000C4153">
              <w:rPr>
                <w:sz w:val="16"/>
                <w:szCs w:val="16"/>
              </w:rPr>
              <w:t>2 min, 12 min</w:t>
            </w:r>
          </w:p>
        </w:tc>
        <w:tc>
          <w:tcPr>
            <w:tcW w:w="2046" w:type="dxa"/>
            <w:tcBorders>
              <w:top w:val="nil"/>
              <w:left w:val="nil"/>
              <w:bottom w:val="nil"/>
              <w:right w:val="nil"/>
            </w:tcBorders>
          </w:tcPr>
          <w:p w14:paraId="559091FA" w14:textId="77777777" w:rsidR="003E3FD9" w:rsidRPr="000C4153" w:rsidRDefault="00000000">
            <w:pPr>
              <w:keepNext/>
              <w:rPr>
                <w:sz w:val="16"/>
                <w:szCs w:val="16"/>
              </w:rPr>
            </w:pPr>
            <w:r w:rsidRPr="000C4153">
              <w:rPr>
                <w:sz w:val="16"/>
                <w:szCs w:val="16"/>
              </w:rPr>
              <w:t>two-minute spread update, six updates per decision</w:t>
            </w:r>
          </w:p>
        </w:tc>
      </w:tr>
      <w:tr w:rsidR="003E3FD9" w:rsidRPr="000C4153" w14:paraId="06F8652B" w14:textId="77777777">
        <w:trPr>
          <w:cantSplit/>
          <w:jc w:val="center"/>
        </w:trPr>
        <w:tc>
          <w:tcPr>
            <w:tcW w:w="1700" w:type="dxa"/>
            <w:tcBorders>
              <w:top w:val="nil"/>
              <w:left w:val="nil"/>
              <w:bottom w:val="nil"/>
              <w:right w:val="nil"/>
            </w:tcBorders>
          </w:tcPr>
          <w:p w14:paraId="0E463DC6" w14:textId="77777777" w:rsidR="003E3FD9" w:rsidRPr="000C4153" w:rsidRDefault="00000000">
            <w:pPr>
              <w:keepNext/>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37BC99CA" w14:textId="77777777" w:rsidR="003E3FD9" w:rsidRPr="000C4153" w:rsidRDefault="00000000">
            <w:pPr>
              <w:keepNext/>
              <w:rPr>
                <w:sz w:val="16"/>
                <w:szCs w:val="16"/>
              </w:rPr>
            </w:pPr>
            <w:r w:rsidRPr="000C4153">
              <w:rPr>
                <w:sz w:val="16"/>
                <w:szCs w:val="16"/>
              </w:rPr>
              <w:t>24 min</w:t>
            </w:r>
          </w:p>
        </w:tc>
        <w:tc>
          <w:tcPr>
            <w:tcW w:w="2046" w:type="dxa"/>
            <w:tcBorders>
              <w:top w:val="nil"/>
              <w:left w:val="nil"/>
              <w:bottom w:val="nil"/>
              <w:right w:val="nil"/>
            </w:tcBorders>
          </w:tcPr>
          <w:p w14:paraId="5964B173" w14:textId="77777777" w:rsidR="003E3FD9" w:rsidRPr="000C4153" w:rsidRDefault="00000000">
            <w:pPr>
              <w:keepNext/>
              <w:rPr>
                <w:sz w:val="16"/>
                <w:szCs w:val="16"/>
              </w:rPr>
            </w:pPr>
            <w:r w:rsidRPr="000C4153">
              <w:rPr>
                <w:sz w:val="16"/>
                <w:szCs w:val="16"/>
              </w:rPr>
              <w:t>two decision cycles ahead</w:t>
            </w:r>
          </w:p>
        </w:tc>
      </w:tr>
      <w:tr w:rsidR="003E3FD9" w:rsidRPr="000C4153" w14:paraId="14E71551" w14:textId="77777777">
        <w:trPr>
          <w:cantSplit/>
          <w:jc w:val="center"/>
        </w:trPr>
        <w:tc>
          <w:tcPr>
            <w:tcW w:w="1700" w:type="dxa"/>
            <w:tcBorders>
              <w:top w:val="nil"/>
              <w:left w:val="nil"/>
              <w:bottom w:val="nil"/>
              <w:right w:val="nil"/>
            </w:tcBorders>
          </w:tcPr>
          <w:p w14:paraId="024DD4AD" w14:textId="77777777" w:rsidR="003E3FD9" w:rsidRPr="000C4153" w:rsidRDefault="00000000">
            <w:pPr>
              <w:keepNext/>
              <w:rPr>
                <w:sz w:val="16"/>
                <w:szCs w:val="16"/>
              </w:rPr>
            </w:pPr>
            <w:r w:rsidRPr="000C4153">
              <w:rPr>
                <w:sz w:val="16"/>
                <w:szCs w:val="16"/>
              </w:rPr>
              <w:t>Episode</w:t>
            </w:r>
          </w:p>
        </w:tc>
        <w:tc>
          <w:tcPr>
            <w:tcW w:w="1150" w:type="dxa"/>
            <w:tcBorders>
              <w:top w:val="nil"/>
              <w:left w:val="nil"/>
              <w:bottom w:val="nil"/>
              <w:right w:val="nil"/>
            </w:tcBorders>
          </w:tcPr>
          <w:p w14:paraId="7EE4B135" w14:textId="77777777" w:rsidR="003E3FD9" w:rsidRPr="000C4153" w:rsidRDefault="00000000">
            <w:pPr>
              <w:keepNext/>
              <w:rPr>
                <w:sz w:val="16"/>
                <w:szCs w:val="16"/>
              </w:rPr>
            </w:pPr>
            <w:r w:rsidRPr="000C4153">
              <w:rPr>
                <w:sz w:val="16"/>
                <w:szCs w:val="16"/>
              </w:rPr>
              <w:t>to extinction or 12 h</w:t>
            </w:r>
          </w:p>
        </w:tc>
        <w:tc>
          <w:tcPr>
            <w:tcW w:w="2046" w:type="dxa"/>
            <w:tcBorders>
              <w:top w:val="nil"/>
              <w:left w:val="nil"/>
              <w:bottom w:val="nil"/>
              <w:right w:val="nil"/>
            </w:tcBorders>
          </w:tcPr>
          <w:p w14:paraId="266F3F96" w14:textId="77777777" w:rsidR="003E3FD9" w:rsidRPr="000C4153" w:rsidRDefault="00000000">
            <w:pPr>
              <w:keepNext/>
              <w:rPr>
                <w:sz w:val="16"/>
                <w:szCs w:val="16"/>
              </w:rPr>
            </w:pPr>
            <w:r w:rsidRPr="000C4153">
              <w:rPr>
                <w:sz w:val="16"/>
                <w:szCs w:val="16"/>
              </w:rPr>
              <w:t>cap of the paired comparison</w:t>
            </w:r>
          </w:p>
        </w:tc>
      </w:tr>
      <w:tr w:rsidR="003E3FD9" w:rsidRPr="000C4153" w14:paraId="043DCAF5" w14:textId="77777777">
        <w:trPr>
          <w:cantSplit/>
          <w:jc w:val="center"/>
        </w:trPr>
        <w:tc>
          <w:tcPr>
            <w:tcW w:w="1700" w:type="dxa"/>
            <w:tcBorders>
              <w:top w:val="nil"/>
              <w:left w:val="nil"/>
              <w:bottom w:val="nil"/>
              <w:right w:val="nil"/>
            </w:tcBorders>
          </w:tcPr>
          <w:p w14:paraId="00298445" w14:textId="77777777" w:rsidR="003E3FD9" w:rsidRPr="000C4153" w:rsidRDefault="00000000">
            <w:pPr>
              <w:keepNext/>
              <w:rPr>
                <w:sz w:val="16"/>
                <w:szCs w:val="16"/>
              </w:rPr>
            </w:pPr>
            <w:r w:rsidRPr="000C4153">
              <w:rPr>
                <w:sz w:val="16"/>
                <w:szCs w:val="16"/>
              </w:rPr>
              <w:t>Fire weather</w:t>
            </w:r>
          </w:p>
        </w:tc>
        <w:tc>
          <w:tcPr>
            <w:tcW w:w="1150" w:type="dxa"/>
            <w:tcBorders>
              <w:top w:val="nil"/>
              <w:left w:val="nil"/>
              <w:bottom w:val="nil"/>
              <w:right w:val="nil"/>
            </w:tcBorders>
          </w:tcPr>
          <w:p w14:paraId="53C3F540" w14:textId="77777777" w:rsidR="003E3FD9" w:rsidRPr="000C4153" w:rsidRDefault="00000000">
            <w:pPr>
              <w:keepNext/>
              <w:rPr>
                <w:sz w:val="16"/>
                <w:szCs w:val="16"/>
              </w:rPr>
            </w:pPr>
            <w:r w:rsidRPr="000C4153">
              <w:rPr>
                <w:sz w:val="16"/>
                <w:szCs w:val="16"/>
              </w:rPr>
              <w:t>moisture 0.08, wind 8 m/s</w:t>
            </w:r>
          </w:p>
        </w:tc>
        <w:tc>
          <w:tcPr>
            <w:tcW w:w="2046" w:type="dxa"/>
            <w:tcBorders>
              <w:top w:val="nil"/>
              <w:left w:val="nil"/>
              <w:bottom w:val="nil"/>
              <w:right w:val="nil"/>
            </w:tcBorders>
          </w:tcPr>
          <w:p w14:paraId="1FA47C35" w14:textId="77777777" w:rsidR="003E3FD9" w:rsidRPr="000C4153" w:rsidRDefault="00000000">
            <w:pPr>
              <w:keepNext/>
              <w:rPr>
                <w:sz w:val="16"/>
                <w:szCs w:val="16"/>
              </w:rPr>
            </w:pPr>
            <w:r w:rsidRPr="000C4153">
              <w:rPr>
                <w:sz w:val="16"/>
                <w:szCs w:val="16"/>
              </w:rPr>
              <w:t>critical fire weather</w:t>
            </w:r>
          </w:p>
        </w:tc>
      </w:tr>
      <w:tr w:rsidR="003E3FD9" w:rsidRPr="000C4153" w14:paraId="759347A9" w14:textId="77777777">
        <w:trPr>
          <w:cantSplit/>
          <w:jc w:val="center"/>
        </w:trPr>
        <w:tc>
          <w:tcPr>
            <w:tcW w:w="1700" w:type="dxa"/>
            <w:tcBorders>
              <w:top w:val="nil"/>
              <w:left w:val="nil"/>
              <w:bottom w:val="nil"/>
              <w:right w:val="nil"/>
            </w:tcBorders>
          </w:tcPr>
          <w:p w14:paraId="519FDA57" w14:textId="77777777" w:rsidR="003E3FD9" w:rsidRPr="000C4153" w:rsidRDefault="00000000">
            <w:pPr>
              <w:keepNext/>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7C88246D" w14:textId="77777777" w:rsidR="003E3FD9" w:rsidRPr="000C4153" w:rsidRDefault="00000000">
            <w:pPr>
              <w:keepNext/>
              <w:rPr>
                <w:sz w:val="16"/>
                <w:szCs w:val="16"/>
              </w:rPr>
            </w:pPr>
            <w:r w:rsidRPr="000C4153">
              <w:rPr>
                <w:sz w:val="16"/>
                <w:szCs w:val="16"/>
              </w:rPr>
              <w:t>1, 1, 1, 0.2, 0.2</w:t>
            </w:r>
          </w:p>
        </w:tc>
        <w:tc>
          <w:tcPr>
            <w:tcW w:w="2046" w:type="dxa"/>
            <w:tcBorders>
              <w:top w:val="nil"/>
              <w:left w:val="nil"/>
              <w:bottom w:val="nil"/>
              <w:right w:val="nil"/>
            </w:tcBorders>
          </w:tcPr>
          <w:p w14:paraId="0DEA6E39" w14:textId="77777777" w:rsidR="003E3FD9" w:rsidRPr="000C4153" w:rsidRDefault="00000000">
            <w:pPr>
              <w:keepNext/>
              <w:rPr>
                <w:sz w:val="16"/>
                <w:szCs w:val="16"/>
              </w:rPr>
            </w:pPr>
            <w:r w:rsidRPr="000C4153">
              <w:rPr>
                <w:sz w:val="16"/>
                <w:szCs w:val="16"/>
              </w:rPr>
              <w:t>physical terms dominate, response cost breaks ties</w:t>
            </w:r>
          </w:p>
        </w:tc>
      </w:tr>
      <w:tr w:rsidR="003E3FD9" w:rsidRPr="000C4153" w14:paraId="74C861C9" w14:textId="77777777">
        <w:trPr>
          <w:cantSplit/>
          <w:jc w:val="center"/>
        </w:trPr>
        <w:tc>
          <w:tcPr>
            <w:tcW w:w="1700" w:type="dxa"/>
            <w:tcBorders>
              <w:top w:val="nil"/>
              <w:left w:val="nil"/>
              <w:bottom w:val="nil"/>
              <w:right w:val="nil"/>
            </w:tcBorders>
          </w:tcPr>
          <w:p w14:paraId="2E311F1F" w14:textId="77777777" w:rsidR="003E3FD9" w:rsidRPr="000C4153" w:rsidRDefault="00000000">
            <w:pPr>
              <w:keepNext/>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2D83C480" w14:textId="77777777" w:rsidR="003E3FD9" w:rsidRPr="000C4153" w:rsidRDefault="00000000">
            <w:pPr>
              <w:keepNext/>
              <w:rPr>
                <w:sz w:val="16"/>
                <w:szCs w:val="16"/>
              </w:rPr>
            </w:pPr>
            <w:r w:rsidRPr="000C4153">
              <w:rPr>
                <w:sz w:val="16"/>
                <w:szCs w:val="16"/>
              </w:rPr>
              <w:t>0.05 of burnable cells</w:t>
            </w:r>
          </w:p>
        </w:tc>
        <w:tc>
          <w:tcPr>
            <w:tcW w:w="2046" w:type="dxa"/>
            <w:tcBorders>
              <w:top w:val="nil"/>
              <w:left w:val="nil"/>
              <w:bottom w:val="nil"/>
              <w:right w:val="nil"/>
            </w:tcBorders>
          </w:tcPr>
          <w:p w14:paraId="33162CFB" w14:textId="445C7D1F" w:rsidR="003E3FD9" w:rsidRPr="000C4153" w:rsidRDefault="00000000">
            <w:pPr>
              <w:keepNext/>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Pr="000C4153">
              <w:rPr>
                <w:sz w:val="16"/>
                <w:szCs w:val="16"/>
              </w:rPr>
            </w:r>
            <w:r w:rsidR="000C4153">
              <w:rPr>
                <w:sz w:val="16"/>
                <w:szCs w:val="16"/>
              </w:rPr>
              <w:instrText xml:space="preserve"> \* MERGEFORMAT </w:instrText>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1D8021BB" w14:textId="77777777">
        <w:trPr>
          <w:cantSplit/>
          <w:jc w:val="center"/>
        </w:trPr>
        <w:tc>
          <w:tcPr>
            <w:tcW w:w="1700" w:type="dxa"/>
            <w:tcBorders>
              <w:top w:val="nil"/>
              <w:left w:val="nil"/>
              <w:bottom w:val="nil"/>
              <w:right w:val="nil"/>
            </w:tcBorders>
          </w:tcPr>
          <w:p w14:paraId="465C5C99" w14:textId="77777777" w:rsidR="003E3FD9" w:rsidRPr="000C4153" w:rsidRDefault="00000000">
            <w:pPr>
              <w:keepNext/>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605927BB" w14:textId="77777777" w:rsidR="003E3FD9" w:rsidRPr="000C4153" w:rsidRDefault="00000000">
            <w:pPr>
              <w:keepNext/>
              <w:rPr>
                <w:sz w:val="16"/>
                <w:szCs w:val="16"/>
              </w:rPr>
            </w:pPr>
            <w:r w:rsidRPr="000C4153">
              <w:rPr>
                <w:sz w:val="16"/>
                <w:szCs w:val="16"/>
              </w:rPr>
              <w:t>0.35</w:t>
            </w:r>
          </w:p>
        </w:tc>
        <w:tc>
          <w:tcPr>
            <w:tcW w:w="2046" w:type="dxa"/>
            <w:tcBorders>
              <w:top w:val="nil"/>
              <w:left w:val="nil"/>
              <w:bottom w:val="nil"/>
              <w:right w:val="nil"/>
            </w:tcBorders>
          </w:tcPr>
          <w:p w14:paraId="57561C14" w14:textId="77777777" w:rsidR="003E3FD9" w:rsidRPr="000C4153" w:rsidRDefault="00000000">
            <w:pPr>
              <w:keepNext/>
              <w:rPr>
                <w:sz w:val="16"/>
                <w:szCs w:val="16"/>
              </w:rPr>
            </w:pPr>
            <w:r w:rsidRPr="000C4153">
              <w:rPr>
                <w:sz w:val="16"/>
                <w:szCs w:val="16"/>
              </w:rPr>
              <w:t>adaptation engages in 42% of cycles</w:t>
            </w:r>
          </w:p>
        </w:tc>
      </w:tr>
      <w:tr w:rsidR="003E3FD9" w:rsidRPr="000C4153" w14:paraId="54C7B5B2" w14:textId="77777777">
        <w:trPr>
          <w:cantSplit/>
          <w:jc w:val="center"/>
        </w:trPr>
        <w:tc>
          <w:tcPr>
            <w:tcW w:w="1700" w:type="dxa"/>
            <w:tcBorders>
              <w:top w:val="nil"/>
              <w:left w:val="nil"/>
              <w:bottom w:val="nil"/>
              <w:right w:val="nil"/>
            </w:tcBorders>
          </w:tcPr>
          <w:p w14:paraId="579ABD14" w14:textId="77777777" w:rsidR="003E3FD9" w:rsidRPr="000C4153" w:rsidRDefault="00000000">
            <w:pPr>
              <w:keepNext/>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654804E" w14:textId="77777777" w:rsidR="003E3FD9" w:rsidRPr="000C4153" w:rsidRDefault="00000000">
            <w:pPr>
              <w:keepNext/>
              <w:rPr>
                <w:sz w:val="16"/>
                <w:szCs w:val="16"/>
              </w:rPr>
            </w:pPr>
            <w:r w:rsidRPr="000C4153">
              <w:rPr>
                <w:sz w:val="16"/>
                <w:szCs w:val="16"/>
              </w:rPr>
              <w:t>0.05 each</w:t>
            </w:r>
          </w:p>
        </w:tc>
        <w:tc>
          <w:tcPr>
            <w:tcW w:w="2046" w:type="dxa"/>
            <w:tcBorders>
              <w:top w:val="nil"/>
              <w:left w:val="nil"/>
              <w:bottom w:val="nil"/>
              <w:right w:val="nil"/>
            </w:tcBorders>
          </w:tcPr>
          <w:p w14:paraId="52CB1A95" w14:textId="77777777" w:rsidR="003E3FD9" w:rsidRPr="000C4153" w:rsidRDefault="00000000">
            <w:pPr>
              <w:keepNext/>
              <w:rPr>
                <w:sz w:val="16"/>
                <w:szCs w:val="16"/>
              </w:rPr>
            </w:pPr>
            <w:r w:rsidRPr="000C4153">
              <w:rPr>
                <w:sz w:val="16"/>
                <w:szCs w:val="16"/>
              </w:rPr>
              <w:t>one twentieth of the unit interval, the resolution of the 5-term partition</w:t>
            </w:r>
          </w:p>
        </w:tc>
      </w:tr>
      <w:tr w:rsidR="003E3FD9" w:rsidRPr="000C4153" w14:paraId="65DEA92C" w14:textId="77777777">
        <w:trPr>
          <w:cantSplit/>
          <w:jc w:val="center"/>
        </w:trPr>
        <w:tc>
          <w:tcPr>
            <w:tcW w:w="1700" w:type="dxa"/>
            <w:tcBorders>
              <w:top w:val="nil"/>
              <w:left w:val="nil"/>
              <w:bottom w:val="nil"/>
              <w:right w:val="nil"/>
            </w:tcBorders>
          </w:tcPr>
          <w:p w14:paraId="0C925944" w14:textId="77777777" w:rsidR="003E3FD9" w:rsidRPr="000C4153" w:rsidRDefault="00000000">
            <w:pPr>
              <w:keepNext/>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657732E2" w14:textId="77777777" w:rsidR="003E3FD9" w:rsidRPr="000C4153" w:rsidRDefault="00000000">
            <w:pPr>
              <w:keepNext/>
              <w:rPr>
                <w:sz w:val="16"/>
                <w:szCs w:val="16"/>
              </w:rPr>
            </w:pPr>
            <w:r w:rsidRPr="000C4153">
              <w:rPr>
                <w:sz w:val="16"/>
                <w:szCs w:val="16"/>
              </w:rPr>
              <w:t>0.60</w:t>
            </w:r>
          </w:p>
        </w:tc>
        <w:tc>
          <w:tcPr>
            <w:tcW w:w="2046" w:type="dxa"/>
            <w:tcBorders>
              <w:top w:val="nil"/>
              <w:left w:val="nil"/>
              <w:bottom w:val="nil"/>
              <w:right w:val="nil"/>
            </w:tcBorders>
          </w:tcPr>
          <w:p w14:paraId="28E7F63F" w14:textId="77777777" w:rsidR="003E3FD9" w:rsidRPr="000C4153" w:rsidRDefault="00000000">
            <w:pPr>
              <w:keepNext/>
              <w:rPr>
                <w:sz w:val="16"/>
                <w:szCs w:val="16"/>
              </w:rPr>
            </w:pPr>
            <w:r w:rsidRPr="000C4153">
              <w:rPr>
                <w:sz w:val="16"/>
                <w:szCs w:val="16"/>
              </w:rPr>
              <w:t>mean gap between a scored concept and its answer at most 0.4</w:t>
            </w:r>
          </w:p>
        </w:tc>
      </w:tr>
      <w:tr w:rsidR="003E3FD9" w:rsidRPr="000C4153" w14:paraId="6D03F0C3" w14:textId="77777777">
        <w:trPr>
          <w:cantSplit/>
          <w:jc w:val="center"/>
        </w:trPr>
        <w:tc>
          <w:tcPr>
            <w:tcW w:w="1700" w:type="dxa"/>
            <w:tcBorders>
              <w:top w:val="nil"/>
              <w:left w:val="nil"/>
              <w:bottom w:val="nil"/>
              <w:right w:val="nil"/>
            </w:tcBorders>
          </w:tcPr>
          <w:p w14:paraId="2A0CF878" w14:textId="77777777" w:rsidR="003E3FD9" w:rsidRPr="000C4153" w:rsidRDefault="00000000">
            <w:pPr>
              <w:keepNext/>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4EA4D442" w14:textId="77777777" w:rsidR="003E3FD9" w:rsidRPr="000C4153" w:rsidRDefault="00000000">
            <w:pPr>
              <w:keepNext/>
              <w:rPr>
                <w:sz w:val="16"/>
                <w:szCs w:val="16"/>
              </w:rPr>
            </w:pPr>
            <w:r w:rsidRPr="000C4153">
              <w:rPr>
                <w:sz w:val="16"/>
                <w:szCs w:val="16"/>
              </w:rPr>
              <w:t>0.62, 0.12</w:t>
            </w:r>
          </w:p>
        </w:tc>
        <w:tc>
          <w:tcPr>
            <w:tcW w:w="2046" w:type="dxa"/>
            <w:tcBorders>
              <w:top w:val="nil"/>
              <w:left w:val="nil"/>
              <w:bottom w:val="nil"/>
              <w:right w:val="nil"/>
            </w:tcBorders>
          </w:tcPr>
          <w:p w14:paraId="246FB874" w14:textId="77777777" w:rsidR="003E3FD9" w:rsidRPr="000C4153" w:rsidRDefault="00000000">
            <w:pPr>
              <w:keepNext/>
              <w:rPr>
                <w:sz w:val="16"/>
                <w:szCs w:val="16"/>
              </w:rPr>
            </w:pPr>
            <w:r w:rsidRPr="000C4153">
              <w:rPr>
                <w:sz w:val="16"/>
                <w:szCs w:val="16"/>
              </w:rPr>
              <w:t>membership level at which two neighbouring terms share a reading</w:t>
            </w:r>
          </w:p>
        </w:tc>
      </w:tr>
      <w:tr w:rsidR="003E3FD9" w:rsidRPr="000C4153" w14:paraId="1E473431" w14:textId="77777777">
        <w:trPr>
          <w:cantSplit/>
          <w:jc w:val="center"/>
        </w:trPr>
        <w:tc>
          <w:tcPr>
            <w:tcW w:w="1700" w:type="dxa"/>
            <w:tcBorders>
              <w:top w:val="nil"/>
              <w:left w:val="nil"/>
              <w:bottom w:val="nil"/>
              <w:right w:val="nil"/>
            </w:tcBorders>
          </w:tcPr>
          <w:p w14:paraId="4B3852A3" w14:textId="77777777" w:rsidR="003E3FD9" w:rsidRPr="000C4153" w:rsidRDefault="00000000">
            <w:pPr>
              <w:keepNext/>
              <w:rPr>
                <w:sz w:val="16"/>
                <w:szCs w:val="16"/>
              </w:rPr>
            </w:pPr>
            <w:r w:rsidRPr="000C4153">
              <w:rPr>
                <w:sz w:val="16"/>
                <w:szCs w:val="16"/>
              </w:rPr>
              <w:t xml:space="preserve">Bandit step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b</m:t>
                  </m:r>
                </m:sub>
              </m:sSub>
            </m:oMath>
            <w:r w:rsidRPr="000C4153">
              <w:rPr>
                <w:sz w:val="16"/>
                <w:szCs w:val="16"/>
              </w:rPr>
              <w:t xml:space="preserve">, exploration rate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b</m:t>
                  </m:r>
                </m:sub>
              </m:sSub>
            </m:oMath>
          </w:p>
        </w:tc>
        <w:tc>
          <w:tcPr>
            <w:tcW w:w="1150" w:type="dxa"/>
            <w:tcBorders>
              <w:top w:val="nil"/>
              <w:left w:val="nil"/>
              <w:bottom w:val="nil"/>
              <w:right w:val="nil"/>
            </w:tcBorders>
          </w:tcPr>
          <w:p w14:paraId="4AC72356" w14:textId="77777777" w:rsidR="003E3FD9" w:rsidRPr="000C4153" w:rsidRDefault="00000000">
            <w:pPr>
              <w:keepNext/>
              <w:rPr>
                <w:sz w:val="16"/>
                <w:szCs w:val="16"/>
              </w:rPr>
            </w:pPr>
            <w:r w:rsidRPr="000C4153">
              <w:rPr>
                <w:sz w:val="16"/>
                <w:szCs w:val="16"/>
              </w:rPr>
              <w:t>0.05, 0.10</w:t>
            </w:r>
          </w:p>
        </w:tc>
        <w:tc>
          <w:tcPr>
            <w:tcW w:w="2046" w:type="dxa"/>
            <w:tcBorders>
              <w:top w:val="nil"/>
              <w:left w:val="nil"/>
              <w:bottom w:val="nil"/>
              <w:right w:val="nil"/>
            </w:tcBorders>
          </w:tcPr>
          <w:p w14:paraId="54A37834" w14:textId="77777777" w:rsidR="003E3FD9" w:rsidRPr="000C4153" w:rsidRDefault="00000000">
            <w:pPr>
              <w:keepNext/>
              <w:rPr>
                <w:sz w:val="16"/>
                <w:szCs w:val="16"/>
              </w:rPr>
            </w:pPr>
            <w:r w:rsidRPr="000C4153">
              <w:rPr>
                <w:sz w:val="16"/>
                <w:szCs w:val="16"/>
              </w:rPr>
              <w:t>one proposal in ten is tried regardless of the value table</w:t>
            </w:r>
          </w:p>
        </w:tc>
      </w:tr>
      <w:tr w:rsidR="003E3FD9" w:rsidRPr="000C4153" w14:paraId="0B2C384E" w14:textId="77777777">
        <w:trPr>
          <w:cantSplit/>
          <w:jc w:val="center"/>
        </w:trPr>
        <w:tc>
          <w:tcPr>
            <w:tcW w:w="1700" w:type="dxa"/>
            <w:tcBorders>
              <w:top w:val="nil"/>
              <w:left w:val="nil"/>
              <w:bottom w:val="nil"/>
              <w:right w:val="nil"/>
            </w:tcBorders>
          </w:tcPr>
          <w:p w14:paraId="2CA9F25A" w14:textId="77777777" w:rsidR="003E3FD9" w:rsidRPr="000C4153" w:rsidRDefault="00000000">
            <w:pPr>
              <w:keepNext/>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0EC3232A" w14:textId="77777777" w:rsidR="003E3FD9" w:rsidRPr="000C4153" w:rsidRDefault="00000000">
            <w:pPr>
              <w:keepNext/>
              <w:rPr>
                <w:sz w:val="16"/>
                <w:szCs w:val="16"/>
              </w:rPr>
            </w:pPr>
            <w:r w:rsidRPr="000C4153">
              <w:rPr>
                <w:sz w:val="16"/>
                <w:szCs w:val="16"/>
              </w:rPr>
              <w:t>0.0001 per seed</w:t>
            </w:r>
          </w:p>
        </w:tc>
        <w:tc>
          <w:tcPr>
            <w:tcW w:w="2046" w:type="dxa"/>
            <w:tcBorders>
              <w:top w:val="nil"/>
              <w:left w:val="nil"/>
              <w:bottom w:val="nil"/>
              <w:right w:val="nil"/>
            </w:tcBorders>
          </w:tcPr>
          <w:p w14:paraId="6F28CC22" w14:textId="77777777" w:rsidR="003E3FD9" w:rsidRPr="000C4153" w:rsidRDefault="00000000">
            <w:pPr>
              <w:keepNext/>
              <w:rPr>
                <w:sz w:val="16"/>
                <w:szCs w:val="16"/>
              </w:rPr>
            </w:pPr>
            <w:r w:rsidRPr="000C4153">
              <w:rPr>
                <w:sz w:val="16"/>
                <w:szCs w:val="16"/>
              </w:rPr>
              <w:t>excludes only a package without a measurable gain</w:t>
            </w:r>
          </w:p>
        </w:tc>
      </w:tr>
      <w:tr w:rsidR="003E3FD9" w:rsidRPr="000C4153" w14:paraId="0006B949" w14:textId="77777777">
        <w:trPr>
          <w:cantSplit/>
          <w:jc w:val="center"/>
        </w:trPr>
        <w:tc>
          <w:tcPr>
            <w:tcW w:w="1700" w:type="dxa"/>
            <w:tcBorders>
              <w:top w:val="nil"/>
              <w:left w:val="nil"/>
              <w:bottom w:val="nil"/>
              <w:right w:val="nil"/>
            </w:tcBorders>
          </w:tcPr>
          <w:p w14:paraId="3A78B6DE" w14:textId="77777777" w:rsidR="003E3FD9" w:rsidRPr="000C4153" w:rsidRDefault="00000000">
            <w:pPr>
              <w:keepNext/>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440C34C5" w14:textId="77777777" w:rsidR="003E3FD9" w:rsidRPr="000C4153" w:rsidRDefault="00000000">
            <w:pPr>
              <w:keepNext/>
              <w:rPr>
                <w:sz w:val="16"/>
                <w:szCs w:val="16"/>
              </w:rPr>
            </w:pPr>
            <w:r w:rsidRPr="000C4153">
              <w:rPr>
                <w:sz w:val="16"/>
                <w:szCs w:val="16"/>
              </w:rPr>
              <w:t>0.35 of the highest priority</w:t>
            </w:r>
          </w:p>
        </w:tc>
        <w:tc>
          <w:tcPr>
            <w:tcW w:w="2046" w:type="dxa"/>
            <w:tcBorders>
              <w:top w:val="nil"/>
              <w:left w:val="nil"/>
              <w:bottom w:val="nil"/>
              <w:right w:val="nil"/>
            </w:tcBorders>
          </w:tcPr>
          <w:p w14:paraId="23514668" w14:textId="77777777" w:rsidR="003E3FD9" w:rsidRPr="000C4153" w:rsidRDefault="00000000">
            <w:pPr>
              <w:keepNext/>
              <w:rPr>
                <w:sz w:val="16"/>
                <w:szCs w:val="16"/>
              </w:rPr>
            </w:pPr>
            <w:r w:rsidRPr="000C4153">
              <w:rPr>
                <w:sz w:val="16"/>
                <w:szCs w:val="16"/>
              </w:rPr>
              <w:t>a region below it gets a reduced offensive share</w:t>
            </w:r>
          </w:p>
        </w:tc>
      </w:tr>
      <w:tr w:rsidR="003E3FD9" w:rsidRPr="000C4153" w14:paraId="47CD5915" w14:textId="77777777">
        <w:trPr>
          <w:cantSplit/>
          <w:jc w:val="center"/>
        </w:trPr>
        <w:tc>
          <w:tcPr>
            <w:tcW w:w="1700" w:type="dxa"/>
            <w:tcBorders>
              <w:top w:val="nil"/>
              <w:left w:val="nil"/>
              <w:bottom w:val="single" w:sz="8" w:space="0" w:color="000000"/>
              <w:right w:val="nil"/>
            </w:tcBorders>
          </w:tcPr>
          <w:p w14:paraId="1CFECD29" w14:textId="77777777" w:rsidR="003E3FD9" w:rsidRPr="000C4153" w:rsidRDefault="00000000">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761154BE" w14:textId="77777777" w:rsidR="003E3FD9" w:rsidRPr="000C4153" w:rsidRDefault="00000000">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11ECE301" w14:textId="77777777" w:rsidR="003E3FD9" w:rsidRPr="000C4153" w:rsidRDefault="00000000">
            <w:pPr>
              <w:rPr>
                <w:sz w:val="16"/>
                <w:szCs w:val="16"/>
              </w:rPr>
            </w:pPr>
            <w:r w:rsidRPr="000C4153">
              <w:rPr>
                <w:sz w:val="16"/>
                <w:szCs w:val="16"/>
              </w:rPr>
              <w:t>one in four readings missing, 10% noise on the rest</w:t>
            </w:r>
          </w:p>
        </w:tc>
      </w:tr>
    </w:tbl>
    <w:p w14:paraId="2BDF4B8E" w14:textId="77777777" w:rsidR="003E3FD9" w:rsidRDefault="003E3FD9">
      <w:pPr>
        <w:pStyle w:val="Text"/>
        <w:rPr>
          <w:sz w:val="12"/>
          <w:szCs w:val="12"/>
        </w:rPr>
      </w:pPr>
    </w:p>
    <w:p w14:paraId="306240A8" w14:textId="77777777" w:rsidR="003E3FD9" w:rsidRDefault="00000000">
      <w:pPr>
        <w:pStyle w:val="TableTitle"/>
        <w:keepNext/>
        <w:spacing w:before="120"/>
      </w:pPr>
      <w:r>
        <w:t xml:space="preserve">TABLE </w:t>
      </w:r>
      <w:bookmarkStart w:id="55" w:name="_RefTab_scen"/>
      <w:r>
        <w:fldChar w:fldCharType="begin"/>
      </w:r>
      <w:r>
        <w:instrText xml:space="preserve"> SEQ Table \* ROMAN </w:instrText>
      </w:r>
      <w:r>
        <w:fldChar w:fldCharType="separate"/>
      </w:r>
      <w:r>
        <w:rPr>
          <w:noProof/>
        </w:rPr>
        <w:t>III</w:t>
      </w:r>
      <w:r>
        <w:fldChar w:fldCharType="end"/>
      </w:r>
      <w:bookmarkEnd w:id="55"/>
    </w:p>
    <w:p w14:paraId="44573E1B" w14:textId="77777777" w:rsidR="003E3FD9" w:rsidRDefault="00000000">
      <w:pPr>
        <w:pStyle w:val="TableTitle"/>
        <w:keepNext/>
        <w:spacing w:after="60"/>
      </w:pPr>
      <w:del w:id="120021" w:author="Claude" w:date="2026-10-18T07:19:38Z">
        <w:r>
          <w:delText xml:space="preserve">Scenario families (72 by 50 cells at 30 m, 30 paired worlds each)</w:delText>
        </w:r>
      </w:del>
      <w:ins w:id="120022" w:author="Claude" w:date="2026-10-18T07:19:38Z">
        <w:r>
          <w:t xml:space="preserve">Scenario families, 30 paired worlds each</w:t>
        </w:r>
      </w:ins>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074D51F5" w14:textId="77777777">
        <w:trPr>
          <w:cantSplit/>
          <w:jc w:val="center"/>
        </w:trPr>
        <w:tc>
          <w:tcPr>
            <w:tcW w:w="560" w:type="dxa"/>
            <w:tcBorders>
              <w:top w:val="single" w:sz="8" w:space="0" w:color="000000"/>
              <w:left w:val="nil"/>
              <w:bottom w:val="single" w:sz="6" w:space="0" w:color="000000"/>
              <w:right w:val="nil"/>
            </w:tcBorders>
          </w:tcPr>
          <w:p w14:paraId="61F659D0" w14:textId="77777777" w:rsidR="003E3FD9" w:rsidRDefault="00000000">
            <w:pPr>
              <w:keepNext/>
            </w:pPr>
            <w:r>
              <w:rPr>
                <w:b/>
                <w:sz w:val="15"/>
                <w:szCs w:val="15"/>
              </w:rPr>
              <w:t>Family</w:t>
            </w:r>
          </w:p>
        </w:tc>
        <w:tc>
          <w:tcPr>
            <w:tcW w:w="1700" w:type="dxa"/>
            <w:tcBorders>
              <w:top w:val="single" w:sz="8" w:space="0" w:color="000000"/>
              <w:left w:val="nil"/>
              <w:bottom w:val="single" w:sz="6" w:space="0" w:color="000000"/>
              <w:right w:val="nil"/>
            </w:tcBorders>
          </w:tcPr>
          <w:p w14:paraId="42E06FC2" w14:textId="77777777" w:rsidR="003E3FD9" w:rsidRDefault="00000000">
            <w:pPr>
              <w:keepNext/>
              <w:jc w:val="center"/>
            </w:pPr>
            <w:r>
              <w:rPr>
                <w:b/>
                <w:sz w:val="15"/>
                <w:szCs w:val="15"/>
              </w:rPr>
              <w:t>Landscape</w:t>
            </w:r>
          </w:p>
        </w:tc>
        <w:tc>
          <w:tcPr>
            <w:tcW w:w="500" w:type="dxa"/>
            <w:tcBorders>
              <w:top w:val="single" w:sz="8" w:space="0" w:color="000000"/>
              <w:left w:val="nil"/>
              <w:bottom w:val="single" w:sz="6" w:space="0" w:color="000000"/>
              <w:right w:val="nil"/>
            </w:tcBorders>
          </w:tcPr>
          <w:p w14:paraId="372C2E3C" w14:textId="77777777" w:rsidR="003E3FD9" w:rsidRDefault="00000000">
            <w:pPr>
              <w:keepNext/>
              <w:jc w:val="center"/>
            </w:pPr>
            <w:r>
              <w:rPr>
                <w:b/>
                <w:sz w:val="15"/>
                <w:szCs w:val="15"/>
              </w:rPr>
              <w:t>Pool</w:t>
            </w:r>
          </w:p>
        </w:tc>
        <w:tc>
          <w:tcPr>
            <w:tcW w:w="1100" w:type="dxa"/>
            <w:tcBorders>
              <w:top w:val="single" w:sz="8" w:space="0" w:color="000000"/>
              <w:left w:val="nil"/>
              <w:bottom w:val="single" w:sz="6" w:space="0" w:color="000000"/>
              <w:right w:val="nil"/>
            </w:tcBorders>
          </w:tcPr>
          <w:p w14:paraId="34F67596" w14:textId="77777777" w:rsidR="003E3FD9" w:rsidRDefault="00000000">
            <w:pPr>
              <w:keepNext/>
              <w:jc w:val="center"/>
            </w:pPr>
            <w:r>
              <w:rPr>
                <w:b/>
                <w:sz w:val="15"/>
                <w:szCs w:val="15"/>
              </w:rPr>
              <w:t>Ignitions</w:t>
            </w:r>
          </w:p>
        </w:tc>
        <w:tc>
          <w:tcPr>
            <w:tcW w:w="1036" w:type="dxa"/>
            <w:tcBorders>
              <w:top w:val="single" w:sz="8" w:space="0" w:color="000000"/>
              <w:left w:val="nil"/>
              <w:bottom w:val="single" w:sz="6" w:space="0" w:color="000000"/>
              <w:right w:val="nil"/>
            </w:tcBorders>
          </w:tcPr>
          <w:p w14:paraId="6E09C166" w14:textId="77777777" w:rsidR="003E3FD9" w:rsidRDefault="00000000">
            <w:pPr>
              <w:keepNext/>
              <w:jc w:val="center"/>
            </w:pPr>
            <w:r>
              <w:rPr>
                <w:b/>
                <w:sz w:val="15"/>
                <w:szCs w:val="15"/>
              </w:rPr>
              <w:t>Observation</w:t>
            </w:r>
          </w:p>
        </w:tc>
      </w:tr>
      <w:tr w:rsidR="003E3FD9" w14:paraId="32CA3AD6" w14:textId="77777777">
        <w:trPr>
          <w:cantSplit/>
          <w:jc w:val="center"/>
        </w:trPr>
        <w:tc>
          <w:tcPr>
            <w:tcW w:w="560" w:type="dxa"/>
            <w:tcBorders>
              <w:top w:val="nil"/>
              <w:left w:val="nil"/>
              <w:bottom w:val="nil"/>
              <w:right w:val="nil"/>
            </w:tcBorders>
          </w:tcPr>
          <w:p w14:paraId="3C4DC6B2" w14:textId="77777777" w:rsidR="003E3FD9" w:rsidRDefault="00000000">
            <w:pPr>
              <w:keepNext/>
            </w:pPr>
            <w:r>
              <w:rPr>
                <w:sz w:val="15"/>
                <w:szCs w:val="15"/>
              </w:rPr>
              <w:t>S1</w:t>
            </w:r>
          </w:p>
        </w:tc>
        <w:tc>
          <w:tcPr>
            <w:tcW w:w="1700" w:type="dxa"/>
            <w:tcBorders>
              <w:top w:val="nil"/>
              <w:left w:val="nil"/>
              <w:bottom w:val="nil"/>
              <w:right w:val="nil"/>
            </w:tcBorders>
          </w:tcPr>
          <w:p w14:paraId="0ECC7854" w14:textId="77777777" w:rsidR="003E3FD9" w:rsidRDefault="00000000" w:rsidP="00C86984">
            <w:pPr>
              <w:keepNext/>
              <w:jc w:val="both"/>
            </w:pPr>
            <w:r>
              <w:rPr>
                <w:sz w:val="15"/>
                <w:szCs w:val="15"/>
              </w:rPr>
              <w:t>mountain forest, 2 settlements</w:t>
            </w:r>
          </w:p>
        </w:tc>
        <w:tc>
          <w:tcPr>
            <w:tcW w:w="500" w:type="dxa"/>
            <w:tcBorders>
              <w:top w:val="nil"/>
              <w:left w:val="nil"/>
              <w:bottom w:val="nil"/>
              <w:right w:val="nil"/>
            </w:tcBorders>
          </w:tcPr>
          <w:p w14:paraId="5530E3F0" w14:textId="77777777" w:rsidR="003E3FD9" w:rsidRDefault="00000000">
            <w:pPr>
              <w:keepNext/>
              <w:jc w:val="center"/>
            </w:pPr>
            <w:r>
              <w:rPr>
                <w:sz w:val="15"/>
                <w:szCs w:val="15"/>
              </w:rPr>
              <w:t>full</w:t>
            </w:r>
          </w:p>
        </w:tc>
        <w:tc>
          <w:tcPr>
            <w:tcW w:w="1100" w:type="dxa"/>
            <w:tcBorders>
              <w:top w:val="nil"/>
              <w:left w:val="nil"/>
              <w:bottom w:val="nil"/>
              <w:right w:val="nil"/>
            </w:tcBorders>
          </w:tcPr>
          <w:p w14:paraId="4FA55B95" w14:textId="77777777" w:rsidR="003E3FD9" w:rsidRDefault="00000000">
            <w:pPr>
              <w:keepNext/>
              <w:jc w:val="center"/>
            </w:pPr>
            <w:r>
              <w:rPr>
                <w:sz w:val="15"/>
                <w:szCs w:val="15"/>
              </w:rPr>
              <w:t>1, remote</w:t>
            </w:r>
          </w:p>
        </w:tc>
        <w:tc>
          <w:tcPr>
            <w:tcW w:w="1036" w:type="dxa"/>
            <w:tcBorders>
              <w:top w:val="nil"/>
              <w:left w:val="nil"/>
              <w:bottom w:val="nil"/>
              <w:right w:val="nil"/>
            </w:tcBorders>
          </w:tcPr>
          <w:p w14:paraId="15B74477" w14:textId="77777777" w:rsidR="003E3FD9" w:rsidRDefault="00000000">
            <w:pPr>
              <w:keepNext/>
              <w:jc w:val="center"/>
            </w:pPr>
            <w:r>
              <w:rPr>
                <w:sz w:val="15"/>
                <w:szCs w:val="15"/>
              </w:rPr>
              <w:t>full</w:t>
            </w:r>
          </w:p>
        </w:tc>
      </w:tr>
      <w:tr w:rsidR="003E3FD9" w14:paraId="33E84210" w14:textId="77777777">
        <w:trPr>
          <w:cantSplit/>
          <w:jc w:val="center"/>
        </w:trPr>
        <w:tc>
          <w:tcPr>
            <w:tcW w:w="560" w:type="dxa"/>
            <w:tcBorders>
              <w:top w:val="nil"/>
              <w:left w:val="nil"/>
              <w:bottom w:val="nil"/>
              <w:right w:val="nil"/>
            </w:tcBorders>
          </w:tcPr>
          <w:p w14:paraId="133FE0A9" w14:textId="77777777" w:rsidR="003E3FD9" w:rsidRDefault="00000000">
            <w:pPr>
              <w:keepNext/>
            </w:pPr>
            <w:r>
              <w:rPr>
                <w:sz w:val="15"/>
                <w:szCs w:val="15"/>
              </w:rPr>
              <w:t>S2</w:t>
            </w:r>
          </w:p>
        </w:tc>
        <w:tc>
          <w:tcPr>
            <w:tcW w:w="1700" w:type="dxa"/>
            <w:tcBorders>
              <w:top w:val="nil"/>
              <w:left w:val="nil"/>
              <w:bottom w:val="nil"/>
              <w:right w:val="nil"/>
            </w:tcBorders>
          </w:tcPr>
          <w:p w14:paraId="149A80B9" w14:textId="77777777" w:rsidR="003E3FD9" w:rsidRDefault="00000000" w:rsidP="00C86984">
            <w:pPr>
              <w:keepNext/>
              <w:jc w:val="both"/>
            </w:pPr>
            <w:r>
              <w:rPr>
                <w:sz w:val="15"/>
                <w:szCs w:val="15"/>
              </w:rPr>
              <w:t>mountain forest, 2 settlements</w:t>
            </w:r>
          </w:p>
        </w:tc>
        <w:tc>
          <w:tcPr>
            <w:tcW w:w="500" w:type="dxa"/>
            <w:tcBorders>
              <w:top w:val="nil"/>
              <w:left w:val="nil"/>
              <w:bottom w:val="nil"/>
              <w:right w:val="nil"/>
            </w:tcBorders>
          </w:tcPr>
          <w:p w14:paraId="0648FE12" w14:textId="77777777" w:rsidR="003E3FD9" w:rsidRDefault="00000000">
            <w:pPr>
              <w:keepNext/>
              <w:jc w:val="center"/>
            </w:pPr>
            <w:r>
              <w:rPr>
                <w:sz w:val="15"/>
                <w:szCs w:val="15"/>
              </w:rPr>
              <w:t>0.6</w:t>
            </w:r>
          </w:p>
        </w:tc>
        <w:tc>
          <w:tcPr>
            <w:tcW w:w="1100" w:type="dxa"/>
            <w:tcBorders>
              <w:top w:val="nil"/>
              <w:left w:val="nil"/>
              <w:bottom w:val="nil"/>
              <w:right w:val="nil"/>
            </w:tcBorders>
          </w:tcPr>
          <w:p w14:paraId="3947A93E" w14:textId="77777777" w:rsidR="003E3FD9" w:rsidRDefault="00000000">
            <w:pPr>
              <w:keepNext/>
              <w:jc w:val="center"/>
            </w:pPr>
            <w:r>
              <w:rPr>
                <w:sz w:val="15"/>
                <w:szCs w:val="15"/>
              </w:rPr>
              <w:t>2, remote</w:t>
            </w:r>
          </w:p>
        </w:tc>
        <w:tc>
          <w:tcPr>
            <w:tcW w:w="1036" w:type="dxa"/>
            <w:tcBorders>
              <w:top w:val="nil"/>
              <w:left w:val="nil"/>
              <w:bottom w:val="nil"/>
              <w:right w:val="nil"/>
            </w:tcBorders>
          </w:tcPr>
          <w:p w14:paraId="0D348BEA" w14:textId="77777777" w:rsidR="003E3FD9" w:rsidRDefault="00000000">
            <w:pPr>
              <w:keepNext/>
              <w:jc w:val="center"/>
            </w:pPr>
            <w:r>
              <w:rPr>
                <w:sz w:val="15"/>
                <w:szCs w:val="15"/>
              </w:rPr>
              <w:t>full</w:t>
            </w:r>
          </w:p>
        </w:tc>
      </w:tr>
      <w:tr w:rsidR="003E3FD9" w14:paraId="37D67C91" w14:textId="77777777">
        <w:trPr>
          <w:cantSplit/>
          <w:jc w:val="center"/>
        </w:trPr>
        <w:tc>
          <w:tcPr>
            <w:tcW w:w="560" w:type="dxa"/>
            <w:tcBorders>
              <w:top w:val="nil"/>
              <w:left w:val="nil"/>
              <w:bottom w:val="nil"/>
              <w:right w:val="nil"/>
            </w:tcBorders>
          </w:tcPr>
          <w:p w14:paraId="703B202C" w14:textId="77777777" w:rsidR="003E3FD9" w:rsidRDefault="00000000">
            <w:pPr>
              <w:keepNext/>
            </w:pPr>
            <w:r>
              <w:rPr>
                <w:sz w:val="15"/>
                <w:szCs w:val="15"/>
              </w:rPr>
              <w:t>S3</w:t>
            </w:r>
          </w:p>
        </w:tc>
        <w:tc>
          <w:tcPr>
            <w:tcW w:w="1700" w:type="dxa"/>
            <w:tcBorders>
              <w:top w:val="nil"/>
              <w:left w:val="nil"/>
              <w:bottom w:val="nil"/>
              <w:right w:val="nil"/>
            </w:tcBorders>
          </w:tcPr>
          <w:p w14:paraId="274E3950" w14:textId="77777777" w:rsidR="003E3FD9" w:rsidRDefault="00000000" w:rsidP="00C86984">
            <w:pPr>
              <w:keepNext/>
              <w:jc w:val="both"/>
            </w:pPr>
            <w:r>
              <w:rPr>
                <w:sz w:val="15"/>
                <w:szCs w:val="15"/>
              </w:rPr>
              <w:t>rolling interface, 12 settlements</w:t>
            </w:r>
          </w:p>
        </w:tc>
        <w:tc>
          <w:tcPr>
            <w:tcW w:w="500" w:type="dxa"/>
            <w:tcBorders>
              <w:top w:val="nil"/>
              <w:left w:val="nil"/>
              <w:bottom w:val="nil"/>
              <w:right w:val="nil"/>
            </w:tcBorders>
          </w:tcPr>
          <w:p w14:paraId="7EF97951" w14:textId="77777777" w:rsidR="003E3FD9" w:rsidRDefault="00000000">
            <w:pPr>
              <w:keepNext/>
              <w:jc w:val="center"/>
            </w:pPr>
            <w:r>
              <w:rPr>
                <w:sz w:val="15"/>
                <w:szCs w:val="15"/>
              </w:rPr>
              <w:t>full</w:t>
            </w:r>
          </w:p>
        </w:tc>
        <w:tc>
          <w:tcPr>
            <w:tcW w:w="1100" w:type="dxa"/>
            <w:tcBorders>
              <w:top w:val="nil"/>
              <w:left w:val="nil"/>
              <w:bottom w:val="nil"/>
              <w:right w:val="nil"/>
            </w:tcBorders>
          </w:tcPr>
          <w:p w14:paraId="43B00EAA" w14:textId="77777777" w:rsidR="003E3FD9" w:rsidRDefault="00000000">
            <w:pPr>
              <w:keepNext/>
              <w:jc w:val="center"/>
            </w:pPr>
            <w:r>
              <w:rPr>
                <w:sz w:val="15"/>
                <w:szCs w:val="15"/>
              </w:rPr>
              <w:t>1, near interface</w:t>
            </w:r>
          </w:p>
        </w:tc>
        <w:tc>
          <w:tcPr>
            <w:tcW w:w="1036" w:type="dxa"/>
            <w:tcBorders>
              <w:top w:val="nil"/>
              <w:left w:val="nil"/>
              <w:bottom w:val="nil"/>
              <w:right w:val="nil"/>
            </w:tcBorders>
          </w:tcPr>
          <w:p w14:paraId="542F5B82" w14:textId="77777777" w:rsidR="003E3FD9" w:rsidRDefault="00000000">
            <w:pPr>
              <w:keepNext/>
              <w:jc w:val="center"/>
            </w:pPr>
            <w:r>
              <w:rPr>
                <w:sz w:val="15"/>
                <w:szCs w:val="15"/>
              </w:rPr>
              <w:t>full</w:t>
            </w:r>
          </w:p>
        </w:tc>
      </w:tr>
      <w:tr w:rsidR="003E3FD9" w14:paraId="1167106B" w14:textId="77777777">
        <w:trPr>
          <w:cantSplit/>
          <w:jc w:val="center"/>
        </w:trPr>
        <w:tc>
          <w:tcPr>
            <w:tcW w:w="560" w:type="dxa"/>
            <w:tcBorders>
              <w:top w:val="nil"/>
              <w:left w:val="nil"/>
              <w:bottom w:val="nil"/>
              <w:right w:val="nil"/>
            </w:tcBorders>
          </w:tcPr>
          <w:p w14:paraId="3A75A78F" w14:textId="77777777" w:rsidR="003E3FD9" w:rsidRDefault="00000000">
            <w:pPr>
              <w:keepNext/>
            </w:pPr>
            <w:r>
              <w:rPr>
                <w:sz w:val="15"/>
                <w:szCs w:val="15"/>
              </w:rPr>
              <w:t>S4</w:t>
            </w:r>
          </w:p>
        </w:tc>
        <w:tc>
          <w:tcPr>
            <w:tcW w:w="1700" w:type="dxa"/>
            <w:tcBorders>
              <w:top w:val="nil"/>
              <w:left w:val="nil"/>
              <w:bottom w:val="nil"/>
              <w:right w:val="nil"/>
            </w:tcBorders>
          </w:tcPr>
          <w:p w14:paraId="4EA9ED78" w14:textId="77777777" w:rsidR="003E3FD9" w:rsidRDefault="00000000" w:rsidP="00C86984">
            <w:pPr>
              <w:keepNext/>
              <w:jc w:val="both"/>
            </w:pPr>
            <w:r>
              <w:rPr>
                <w:sz w:val="15"/>
                <w:szCs w:val="15"/>
              </w:rPr>
              <w:t>rolling interface, 12 settlements</w:t>
            </w:r>
          </w:p>
        </w:tc>
        <w:tc>
          <w:tcPr>
            <w:tcW w:w="500" w:type="dxa"/>
            <w:tcBorders>
              <w:top w:val="nil"/>
              <w:left w:val="nil"/>
              <w:bottom w:val="nil"/>
              <w:right w:val="nil"/>
            </w:tcBorders>
          </w:tcPr>
          <w:p w14:paraId="6807EA3C" w14:textId="77777777" w:rsidR="003E3FD9" w:rsidRDefault="00000000">
            <w:pPr>
              <w:keepNext/>
              <w:jc w:val="center"/>
            </w:pPr>
            <w:r>
              <w:rPr>
                <w:sz w:val="15"/>
                <w:szCs w:val="15"/>
              </w:rPr>
              <w:t>0.6</w:t>
            </w:r>
          </w:p>
        </w:tc>
        <w:tc>
          <w:tcPr>
            <w:tcW w:w="1100" w:type="dxa"/>
            <w:tcBorders>
              <w:top w:val="nil"/>
              <w:left w:val="nil"/>
              <w:bottom w:val="nil"/>
              <w:right w:val="nil"/>
            </w:tcBorders>
          </w:tcPr>
          <w:p w14:paraId="12B1F13E" w14:textId="77777777" w:rsidR="003E3FD9" w:rsidRDefault="00000000">
            <w:pPr>
              <w:keepNext/>
              <w:jc w:val="center"/>
            </w:pPr>
            <w:r>
              <w:rPr>
                <w:sz w:val="15"/>
                <w:szCs w:val="15"/>
              </w:rPr>
              <w:t>2, near interface</w:t>
            </w:r>
          </w:p>
        </w:tc>
        <w:tc>
          <w:tcPr>
            <w:tcW w:w="1036" w:type="dxa"/>
            <w:tcBorders>
              <w:top w:val="nil"/>
              <w:left w:val="nil"/>
              <w:bottom w:val="nil"/>
              <w:right w:val="nil"/>
            </w:tcBorders>
          </w:tcPr>
          <w:p w14:paraId="4F808B26" w14:textId="77777777" w:rsidR="003E3FD9" w:rsidRDefault="00000000">
            <w:pPr>
              <w:keepNext/>
              <w:jc w:val="center"/>
            </w:pPr>
            <w:r>
              <w:rPr>
                <w:sz w:val="15"/>
                <w:szCs w:val="15"/>
              </w:rPr>
              <w:t>full</w:t>
            </w:r>
          </w:p>
        </w:tc>
      </w:tr>
      <w:tr w:rsidR="003E3FD9" w14:paraId="207FEE41" w14:textId="77777777">
        <w:trPr>
          <w:cantSplit/>
          <w:jc w:val="center"/>
        </w:trPr>
        <w:tc>
          <w:tcPr>
            <w:tcW w:w="560" w:type="dxa"/>
            <w:tcBorders>
              <w:top w:val="nil"/>
              <w:left w:val="nil"/>
              <w:bottom w:val="single" w:sz="8" w:space="0" w:color="000000"/>
              <w:right w:val="nil"/>
            </w:tcBorders>
          </w:tcPr>
          <w:p w14:paraId="39ED83A8" w14:textId="77777777" w:rsidR="003E3FD9" w:rsidRDefault="00000000">
            <w:r>
              <w:rPr>
                <w:sz w:val="15"/>
                <w:szCs w:val="15"/>
              </w:rPr>
              <w:t>S5</w:t>
            </w:r>
          </w:p>
        </w:tc>
        <w:tc>
          <w:tcPr>
            <w:tcW w:w="1700" w:type="dxa"/>
            <w:tcBorders>
              <w:top w:val="nil"/>
              <w:left w:val="nil"/>
              <w:bottom w:val="single" w:sz="8" w:space="0" w:color="000000"/>
              <w:right w:val="nil"/>
            </w:tcBorders>
          </w:tcPr>
          <w:p w14:paraId="67E09301" w14:textId="77777777" w:rsidR="003E3FD9" w:rsidRDefault="00000000" w:rsidP="00C86984">
            <w:pPr>
              <w:jc w:val="both"/>
            </w:pPr>
            <w:r>
              <w:rPr>
                <w:sz w:val="15"/>
                <w:szCs w:val="15"/>
              </w:rPr>
              <w:t>as S4</w:t>
            </w:r>
          </w:p>
        </w:tc>
        <w:tc>
          <w:tcPr>
            <w:tcW w:w="500" w:type="dxa"/>
            <w:tcBorders>
              <w:top w:val="nil"/>
              <w:left w:val="nil"/>
              <w:bottom w:val="single" w:sz="8" w:space="0" w:color="000000"/>
              <w:right w:val="nil"/>
            </w:tcBorders>
          </w:tcPr>
          <w:p w14:paraId="2D747870" w14:textId="77777777" w:rsidR="003E3FD9" w:rsidRDefault="00000000">
            <w:pPr>
              <w:jc w:val="center"/>
            </w:pPr>
            <w:r>
              <w:rPr>
                <w:sz w:val="15"/>
                <w:szCs w:val="15"/>
              </w:rPr>
              <w:t>0.6</w:t>
            </w:r>
          </w:p>
        </w:tc>
        <w:tc>
          <w:tcPr>
            <w:tcW w:w="1100" w:type="dxa"/>
            <w:tcBorders>
              <w:top w:val="nil"/>
              <w:left w:val="nil"/>
              <w:bottom w:val="single" w:sz="8" w:space="0" w:color="000000"/>
              <w:right w:val="nil"/>
            </w:tcBorders>
          </w:tcPr>
          <w:p w14:paraId="683D29D1" w14:textId="77777777" w:rsidR="003E3FD9" w:rsidRDefault="00000000">
            <w:pPr>
              <w:jc w:val="center"/>
            </w:pPr>
            <w:r>
              <w:rPr>
                <w:sz w:val="15"/>
                <w:szCs w:val="15"/>
              </w:rPr>
              <w:t>2, near interface</w:t>
            </w:r>
          </w:p>
        </w:tc>
        <w:tc>
          <w:tcPr>
            <w:tcW w:w="1036" w:type="dxa"/>
            <w:tcBorders>
              <w:top w:val="nil"/>
              <w:left w:val="nil"/>
              <w:bottom w:val="single" w:sz="8" w:space="0" w:color="000000"/>
              <w:right w:val="nil"/>
            </w:tcBorders>
          </w:tcPr>
          <w:p w14:paraId="0D7A1B8F" w14:textId="77875BC2" w:rsidR="003E3FD9" w:rsidRDefault="00623659">
            <w:pPr>
              <w:jc w:val="center"/>
            </w:pPr>
            <w:r>
              <w:rPr>
                <w:sz w:val="15"/>
                <w:szCs w:val="15"/>
              </w:rPr>
              <w:t>degraded</w:t>
            </w:r>
          </w:p>
        </w:tc>
      </w:tr>
    </w:tbl>
    <w:p w14:paraId="66E3FB05" w14:textId="77777777" w:rsidR="003E3FD9" w:rsidRDefault="003E3FD9">
      <w:pPr>
        <w:pStyle w:val="Text"/>
        <w:rPr>
          <w:sz w:val="12"/>
          <w:szCs w:val="12"/>
        </w:rPr>
      </w:pPr>
    </w:p>
    <w:p w14:paraId="5321CCA0" w14:textId="77777777" w:rsidR="00926552" w:rsidRDefault="00926552" w:rsidP="00926552">
      <w:pPr>
        <w:pStyle w:val="Heading2"/>
      </w:pPr>
      <w:bookmarkStart w:id="56" w:name="_RefSec_V_C"/>
      <w:r>
        <w:t>C</w:t>
      </w:r>
      <w:bookmarkEnd w:id="56"/>
      <w:r>
        <w:t>. Outcome: No Decision Support, Closed Layer, VODA</w:t>
      </w:r>
    </w:p>
    <w:p w14:paraId="52B3FFD9" w14:textId="77777777" w:rsidR="003E3FD9" w:rsidRDefault="00000000">
      <w:pPr>
        <w:pStyle w:val="Text"/>
      </w:pPr>
      <w:r>
        <w:rPr>
          <w:noProof/>
        </w:rPr>
        <mc:AlternateContent>
          <mc:Choice Requires="wpg">
            <w:drawing>
              <wp:anchor distT="0" distB="0" distL="114300" distR="114300" simplePos="0" relativeHeight="251662336" behindDoc="0" locked="0" layoutInCell="1" allowOverlap="0" wp14:anchorId="08D66336" wp14:editId="72CC4402">
                <wp:simplePos x="0" y="0"/>
                <wp:positionH relativeFrom="column">
                  <wp:posOffset>0</wp:posOffset>
                </wp:positionH>
                <wp:positionV relativeFrom="margin">
                  <wp:align>top</wp:align>
                </wp:positionV>
                <wp:extent cx="3109000" cy="3738262"/>
                <wp:effectExtent l="0" t="0" r="0" b="0"/>
                <wp:wrapSquare wrapText="bothSides"/>
                <wp:docPr id="600006" name="Group Fig6"/>
                <wp:cNvGraphicFramePr/>
                <a:graphic xmlns:a="http://schemas.openxmlformats.org/drawingml/2006/main">
                  <a:graphicData uri="http://schemas.microsoft.com/office/word/2010/wordprocessingGroup">
                    <wpg:wgp>
                      <wpg:cNvGrpSpPr/>
                      <wpg:grpSpPr>
                        <a:xfrm>
                          <a:off x="0" y="0"/>
                          <a:ext cx="3109000" cy="3738262"/>
                          <a:chOff x="0" y="0"/>
                          <a:chExt cx="3109000" cy="3738262"/>
                        </a:xfrm>
                      </wpg:grpSpPr>
                      <pic:pic xmlns:pic="http://schemas.openxmlformats.org/drawingml/2006/picture">
                        <pic:nvPicPr>
                          <pic:cNvPr id="610006" name="Picture Fig6"/>
                          <pic:cNvPicPr>
                            <a:picLocks noChangeAspect="1"/>
                          </pic:cNvPicPr>
                        </pic:nvPicPr>
                        <pic:blipFill rotWithShape="1">
                          <a:blip r:embed="rId20"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14:paraId="5B066CC5" w14:textId="77777777" w:rsidR="003E3FD9" w:rsidRDefault="00000000">
                              <w:pPr>
                                <w:pStyle w:val="Caption"/>
                                <w:spacing w:after="0"/>
                                <w:rPr>
                                  <w:noProof/>
                                </w:rPr>
                              </w:pPr>
                              <w:r>
                                <w:t xml:space="preserve">Fig. </w:t>
                              </w:r>
                              <w:bookmarkStart w:id="57" w:name="_RefFig6"/>
                              <w:r>
                                <w:fldChar w:fldCharType="begin"/>
                              </w:r>
                              <w:r>
                                <w:instrText xml:space="preserve"> SEQ Fig. \* ARABIC </w:instrText>
                              </w:r>
                              <w:r>
                                <w:fldChar w:fldCharType="separate"/>
                              </w:r>
                              <w:r>
                                <w:rPr>
                                  <w:noProof/>
                                </w:rPr>
                                <w:t>6</w:t>
                              </w:r>
                              <w:r>
                                <w:fldChar w:fldCharType="end"/>
                              </w:r>
                              <w:bookmarkEnd w:id="57"/>
                              <w:r>
                                <w:t>.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6" o:spid="_x0000_s1041" style="position:absolute;left:0;text-align:left;margin-left:0;margin-top:0;width:244.8pt;height:294.35pt;z-index:251662336;mso-position-vertical:top;mso-position-vertical-relative:margin;mso-width-relative:margin;mso-height-relative:margin" coordsize="31090,37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" o:allowoverlap="f">
                <v:shape id="Picture Fig6" o:spid="_x0000_s1042" type="#_x0000_t75" style="position:absolute;width:31090;height:3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">
                  <v:imagedata r:id="rId21" o:title=""/>
                </v:shape>
                <v:shape id="Text Box Fig6" o:spid="_x0000_s1043" type="#_x0000_t202" style="position:absolute;top:34382;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5B066CC5" w14:textId="77777777" w:rsidR="003E3FD9" w:rsidRDefault="00000000">
                        <w:pPr>
                          <w:pStyle w:val="Caption"/>
                          <w:spacing w:after="0"/>
                          <w:rPr>
                            <w:noProof/>
                          </w:rPr>
                        </w:pPr>
                        <w:r>
                          <w:t xml:space="preserve">Fig. </w:t>
                        </w:r>
                        <w:bookmarkStart w:id="58" w:name="_RefFig6"/>
                        <w:r>
                          <w:fldChar w:fldCharType="begin"/>
                        </w:r>
                        <w:r>
                          <w:instrText xml:space="preserve"> SEQ Fig. \* ARABIC </w:instrText>
                        </w:r>
                        <w:r>
                          <w:fldChar w:fldCharType="separate"/>
                        </w:r>
                        <w:r>
                          <w:rPr>
                            <w:noProof/>
                          </w:rPr>
                          <w:t>6</w:t>
                        </w:r>
                        <w:r>
                          <w:fldChar w:fldCharType="end"/>
                        </w:r>
                        <w:bookmarkEnd w:id="58"/>
                        <w:r>
                          <w:t>. Outcome per family, closed layer against VODA: (a) burned area, (b) affected population, (c) share extinguished.</w:t>
                        </w:r>
                      </w:p>
                    </w:txbxContent>
                  </v:textbox>
                </v:shape>
                <w10:wrap type="square" anchory="margin"/>
              </v:group>
            </w:pict>
          </mc:Fallback>
        </mc:AlternateContent>
      </w:r>
      <w:r>
        <w:t xml:space="preserve">Fig. </w:t>
      </w:r>
      <w:r>
        <w:fldChar w:fldCharType="begin"/>
      </w:r>
      <w:r>
        <w:instrText xml:space="preserve"> REF _RefFig6 \h </w:instrText>
      </w:r>
      <w:r>
        <w:fldChar w:fldCharType="separate"/>
      </w:r>
      <w:r>
        <w:rPr>
          <w:noProof/>
        </w:rPr>
        <w:t>6</w:t>
      </w:r>
      <w:r>
        <w:fldChar w:fldCharType="end"/>
      </w:r>
      <w:r>
        <w:t xml:space="preserve"> reports the outcome per family. Free burn consumes 250.7 ha on average and affects 5793 persons. The rule-based core alone changes this most. The static seed base lowers the burned area to 80.9 ha, a paired saving of 169.7 ± 10.3 ha that holds in all 150 worlds, and the affected population to 494. This gain belongs to the doctrine, not to adaptation. The self-tuning of the closed layer changes the character of the response more than its extent. The share of incidents extinguished within the episode rises from 13 to 52% and the delay term falls from 0.347 to 0.274, since tuned consequents commit the same resources sooner, but the burned area moves only to 75.4 ha, a paired difference of 5.5 ± 7.0 ha that does not separate from zero (better in 73 of 150 worlds). Tuning five rules finishes the fires the doctrine already holds. It does not reach the fires the doctrine does not hold.</w:t>
      </w:r>
    </w:p>
    <w:p w14:paraId="5E6B0CFC" w14:textId="77777777" w:rsidR="003E3FD9" w:rsidRDefault="00000000">
      <w:pPr>
        <w:pStyle w:val="Text"/>
      </w:pPr>
      <w:r>
        <w:rPr>
          <w:noProof/>
        </w:rPr>
        <w:lastRenderedPageBreak/>
        <mc:AlternateContent>
          <mc:Choice Requires="wpg">
            <w:drawing>
              <wp:anchor distT="0" distB="0" distL="114300" distR="114300" simplePos="0" relativeHeight="251663360" behindDoc="0" locked="0" layoutInCell="1" allowOverlap="0" wp14:anchorId="08D66336" wp14:editId="1380099B">
                <wp:simplePos x="0" y="0"/>
                <wp:positionH relativeFrom="column">
                  <wp:posOffset>0</wp:posOffset>
                </wp:positionH>
                <wp:positionV relativeFrom="margin">
                  <wp:align>bottom</wp:align>
                </wp:positionV>
                <wp:extent cx="3109000" cy="3137457"/>
                <wp:effectExtent l="0" t="0" r="0" b="0"/>
                <wp:wrapSquare wrapText="bothSides"/>
                <wp:docPr id="600007" name="Group Fig7"/>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07" name="Picture Fig7"/>
                          <pic:cNvPicPr>
                            <a:picLocks noChangeAspect="1"/>
                          </pic:cNvPicPr>
                        </pic:nvPicPr>
                        <pic:blipFill rotWithShape="1">
                          <a:blip r:embed="rId22"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14:paraId="0FF118F8" w14:textId="77777777" w:rsidR="003E3FD9" w:rsidRDefault="00000000">
                              <w:pPr>
                                <w:pStyle w:val="Caption"/>
                                <w:spacing w:after="0"/>
                                <w:rPr>
                                  <w:noProof/>
                                </w:rPr>
                              </w:pPr>
                              <w:r>
                                <w:t xml:space="preserve">Fig. </w:t>
                              </w:r>
                              <w:bookmarkStart w:id="59" w:name="_RefFig7"/>
                              <w:r>
                                <w:fldChar w:fldCharType="begin"/>
                              </w:r>
                              <w:r>
                                <w:instrText xml:space="preserve"> SEQ Fig. \* ARABIC </w:instrText>
                              </w:r>
                              <w:r>
                                <w:fldChar w:fldCharType="separate"/>
                              </w:r>
                              <w:r>
                                <w:rPr>
                                  <w:noProof/>
                                </w:rPr>
                                <w:t>7</w:t>
                              </w:r>
                              <w:r>
                                <w:fldChar w:fldCharType="end"/>
                              </w:r>
                              <w:bookmarkEnd w:id="59"/>
                              <w:r>
                                <w:t>. (a) Area saved by VODA against the closed layer, 150 worlds sorted. (b) Physical and five-term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7" o:spid="_x0000_s1044" style="position:absolute;left:0;text-align:left;margin-left:0;margin-top:0;width:244.8pt;height:247.05pt;z-index:251663360;mso-position-vertical:bottom;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" o:allowoverlap="f">
                <v:shape id="Picture Fig7" o:spid="_x0000_s1045"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">
                  <v:imagedata r:id="rId23" o:title=""/>
                </v:shape>
                <v:shape id="Text Box Fig7" o:spid="_x0000_s1046"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0FF118F8" w14:textId="77777777" w:rsidR="003E3FD9" w:rsidRDefault="00000000">
                        <w:pPr>
                          <w:pStyle w:val="Caption"/>
                          <w:spacing w:after="0"/>
                          <w:rPr>
                            <w:noProof/>
                          </w:rPr>
                        </w:pPr>
                        <w:r>
                          <w:t xml:space="preserve">Fig. </w:t>
                        </w:r>
                        <w:bookmarkStart w:id="60" w:name="_RefFig7"/>
                        <w:r>
                          <w:fldChar w:fldCharType="begin"/>
                        </w:r>
                        <w:r>
                          <w:instrText xml:space="preserve"> SEQ Fig. \* ARABIC </w:instrText>
                        </w:r>
                        <w:r>
                          <w:fldChar w:fldCharType="separate"/>
                        </w:r>
                        <w:r>
                          <w:rPr>
                            <w:noProof/>
                          </w:rPr>
                          <w:t>7</w:t>
                        </w:r>
                        <w:r>
                          <w:fldChar w:fldCharType="end"/>
                        </w:r>
                        <w:bookmarkEnd w:id="60"/>
                        <w:r>
                          <w:t>. (a) Area saved by VODA against the closed layer, 150 worlds sorted. (b) Physical and five-term total cost per configuration.</w:t>
                        </w:r>
                      </w:p>
                    </w:txbxContent>
                  </v:textbox>
                </v:shape>
                <w10:wrap type="square" anchory="margin"/>
              </v:group>
            </w:pict>
          </mc:Fallback>
        </mc:AlternateContent>
      </w:r>
      <w:r>
        <w:t xml:space="preserve">VODA does. Against the closed layer on the same worlds it burns 29.9 ± 7.2 ha less and is better in 128 of 150 worlds, as Fig. </w:t>
      </w:r>
      <w:r>
        <w:fldChar w:fldCharType="begin"/>
      </w:r>
      <w:r>
        <w:instrText xml:space="preserve"> REF _RefFig7 \h </w:instrText>
      </w:r>
      <w:r>
        <w:fldChar w:fldCharType="separate"/>
      </w:r>
      <w:r>
        <w:rPr>
          <w:noProof/>
        </w:rPr>
        <w:t>7</w:t>
      </w:r>
      <w:r>
        <w:fldChar w:fldCharType="end"/>
      </w:r>
      <w:r>
        <w:t>(a) shows. The 13 ties are small fires the doctrine already contained, and in nine worlds it burned more. It raises the share extinguished to 75% and lowers the affected population to 117 persons, 274 ± 61 fewer per world and 70% below the closed layer. The gain is largest where the doctrine is weakest. In the forest family with a reduced pool and two ignitions (S2) the paired difference is 63.6 ± 27.6 ha. In the interface families with two ignitions (S4, S5) VODA burns less in 30 and 29 of 30 worlds and extinguishes 97 and 100% of the incidents. Under degraded observation (S5) its burned area moves from 27.2 to 29.2 ha, a change of 7% inside the confidence interval of either cell, and the configuration remains the best. Reduced observation degrades the response instead of breaking it.</w:t>
      </w:r>
    </w:p>
    <w:p w14:paraId="4BDE01A1" w14:textId="77777777" w:rsidR="003E3FD9" w:rsidRDefault="00000000">
      <w:pPr>
        <w:pStyle w:val="Text"/>
      </w:pPr>
      <w:r>
        <w:t xml:space="preserve">The gain is not bought with resources. Fig. </w:t>
      </w:r>
      <w:r>
        <w:fldChar w:fldCharType="begin"/>
      </w:r>
      <w:r>
        <w:instrText xml:space="preserve"> REF _RefFig7 \h </w:instrText>
      </w:r>
      <w:r>
        <w:fldChar w:fldCharType="separate"/>
      </w:r>
      <w:r>
        <w:rPr>
          <w:noProof/>
        </w:rPr>
        <w:t>7</w:t>
      </w:r>
      <w:r>
        <w:fldChar w:fldCharType="end"/>
      </w:r>
      <w:r>
        <w:t xml:space="preserve">(b) sets the physical cost beside the five-term total cost of each configuration. VODA reaches the lowest physical cost, 0.081 against 0.139 for the closed layer, and the lowest total cost, 0.110 against 0.164, while its response term (0.308) stays below that of the closed layer (0.428) and of the static doctrine (0.501). The saving sits in the physical terms with no growth in the response terms. The rule base reaches 10.4 active rules at the end of an episode under VODA against 10.3 under the closed layer alone, so the margin comes from what the rules say rather than from how many there are. </w:t>
      </w:r>
      <w:del w:id="120013" w:author="Claude" w:date="2026-10-18T07:19:38Z">
        <w:r>
          <w:delText xml:space="preserve">What the open layer costs is computation. An episode makes 10.3 model calls and takes 124 s of wall time against 22 s for the closed layer, about two seconds per decision cycle against the twelve minutes available.</w:delText>
        </w:r>
      </w:del>
      <w:ins w:id="120014" w:author="Claude" w:date="2026-10-18T07:19:38Z">
        <w:r>
          <w:t xml:space="preserve">What the open layer costs is computation, about ten model calls per episode and about two seconds of proposer time per decision cycle against the twelve minutes available.</w:t>
        </w:r>
      </w:ins>
    </w:p>
    <w:p w14:paraId="1EF14E6A" w14:textId="77777777" w:rsidR="00926552" w:rsidRDefault="00926552" w:rsidP="00926552">
      <w:pPr>
        <w:pStyle w:val="Heading2"/>
      </w:pPr>
      <w:bookmarkStart w:id="61" w:name="_RefSec_V_D"/>
      <w:r>
        <w:t>D</w:t>
      </w:r>
      <w:bookmarkEnd w:id="61"/>
      <w:r>
        <w:t>. What the Open Layer Produced</w:t>
      </w:r>
    </w:p>
    <w:p w14:paraId="2A59F294" w14:textId="77777777" w:rsidR="003E3FD9" w:rsidRDefault="00000000">
      <w:pPr>
        <w:pStyle w:val="Text"/>
      </w:pPr>
      <w:r>
        <w:rPr>
          <w:noProof/>
        </w:rPr>
        <mc:AlternateContent>
          <mc:Choice Requires="wpg">
            <w:drawing>
              <wp:anchor distT="0" distB="0" distL="114300" distR="114300" simplePos="0" relativeHeight="251664384" behindDoc="0" locked="0" layoutInCell="1" allowOverlap="0" wp14:anchorId="08D66336" wp14:editId="33F9DC2A">
                <wp:simplePos x="0" y="0"/>
                <wp:positionH relativeFrom="column">
                  <wp:posOffset>0</wp:posOffset>
                </wp:positionH>
                <wp:positionV relativeFrom="margin">
                  <wp:align>top</wp:align>
                </wp:positionV>
                <wp:extent cx="3109000" cy="2878373"/>
                <wp:effectExtent l="0" t="0" r="0" b="0"/>
                <wp:wrapSquare wrapText="bothSides"/>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4"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14:paraId="50EBF2DD" w14:textId="77777777" w:rsidR="003E3FD9" w:rsidRDefault="00000000">
                              <w:pPr>
                                <w:pStyle w:val="Caption"/>
                                <w:spacing w:after="0"/>
                                <w:rPr>
                                  <w:noProof/>
                                </w:rPr>
                              </w:pPr>
                              <w:r>
                                <w:t xml:space="preserve">Fig. </w:t>
                              </w:r>
                              <w:bookmarkStart w:id="62" w:name="_RefFig8"/>
                              <w:r>
                                <w:fldChar w:fldCharType="begin"/>
                              </w:r>
                              <w:r>
                                <w:instrText xml:space="preserve"> SEQ Fig. \* ARABIC </w:instrText>
                              </w:r>
                              <w:r>
                                <w:fldChar w:fldCharType="separate"/>
                              </w:r>
                              <w:r>
                                <w:rPr>
                                  <w:noProof/>
                                </w:rPr>
                                <w:t>8</w:t>
                              </w:r>
                              <w:r>
                                <w:fldChar w:fldCharType="end"/>
                              </w:r>
                              <w:bookmarkEnd w:id="62"/>
                              <w:r>
                                <w:t>. (a) The 710 proposals by kind and gate verdict. (b) Admitted objects per family and kind, and the worlds that admitted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8" o:spid="_x0000_s1047" style="position:absolute;left:0;text-align:left;margin-left:0;margin-top:0;width:244.8pt;height:226.65pt;z-index:251664384;mso-position-vertical:top;mso-position-vertical-relative:margin;mso-width-relative:margin;mso-height-relative:margin" coordsize="31090,2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" o:allowoverlap="f">
                <v:shape id="Picture Fig8" o:spid="_x0000_s1048" type="#_x0000_t75" style="position:absolute;width:31090;height:2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">
                  <v:imagedata r:id="rId25" o:title=""/>
                </v:shape>
                <v:shape id="Text Box Fig8" o:spid="_x0000_s1049" type="#_x0000_t202" style="position:absolute;top:25783;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50EBF2DD" w14:textId="77777777" w:rsidR="003E3FD9" w:rsidRDefault="00000000">
                        <w:pPr>
                          <w:pStyle w:val="Caption"/>
                          <w:spacing w:after="0"/>
                          <w:rPr>
                            <w:noProof/>
                          </w:rPr>
                        </w:pPr>
                        <w:r>
                          <w:t xml:space="preserve">Fig. </w:t>
                        </w:r>
                        <w:bookmarkStart w:id="63" w:name="_RefFig8"/>
                        <w:r>
                          <w:fldChar w:fldCharType="begin"/>
                        </w:r>
                        <w:r>
                          <w:instrText xml:space="preserve"> SEQ Fig. \* ARABIC </w:instrText>
                        </w:r>
                        <w:r>
                          <w:fldChar w:fldCharType="separate"/>
                        </w:r>
                        <w:r>
                          <w:rPr>
                            <w:noProof/>
                          </w:rPr>
                          <w:t>8</w:t>
                        </w:r>
                        <w:r>
                          <w:fldChar w:fldCharType="end"/>
                        </w:r>
                        <w:bookmarkEnd w:id="63"/>
                        <w:r>
                          <w:t>. (a) The 710 proposals by kind and gate verdict. (b) Admitted objects per family and kind, and the worlds that admitted one.</w:t>
                        </w:r>
                      </w:p>
                    </w:txbxContent>
                  </v:textbox>
                </v:shape>
                <w10:wrap type="square" anchory="margin"/>
              </v:group>
            </w:pict>
          </mc:Fallback>
        </mc:AlternateContent>
      </w:r>
      <w:r>
        <w:t xml:space="preserve">Adaptation runs only on demand. Hence, the volume of trials measures how often the standing decision fell short, and the admission rate measures how strictly the gates filtered the responses. </w:t>
      </w:r>
      <w:del w:id="120015" w:author="Claude" w:date="2026-10-18T07:19:38Z">
        <w:r>
          <w:delText xml:space="preserve">Over the 150 worlds the closed-layer mechanisms inside VODA kept 451 of 2093 consequent-step trials and 469 of 1411 resolution trials.</w:delText>
        </w:r>
      </w:del>
      <w:ins w:id="120016" w:author="Claude" w:date="2026-10-18T07:19:38Z">
        <w:r>
          <w:t xml:space="preserve">Over the 150 worlds the closed layer inside VODA made 3504 adaptation trials and kept 920 of them.</w:t>
        </w:r>
      </w:ins>
      <w:r>
        <w:t xml:space="preserve"> The open layer received 710 proposals, one per call with a single revision, and admitted 309 (44%). Proposals that introduce a new decision concept, 78 in the same runs, are outside the scope of this article. Fig. </w:t>
      </w:r>
      <w:r>
        <w:fldChar w:fldCharType="begin"/>
      </w:r>
      <w:r>
        <w:instrText xml:space="preserve"> REF _RefFig8 \h </w:instrText>
      </w:r>
      <w:r>
        <w:fldChar w:fldCharType="separate"/>
      </w:r>
      <w:r>
        <w:rPr>
          <w:noProof/>
        </w:rPr>
        <w:t>8</w:t>
      </w:r>
      <w:r>
        <w:fldChar w:fldCharType="end"/>
      </w:r>
      <w:r>
        <w:t xml:space="preserve"> shows where the rejections fell. In all, 227 proposals passed the forecast tests but failed the package margin G7, 155 did not improve the forecast at G5, 12 failed the second seed at G6, and 7 were stopped by the syntactic gates. In other words, the model writes well-formed objects, and the simulator decides. Admission depends on the form of the proposal. Macros that blend existing families were admitted in 80% of 71 cases, composed interventions in 46% of 400, and plain rules over the existing vocabulary in 28% of 239. Thus, the objects that extend the vocabulary pass more often than new rules inside it.</w:t>
      </w:r>
    </w:p>
    <w:p w14:paraId="57BBE8D6" w14:textId="77777777" w:rsidR="003E3FD9" w:rsidRDefault="00000000">
      <w:pPr>
        <w:pStyle w:val="Text"/>
      </w:pPr>
      <w:r>
        <w:rPr>
          <w:noProof/>
        </w:rPr>
        <w:lastRenderedPageBreak/>
        <mc:AlternateContent>
          <mc:Choice Requires="wpg">
            <w:drawing>
              <wp:anchor distT="0" distB="0" distL="114300" distR="114300" simplePos="0" relativeHeight="251665408" behindDoc="0" locked="0" layoutInCell="1" allowOverlap="0" wp14:anchorId="08D66336" wp14:editId="264158D6">
                <wp:simplePos x="0" y="0"/>
                <wp:positionH relativeFrom="column">
                  <wp:posOffset>0</wp:posOffset>
                </wp:positionH>
                <wp:positionV relativeFrom="margin">
                  <wp:align>bottom</wp:align>
                </wp:positionV>
                <wp:extent cx="3109000" cy="3264765"/>
                <wp:effectExtent l="0" t="0" r="0" b="0"/>
                <wp:wrapSquare wrapText="bothSides"/>
                <wp:docPr id="600009" name="Group Fig9"/>
                <wp:cNvGraphicFramePr/>
                <a:graphic xmlns:a="http://schemas.openxmlformats.org/drawingml/2006/main">
                  <a:graphicData uri="http://schemas.microsoft.com/office/word/2010/wordprocessingGroup">
                    <wpg:wgp>
                      <wpg:cNvGrpSpPr/>
                      <wpg:grpSpPr>
                        <a:xfrm>
                          <a:off x="0" y="0"/>
                          <a:ext cx="3109000" cy="3264765"/>
                          <a:chOff x="0" y="0"/>
                          <a:chExt cx="3109000" cy="3264765"/>
                        </a:xfrm>
                      </wpg:grpSpPr>
                      <pic:pic xmlns:pic="http://schemas.openxmlformats.org/drawingml/2006/picture">
                        <pic:nvPicPr>
                          <pic:cNvPr id="610009" name="Picture Fig9"/>
                          <pic:cNvPicPr>
                            <a:picLocks noChangeAspect="1"/>
                          </pic:cNvPicPr>
                        </pic:nvPicPr>
                        <pic:blipFill rotWithShape="1">
                          <a:blip r:embed="rId26"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14:paraId="14CACAF5" w14:textId="77777777" w:rsidR="003E3FD9" w:rsidRDefault="00000000">
                              <w:pPr>
                                <w:pStyle w:val="Caption"/>
                                <w:spacing w:after="0"/>
                                <w:rPr>
                                  <w:noProof/>
                                </w:rPr>
                              </w:pPr>
                              <w:r>
                                <w:t xml:space="preserve">Fig. </w:t>
                              </w:r>
                              <w:bookmarkStart w:id="64" w:name="_RefFig9"/>
                              <w:r>
                                <w:fldChar w:fldCharType="begin"/>
                              </w:r>
                              <w:r>
                                <w:instrText xml:space="preserve"> SEQ Fig. \* ARABIC </w:instrText>
                              </w:r>
                              <w:r>
                                <w:fldChar w:fldCharType="separate"/>
                              </w:r>
                              <w:r>
                                <w:rPr>
                                  <w:noProof/>
                                </w:rPr>
                                <w:t>9</w:t>
                              </w:r>
                              <w:r>
                                <w:fldChar w:fldCharType="end"/>
                              </w:r>
                              <w:bookmarkEnd w:id="64"/>
                              <w:r>
                                <w:t>. What was written: (a) families ordered by seed and admitted rules,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9" o:spid="_x0000_s1050" style="position:absolute;left:0;text-align:left;margin-left:0;margin-top:0;width:244.8pt;height:257.05pt;z-index:251665408;mso-position-vertical:bottom;mso-position-vertical-relative:margin;mso-width-relative:margin;mso-height-relative:margin" coordsize="31090,3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" o:allowoverlap="f">
                <v:shape id="Picture Fig9" o:spid="_x0000_s1051" type="#_x0000_t75" style="position:absolute;width:31090;height:2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">
                  <v:imagedata r:id="rId27" o:title=""/>
                </v:shape>
                <v:shape id="Text Box Fig9" o:spid="_x0000_s1052" type="#_x0000_t202" style="position:absolute;top:29647;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14CACAF5" w14:textId="77777777" w:rsidR="003E3FD9" w:rsidRDefault="00000000">
                        <w:pPr>
                          <w:pStyle w:val="Caption"/>
                          <w:spacing w:after="0"/>
                          <w:rPr>
                            <w:noProof/>
                          </w:rPr>
                        </w:pPr>
                        <w:r>
                          <w:t xml:space="preserve">Fig. </w:t>
                        </w:r>
                        <w:bookmarkStart w:id="65" w:name="_RefFig9"/>
                        <w:r>
                          <w:fldChar w:fldCharType="begin"/>
                        </w:r>
                        <w:r>
                          <w:instrText xml:space="preserve"> SEQ Fig. \* ARABIC </w:instrText>
                        </w:r>
                        <w:r>
                          <w:fldChar w:fldCharType="separate"/>
                        </w:r>
                        <w:r>
                          <w:rPr>
                            <w:noProof/>
                          </w:rPr>
                          <w:t>9</w:t>
                        </w:r>
                        <w:r>
                          <w:fldChar w:fldCharType="end"/>
                        </w:r>
                        <w:bookmarkEnd w:id="65"/>
                        <w:r>
                          <w:t>. What was written: (a) families ordered by seed and admitted rules, (b) blends in the macros, (c) clauses by effect and sector.</w:t>
                        </w:r>
                      </w:p>
                    </w:txbxContent>
                  </v:textbox>
                </v:shape>
                <w10:wrap type="square" anchory="margin"/>
              </v:group>
            </w:pict>
          </mc:Fallback>
        </mc:AlternateContent>
      </w:r>
      <w:r>
        <w:t xml:space="preserve">What was written falls into a small number of tactics, each absent from the seed doctrine, as Fig. </w:t>
      </w:r>
      <w:r>
        <w:fldChar w:fldCharType="begin"/>
      </w:r>
      <w:r>
        <w:instrText xml:space="preserve"> REF _RefFig9 \h </w:instrText>
      </w:r>
      <w:r>
        <w:fldChar w:fldCharType="separate"/>
      </w:r>
      <w:r>
        <w:rPr>
          <w:noProof/>
        </w:rPr>
        <w:t>9</w:t>
      </w:r>
      <w:r>
        <w:fldChar w:fldCharType="end"/>
      </w:r>
      <w:r>
        <w:t xml:space="preserve"> shows. Of the 67 admitted rules, 58 order a library intervention, retardant drop in 45 and water drafting in 38, beside containment lines (39) and suppression effort (35). No seed rule orders these two families, so the open layer added aerial attack to the doctrine, and it did so in 32 of the 150 worlds. The 57 macros reduce to two archetypes. Interface hardening blends asset protection with a containment line at 0.7 to 0.8 (18 admissions). The line-and-attack macro blends a containment line with suppression effort and, in 11 cases, resource deployment (29 admissions). The 185 composed interventions, 72 distinct clause sets, are dominated by two geometries. The asset collar coats the threatened assets and the populated cells within two to three cells before the fire arrives (26 admissions in its plain form, 42 </w:t>
      </w:r>
      <w:r>
        <w:t>with variants). The head-flank band coats the head within four to six cells and the flanks within two to three, with or without water drafting at the fire (41 in its two plain forms, 56 with variants). Clauses that wet, clear, ignite, or evacuate are rare and enter only where the forecast rewards them.</w:t>
      </w:r>
    </w:p>
    <w:p w14:paraId="5EE0481C" w14:textId="77777777" w:rsidR="00926552" w:rsidRDefault="00926552" w:rsidP="00926552">
      <w:pPr>
        <w:pStyle w:val="Heading2"/>
      </w:pPr>
      <w:bookmarkStart w:id="66" w:name="_RefSec_V_E"/>
      <w:r>
        <w:t>E</w:t>
      </w:r>
      <w:bookmarkEnd w:id="66"/>
      <w:r>
        <w:t>. Where the Gain Came From</w:t>
      </w:r>
    </w:p>
    <w:p w14:paraId="5D3B495D" w14:textId="77777777" w:rsidR="003E3FD9" w:rsidRDefault="00000000">
      <w:pPr>
        <w:pStyle w:val="Text"/>
      </w:pPr>
      <w:r>
        <w:t>Every world starts from the same five seed rules, and the proposer has no memory across worlds. Hence, an object that recurs in several worlds was rediscovered, not copied. Counting every variant that contains the defining clauses, the asset collar was admitted in 42 distinct worlds, the head-flank band in 51, the interface-hardening macro in 18, and the line-and-attack macro in 28. Recurrence across independent worlds is the first evidence that what the open layer learns is structural rather than incidental.</w:t>
      </w:r>
    </w:p>
    <w:p w14:paraId="467A63E7" w14:textId="77777777" w:rsidR="003E3FD9" w:rsidRDefault="00000000">
      <w:pPr>
        <w:pStyle w:val="Text"/>
      </w:pPr>
      <w:r>
        <w:rPr>
          <w:noProof/>
        </w:rPr>
        <mc:AlternateContent>
          <mc:Choice Requires="wpg">
            <w:drawing>
              <wp:anchor distT="0" distB="0" distL="114300" distR="114300" simplePos="0" relativeHeight="251666432" behindDoc="0" locked="0" layoutInCell="1" allowOverlap="0" wp14:anchorId="08D66336" wp14:editId="35A21661">
                <wp:simplePos x="0" y="0"/>
                <wp:positionH relativeFrom="column">
                  <wp:posOffset>0</wp:posOffset>
                </wp:positionH>
                <wp:positionV relativeFrom="margin">
                  <wp:align>top</wp:align>
                </wp:positionV>
                <wp:extent cx="3109000" cy="3137457"/>
                <wp:effectExtent l="0" t="0" r="0" b="0"/>
                <wp:wrapSquare wrapText="bothSides"/>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28"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14:paraId="13FB0768" w14:textId="77777777" w:rsidR="003E3FD9" w:rsidRDefault="00000000">
                              <w:pPr>
                                <w:pStyle w:val="Caption"/>
                                <w:spacing w:after="0"/>
                                <w:rPr>
                                  <w:noProof/>
                                </w:rPr>
                              </w:pPr>
                              <w:r>
                                <w:t xml:space="preserve">Fig. </w:t>
                              </w:r>
                              <w:bookmarkStart w:id="67" w:name="_RefFig10"/>
                              <w:r>
                                <w:fldChar w:fldCharType="begin"/>
                              </w:r>
                              <w:r>
                                <w:instrText xml:space="preserve"> SEQ Fig. \* ARABIC </w:instrText>
                              </w:r>
                              <w:r>
                                <w:fldChar w:fldCharType="separate"/>
                              </w:r>
                              <w:r>
                                <w:rPr>
                                  <w:noProof/>
                                </w:rPr>
                                <w:t>10</w:t>
                              </w:r>
                              <w:r>
                                <w:fldChar w:fldCharType="end"/>
                              </w:r>
                              <w:bookmarkEnd w:id="67"/>
                              <w:r>
                                <w:t>. (a) Saving without and with admissions. (b) Saving against the number of admissions, bars are medians. (c) One S4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10" o:spid="_x0000_s1053" style="position:absolute;left:0;text-align:left;margin-left:0;margin-top:0;width:244.8pt;height:247.05pt;z-index:251666432;mso-position-vertical:top;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" o:allowoverlap="f">
                <v:shape id="Picture Fig10" o:spid="_x0000_s1054"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">
                  <v:imagedata r:id="rId29" o:title=""/>
                </v:shape>
                <v:shape id="Text Box Fig10" o:spid="_x0000_s1055"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13FB0768" w14:textId="77777777" w:rsidR="003E3FD9" w:rsidRDefault="00000000">
                        <w:pPr>
                          <w:pStyle w:val="Caption"/>
                          <w:spacing w:after="0"/>
                          <w:rPr>
                            <w:noProof/>
                          </w:rPr>
                        </w:pPr>
                        <w:r>
                          <w:t xml:space="preserve">Fig. </w:t>
                        </w:r>
                        <w:bookmarkStart w:id="68" w:name="_RefFig10"/>
                        <w:r>
                          <w:fldChar w:fldCharType="begin"/>
                        </w:r>
                        <w:r>
                          <w:instrText xml:space="preserve"> SEQ Fig. \* ARABIC </w:instrText>
                        </w:r>
                        <w:r>
                          <w:fldChar w:fldCharType="separate"/>
                        </w:r>
                        <w:r>
                          <w:rPr>
                            <w:noProof/>
                          </w:rPr>
                          <w:t>10</w:t>
                        </w:r>
                        <w:r>
                          <w:fldChar w:fldCharType="end"/>
                        </w:r>
                        <w:bookmarkEnd w:id="68"/>
                        <w:r>
                          <w:t>. (a) Saving without and with admissions. (b) Saving against the number of admissions, bars are medians. (c) One S4 world.</w:t>
                        </w:r>
                      </w:p>
                    </w:txbxContent>
                  </v:textbox>
                </v:shape>
                <w10:wrap type="square" anchory="margin"/>
              </v:group>
            </w:pict>
          </mc:Fallback>
        </mc:AlternateContent>
      </w:r>
      <w:r>
        <w:t xml:space="preserve">The realized outcome confirms the forecast that admitted the objects, as Fig. </w:t>
      </w:r>
      <w:r>
        <w:fldChar w:fldCharType="begin"/>
      </w:r>
      <w:r>
        <w:instrText xml:space="preserve"> REF _RefFig10 \h </w:instrText>
      </w:r>
      <w:r>
        <w:fldChar w:fldCharType="separate"/>
      </w:r>
      <w:r>
        <w:rPr>
          <w:noProof/>
        </w:rPr>
        <w:t>10</w:t>
      </w:r>
      <w:r>
        <w:fldChar w:fldCharType="end"/>
      </w:r>
      <w:r>
        <w:t xml:space="preserve"> shows. In the 21 worlds with no admission, VODA and the closed layer end within 16 ha of each other on average, and 11 of them are identical. The margin of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_RefSec_V_C \h </w:instrText>
      </w:r>
      <w:r>
        <w:fldChar w:fldCharType="separate"/>
      </w:r>
      <w:r>
        <w:rPr>
          <w:noProof/>
        </w:rPr>
        <w:t>C</w:t>
      </w:r>
      <w:r>
        <w:fldChar w:fldCharType="end"/>
      </w:r>
      <w:r>
        <w:t xml:space="preserve"> comes from the 129 worlds with at least one admission, where the mean saving is 32.2 ha, and the median saving grows from 10 ha with one admission to 33 ha with four. This attribution is observational, since the admitted set is not assigned at random. The causal version, replaying each world with one admitted object removed, is left to future work. The single world in Fig. </w:t>
      </w:r>
      <w:r>
        <w:fldChar w:fldCharType="begin"/>
      </w:r>
      <w:r>
        <w:instrText xml:space="preserve"> REF _RefFig10 \h </w:instrText>
      </w:r>
      <w:r>
        <w:fldChar w:fldCharType="separate"/>
      </w:r>
      <w:r>
        <w:rPr>
          <w:noProof/>
        </w:rPr>
        <w:t>10</w:t>
      </w:r>
      <w:r>
        <w:fldChar w:fldCharType="end"/>
      </w:r>
      <w:r>
        <w:t>(c) shows the mechanism at the scale of one fire. It is an interface world in which the closed layer ends at 74 ha and VODA at 6 ha. The curves separate at minute 14, when one composed intervention coating the threatened assets and the head was admitted.</w:t>
      </w:r>
    </w:p>
    <w:p w14:paraId="60577D11" w14:textId="77777777" w:rsidR="00926552" w:rsidRDefault="00926552" w:rsidP="00926552">
      <w:pPr>
        <w:pStyle w:val="Heading2"/>
      </w:pPr>
      <w:bookmarkStart w:id="69" w:name="_RefSec_V_F"/>
      <w:r>
        <w:t>F</w:t>
      </w:r>
      <w:bookmarkEnd w:id="69"/>
      <w:r>
        <w:t>. Timeliness, Scalability, and Compliance</w:t>
      </w:r>
    </w:p>
    <w:p w14:paraId="1765E173" w14:textId="77777777" w:rsidR="003E3FD9" w:rsidRDefault="00000000">
      <w:pPr>
        <w:pStyle w:val="Text"/>
      </w:pPr>
      <w:r>
        <w:rPr>
          <w:noProof/>
        </w:rPr>
        <mc:AlternateContent>
          <mc:Choice Requires="wpg">
            <w:drawing>
              <wp:anchor distT="0" distB="0" distL="114300" distR="114300" simplePos="0" relativeHeight="251667456" behindDoc="0" locked="0" layoutInCell="1" allowOverlap="0" wp14:anchorId="08D66336" wp14:editId="730C3033">
                <wp:simplePos x="0" y="0"/>
                <wp:positionH relativeFrom="column">
                  <wp:posOffset>0</wp:posOffset>
                </wp:positionH>
                <wp:positionV relativeFrom="margin">
                  <wp:align>bottom</wp:align>
                </wp:positionV>
                <wp:extent cx="3109000" cy="1589657"/>
                <wp:effectExtent l="0" t="0" r="0" b="0"/>
                <wp:wrapSquare wrapText="bothSides"/>
                <wp:docPr id="600011" name="Group Fig11"/>
                <wp:cNvGraphicFramePr/>
                <a:graphic xmlns:a="http://schemas.openxmlformats.org/drawingml/2006/main">
                  <a:graphicData uri="http://schemas.microsoft.com/office/word/2010/wordprocessingGroup">
                    <wpg:wgp>
                      <wpg:cNvGrpSpPr/>
                      <wpg:grpSpPr>
                        <a:xfrm>
                          <a:off x="0" y="0"/>
                          <a:ext cx="3109000" cy="1589657"/>
                          <a:chOff x="0" y="0"/>
                          <a:chExt cx="3109000" cy="1589657"/>
                        </a:xfrm>
                      </wpg:grpSpPr>
                      <pic:pic xmlns:pic="http://schemas.openxmlformats.org/drawingml/2006/picture">
                        <pic:nvPicPr>
                          <pic:cNvPr id="610011" name="Picture Fig11"/>
                          <pic:cNvPicPr>
                            <a:picLocks noChangeAspect="1"/>
                          </pic:cNvPicPr>
                        </pic:nvPicPr>
                        <pic:blipFill rotWithShape="1">
                          <a:blip r:embed="rId30"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14:paraId="67D512D9" w14:textId="77777777" w:rsidR="003E3FD9" w:rsidRDefault="00000000">
                              <w:pPr>
                                <w:pStyle w:val="Caption"/>
                                <w:spacing w:after="0"/>
                                <w:rPr>
                                  <w:noProof/>
                                </w:rPr>
                              </w:pPr>
                              <w:r>
                                <w:t xml:space="preserve">Fig. </w:t>
                              </w:r>
                              <w:bookmarkStart w:id="70" w:name="_RefFig11"/>
                              <w:r>
                                <w:fldChar w:fldCharType="begin"/>
                              </w:r>
                              <w:r>
                                <w:instrText xml:space="preserve"> SEQ Fig. \* ARABIC </w:instrText>
                              </w:r>
                              <w:r>
                                <w:fldChar w:fldCharType="separate"/>
                              </w:r>
                              <w:r>
                                <w:rPr>
                                  <w:noProof/>
                                </w:rPr>
                                <w:t>11</w:t>
                              </w:r>
                              <w:r>
                                <w:fldChar w:fldCharType="end"/>
                              </w:r>
                              <w:bookmarkEnd w:id="70"/>
                              <w:r>
                                <w:t>. Decision cost: (a) median decision time as a share of the cycle against the number of agents, (b) against the size of the grid.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11" o:spid="_x0000_s1056" style="position:absolute;left:0;text-align:left;margin-left:0;margin-top:0;width:244.8pt;height:125.15pt;z-index:251667456;mso-position-vertical:bottom;mso-position-vertical-relative:margin;mso-width-relative:margin;mso-height-relative:margin" coordsize="31090,15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" o:allowoverlap="f">
                <v:shape id="Picture Fig11" o:spid="_x0000_s1057" type="#_x0000_t75" style="position:absolute;width:31090;height:1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">
                  <v:imagedata r:id="rId31" o:title=""/>
                </v:shape>
                <v:shape id="Text Box Fig11" o:spid="_x0000_s1058" type="#_x0000_t202" style="position:absolute;top:12896;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" stroked="f">
                  <v:textbox inset="0,0,0,0">
                    <w:txbxContent>
                      <w:p w14:paraId="67D512D9" w14:textId="77777777" w:rsidR="003E3FD9" w:rsidRDefault="00000000">
                        <w:pPr>
                          <w:pStyle w:val="Caption"/>
                          <w:spacing w:after="0"/>
                          <w:rPr>
                            <w:noProof/>
                          </w:rPr>
                        </w:pPr>
                        <w:r>
                          <w:t xml:space="preserve">Fig. </w:t>
                        </w:r>
                        <w:bookmarkStart w:id="71" w:name="_RefFig11"/>
                        <w:r>
                          <w:fldChar w:fldCharType="begin"/>
                        </w:r>
                        <w:r>
                          <w:instrText xml:space="preserve"> SEQ Fig. \* ARABIC </w:instrText>
                        </w:r>
                        <w:r>
                          <w:fldChar w:fldCharType="separate"/>
                        </w:r>
                        <w:r>
                          <w:rPr>
                            <w:noProof/>
                          </w:rPr>
                          <w:t>11</w:t>
                        </w:r>
                        <w:r>
                          <w:fldChar w:fldCharType="end"/>
                        </w:r>
                        <w:bookmarkEnd w:id="71"/>
                        <w:r>
                          <w:t>. Decision cost: (a) median decision time as a share of the cycle against the number of agents, (b) against the size of the grid.</w:t>
                        </w:r>
                      </w:p>
                    </w:txbxContent>
                  </v:textbox>
                </v:shape>
                <w10:wrap type="square" anchory="margin"/>
              </v:group>
            </w:pict>
          </mc:Fallback>
        </mc:AlternateContent>
      </w:r>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_RefFig11 \h </w:instrText>
      </w:r>
      <w:r>
        <w:fldChar w:fldCharType="separate"/>
      </w:r>
      <w:r>
        <w:rPr>
          <w:noProof/>
        </w:rPr>
        <w:t>11</w:t>
      </w:r>
      <w:r>
        <w:fldChar w:fldCharType="end"/>
      </w:r>
      <w:r>
        <w:t xml:space="preserve">(a) reports the decision-layer cost for one to sixteen agents at cycles of two, six, and twelve minutes, as the median over three worlds. Every point lies between 0.03 and 0.27% of the cycle, and sixteen times the agents cost 1.28 times the median of one agent, since each agent reasons over its own region. Fig. </w:t>
      </w:r>
      <w:r>
        <w:fldChar w:fldCharType="begin"/>
      </w:r>
      <w:r>
        <w:instrText xml:space="preserve"> REF _RefFig11 \h </w:instrText>
      </w:r>
      <w:r>
        <w:fldChar w:fldCharType="separate"/>
      </w:r>
      <w:r>
        <w:rPr>
          <w:noProof/>
        </w:rPr>
        <w:t>11</w:t>
      </w:r>
      <w:r>
        <w:fldChar w:fldCharType="end"/>
      </w:r>
      <w:r>
        <w:t xml:space="preserve">(b) gives the other axis. Four times the grid raised the median by 6.9, and six times the forecast horizon by 1.4. Thus, scalability holds on the axis the architecture is built for, while domain </w:t>
      </w:r>
      <w:r>
        <w:lastRenderedPageBreak/>
        <w:t>size remains the binding limit.</w:t>
      </w:r>
    </w:p>
    <w:p w14:paraId="3A86BE50" w14:textId="77777777" w:rsidR="003E3FD9" w:rsidRDefault="00000000">
      <w:pPr>
        <w:pStyle w:val="Text"/>
      </w:pPr>
      <w:del w:id="120007" w:author="Claude" w:date="2026-10-18T07:19:38Z">
        <w:r>
          <w:delText xml:space="preserve">Against the eight criteria, the picture is as follows.</w:delText>
        </w:r>
      </w:del>
      <w:ins w:id="120008" w:author="Claude" w:date="2026-10-18T07:19:38Z">
        <w:r>
          <w:t xml:space="preserve">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fidelity, decision quality, timeliness, robustness, uncertainty handling, adaptability, explainability, and scalability, so that the evidence is read against a fixed list rather than selected afterwards. Against them the picture is as follows.</w:t>
        </w:r>
      </w:ins>
      <w:r>
        <w:t xml:space="preserve"> Predictive fidelity rests on four blind hindcasts with an overall agreement of 86 to 94%. Decision quality follows from the paired comparison, 82% less burned area than no action and 40% less than the closed layer, better in 128 of 150 paired worlds, with the lowest cost in every family. Timeliness is met with 274 ms per decision and about two seconds of proposer time per cycle. Scalability is met with 1.28 times the cost for sixteen times the agents. Robustness is met with a loss of 7% under degraded observation while the configuration remains the best tested. Uncertainty handling is structural, since every feature carries a confidence that gates its concept. Adaptability shows in 309 admitted objects that recur across worlds. Explainability shows in every edit, rejection, and generated object being logged with its trigger, gate, and consuming rule. Four criteria are met in full and four on the axis measured here. In detail, the hindcast base covers four fires, outage and noise are tested at one level only, operator-facing interpretability is not evaluated, and uncertainty is carried into the decision but not propagated as an ensemble.</w:t>
      </w:r>
    </w:p>
    <w:p w14:paraId="5235DF43" w14:textId="77777777" w:rsidR="00926552" w:rsidRDefault="00926552" w:rsidP="00926552">
      <w:pPr>
        <w:pStyle w:val="Heading1"/>
      </w:pPr>
      <w:bookmarkStart w:id="72" w:name="_RefSec_VI"/>
      <w:r>
        <w:t>VI</w:t>
      </w:r>
      <w:bookmarkEnd w:id="72"/>
      <w:r>
        <w:t>. Discussion</w:t>
      </w:r>
    </w:p>
    <w:p w14:paraId="77C2E108" w14:textId="7777777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w:t>
      </w:r>
      <w:proofErr w:type="gramStart"/>
      <w:r>
        <w:t>on</w:t>
      </w:r>
      <w:proofErr w:type="gramEnd"/>
      <w:r>
        <w:t xml:space="preserve"> the same worlds. Hence, the benefit of opening the decision space is a paired difference rather than an absolute score. Second, </w:t>
      </w:r>
      <w:proofErr w:type="gramStart"/>
      <w:r>
        <w:t>a vocabulary</w:t>
      </w:r>
      <w:proofErr w:type="gramEnd"/>
      <w:r>
        <w:t xml:space="preserve"> of orders that grows at run time is safe only when admission is decided by gates that do not trust the proposer. More than half 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3504 trials against 710, and they finish the fires the doctrine already holds. The proposals of the open layer are expensive and not bitwise reproducible, and they reach the fires the doctrine does not hold. A single generative mechanism could in principle write the tuning edits as rules, at roughly four times the model calls of this campaign. However, keeping the deterministic layer underneath minimizes the number of cycles in which the non-reproducible component acts. It also keeps the ledger able to say which change came from tuning and which from generation.</w:t>
      </w:r>
    </w:p>
    <w:p w14:paraId="0A3FEBFE" w14:textId="77777777" w:rsidR="00926552" w:rsidRDefault="00926552" w:rsidP="00926552">
      <w:pPr>
        <w:pStyle w:val="Text"/>
      </w:pPr>
      <w:r>
        <w:t xml:space="preserve">Three limitations bound the claims. The evaluation is simulated. The hazard model is validated on real records, but no order was executed in a real </w:t>
      </w:r>
      <w:proofErr w:type="gramStart"/>
      <w:r>
        <w:t>incident</w:t>
      </w:r>
      <w:proofErr w:type="gramEnd"/>
      <w:r>
        <w:t xml:space="preserve"> and no fire officer took part in the loop. The attribution of the gain to object kinds is observational. A leave-one-out replay of each admitted object, and an ablation that admits the proposals of one kind only, would turn it into a causal account. The proposals of an LLM are not bitwise reproducible. </w:t>
      </w:r>
      <w:r>
        <w:t>Nevertheless, the campaign is logged with pinned configuration and seeds, and no admission depends on the proposer. A replication with a different model and a repeated run of the same worlds would measure the variance this introduces.</w:t>
      </w:r>
    </w:p>
    <w:p w14:paraId="514D1AF5" w14:textId="77777777" w:rsidR="00926552" w:rsidRDefault="00926552" w:rsidP="00926552">
      <w:pPr>
        <w:pStyle w:val="Heading1"/>
      </w:pPr>
      <w:bookmarkStart w:id="73" w:name="_RefSec_VII"/>
      <w:r>
        <w:t>VII</w:t>
      </w:r>
      <w:bookmarkEnd w:id="73"/>
      <w:r>
        <w:t>. Conclusion</w:t>
      </w:r>
    </w:p>
    <w:p w14:paraId="160FFEE0" w14:textId="77777777"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extend that doctrine with rules, blended interventions, and interventions composed from verified physical effects. A gate chain preserves no-harm, life-safety invariance, coverage, and monotone descent whatever the proposer. On an independently validated core, 150 paired worlds in five scenario families were replayed with no decision support, with the closed layer alone, and with both layers. The open layer admitted 309 of 710 proposals. It burned 29.9 ± 7.2 ha less per world than the closed layer and was better in 128 of 150 worlds. It raised the share of incidents extinguished from 52 to 75% and left 70%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aerial attack, the asset collar, </w:t>
      </w:r>
      <w:del w:id="120019" w:author="Claude" w:date="2026-10-18T07:19:38Z">
        <w:r>
          <w:delText xml:space="preserve">the head-flank retardant band, interface hardening, and the downwind backburn line.</w:delText>
        </w:r>
      </w:del>
      <w:ins w:id="120020" w:author="Claude" w:date="2026-10-18T07:19:38Z">
        <w:r>
          <w:t xml:space="preserve">the head-flank retardant band, interface hardening, and the line-and-attack macro.</w:t>
        </w:r>
      </w:ins>
      <w:r>
        <w:t xml:space="preserve"> Four studies follow. A leave-one-out replay will attribute the gain to each admitted object. A withheld-knowledge study will remove a known tactic from the doctrine and measure its rediscovery. A tabletop exercise will put fire officers in the loop. A transfer study will keep the decision core and replace the hazard model with another spreading hazard.</w:t>
      </w:r>
    </w:p>
    <w:sdt>
      <w:sdtPr>
        <w:rPr>
          <w:smallCaps w:val="0"/>
          <w:kern w:val="0"/>
          <w:sz w:val="16"/>
          <w:szCs w:val="16"/>
        </w:rPr>
        <w:id w:val="-495955976"/>
        <w:docPartObj>
          <w:docPartGallery w:val="Bibliographies"/>
          <w:docPartUnique/>
        </w:docPartObj>
      </w:sdtPr>
      <w:sdtContent>
        <w:p w14:paraId="7EB190FE" w14:textId="77777777" w:rsidR="007D0D20" w:rsidRDefault="007D0D20">
          <w:pPr>
            <w:pStyle w:val="Heading1"/>
          </w:pPr>
          <w:r>
            <w:t>References</w:t>
          </w:r>
        </w:p>
        <w:p w14:paraId="7D145442" w14:textId="77777777" w:rsidR="00B23D61" w:rsidRDefault="00000000">
          <w:pPr>
            <w:pStyle w:val="Bibliography"/>
          </w:pPr>
          <w:r>
            <w:rPr>
              <w:noProof/>
            </w:rPr>
            <w:t>[1]</w:t>
          </w:r>
          <w:r>
            <w:rPr>
              <w:noProof/>
            </w:rPr>
            <w:tab/>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p w14:paraId="0FF16F13" w14:textId="77777777" w:rsidR="00B23D61" w:rsidRDefault="00000000">
          <w:pPr>
            <w:pStyle w:val="Bibliography"/>
          </w:pPr>
          <w:r>
            <w:rPr>
              <w:noProof/>
            </w:rPr>
            <w:t>[2]</w:t>
          </w:r>
          <w:r>
            <w:rPr>
              <w:noProof/>
            </w:rPr>
            <w:tab/>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p w14:paraId="3C3EF28F" w14:textId="77777777" w:rsidR="00B23D61" w:rsidRDefault="00000000">
          <w:pPr>
            <w:pStyle w:val="Bibliography"/>
          </w:pPr>
          <w:r>
            <w:rPr>
              <w:noProof/>
            </w:rPr>
            <w:t>[3]</w:t>
          </w:r>
          <w:r>
            <w:rPr>
              <w:noProof/>
            </w:rPr>
            <w:tab/>
            <w:t xml:space="preserve">M. P. Thompson and D. E. Calkin, "Uncertainty and risk in wildland fire management," </w:t>
          </w:r>
          <w:r>
            <w:rPr>
              <w:i/>
              <w:iCs/>
              <w:noProof/>
            </w:rPr>
            <w:t xml:space="preserve">J. Environ. Manage., </w:t>
          </w:r>
          <w:r>
            <w:rPr>
              <w:noProof/>
            </w:rPr>
            <w:t xml:space="preserve">vol. 92, pp. 1895-1909, 2011. </w:t>
          </w:r>
        </w:p>
        <w:p w14:paraId="55EC3CCD" w14:textId="77777777" w:rsidR="00B23D61" w:rsidRDefault="00000000">
          <w:pPr>
            <w:pStyle w:val="Bibliography"/>
          </w:pPr>
          <w:r>
            <w:rPr>
              <w:noProof/>
            </w:rPr>
            <w:t>[4]</w:t>
          </w:r>
          <w:r>
            <w:rPr>
              <w:noProof/>
            </w:rPr>
            <w:tab/>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p w14:paraId="62E5710B" w14:textId="77777777" w:rsidR="00B23D61" w:rsidRDefault="00000000">
          <w:pPr>
            <w:pStyle w:val="Bibliography"/>
          </w:pPr>
          <w:r>
            <w:rPr>
              <w:noProof/>
            </w:rPr>
            <w:t>[5]</w:t>
          </w:r>
          <w:r>
            <w:rPr>
              <w:noProof/>
            </w:rPr>
            <w:tab/>
            <w:t xml:space="preserve">F. Vásquez, A. Cravero, M. Castillo and F. Riquelme, "Decision support system development of wildland fire: A systematic mapping," </w:t>
          </w:r>
          <w:r>
            <w:rPr>
              <w:i/>
              <w:iCs/>
              <w:noProof/>
            </w:rPr>
            <w:t xml:space="preserve">Forests, </w:t>
          </w:r>
          <w:r>
            <w:rPr>
              <w:noProof/>
            </w:rPr>
            <w:t xml:space="preserve">vol. 12, p. 943, 2021. </w:t>
          </w:r>
        </w:p>
        <w:p w14:paraId="172E9468" w14:textId="77777777" w:rsidR="00B23D61" w:rsidRDefault="00000000">
          <w:pPr>
            <w:pStyle w:val="Bibliography"/>
          </w:pPr>
          <w:r>
            <w:rPr>
              <w:noProof/>
            </w:rPr>
            <w:t>[6]</w:t>
          </w:r>
          <w:r>
            <w:rPr>
              <w:noProof/>
            </w:rPr>
            <w:tab/>
            <w:t xml:space="preserve">R. C. Rothermel, "A mathematical model for predicting fire spread in wildland fuels," Res. Pap. INT-115, 1972. </w:t>
          </w:r>
        </w:p>
        <w:p w14:paraId="71001259" w14:textId="77777777" w:rsidR="00B23D61" w:rsidRDefault="00000000">
          <w:pPr>
            <w:pStyle w:val="Bibliography"/>
          </w:pPr>
          <w:r>
            <w:rPr>
              <w:noProof/>
            </w:rPr>
            <w:t>[7]</w:t>
          </w:r>
          <w:r>
            <w:rPr>
              <w:noProof/>
            </w:rPr>
            <w:tab/>
            <w:t xml:space="preserve">M. A. Finney, "An overview of FlamMap fire modeling capabilities," in </w:t>
          </w:r>
          <w:r>
            <w:rPr>
              <w:i/>
              <w:iCs/>
              <w:noProof/>
            </w:rPr>
            <w:t xml:space="preserve">Fuels Management: How to Measure Success (RMRS-P-41), </w:t>
          </w:r>
          <w:r>
            <w:rPr>
              <w:noProof/>
            </w:rPr>
            <w:t xml:space="preserve">2006. </w:t>
          </w:r>
        </w:p>
        <w:p w14:paraId="2ACCE5DB" w14:textId="77777777" w:rsidR="00B23D61" w:rsidRDefault="00000000">
          <w:pPr>
            <w:pStyle w:val="Bibliography"/>
          </w:pPr>
          <w:r>
            <w:rPr>
              <w:noProof/>
            </w:rPr>
            <w:t>[8]</w:t>
          </w:r>
          <w:r>
            <w:rPr>
              <w:noProof/>
            </w:rPr>
            <w:tab/>
            <w:t xml:space="preserve">C. Pais, J. Carrasco, P. E. Moudio and Z.-J. M. Shen, "Downstream protection value: Detecting critical zones for effective fuel-treatment under wildfire risk," vol. 90, p. 101703, 2021. </w:t>
          </w:r>
        </w:p>
        <w:p w14:paraId="119AD06A" w14:textId="77777777" w:rsidR="00B23D61" w:rsidRDefault="00000000">
          <w:pPr>
            <w:pStyle w:val="Bibliography"/>
          </w:pPr>
          <w:r>
            <w:rPr>
              <w:noProof/>
            </w:rPr>
            <w:t>[9]</w:t>
          </w:r>
          <w:r>
            <w:rPr>
              <w:noProof/>
            </w:rPr>
            <w:tab/>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p w14:paraId="7B3A1B6A" w14:textId="77777777" w:rsidR="00B23D61" w:rsidRDefault="00000000">
          <w:pPr>
            <w:pStyle w:val="Bibliography"/>
          </w:pPr>
          <w:r>
            <w:rPr>
              <w:noProof/>
            </w:rPr>
            <w:lastRenderedPageBreak/>
            <w:t>[10]</w:t>
          </w:r>
          <w:r>
            <w:rPr>
              <w:noProof/>
            </w:rPr>
            <w:tab/>
            <w:t xml:space="preserve">E. K. Noonan-Wright et al., "Developing the US wildland fire decision support system," </w:t>
          </w:r>
          <w:r>
            <w:rPr>
              <w:i/>
              <w:iCs/>
              <w:noProof/>
            </w:rPr>
            <w:t xml:space="preserve">J. Combust., </w:t>
          </w:r>
          <w:r>
            <w:rPr>
              <w:noProof/>
            </w:rPr>
            <w:t xml:space="preserve">vol. 2011, p. 168473, 2011. </w:t>
          </w:r>
        </w:p>
        <w:p w14:paraId="7F3AB873" w14:textId="77777777" w:rsidR="00B23D61" w:rsidRDefault="00000000">
          <w:pPr>
            <w:pStyle w:val="Bibliography"/>
          </w:pPr>
          <w:r>
            <w:rPr>
              <w:noProof/>
            </w:rPr>
            <w:t>[11]</w:t>
          </w:r>
          <w:r>
            <w:rPr>
              <w:noProof/>
            </w:rPr>
            <w:tab/>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p w14:paraId="0AC3193A" w14:textId="77777777" w:rsidR="00B23D61" w:rsidRDefault="00000000">
          <w:pPr>
            <w:pStyle w:val="Bibliography"/>
          </w:pPr>
          <w:r>
            <w:rPr>
              <w:noProof/>
            </w:rPr>
            <w:t>[12]</w:t>
          </w:r>
          <w:r>
            <w:rPr>
              <w:noProof/>
            </w:rPr>
            <w:tab/>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p w14:paraId="79AB8CE0" w14:textId="77777777" w:rsidR="00B23D61" w:rsidRDefault="00000000">
          <w:pPr>
            <w:pStyle w:val="Bibliography"/>
          </w:pPr>
          <w:r>
            <w:rPr>
              <w:noProof/>
            </w:rPr>
            <w:t>[13]</w:t>
          </w:r>
          <w:r>
            <w:rPr>
              <w:noProof/>
            </w:rPr>
            <w:tab/>
            <w:t xml:space="preserve">D. Arnott and G. Pervan, "A critical analysis of decision support systems research," </w:t>
          </w:r>
          <w:r>
            <w:rPr>
              <w:i/>
              <w:iCs/>
              <w:noProof/>
            </w:rPr>
            <w:t xml:space="preserve">J. Inf. Technol., </w:t>
          </w:r>
          <w:r>
            <w:rPr>
              <w:noProof/>
            </w:rPr>
            <w:t xml:space="preserve">vol. 20, pp. 67-87, 2005. </w:t>
          </w:r>
        </w:p>
        <w:p w14:paraId="4548602A" w14:textId="77777777" w:rsidR="00B23D61" w:rsidRDefault="00000000">
          <w:pPr>
            <w:pStyle w:val="Bibliography"/>
          </w:pPr>
          <w:r>
            <w:rPr>
              <w:noProof/>
            </w:rPr>
            <w:t>[14]</w:t>
          </w:r>
          <w:r>
            <w:rPr>
              <w:noProof/>
            </w:rPr>
            <w:tab/>
            <w:t xml:space="preserve">A. Arbel and R. M. Tong, "On the generation of alternatives in decision analysis problems," </w:t>
          </w:r>
          <w:r>
            <w:rPr>
              <w:i/>
              <w:iCs/>
              <w:noProof/>
            </w:rPr>
            <w:t xml:space="preserve">J. Oper. Res. Soc., </w:t>
          </w:r>
          <w:r>
            <w:rPr>
              <w:noProof/>
            </w:rPr>
            <w:t xml:space="preserve">vol. 33, pp. 377-387, 1982. </w:t>
          </w:r>
        </w:p>
        <w:p w14:paraId="049E0F97" w14:textId="77777777" w:rsidR="00B23D61" w:rsidRDefault="00000000">
          <w:pPr>
            <w:pStyle w:val="Bibliography"/>
          </w:pPr>
          <w:r>
            <w:rPr>
              <w:noProof/>
            </w:rPr>
            <w:t>[15]</w:t>
          </w:r>
          <w:r>
            <w:rPr>
              <w:noProof/>
            </w:rPr>
            <w:tab/>
            <w:t xml:space="preserve">G. J. Hofstede, "Open problems, formal problems," </w:t>
          </w:r>
          <w:r>
            <w:rPr>
              <w:i/>
              <w:iCs/>
              <w:noProof/>
            </w:rPr>
            <w:t xml:space="preserve">J. Decis. Syst., </w:t>
          </w:r>
          <w:r>
            <w:rPr>
              <w:noProof/>
            </w:rPr>
            <w:t xml:space="preserve">vol. 4, pp. 155-165, 1995. </w:t>
          </w:r>
        </w:p>
        <w:p w14:paraId="3EC8CFA6" w14:textId="77777777" w:rsidR="00B23D61" w:rsidRDefault="00000000">
          <w:pPr>
            <w:pStyle w:val="Bibliography"/>
          </w:pPr>
          <w:r>
            <w:rPr>
              <w:noProof/>
            </w:rPr>
            <w:t>[16]</w:t>
          </w:r>
          <w:r>
            <w:rPr>
              <w:noProof/>
            </w:rPr>
            <w:tab/>
            <w:t xml:space="preserve">A. Colorni and A. Tsoukias, "Designing alternatives in decision problems," </w:t>
          </w:r>
          <w:r>
            <w:rPr>
              <w:i/>
              <w:iCs/>
              <w:noProof/>
            </w:rPr>
            <w:t xml:space="preserve">J. Multi-Criteria Decis. Anal., </w:t>
          </w:r>
          <w:r>
            <w:rPr>
              <w:noProof/>
            </w:rPr>
            <w:t xml:space="preserve">vol. 27, pp. 150-158, 2020. </w:t>
          </w:r>
        </w:p>
        <w:p w14:paraId="38D2EB32" w14:textId="77777777" w:rsidR="00B23D61" w:rsidRDefault="00000000">
          <w:pPr>
            <w:pStyle w:val="Bibliography"/>
          </w:pPr>
          <w:r>
            <w:rPr>
              <w:noProof/>
            </w:rPr>
            <w:t>[17]</w:t>
          </w:r>
          <w:r>
            <w:rPr>
              <w:noProof/>
            </w:rPr>
            <w:tab/>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p w14:paraId="0E95B97B" w14:textId="77777777" w:rsidR="00B23D61" w:rsidRDefault="00000000">
          <w:pPr>
            <w:pStyle w:val="Bibliography"/>
          </w:pPr>
          <w:r>
            <w:rPr>
              <w:noProof/>
            </w:rPr>
            <w:t>[18]</w:t>
          </w:r>
          <w:r>
            <w:rPr>
              <w:noProof/>
            </w:rPr>
            <w:tab/>
            <w:t xml:space="preserve">G. A. Klein, </w:t>
          </w:r>
          <w:r>
            <w:rPr>
              <w:i/>
              <w:iCs/>
              <w:noProof/>
            </w:rPr>
            <w:t xml:space="preserve">Sources of Power: How People Make Decisions, </w:t>
          </w:r>
          <w:r>
            <w:rPr>
              <w:noProof/>
            </w:rPr>
            <w:t xml:space="preserve">2017. </w:t>
          </w:r>
        </w:p>
        <w:p w14:paraId="20F94EC5" w14:textId="77777777" w:rsidR="00B23D61" w:rsidRDefault="00000000">
          <w:pPr>
            <w:pStyle w:val="Bibliography"/>
          </w:pPr>
          <w:r>
            <w:rPr>
              <w:noProof/>
            </w:rPr>
            <w:t>[19]</w:t>
          </w:r>
          <w:r>
            <w:rPr>
              <w:noProof/>
            </w:rPr>
            <w:tab/>
            <w:t xml:space="preserve">M. G. Morgan and M. Henrion, </w:t>
          </w:r>
          <w:r>
            <w:rPr>
              <w:i/>
              <w:iCs/>
              <w:noProof/>
            </w:rPr>
            <w:t xml:space="preserve">Uncertainty: A Guide to Dealing with Uncertainty in Quantitative Risk and Policy Analysis, </w:t>
          </w:r>
          <w:r>
            <w:rPr>
              <w:noProof/>
            </w:rPr>
            <w:t xml:space="preserve">1990. </w:t>
          </w:r>
        </w:p>
        <w:p w14:paraId="174FA00E" w14:textId="77777777" w:rsidR="00B23D61" w:rsidRDefault="00000000">
          <w:pPr>
            <w:pStyle w:val="Bibliography"/>
          </w:pPr>
          <w:r>
            <w:rPr>
              <w:noProof/>
            </w:rPr>
            <w:t>[20]</w:t>
          </w:r>
          <w:r>
            <w:rPr>
              <w:noProof/>
            </w:rPr>
            <w:tab/>
            <w:t xml:space="preserve">G. Shafer, </w:t>
          </w:r>
          <w:r>
            <w:rPr>
              <w:i/>
              <w:iCs/>
              <w:noProof/>
            </w:rPr>
            <w:t xml:space="preserve">A Mathematical Theory of Evidence, </w:t>
          </w:r>
          <w:r>
            <w:rPr>
              <w:noProof/>
            </w:rPr>
            <w:t xml:space="preserve">1976. </w:t>
          </w:r>
        </w:p>
        <w:p w14:paraId="64BBED4F" w14:textId="77777777" w:rsidR="00B23D61" w:rsidRDefault="00000000">
          <w:pPr>
            <w:pStyle w:val="Bibliography"/>
          </w:pPr>
          <w:r>
            <w:rPr>
              <w:noProof/>
            </w:rPr>
            <w:t>[21]</w:t>
          </w:r>
          <w:r>
            <w:rPr>
              <w:noProof/>
            </w:rPr>
            <w:tab/>
            <w:t xml:space="preserve">M. T. Ribeiro, S. Singh and C. Guestrin, ""Why should I trust you?" Explaining the predictions of any classifier," in </w:t>
          </w:r>
          <w:r>
            <w:rPr>
              <w:i/>
              <w:iCs/>
              <w:noProof/>
            </w:rPr>
            <w:t xml:space="preserve">Proc. ACM SIGKDD Int. Conf. Knowl. Discovery Data Mining, </w:t>
          </w:r>
          <w:r>
            <w:rPr>
              <w:noProof/>
            </w:rPr>
            <w:t xml:space="preserve">2016. </w:t>
          </w:r>
        </w:p>
        <w:p w14:paraId="188BE0B2" w14:textId="77777777" w:rsidR="00B23D61" w:rsidRDefault="00000000">
          <w:pPr>
            <w:pStyle w:val="Bibliography"/>
          </w:pPr>
          <w:r>
            <w:rPr>
              <w:noProof/>
            </w:rPr>
            <w:t>[22]</w:t>
          </w:r>
          <w:r>
            <w:rPr>
              <w:noProof/>
            </w:rPr>
            <w:tab/>
            <w:t xml:space="preserve">A. L. Sullivan, "Wildland surface fire spread modelling 1: Physical and quasi-physical models," </w:t>
          </w:r>
          <w:r>
            <w:rPr>
              <w:i/>
              <w:iCs/>
              <w:noProof/>
            </w:rPr>
            <w:t xml:space="preserve">Int. J. Wildland Fire, </w:t>
          </w:r>
          <w:r>
            <w:rPr>
              <w:noProof/>
            </w:rPr>
            <w:t xml:space="preserve">vol. 18, pp. 349-368, 2009. </w:t>
          </w:r>
        </w:p>
        <w:p w14:paraId="4937BCD8" w14:textId="77777777" w:rsidR="00B23D61" w:rsidRDefault="00000000">
          <w:pPr>
            <w:pStyle w:val="Bibliography"/>
          </w:pPr>
          <w:r>
            <w:rPr>
              <w:noProof/>
            </w:rPr>
            <w:t>[23]</w:t>
          </w:r>
          <w:r>
            <w:rPr>
              <w:noProof/>
            </w:rPr>
            <w:tab/>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p w14:paraId="7A547C70" w14:textId="77777777" w:rsidR="00B23D61" w:rsidRDefault="00000000">
          <w:pPr>
            <w:pStyle w:val="Bibliography"/>
          </w:pPr>
          <w:r>
            <w:rPr>
              <w:noProof/>
            </w:rPr>
            <w:t>[24]</w:t>
          </w:r>
          <w:r>
            <w:rPr>
              <w:noProof/>
            </w:rPr>
            <w:tab/>
            <w:t xml:space="preserve">L. A. Zadeh, "Fuzzy sets," </w:t>
          </w:r>
          <w:r>
            <w:rPr>
              <w:i/>
              <w:iCs/>
              <w:noProof/>
            </w:rPr>
            <w:t xml:space="preserve">Inf. Control, </w:t>
          </w:r>
          <w:r>
            <w:rPr>
              <w:noProof/>
            </w:rPr>
            <w:t xml:space="preserve">vol. 8, pp. 338-353, 1965. </w:t>
          </w:r>
        </w:p>
        <w:p w14:paraId="1636C9F4" w14:textId="77777777" w:rsidR="00B23D61" w:rsidRDefault="00000000">
          <w:pPr>
            <w:pStyle w:val="Bibliography"/>
          </w:pPr>
          <w:r>
            <w:rPr>
              <w:noProof/>
            </w:rPr>
            <w:t>[25]</w:t>
          </w:r>
          <w:r>
            <w:rPr>
              <w:noProof/>
            </w:rPr>
            <w:tab/>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p w14:paraId="4EEE5375" w14:textId="77777777" w:rsidR="00B23D61" w:rsidRDefault="00000000">
          <w:pPr>
            <w:pStyle w:val="Bibliography"/>
          </w:pPr>
          <w:r>
            <w:rPr>
              <w:noProof/>
            </w:rPr>
            <w:t>[26]</w:t>
          </w:r>
          <w:r>
            <w:rPr>
              <w:noProof/>
            </w:rPr>
            <w:tab/>
            <w:t xml:space="preserve">P. P. Angelov and D. P. Filev, "An approach to online identification of Takagi-Sugeno fuzzy models," </w:t>
          </w:r>
          <w:r>
            <w:rPr>
              <w:i/>
              <w:iCs/>
              <w:noProof/>
            </w:rPr>
            <w:t xml:space="preserve">IEEE Trans. Syst., Man, Cybern. B, </w:t>
          </w:r>
          <w:r>
            <w:rPr>
              <w:noProof/>
            </w:rPr>
            <w:t xml:space="preserve">vol. 34, pp. 484-498, 2004. </w:t>
          </w:r>
        </w:p>
        <w:p w14:paraId="280483BA" w14:textId="77777777" w:rsidR="00B23D61" w:rsidRDefault="00000000">
          <w:pPr>
            <w:pStyle w:val="Bibliography"/>
          </w:pPr>
          <w:r>
            <w:rPr>
              <w:noProof/>
            </w:rPr>
            <w:t>[27]</w:t>
          </w:r>
          <w:r>
            <w:rPr>
              <w:noProof/>
            </w:rPr>
            <w:tab/>
            <w:t xml:space="preserve">S. French, J. Maule and N. Papamichail, </w:t>
          </w:r>
          <w:r>
            <w:rPr>
              <w:i/>
              <w:iCs/>
              <w:noProof/>
            </w:rPr>
            <w:t xml:space="preserve">Decision Behaviour, Analysis and Support, </w:t>
          </w:r>
          <w:r>
            <w:rPr>
              <w:noProof/>
            </w:rPr>
            <w:t xml:space="preserve">2019. </w:t>
          </w:r>
        </w:p>
        <w:p w14:paraId="503E3057" w14:textId="77777777" w:rsidR="00B23D61" w:rsidRDefault="00000000">
          <w:pPr>
            <w:pStyle w:val="Bibliography"/>
          </w:pPr>
          <w:r>
            <w:rPr>
              <w:noProof/>
            </w:rPr>
            <w:t>[28]</w:t>
          </w:r>
          <w:r>
            <w:rPr>
              <w:noProof/>
            </w:rPr>
            <w:tab/>
            <w:t xml:space="preserve">F. Del Missier, M. Visentini and T. Mantyla, "Option generation in decision making: Ideation beyond memory retrieval," </w:t>
          </w:r>
          <w:r>
            <w:rPr>
              <w:i/>
              <w:iCs/>
              <w:noProof/>
            </w:rPr>
            <w:t xml:space="preserve">Front. Psychol., </w:t>
          </w:r>
          <w:r>
            <w:rPr>
              <w:noProof/>
            </w:rPr>
            <w:t xml:space="preserve">vol. 5, p. 1584, 2015. </w:t>
          </w:r>
        </w:p>
        <w:p w14:paraId="7CD1552A" w14:textId="77777777" w:rsidR="00B23D61" w:rsidRDefault="00000000">
          <w:pPr>
            <w:pStyle w:val="Bibliography"/>
          </w:pPr>
          <w:r>
            <w:rPr>
              <w:noProof/>
            </w:rPr>
            <w:t>[29]</w:t>
          </w:r>
          <w:r>
            <w:rPr>
              <w:noProof/>
            </w:rPr>
            <w:tab/>
            <w:t xml:space="preserve">P. Struss, "Model-based decision support systems: Conceptualization and general architecture," in </w:t>
          </w:r>
          <w:r>
            <w:rPr>
              <w:i/>
              <w:iCs/>
              <w:noProof/>
            </w:rPr>
            <w:t xml:space="preserve">Proc. Int. Workshop Qualitative Reasoning (QR), </w:t>
          </w:r>
          <w:r>
            <w:rPr>
              <w:noProof/>
            </w:rPr>
            <w:t xml:space="preserve">2019. </w:t>
          </w:r>
        </w:p>
        <w:p w14:paraId="05BD2B1E" w14:textId="77777777" w:rsidR="00B23D61" w:rsidRDefault="00000000">
          <w:pPr>
            <w:pStyle w:val="Bibliography"/>
          </w:pPr>
          <w:r>
            <w:rPr>
              <w:noProof/>
            </w:rPr>
            <w:t>[30]</w:t>
          </w:r>
          <w:r>
            <w:rPr>
              <w:noProof/>
            </w:rPr>
            <w:tab/>
            <w:t xml:space="preserve">Y. Ding et al., "Integrating action knowledge and LLMs for task planning and situation handling in open worlds," </w:t>
          </w:r>
          <w:r>
            <w:rPr>
              <w:i/>
              <w:iCs/>
              <w:noProof/>
            </w:rPr>
            <w:t xml:space="preserve">Auton. Robots, </w:t>
          </w:r>
          <w:r>
            <w:rPr>
              <w:noProof/>
            </w:rPr>
            <w:t xml:space="preserve">vol. 47, pp. 981-997, 2023. </w:t>
          </w:r>
        </w:p>
        <w:p w14:paraId="452BBEF1" w14:textId="77777777" w:rsidR="00B23D61" w:rsidRDefault="00000000">
          <w:pPr>
            <w:pStyle w:val="Bibliography"/>
          </w:pPr>
          <w:r>
            <w:rPr>
              <w:noProof/>
            </w:rPr>
            <w:t>[31]</w:t>
          </w:r>
          <w:r>
            <w:rPr>
              <w:noProof/>
            </w:rPr>
            <w:tab/>
            <w:t xml:space="preserve">E. Gizzi, H. Amel, W. W. Lin, K. Rhea and J. Sinapov, "Toward creative problem solving agents: Action discovery through behavior babbling," in </w:t>
          </w:r>
          <w:r>
            <w:rPr>
              <w:i/>
              <w:iCs/>
              <w:noProof/>
            </w:rPr>
            <w:t xml:space="preserve">Proc. IEEE Int. Conf. Develop. Learn. (ICDL), </w:t>
          </w:r>
          <w:r>
            <w:rPr>
              <w:noProof/>
            </w:rPr>
            <w:t xml:space="preserve">2021. </w:t>
          </w:r>
        </w:p>
        <w:p w14:paraId="3A49015D" w14:textId="77777777" w:rsidR="00B23D61" w:rsidRDefault="00000000">
          <w:pPr>
            <w:pStyle w:val="Bibliography"/>
          </w:pPr>
          <w:r>
            <w:rPr>
              <w:noProof/>
            </w:rPr>
            <w:t>[32]</w:t>
          </w:r>
          <w:r>
            <w:rPr>
              <w:noProof/>
            </w:rPr>
            <w:tab/>
            <w:t xml:space="preserve">R. S. Sutton and A. G. Barto, </w:t>
          </w:r>
          <w:r>
            <w:rPr>
              <w:i/>
              <w:iCs/>
              <w:noProof/>
            </w:rPr>
            <w:t xml:space="preserve">Reinforcement Learning: An Introduction, </w:t>
          </w:r>
          <w:r>
            <w:rPr>
              <w:noProof/>
            </w:rPr>
            <w:t xml:space="preserve">2018. </w:t>
          </w:r>
        </w:p>
        <w:p w14:paraId="1DC61026" w14:textId="77777777" w:rsidR="00B23D61" w:rsidRDefault="00000000">
          <w:pPr>
            <w:pStyle w:val="Bibliography"/>
          </w:pPr>
          <w:r>
            <w:rPr>
              <w:noProof/>
            </w:rPr>
            <w:t>[33]</w:t>
          </w:r>
          <w:r>
            <w:rPr>
              <w:noProof/>
            </w:rPr>
            <w:tab/>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p w14:paraId="52664098" w14:textId="77777777" w:rsidR="00B23D61" w:rsidRDefault="00000000">
          <w:pPr>
            <w:pStyle w:val="Bibliography"/>
          </w:pPr>
          <w:r>
            <w:rPr>
              <w:noProof/>
            </w:rPr>
            <w:t>[34]</w:t>
          </w:r>
          <w:r>
            <w:rPr>
              <w:noProof/>
            </w:rPr>
            <w:tab/>
            <w:t xml:space="preserve">H. A. Simon, "Rational choice and the structure of the environment," </w:t>
          </w:r>
          <w:r>
            <w:rPr>
              <w:i/>
              <w:iCs/>
              <w:noProof/>
            </w:rPr>
            <w:t xml:space="preserve">Psychol. Rev., </w:t>
          </w:r>
          <w:r>
            <w:rPr>
              <w:noProof/>
            </w:rPr>
            <w:t xml:space="preserve">vol. 63, pp. 129-138, 1956. </w:t>
          </w:r>
        </w:p>
        <w:p w14:paraId="37C8E94D" w14:textId="77777777" w:rsidR="00B23D61" w:rsidRDefault="00000000">
          <w:pPr>
            <w:pStyle w:val="Bibliography"/>
          </w:pPr>
          <w:r>
            <w:rPr>
              <w:noProof/>
            </w:rPr>
            <w:t>[35]</w:t>
          </w:r>
          <w:r>
            <w:rPr>
              <w:noProof/>
            </w:rPr>
            <w:tab/>
            <w:t xml:space="preserve">P. Dubey and P. Dubey, "Bridging spatiotemporal wildfire prediction and decision modeling using transformer networks and fuzzy inference systems," vol. 15, p. 103498, 2025. </w:t>
          </w:r>
        </w:p>
        <w:p w14:paraId="31AAFFE5" w14:textId="77777777" w:rsidR="00B23D61" w:rsidRDefault="00000000">
          <w:pPr>
            <w:pStyle w:val="Bibliography"/>
          </w:pPr>
          <w:r>
            <w:rPr>
              <w:noProof/>
            </w:rPr>
            <w:t>[36]</w:t>
          </w:r>
          <w:r>
            <w:rPr>
              <w:noProof/>
            </w:rPr>
            <w:tab/>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p w14:paraId="0827D4A1" w14:textId="77777777" w:rsidR="00B23D61" w:rsidRDefault="00000000">
          <w:pPr>
            <w:pStyle w:val="Bibliography"/>
          </w:pPr>
          <w:r>
            <w:rPr>
              <w:noProof/>
            </w:rPr>
            <w:t>[37]</w:t>
          </w:r>
          <w:r>
            <w:rPr>
              <w:noProof/>
            </w:rPr>
            <w:tab/>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p w14:paraId="7B14CF32" w14:textId="77777777" w:rsidR="00B23D61" w:rsidRDefault="00000000">
          <w:pPr>
            <w:pStyle w:val="Bibliography"/>
          </w:pPr>
          <w:r>
            <w:rPr>
              <w:noProof/>
            </w:rPr>
            <w:t>[38]</w:t>
          </w:r>
          <w:r>
            <w:rPr>
              <w:noProof/>
            </w:rPr>
            <w:tab/>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p w14:paraId="685D9F88" w14:textId="77777777" w:rsidR="00B23D61" w:rsidRDefault="00000000">
          <w:pPr>
            <w:pStyle w:val="Bibliography"/>
          </w:pPr>
          <w:r>
            <w:rPr>
              <w:noProof/>
            </w:rPr>
            <w:t>[39]</w:t>
          </w:r>
          <w:r>
            <w:rPr>
              <w:noProof/>
            </w:rPr>
            <w:tab/>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p w14:paraId="6ABE13AC" w14:textId="77777777" w:rsidR="00B23D61" w:rsidRDefault="00000000">
          <w:pPr>
            <w:pStyle w:val="Bibliography"/>
          </w:pPr>
          <w:r>
            <w:rPr>
              <w:noProof/>
            </w:rPr>
            <w:t>[40]</w:t>
          </w:r>
          <w:r>
            <w:rPr>
              <w:noProof/>
            </w:rPr>
            <w:tab/>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p w14:paraId="1905A393" w14:textId="77777777" w:rsidR="00B23D61" w:rsidRDefault="00000000">
          <w:pPr>
            <w:pStyle w:val="Bibliography"/>
          </w:pPr>
          <w:r>
            <w:rPr>
              <w:noProof/>
            </w:rPr>
            <w:t>[41]</w:t>
          </w:r>
          <w:r>
            <w:rPr>
              <w:noProof/>
            </w:rPr>
            <w:tab/>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p w14:paraId="0860FC12" w14:textId="77777777" w:rsidR="00B23D61" w:rsidRDefault="00000000">
          <w:pPr>
            <w:pStyle w:val="Bibliography"/>
          </w:pPr>
          <w:r>
            <w:rPr>
              <w:noProof/>
            </w:rPr>
            <w:t>[42]</w:t>
          </w:r>
          <w:r>
            <w:rPr>
              <w:noProof/>
            </w:rPr>
            <w:tab/>
            <w:t xml:space="preserve">J. H. Scott and R. E. Burgan, "Standard fire behavior fuel models: A comprehensive set for use with Rothermel's surface fire spread model," Gen. Tech. Rep. RMRS-GTR-153, 2005. </w:t>
          </w:r>
        </w:p>
        <w:p w14:paraId="0BB304D3" w14:textId="77777777" w:rsidR="00B23D61" w:rsidRDefault="00000000">
          <w:pPr>
            <w:pStyle w:val="Bibliography"/>
          </w:pPr>
          <w:r>
            <w:rPr>
              <w:noProof/>
            </w:rPr>
            <w:t>[43]</w:t>
          </w:r>
          <w:r>
            <w:rPr>
              <w:noProof/>
            </w:rPr>
            <w:tab/>
            <w:t xml:space="preserve">K. G. Hirsch and D. L. Martell, "A review of initial attack fire crew productivity and effectiveness," </w:t>
          </w:r>
          <w:r>
            <w:rPr>
              <w:i/>
              <w:iCs/>
              <w:noProof/>
            </w:rPr>
            <w:t xml:space="preserve">Int. J. Wildland Fire, </w:t>
          </w:r>
          <w:r>
            <w:rPr>
              <w:noProof/>
            </w:rPr>
            <w:t xml:space="preserve">vol. 6, pp. 199-215, 1996. </w:t>
          </w:r>
        </w:p>
        <w:p w14:paraId="6DCCD4A9" w14:textId="77777777" w:rsidR="00B23D61" w:rsidRDefault="00000000">
          <w:pPr>
            <w:pStyle w:val="Bibliography"/>
          </w:pPr>
          <w:r>
            <w:rPr>
              <w:noProof/>
            </w:rPr>
            <w:t>[44]</w:t>
          </w:r>
          <w:r>
            <w:rPr>
              <w:noProof/>
            </w:rPr>
            <w:tab/>
            <w:t xml:space="preserve">G. M. Byram, "Combustion of forest fuels," in </w:t>
          </w:r>
          <w:r>
            <w:rPr>
              <w:i/>
              <w:iCs/>
              <w:noProof/>
            </w:rPr>
            <w:t xml:space="preserve">Forest Fire: Control and Use, </w:t>
          </w:r>
          <w:r>
            <w:rPr>
              <w:noProof/>
            </w:rPr>
            <w:t xml:space="preserve">1959. </w:t>
          </w:r>
        </w:p>
        <w:p w14:paraId="66075892" w14:textId="77777777" w:rsidR="00B23D61" w:rsidRDefault="00000000">
          <w:pPr>
            <w:pStyle w:val="Bibliography"/>
          </w:pPr>
          <w:r>
            <w:rPr>
              <w:noProof/>
            </w:rPr>
            <w:t>[45]</w:t>
          </w:r>
          <w:r>
            <w:rPr>
              <w:noProof/>
            </w:rPr>
            <w:tab/>
            <w:t xml:space="preserve">C. E. Van Wagner, "Development and structure of the Canadian Forest Fire Weather Index System," For. Tech. Rep. 35, 1987. </w:t>
          </w:r>
        </w:p>
        <w:p w14:paraId="42DDB893" w14:textId="77777777" w:rsidR="00B23D61" w:rsidRDefault="00000000">
          <w:pPr>
            <w:pStyle w:val="Bibliography"/>
          </w:pPr>
          <w:r>
            <w:rPr>
              <w:noProof/>
            </w:rPr>
            <w:t>[46]</w:t>
          </w:r>
          <w:r>
            <w:rPr>
              <w:noProof/>
            </w:rPr>
            <w:tab/>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p w14:paraId="4EFEA995" w14:textId="77777777" w:rsidR="00BF222A" w:rsidRDefault="00BF222A">
          <w:pPr>
            <w:divId w:val="446893163"/>
            <w:rPr>
              <w:noProof/>
            </w:rPr>
          </w:pPr>
        </w:p>
        <w:p w14:paraId="1ABC8C3A" w14:textId="77777777" w:rsidR="00D50906" w:rsidRDefault="00000000">
          <w:pPr>
            <w:pStyle w:val="Bibliography"/>
          </w:pPr>
        </w:p>
      </w:sdtContent>
    </w:sdt>
    <w:p w14:paraId="4E5C5168"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46ABCF6F"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w:t>
      </w:r>
      <w:proofErr w:type="gramStart"/>
      <w:r>
        <w:t>papers, and</w:t>
      </w:r>
      <w:proofErr w:type="gramEnd"/>
      <w:r>
        <w:t xml:space="preserve">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8FAD2" w14:textId="77777777" w:rsidR="001C3836" w:rsidRDefault="001C3836">
      <w:r>
        <w:separator/>
      </w:r>
    </w:p>
  </w:endnote>
  <w:endnote w:type="continuationSeparator" w:id="0">
    <w:p w14:paraId="350DEA7E" w14:textId="77777777" w:rsidR="001C3836" w:rsidRDefault="001C3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99E9B" w14:textId="77777777" w:rsidR="001C3836" w:rsidRPr="009A0AA6" w:rsidRDefault="001C3836" w:rsidP="009A0AA6">
      <w:pPr>
        <w:pStyle w:val="Footer"/>
      </w:pPr>
    </w:p>
  </w:footnote>
  <w:footnote w:type="continuationSeparator" w:id="0">
    <w:p w14:paraId="09FBA08C" w14:textId="77777777" w:rsidR="001C3836" w:rsidRDefault="001C3836">
      <w:r>
        <w:continuationSeparator/>
      </w:r>
    </w:p>
  </w:footnote>
  <w:footnote w:id="1">
    <w:p w14:paraId="6270868E"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11E6D0B4"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4F92" w14:textId="77777777" w:rsidR="00732E46" w:rsidRDefault="000F2C11">
    <w:pPr>
      <w:jc w:val="right"/>
    </w:pPr>
    <w:r>
      <w:fldChar w:fldCharType="begin"/>
    </w:r>
    <w:r>
      <w:instrText>PAGE</w:instrText>
    </w:r>
    <w:r>
      <w:fldChar w:fldCharType="separate"/>
    </w:r>
    <w:r w:rsidR="005A170E">
      <w:rPr>
        <w:noProof/>
      </w:rPr>
      <w:t>3</w:t>
    </w:r>
    <w:r>
      <w:fldChar w:fldCharType="end"/>
    </w:r>
  </w:p>
  <w:p w14:paraId="6EB66915" w14:textId="77777777" w:rsidR="00732E46" w:rsidRDefault="000F2C11">
    <w:pPr>
      <w:ind w:right="360"/>
    </w:pPr>
    <w:r>
      <w:t>&gt; REPLACE THIS LINE WITH YOUR MANUSCRIPT ID NUMBER (DOUBLE-CLICK HERE TO EDIT) &lt;</w:t>
    </w:r>
  </w:p>
  <w:p w14:paraId="66EA2AAF"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0"/>
  </w:num>
  <w:num w:numId="2" w16cid:durableId="1182279118">
    <w:abstractNumId w:val="2"/>
  </w:num>
  <w:num w:numId="3" w16cid:durableId="83192768">
    <w:abstractNumId w:val="1"/>
  </w:num>
  <w:num w:numId="4" w16cid:durableId="1311791867">
    <w:abstractNumId w:val="9"/>
  </w:num>
  <w:num w:numId="5" w16cid:durableId="171183208">
    <w:abstractNumId w:val="6"/>
  </w:num>
  <w:num w:numId="6" w16cid:durableId="1268463963">
    <w:abstractNumId w:val="7"/>
  </w:num>
  <w:num w:numId="7" w16cid:durableId="4393726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4"/>
  </w:num>
  <w:num w:numId="10" w16cid:durableId="881602541">
    <w:abstractNumId w:val="8"/>
  </w:num>
  <w:num w:numId="11" w16cid:durableId="830146748">
    <w:abstractNumId w:val="0"/>
  </w:num>
  <w:num w:numId="12" w16cid:durableId="947540831">
    <w:abstractNumId w:val="12"/>
  </w:num>
  <w:num w:numId="13" w16cid:durableId="1525364928">
    <w:abstractNumId w:val="11"/>
  </w:num>
  <w:num w:numId="14" w16cid:durableId="401023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C67FA"/>
    <w:rsid w:val="003C7FC7"/>
    <w:rsid w:val="003E3FD9"/>
    <w:rsid w:val="003F021E"/>
    <w:rsid w:val="003F12AE"/>
    <w:rsid w:val="003F5077"/>
    <w:rsid w:val="003F6DAD"/>
    <w:rsid w:val="00402320"/>
    <w:rsid w:val="004063A4"/>
    <w:rsid w:val="00406D99"/>
    <w:rsid w:val="00415425"/>
    <w:rsid w:val="0045541C"/>
    <w:rsid w:val="00455B41"/>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F2C86"/>
    <w:rsid w:val="004F3172"/>
    <w:rsid w:val="00503BFA"/>
    <w:rsid w:val="00510E30"/>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5A80"/>
    <w:rsid w:val="00732E46"/>
    <w:rsid w:val="00733166"/>
    <w:rsid w:val="00733504"/>
    <w:rsid w:val="00753273"/>
    <w:rsid w:val="00756915"/>
    <w:rsid w:val="007610C7"/>
    <w:rsid w:val="007653CA"/>
    <w:rsid w:val="0077027A"/>
    <w:rsid w:val="00771AA2"/>
    <w:rsid w:val="00773EDB"/>
    <w:rsid w:val="00773FCC"/>
    <w:rsid w:val="00782790"/>
    <w:rsid w:val="007938DE"/>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3371"/>
    <w:rsid w:val="00815E9F"/>
    <w:rsid w:val="00827FB8"/>
    <w:rsid w:val="008313C6"/>
    <w:rsid w:val="00834F1E"/>
    <w:rsid w:val="0083545B"/>
    <w:rsid w:val="0083617C"/>
    <w:rsid w:val="00851B4D"/>
    <w:rsid w:val="008669BA"/>
    <w:rsid w:val="00874977"/>
    <w:rsid w:val="00883CBF"/>
    <w:rsid w:val="008856C3"/>
    <w:rsid w:val="0089298D"/>
    <w:rsid w:val="008B3E83"/>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75D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6984"/>
    <w:rsid w:val="00C9162C"/>
    <w:rsid w:val="00C921C0"/>
    <w:rsid w:val="00CA0F91"/>
    <w:rsid w:val="00CA3DD6"/>
    <w:rsid w:val="00CB5CB4"/>
    <w:rsid w:val="00CB5F34"/>
    <w:rsid w:val="00CB719F"/>
    <w:rsid w:val="00CC21A8"/>
    <w:rsid w:val="00CC7B7A"/>
    <w:rsid w:val="00CC7F95"/>
    <w:rsid w:val="00CD54DC"/>
    <w:rsid w:val="00CD5AB2"/>
    <w:rsid w:val="00CD5B03"/>
    <w:rsid w:val="00CE106F"/>
    <w:rsid w:val="00CF3DFA"/>
    <w:rsid w:val="00CF48E2"/>
    <w:rsid w:val="00CF568F"/>
    <w:rsid w:val="00CF5D5A"/>
    <w:rsid w:val="00D0339A"/>
    <w:rsid w:val="00D050EC"/>
    <w:rsid w:val="00D05F12"/>
    <w:rsid w:val="00D10AC8"/>
    <w:rsid w:val="00D1102A"/>
    <w:rsid w:val="00D12190"/>
    <w:rsid w:val="00D128EB"/>
    <w:rsid w:val="00D20E00"/>
    <w:rsid w:val="00D3051D"/>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391"/>
    <w:rsid w:val="00DA34C3"/>
    <w:rsid w:val="00DA580B"/>
    <w:rsid w:val="00DA5A9A"/>
    <w:rsid w:val="00DB3364"/>
    <w:rsid w:val="00DB3770"/>
    <w:rsid w:val="00DB4355"/>
    <w:rsid w:val="00DC5619"/>
    <w:rsid w:val="00DC758F"/>
    <w:rsid w:val="00DD6364"/>
    <w:rsid w:val="00DD7F24"/>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25A7"/>
    <w:rsid w:val="00E653B5"/>
    <w:rsid w:val="00E65DF7"/>
    <w:rsid w:val="00E662B8"/>
    <w:rsid w:val="00E74721"/>
    <w:rsid w:val="00E848F5"/>
    <w:rsid w:val="00E84E4D"/>
    <w:rsid w:val="00E90136"/>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3BEDB"/>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3256</TotalTime>
  <Pages>1</Pages>
  <Words>10045</Words>
  <Characters>57262</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65</cp:revision>
  <dcterms:created xsi:type="dcterms:W3CDTF">2024-06-12T13:11:00Z</dcterms:created>
  <dcterms:modified xsi:type="dcterms:W3CDTF">2026-10-18T07:10:00Z</dcterms:modified>
</cp:coreProperties>
</file>