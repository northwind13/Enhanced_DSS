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453BA6E0"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candidate rules and blended or composed interventions, and the candidates are pre-selected on forecasts before they reach the gates.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new objects, selects them by forecast, and verifies them. The approach is applied to wildfire response and tested on paired worlds in various scenarios. </w:t>
      </w:r>
      <w:commentRangeStart w:id="1"/>
      <w:commentRangeStart w:id="2"/>
      <w:r>
        <w:rPr>
          <w:b/>
          <w:sz w:val="18"/>
          <w:szCs w:val="18"/>
        </w:rPr>
        <w:t xml:space="preserve">Compared with the closed layer alone, </w:t>
      </w:r>
      <w:commentRangeStart w:id="2154"/>
      <w:del w:id="2152" w:author="Claude" w:date="2026-10-20T22:30:00Z">
        <w:r>
          <w:rPr>
            <w:b/>
            <w:sz w:val="18"/>
            <w:szCs w:val="18"/>
          </w:rPr>
          <w:delText xml:space="preserve">the open layer reduces burned area by about half, affected population by about 70%, and committed response by about a third, with every order priced. It raises the share of extinguished incidents from about half to 87%.</w:delText>
        </w:r>
      </w:del>
      <w:ins w:id="2153" w:author="Claude" w:date="2026-10-20T22:30:00Z">
        <w:r>
          <w:rPr>
            <w:b/>
            <w:sz w:val="18"/>
            <w:szCs w:val="18"/>
          </w:rPr>
          <w:t xml:space="preserve">the open layer reduces burned area by about 60%, affected population by about 80%, and committed response by about 45%, with every order priced. It raises the share of extinguished incidents from about half to 91%.</w:t>
        </w:r>
      </w:ins>
      <w:commentRangeEnd w:id="2154"/>
      <w:r>
        <w:rPr>
          <w:rStyle w:val="CommentReference"/>
        </w:rPr>
        <w:commentReference w:id="2154"/>
      </w:r>
      <w:r>
        <w:rPr>
          <w:b/>
          <w:sz w:val="18"/>
          <w:szCs w:val="18"/>
        </w:rPr>
        <w:t xml:space="preserve"> With one intervention family withheld from the doctrine, the open layer writes it back within the first hour and ends below the closed layer with the full doctrine.</w:t>
      </w:r>
      <w:commentRangeEnd w:id="2"/>
      <w:r>
        <w:rPr>
          <w:rStyle w:val="CommentReference"/>
          <w:b/>
          <w:sz w:val="18"/>
          <w:szCs w:val="18"/>
        </w:rPr>
        <w:commentReference w:id="2"/>
      </w:r>
      <w:commentRangeEnd w:id="1"/>
      <w:r>
        <w:rPr>
          <w:rStyle w:val="CommentReference"/>
          <w:b/>
          <w:sz w:val="18"/>
          <w:szCs w:val="18"/>
        </w:rPr>
        <w:commentReference w:id="1"/>
      </w:r>
      <w:r w:rsidR="00E95B17">
        <w:rPr>
          <w:b/>
          <w:sz w:val="18"/>
          <w:szCs w:val="18"/>
        </w:rPr>
        <w:t xml:space="preserve"> </w:t>
      </w:r>
      <w:commentRangeStart w:id="3"/>
      <w:r>
        <w:rPr>
          <w:b/>
          <w:sz w:val="18"/>
          <w:szCs w:val="18"/>
        </w:rPr>
        <w:t>The decision core is distributed and suits real-time operation.</w:t>
      </w:r>
      <w:commentRangeEnd w:id="3"/>
      <w:r>
        <w:rPr>
          <w:rStyle w:val="CommentReference"/>
          <w:b/>
          <w:sz w:val="18"/>
          <w:szCs w:val="18"/>
        </w:rPr>
        <w:commentReference w:id="3"/>
      </w:r>
      <w:r>
        <w:rPr>
          <w:b/>
          <w:sz w:val="18"/>
          <w:szCs w:val="18"/>
        </w:rPr>
        <w:t xml:space="preserve"> Each agent reasons only over its own region, so computing cost grows slowly with the number of regions.</w:t>
      </w:r>
    </w:p>
    <w:p w14:paraId="01614C49" w14:textId="77777777" w:rsidR="00534101" w:rsidRDefault="00534101" w:rsidP="00534101"/>
    <w:p w14:paraId="0CB84A30" w14:textId="77777777" w:rsidR="00534101" w:rsidRPr="002B1DA6" w:rsidRDefault="00534101" w:rsidP="00534101">
      <w:pPr>
        <w:jc w:val="both"/>
        <w:rPr>
          <w:b/>
          <w:sz w:val="18"/>
          <w:szCs w:val="18"/>
        </w:rPr>
      </w:pPr>
      <w:bookmarkStart w:id="4" w:name="bookmark=id.30j0zll" w:colFirst="0" w:colLast="0"/>
      <w:bookmarkEnd w:id="4"/>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5" w:name="_RefSec_I"/>
      <w:r>
        <w:t>I</w:t>
      </w:r>
      <w:bookmarkEnd w:id="5"/>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3EDB42D6"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candidate rules, blends of existing interventions, and new interventions composed from physical effects the simulator can execute. The candidates are pre-selected on forecasts of the hazard model, and only the best one is tested by the gates. Nothing enters the doctrine </w:t>
      </w:r>
      <w:r w:rsidR="00940DFB">
        <w:t>without</w:t>
      </w:r>
      <w:r>
        <w:t xml:space="preserve"> a chain of algebraic gates and a paired forecast test. Hence, the space is closed at physical effects and open at interventions.</w:t>
      </w:r>
    </w:p>
    <w:p w14:paraId="07CEF064" w14:textId="35516B27" w:rsidR="00682ED6" w:rsidRDefault="00D31F60">
      <w:pPr>
        <w:pStyle w:val="Text"/>
      </w:pPr>
      <w:r>
        <w:t xml:space="preserve">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w:t>
      </w:r>
      <w:r>
        <w:lastRenderedPageBreak/>
        <w:t xml:space="preserve">afterwards. </w:t>
      </w:r>
      <w:commentRangeStart w:id="6"/>
      <w:r>
        <w:t>Under degraded observation the response of VODA degrades gradually and remains better than that of the closed layer.</w:t>
      </w:r>
      <w:commentRangeEnd w:id="6"/>
      <w:r>
        <w:rPr>
          <w:rStyle w:val="CommentReference"/>
          <w:sz w:val="20"/>
          <w:szCs w:val="20"/>
        </w:rPr>
        <w:commentReference w:id="6"/>
      </w:r>
    </w:p>
    <w:p w14:paraId="28E8EF77" w14:textId="43D5C32A"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on that validated core, so the benefit of opening the decision space is read as a difference on identical worlds. The decision core is distributed over regional agents, </w:t>
      </w:r>
      <w:commentRangeStart w:id="7"/>
      <w:r>
        <w:t>decides in a fraction of a second, and its cost grows slowly with the number of agents</w:t>
      </w:r>
      <w:commentRangeEnd w:id="7"/>
      <w:r>
        <w:rPr>
          <w:rStyle w:val="CommentReference"/>
          <w:sz w:val="20"/>
          <w:szCs w:val="20"/>
        </w:rPr>
        <w:commentReference w:id="7"/>
      </w:r>
      <w:r>
        <w:t>,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8" w:name="_RefSec_II"/>
      <w:r>
        <w:t>II</w:t>
      </w:r>
      <w:bookmarkEnd w:id="8"/>
      <w:r>
        <w:t>. Related Work and Background</w:t>
      </w:r>
    </w:p>
    <w:p w14:paraId="61AA0500" w14:textId="77777777" w:rsidR="00926552" w:rsidRDefault="00926552" w:rsidP="00926552">
      <w:pPr>
        <w:pStyle w:val="Heading2"/>
      </w:pPr>
      <w:bookmarkStart w:id="9" w:name="_RefSec_II_A"/>
      <w:r>
        <w:t>A</w:t>
      </w:r>
      <w:bookmarkEnd w:id="9"/>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10" w:name="_RefSec_II_B"/>
      <w:r>
        <w:t>B</w:t>
      </w:r>
      <w:bookmarkEnd w:id="10"/>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t>
      </w:r>
      <w:r>
        <w:t xml:space="preserve">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3B2504DD"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77777777" w:rsidR="00C63C9D" w:rsidRDefault="00975DE2">
      <w:pPr>
        <w:pStyle w:val="Heading1"/>
      </w:pPr>
      <w:bookmarkStart w:id="11" w:name="_RefSec_III"/>
      <w:r>
        <w:lastRenderedPageBreak/>
        <w:t>III</w:t>
      </w:r>
      <w:bookmarkEnd w:id="11"/>
      <w:r w:rsidR="00116384">
        <w:t>. System Architecture</w:t>
      </w:r>
    </w:p>
    <w:p w14:paraId="56E81080" w14:textId="77777777" w:rsidR="00C63C9D" w:rsidRDefault="00D31F60" w:rsidP="00AD5871">
      <w:pPr>
        <w:pStyle w:val="Heading2"/>
      </w:pPr>
      <w:bookmarkStart w:id="12" w:name="_RefSec_III_A"/>
      <w:r>
        <w:t>A</w:t>
      </w:r>
      <w:bookmarkEnd w:id="12"/>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13" w:name="_RefEqN_fin"/>
            <w:r>
              <w:fldChar w:fldCharType="begin"/>
            </w:r>
            <w:r>
              <w:instrText xml:space="preserve"> SEQ ( \* ARABIC </w:instrText>
            </w:r>
            <w:r>
              <w:fldChar w:fldCharType="separate"/>
            </w:r>
            <w:r>
              <w:rPr>
                <w:noProof/>
              </w:rPr>
              <w:t>1</w:t>
            </w:r>
            <w:r>
              <w:fldChar w:fldCharType="end"/>
            </w:r>
            <w:bookmarkEnd w:id="13"/>
            <w:r>
              <w:t>)</w:t>
            </w:r>
          </w:p>
        </w:tc>
      </w:tr>
    </w:tbl>
    <w:p w14:paraId="5450FBAE" w14:textId="77777777" w:rsidR="00096354" w:rsidRDefault="00096354">
      <w:pPr>
        <w:pStyle w:val="Text"/>
        <w:rPr>
          <w:sz w:val="12"/>
          <w:szCs w:val="12"/>
        </w:rPr>
      </w:pPr>
    </w:p>
    <w:p w14:paraId="41D4184E" w14:textId="77777777"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14" w:name="_RefFig2"/>
                              <w:r>
                                <w:fldChar w:fldCharType="begin"/>
                              </w:r>
                              <w:r>
                                <w:instrText xml:space="preserve"> SEQ Fig. \* ARABIC </w:instrText>
                              </w:r>
                              <w:r>
                                <w:fldChar w:fldCharType="separate"/>
                              </w:r>
                              <w:r w:rsidR="007A1391">
                                <w:rPr>
                                  <w:noProof/>
                                </w:rPr>
                                <w:t>1</w:t>
                              </w:r>
                              <w:r>
                                <w:rPr>
                                  <w:noProof/>
                                </w:rPr>
                                <w:fldChar w:fldCharType="end"/>
                              </w:r>
                              <w:bookmarkEnd w:id="14"/>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3"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5" w:name="_RefFig2"/>
                        <w:r>
                          <w:fldChar w:fldCharType="begin"/>
                        </w:r>
                        <w:r>
                          <w:instrText xml:space="preserve"> SEQ Fig. \* ARABIC </w:instrText>
                        </w:r>
                        <w:r>
                          <w:fldChar w:fldCharType="separate"/>
                        </w:r>
                        <w:r w:rsidR="007A1391">
                          <w:rPr>
                            <w:noProof/>
                          </w:rPr>
                          <w:t>1</w:t>
                        </w:r>
                        <w:r>
                          <w:rPr>
                            <w:noProof/>
                          </w:rPr>
                          <w:fldChar w:fldCharType="end"/>
                        </w:r>
                        <w:bookmarkEnd w:id="15"/>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4"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6" w:name="_RefEqN_loop"/>
            <w:r>
              <w:fldChar w:fldCharType="begin"/>
            </w:r>
            <w:r>
              <w:instrText xml:space="preserve"> SEQ ( \* ARABIC </w:instrText>
            </w:r>
            <w:r>
              <w:fldChar w:fldCharType="separate"/>
            </w:r>
            <w:r>
              <w:rPr>
                <w:noProof/>
              </w:rPr>
              <w:t>2</w:t>
            </w:r>
            <w:r>
              <w:fldChar w:fldCharType="end"/>
            </w:r>
            <w:bookmarkEnd w:id="16"/>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7" w:name="_RefSec_III_B"/>
      <w:r>
        <w:t>B</w:t>
      </w:r>
      <w:bookmarkEnd w:id="17"/>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8" w:name="_RefEqN_state"/>
            <w:r>
              <w:fldChar w:fldCharType="begin"/>
            </w:r>
            <w:r>
              <w:instrText xml:space="preserve"> SEQ ( \* ARABIC </w:instrText>
            </w:r>
            <w:r>
              <w:fldChar w:fldCharType="separate"/>
            </w:r>
            <w:r>
              <w:rPr>
                <w:noProof/>
              </w:rPr>
              <w:t>3</w:t>
            </w:r>
            <w:r>
              <w:fldChar w:fldCharType="end"/>
            </w:r>
            <w:bookmarkEnd w:id="18"/>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9" w:name="_RefEqN_burn"/>
            <w:r>
              <w:fldChar w:fldCharType="begin"/>
            </w:r>
            <w:r>
              <w:instrText xml:space="preserve"> SEQ ( \* ARABIC </w:instrText>
            </w:r>
            <w:r>
              <w:fldChar w:fldCharType="separate"/>
            </w:r>
            <w:r>
              <w:rPr>
                <w:noProof/>
              </w:rPr>
              <w:t>4</w:t>
            </w:r>
            <w:r>
              <w:fldChar w:fldCharType="end"/>
            </w:r>
            <w:bookmarkEnd w:id="19"/>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20" w:name="_RefEqN_fuel"/>
            <w:r>
              <w:fldChar w:fldCharType="begin"/>
            </w:r>
            <w:r>
              <w:instrText xml:space="preserve"> SEQ ( \* ARABIC </w:instrText>
            </w:r>
            <w:r>
              <w:fldChar w:fldCharType="separate"/>
            </w:r>
            <w:r>
              <w:rPr>
                <w:noProof/>
              </w:rPr>
              <w:t>5</w:t>
            </w:r>
            <w:r>
              <w:fldChar w:fldCharType="end"/>
            </w:r>
            <w:bookmarkEnd w:id="20"/>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21" w:name="_RefEqN_supp"/>
            <w:r>
              <w:fldChar w:fldCharType="begin"/>
            </w:r>
            <w:r>
              <w:instrText xml:space="preserve"> SEQ ( \* ARABIC </w:instrText>
            </w:r>
            <w:r>
              <w:fldChar w:fldCharType="separate"/>
            </w:r>
            <w:r>
              <w:rPr>
                <w:noProof/>
              </w:rPr>
              <w:t>6</w:t>
            </w:r>
            <w:r>
              <w:fldChar w:fldCharType="end"/>
            </w:r>
            <w:bookmarkEnd w:id="21"/>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22" w:name="_RefEqN_inten"/>
            <w:r>
              <w:fldChar w:fldCharType="begin"/>
            </w:r>
            <w:r>
              <w:instrText xml:space="preserve"> SEQ ( \* ARABIC </w:instrText>
            </w:r>
            <w:r>
              <w:fldChar w:fldCharType="separate"/>
            </w:r>
            <w:r>
              <w:rPr>
                <w:noProof/>
              </w:rPr>
              <w:t>7</w:t>
            </w:r>
            <w:r>
              <w:fldChar w:fldCharType="end"/>
            </w:r>
            <w:bookmarkEnd w:id="22"/>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23" w:name="_RefEqN_tau"/>
            <w:r>
              <w:fldChar w:fldCharType="begin"/>
            </w:r>
            <w:r>
              <w:instrText xml:space="preserve"> SEQ ( \* ARABIC </w:instrText>
            </w:r>
            <w:r>
              <w:fldChar w:fldCharType="separate"/>
            </w:r>
            <w:r>
              <w:rPr>
                <w:noProof/>
              </w:rPr>
              <w:t>8</w:t>
            </w:r>
            <w:r>
              <w:fldChar w:fldCharType="end"/>
            </w:r>
            <w:bookmarkEnd w:id="23"/>
            <w:r>
              <w:t>)</w:t>
            </w:r>
          </w:p>
        </w:tc>
      </w:tr>
    </w:tbl>
    <w:p w14:paraId="7125DDBA" w14:textId="77777777" w:rsidR="00096354" w:rsidRDefault="00096354">
      <w:pPr>
        <w:pStyle w:val="Text"/>
        <w:rPr>
          <w:sz w:val="12"/>
          <w:szCs w:val="12"/>
        </w:rPr>
      </w:pP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24" w:name="_RefEqN_psi"/>
            <w:r>
              <w:fldChar w:fldCharType="begin"/>
            </w:r>
            <w:r>
              <w:instrText xml:space="preserve"> SEQ ( \* ARABIC </w:instrText>
            </w:r>
            <w:r>
              <w:fldChar w:fldCharType="separate"/>
            </w:r>
            <w:r>
              <w:rPr>
                <w:noProof/>
              </w:rPr>
              <w:t>9</w:t>
            </w:r>
            <w:r>
              <w:fldChar w:fldCharType="end"/>
            </w:r>
            <w:bookmarkEnd w:id="24"/>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5" w:name="_RefEqN_ros"/>
            <w:r>
              <w:fldChar w:fldCharType="begin"/>
            </w:r>
            <w:r>
              <w:instrText xml:space="preserve"> SEQ ( \* ARABIC </w:instrText>
            </w:r>
            <w:r>
              <w:fldChar w:fldCharType="separate"/>
            </w:r>
            <w:r>
              <w:rPr>
                <w:noProof/>
              </w:rPr>
              <w:t>10</w:t>
            </w:r>
            <w:r>
              <w:fldChar w:fldCharType="end"/>
            </w:r>
            <w:bookmarkEnd w:id="25"/>
            <w:r>
              <w:t>)</w:t>
            </w:r>
          </w:p>
        </w:tc>
      </w:tr>
    </w:tbl>
    <w:p w14:paraId="2B79633C" w14:textId="77777777" w:rsidR="00C63C9D" w:rsidRDefault="00D31F60">
      <w:pPr>
        <w:pStyle w:val="Heading1"/>
      </w:pPr>
      <w:bookmarkStart w:id="26" w:name="_RefSec_IV"/>
      <w:r>
        <w:t>IV</w:t>
      </w:r>
      <w:bookmarkEnd w:id="26"/>
      <w:r>
        <w:t>. The Decision Core</w:t>
      </w:r>
    </w:p>
    <w:p w14:paraId="6AE0BBE7" w14:textId="6C42E00C"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7" w:name="_RefSec_IV_A"/>
      <w:r>
        <w:t>A</w:t>
      </w:r>
      <w:bookmarkEnd w:id="27"/>
      <w:r>
        <w:t>. Sources, Features, and Confidence</w:t>
      </w:r>
    </w:p>
    <w:p w14:paraId="62BEB930"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38E2A1E">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28" w:name="_Ref242815634"/>
                              <w:r>
                                <w:t xml:space="preserve">Fig. </w:t>
                              </w:r>
                              <w:fldSimple w:instr=" SEQ Fig. \* ARABIC ">
                                <w:r w:rsidR="007A1391">
                                  <w:rPr>
                                    <w:noProof/>
                                  </w:rPr>
                                  <w:t>2</w:t>
                                </w:r>
                              </w:fldSimple>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6"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9" w:name="_Ref242815634"/>
                        <w:r>
                          <w:t xml:space="preserve">Fig. </w:t>
                        </w:r>
                        <w:fldSimple w:instr=" SEQ Fig. \* ARABIC ">
                          <w:r w:rsidR="007A1391">
                            <w:rPr>
                              <w:noProof/>
                            </w:rPr>
                            <w:t>2</w:t>
                          </w:r>
                        </w:fldSimple>
                        <w:bookmarkEnd w:id="29"/>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30" w:name="_RefEqN_feat"/>
            <w:r>
              <w:fldChar w:fldCharType="begin"/>
            </w:r>
            <w:r>
              <w:instrText xml:space="preserve"> SEQ ( \* ARABIC </w:instrText>
            </w:r>
            <w:r>
              <w:fldChar w:fldCharType="separate"/>
            </w:r>
            <w:r>
              <w:rPr>
                <w:noProof/>
              </w:rPr>
              <w:t>11</w:t>
            </w:r>
            <w:r>
              <w:fldChar w:fldCharType="end"/>
            </w:r>
            <w:bookmarkEnd w:id="30"/>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31" w:name="_RefEqN_conf"/>
            <w:r>
              <w:fldChar w:fldCharType="begin"/>
            </w:r>
            <w:r>
              <w:instrText xml:space="preserve"> SEQ ( \* ARABIC </w:instrText>
            </w:r>
            <w:r>
              <w:fldChar w:fldCharType="separate"/>
            </w:r>
            <w:r>
              <w:rPr>
                <w:noProof/>
              </w:rPr>
              <w:t>12</w:t>
            </w:r>
            <w:r>
              <w:fldChar w:fldCharType="end"/>
            </w:r>
            <w:bookmarkEnd w:id="31"/>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32" w:name="_RefSec_IV_B"/>
      <w:r>
        <w:t>B</w:t>
      </w:r>
      <w:bookmarkEnd w:id="32"/>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33" w:name="_RefEqN_sets"/>
            <w:r>
              <w:fldChar w:fldCharType="begin"/>
            </w:r>
            <w:r>
              <w:instrText xml:space="preserve"> SEQ ( \* ARABIC </w:instrText>
            </w:r>
            <w:r>
              <w:fldChar w:fldCharType="separate"/>
            </w:r>
            <w:r>
              <w:rPr>
                <w:noProof/>
              </w:rPr>
              <w:t>13</w:t>
            </w:r>
            <w:r>
              <w:fldChar w:fldCharType="end"/>
            </w:r>
            <w:bookmarkEnd w:id="33"/>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34" w:name="_RefEqN_agg"/>
            <w:r>
              <w:fldChar w:fldCharType="begin"/>
            </w:r>
            <w:r>
              <w:instrText xml:space="preserve"> SEQ ( \* ARABIC </w:instrText>
            </w:r>
            <w:r>
              <w:fldChar w:fldCharType="separate"/>
            </w:r>
            <w:r>
              <w:rPr>
                <w:noProof/>
              </w:rPr>
              <w:t>14</w:t>
            </w:r>
            <w:r>
              <w:fldChar w:fldCharType="end"/>
            </w:r>
            <w:bookmarkEnd w:id="34"/>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5" w:name="_RefEqN_gate"/>
            <w:r>
              <w:fldChar w:fldCharType="begin"/>
            </w:r>
            <w:r>
              <w:instrText xml:space="preserve"> SEQ ( \* ARABIC </w:instrText>
            </w:r>
            <w:r>
              <w:fldChar w:fldCharType="separate"/>
            </w:r>
            <w:r>
              <w:rPr>
                <w:noProof/>
              </w:rPr>
              <w:t>15</w:t>
            </w:r>
            <w:r>
              <w:fldChar w:fldCharType="end"/>
            </w:r>
            <w:bookmarkEnd w:id="35"/>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w:t>
      </w:r>
      <w:r>
        <w:lastRenderedPageBreak/>
        <w:t xml:space="preserve">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6" w:name="_RefSec_IV_C"/>
      <w:r>
        <w:t>C</w:t>
      </w:r>
      <w:bookmarkEnd w:id="36"/>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w:t>
      </w:r>
      <w:commentRangeStart w:id="3214"/>
      <w:r>
        <w:t xml:space="preserve">gives the closed layer.</w:t>
      </w:r>
      <w:commentRangeEnd w:id="3214"/>
      <w:r>
        <w:rPr>
          <w:rStyle w:val="CommentReference"/>
        </w:rPr>
        <w:commentReference w:id="3214"/>
      </w:r>
      <w:r>
        <w:t xml:space="preserve">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B264AF">
            <w:pPr>
              <w:keepNext/>
              <w:spacing w:after="40"/>
              <w:jc w:val="right"/>
            </w:pPr>
            <w:r>
              <w:t>(</w:t>
            </w:r>
            <w:bookmarkStart w:id="37" w:name="_RefEqN_rule"/>
            <w:r>
              <w:fldChar w:fldCharType="begin"/>
            </w:r>
            <w:r>
              <w:instrText xml:space="preserve"> SEQ ( \* ARABIC </w:instrText>
            </w:r>
            <w:r>
              <w:fldChar w:fldCharType="separate"/>
            </w:r>
            <w:r>
              <w:rPr>
                <w:noProof/>
              </w:rPr>
              <w:t>16</w:t>
            </w:r>
            <w:r>
              <w:fldChar w:fldCharType="end"/>
            </w:r>
            <w:bookmarkEnd w:id="37"/>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7"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8" w:name="_RefFig3"/>
                              <w:r>
                                <w:fldChar w:fldCharType="begin"/>
                              </w:r>
                              <w:r>
                                <w:instrText xml:space="preserve"> SEQ Fig. \* ARABIC </w:instrText>
                              </w:r>
                              <w:r>
                                <w:fldChar w:fldCharType="separate"/>
                              </w:r>
                              <w:r w:rsidR="007A1391">
                                <w:rPr>
                                  <w:noProof/>
                                </w:rPr>
                                <w:t>3</w:t>
                              </w:r>
                              <w:r>
                                <w:fldChar w:fldCharType="end"/>
                              </w:r>
                              <w:bookmarkEnd w:id="38"/>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8"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9" w:name="_RefFig3"/>
                        <w:r>
                          <w:fldChar w:fldCharType="begin"/>
                        </w:r>
                        <w:r>
                          <w:instrText xml:space="preserve"> SEQ Fig. \* ARABIC </w:instrText>
                        </w:r>
                        <w:r>
                          <w:fldChar w:fldCharType="separate"/>
                        </w:r>
                        <w:r w:rsidR="007A1391">
                          <w:rPr>
                            <w:noProof/>
                          </w:rPr>
                          <w:t>3</w:t>
                        </w:r>
                        <w:r>
                          <w:fldChar w:fldCharType="end"/>
                        </w:r>
                        <w:bookmarkEnd w:id="39"/>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40" w:name="_RefEqN_cost"/>
            <w:r>
              <w:fldChar w:fldCharType="begin"/>
            </w:r>
            <w:r>
              <w:instrText xml:space="preserve"> SEQ ( \* ARABIC </w:instrText>
            </w:r>
            <w:r>
              <w:fldChar w:fldCharType="separate"/>
            </w:r>
            <w:r>
              <w:rPr>
                <w:noProof/>
              </w:rPr>
              <w:t>17</w:t>
            </w:r>
            <w:r>
              <w:fldChar w:fldCharType="end"/>
            </w:r>
            <w:bookmarkEnd w:id="40"/>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41" w:name="_RefEqN_sat"/>
            <w:r>
              <w:fldChar w:fldCharType="begin"/>
            </w:r>
            <w:r>
              <w:instrText xml:space="preserve"> SEQ ( \* ARABIC </w:instrText>
            </w:r>
            <w:r>
              <w:fldChar w:fldCharType="separate"/>
            </w:r>
            <w:r>
              <w:rPr>
                <w:noProof/>
              </w:rPr>
              <w:t>18</w:t>
            </w:r>
            <w:r>
              <w:fldChar w:fldCharType="end"/>
            </w:r>
            <w:bookmarkEnd w:id="41"/>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w:t>
      </w:r>
      <w:commentRangeStart w:id="42"/>
      <w:r>
        <w:t xml:space="preserve"> Retardant coating, tactical ignition, and public warning do not field capacity, so each of them is charged to the same sum at a fixed price in capacity units. Hence, every order has a cost.</w:t>
      </w:r>
      <w:commentRangeEnd w:id="42"/>
      <w:r>
        <w:rPr>
          <w:rStyle w:val="CommentReference"/>
          <w:sz w:val="20"/>
          <w:szCs w:val="20"/>
        </w:rPr>
        <w:commentReference w:id="42"/>
      </w:r>
      <w:r>
        <w:t xml:space="preserv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w:lastRenderedPageBreak/>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43" w:name="_RefEqN_adapt"/>
            <w:r>
              <w:fldChar w:fldCharType="begin"/>
            </w:r>
            <w:r>
              <w:instrText xml:space="preserve"> SEQ ( \* ARABIC </w:instrText>
            </w:r>
            <w:r>
              <w:fldChar w:fldCharType="separate"/>
            </w:r>
            <w:r>
              <w:rPr>
                <w:noProof/>
              </w:rPr>
              <w:t>19</w:t>
            </w:r>
            <w:r>
              <w:fldChar w:fldCharType="end"/>
            </w:r>
            <w:bookmarkEnd w:id="43"/>
            <w:r>
              <w:t>)</w:t>
            </w:r>
          </w:p>
        </w:tc>
      </w:tr>
    </w:tbl>
    <w:p w14:paraId="081C1A21" w14:textId="77777777" w:rsidR="00101890" w:rsidRPr="00A13A12" w:rsidRDefault="00101890">
      <w:pPr>
        <w:pStyle w:val="Text"/>
        <w:rPr>
          <w:sz w:val="8"/>
          <w:szCs w:val="8"/>
        </w:rPr>
      </w:pPr>
    </w:p>
    <w:p w14:paraId="3923113F"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44" w:name="_RefSec_IV_D"/>
      <w:r>
        <w:t>D</w:t>
      </w:r>
      <w:bookmarkEnd w:id="44"/>
      <w:r>
        <w:t>. The Open Decision Layer</w:t>
      </w:r>
    </w:p>
    <w:p w14:paraId="2EA97F62" w14:textId="123B39EC"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w:t>
      </w:r>
      <w:commentRangeStart w:id="3215"/>
      <w:r>
        <w:t xml:space="preserve">gives the open layer.</w:t>
      </w:r>
      <w:commentRangeEnd w:id="3215"/>
      <w:r>
        <w:rPr>
          <w:rStyle w:val="CommentReference"/>
        </w:rPr>
        <w:commentReference w:id="3215"/>
      </w:r>
      <w:r>
        <w:t xml:space="preserve"> It is entered when adaptation leaves a deficit, when a coverage gap opens while the fire is alive, or when spread renews under applied orders. </w:t>
      </w:r>
      <w:commentRangeStart w:id="45"/>
      <w:r>
        <w:t xml:space="preserve">The closed moves of (19) are tried first, a tuning and then a new rule, and a proposal is requested when they leave the deficit in place. The layer has three parts, a proposer, a pre-selection of its candidates on the shadow core, and a chain of gates. </w:t>
      </w:r>
      <w:commentRangeStart w:id="1128"/>
      <w:commentRangeEnd w:id="45"/>
      <w:r>
        <w:rPr>
          <w:rStyle w:val="CommentReference"/>
          <w:sz w:val="20"/>
          <w:szCs w:val="20"/>
        </w:rPr>
        <w:commentReference w:id="45"/>
      </w:r>
      <w:sdt>
        <w:sdtPr>
          <w:id w:val="-1979969998"/>
          <w:citation/>
        </w:sdtPr>
        <w:sdtContent>
          <w:del w:id="3222" w:author="Claude" w:date="2026-10-20T22:20:00Z">
            <w:r>
              <w:fldChar w:fldCharType="begin" w:fldLock="1"/>
            </w:r>
            <w:r>
              <w:delInstrText xml:space="preserve"> CITATION Sutton18 \l 1033 </w:delInstrText>
            </w:r>
            <w:r>
              <w:fldChar w:fldCharType="separate"/>
            </w:r>
            <w:r>
              <w:rPr>
                <w:noProof/>
              </w:rPr>
              <w:delText>[32]</w:delText>
            </w:r>
            <w:r>
              <w:fldChar w:fldCharType="end"/>
            </w:r>
          </w:del>
        </w:sdtContent>
      </w:sdt>
      <w:del w:id="3223" w:author="Claude" w:date="2026-10-20T22:20:00Z">
        <w:r>
          <w:delText>SİL (</w:delText>
        </w:r>
        <w:r>
          <w:fldChar w:fldCharType="begin"/>
        </w:r>
        <w:r>
          <w:delInstrText xml:space="preserve"> REF _RefEqN_bandit \h </w:delInstrText>
        </w:r>
        <w:r>
          <w:fldChar w:fldCharType="separate"/>
        </w:r>
        <w:r>
          <w:rPr>
            <w:noProof/>
          </w:rPr>
          <w:delText>20</w:delText>
        </w:r>
        <w:r>
          <w:fldChar w:fldCharType="end"/>
        </w:r>
        <w:r>
          <w:delText xml:space="preserve">). SİL: The context </w:delText>
        </w:r>
      </w:del>
      <m:oMath>
        <m:sSub>
          <m:sSubPr>
            <m:ctrlPr>
              <w:rPr>
                <w:rFonts w:ascii="Cambria Math" w:hAnsi="Cambria Math"/>
              </w:rPr>
            </m:ctrlPr>
          </m:sSubPr>
          <m:e>
            <m:r>
              <w:rPr>
                <w:rFonts w:ascii="Cambria Math" w:hAnsi="Cambria Math"/>
                <w:del w:id="3224" w:author="Claude" w:date="2026-10-20T22:20:00Z"/>
              </w:rPr>
              <m:t>e</m:t>
            </m:r>
          </m:e>
          <m:sub>
            <m:r>
              <w:rPr>
                <w:rFonts w:ascii="Cambria Math" w:hAnsi="Cambria Math"/>
                <w:del w:id="3225" w:author="Claude" w:date="2026-10-20T22:20:00Z"/>
              </w:rPr>
              <m:t>k</m:t>
            </m:r>
          </m:sub>
        </m:sSub>
      </m:oMath>
      <w:del w:id="3226" w:author="Claude" w:date="2026-10-20T22:20:00Z">
        <w:r>
          <w:delText xml:space="preserve"> is the deficit band and the coverage flag, the options </w:delText>
        </w:r>
      </w:del>
      <m:oMath>
        <m:r>
          <w:rPr>
            <w:rFonts w:ascii="Cambria Math" w:hAnsi="Cambria Math"/>
            <w:del w:id="3227" w:author="Claude" w:date="2026-10-20T22:20:00Z"/>
          </w:rPr>
          <m:t>q</m:t>
        </m:r>
      </m:oMath>
      <w:del w:id="3228" w:author="Claude" w:date="2026-10-20T22:20:00Z">
        <w:r>
          <w:delText xml:space="preserve"> are the two choices, and the reward </w:delText>
        </w:r>
      </w:del>
      <m:oMath>
        <m:sSub>
          <m:sSubPr>
            <m:ctrlPr>
              <w:rPr>
                <w:rFonts w:ascii="Cambria Math" w:hAnsi="Cambria Math"/>
              </w:rPr>
            </m:ctrlPr>
          </m:sSubPr>
          <m:e>
            <m:r>
              <w:rPr>
                <w:rFonts w:ascii="Cambria Math" w:hAnsi="Cambria Math"/>
                <w:del w:id="3229" w:author="Claude" w:date="2026-10-20T22:20:00Z"/>
              </w:rPr>
              <m:t>r</m:t>
            </m:r>
          </m:e>
          <m:sub>
            <m:r>
              <w:rPr>
                <w:rFonts w:ascii="Cambria Math" w:hAnsi="Cambria Math"/>
                <w:del w:id="3230" w:author="Claude" w:date="2026-10-20T22:20:00Z"/>
              </w:rPr>
              <m:t>k</m:t>
            </m:r>
          </m:sub>
        </m:sSub>
      </m:oMath>
      <w:del w:id="3231" w:author="Claude" w:date="2026-10-20T22:20:00Z">
        <w:r>
          <w:delText xml:space="preserve"> is the forecast cost reduction of the cycle. The value table </w:delText>
        </w:r>
      </w:del>
      <m:oMath>
        <m:r>
          <m:rPr>
            <m:scr m:val="script"/>
            <m:sty m:val="p"/>
          </m:rPr>
          <w:rPr>
            <w:rFonts w:ascii="Cambria Math" w:hAnsi="Cambria Math"/>
            <w:del w:id="3232" w:author="Claude" w:date="2026-10-20T22:20:00Z"/>
          </w:rPr>
          <m:t>V</m:t>
        </m:r>
      </m:oMath>
      <w:del w:id="3233" w:author="Claude" w:date="2026-10-20T22:20:00Z">
        <w:r>
          <w:delText xml:space="preserve"> is updated with the step </w:delText>
        </w:r>
      </w:del>
      <m:oMath>
        <m:sSub>
          <m:sSubPr>
            <m:ctrlPr>
              <w:rPr>
                <w:rFonts w:ascii="Cambria Math" w:hAnsi="Cambria Math"/>
              </w:rPr>
            </m:ctrlPr>
          </m:sSubPr>
          <m:e>
            <m:r>
              <w:rPr>
                <w:rFonts w:ascii="Cambria Math" w:hAnsi="Cambria Math"/>
                <w:del w:id="3234" w:author="Claude" w:date="2026-10-20T22:20:00Z"/>
              </w:rPr>
              <m:t>α</m:t>
            </m:r>
          </m:e>
          <m:sub>
            <m:r>
              <w:rPr>
                <w:rFonts w:ascii="Cambria Math" w:hAnsi="Cambria Math"/>
                <w:del w:id="3235" w:author="Claude" w:date="2026-10-20T22:20:00Z"/>
              </w:rPr>
              <m:t>b</m:t>
            </m:r>
          </m:sub>
        </m:sSub>
      </m:oMath>
      <w:del w:id="3236" w:author="Claude" w:date="2026-10-20T22:20:00Z">
        <w:r>
          <w:delText xml:space="preserve">, and a random option is tried with the exploration rate </w:delText>
        </w:r>
      </w:del>
      <m:oMath>
        <m:sSub>
          <m:sSubPr>
            <m:ctrlPr>
              <w:rPr>
                <w:rFonts w:ascii="Cambria Math" w:hAnsi="Cambria Math"/>
              </w:rPr>
            </m:ctrlPr>
          </m:sSubPr>
          <m:e>
            <m:r>
              <w:rPr>
                <w:rFonts w:ascii="Cambria Math" w:hAnsi="Cambria Math"/>
                <w:del w:id="3237" w:author="Claude" w:date="2026-10-20T22:20:00Z"/>
              </w:rPr>
              <m:t>ϵ</m:t>
            </m:r>
          </m:e>
          <m:sub>
            <m:r>
              <w:rPr>
                <w:rFonts w:ascii="Cambria Math" w:hAnsi="Cambria Math"/>
                <w:del w:id="3238" w:author="Claude" w:date="2026-10-20T22:20:00Z"/>
              </w:rPr>
              <m:t>b</m:t>
            </m:r>
          </m:sub>
        </m:sSub>
      </m:oMath>
      <w:del w:id="3239" w:author="Claude" w:date="2026-10-20T22:20:00Z">
        <w:r>
          <w:delText>. The table is reset at the start of each incident, so the selector learns within one incident only, from a few dozen decisions. Whether it improves on a fixed order of trial is tested in the experiments.</w:delText>
        </w:r>
      </w:del>
      <w:commentRangeEnd w:id="1128"/>
      <w:r>
        <w:rPr>
          <w:rStyle w:val="CommentReference"/>
        </w:rPr>
        <w:commentReference w:id="1128"/>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8CE60F0" w14:textId="77777777">
        <w:trPr>
          <w:cantSplit/>
          <w:jc w:val="center"/>
          <w:commentRangeStart w:id="1134"/>
          <w:del w:id="1129" w:author="Claude" w:date="2026-10-20T22:20:00Z"/>
          <w:commentRangeEnd w:id="1134"/>
          <w:r>
            <w:rPr>
              <w:rStyle w:val="CommentReference"/>
            </w:rPr>
            <w:commentReference w:id="1134"/>
          </w:r>
        </w:trPr>
        <w:tc>
          <w:tcPr>
            <w:tcW w:w="4500" w:type="pct"/>
            <w:vAlign w:val="center"/>
          </w:tcPr>
          <w:p w14:paraId="3788A818" w14:textId="77777777" w:rsidR="00F30F81" w:rsidRDefault="00000000" w:rsidP="00D059CA">
            <w:pPr>
              <w:keepNext/>
              <w:jc w:val="center"/>
              <w:rPr>
                <w:del w:id="1131" w:author="Claude" w:date="2026-10-20T22:20:00Z"/>
              </w:rPr>
            </w:pPr>
            <m:oMathPara>
              <m:oMath>
                <m:sSub>
                  <m:sSubPr>
                    <m:ctrlPr>
                      <w:rPr>
                        <w:rFonts w:ascii="Cambria Math" w:hAnsi="Cambria Math"/>
                      </w:rPr>
                    </m:ctrlPr>
                  </m:sSubPr>
                  <m:e>
                    <m:r>
                      <w:rPr>
                        <w:rFonts w:ascii="Cambria Math" w:hAnsi="Cambria Math"/>
                        <w:del w:id="3240" w:author="Claude" w:date="2026-10-20T22:20:00Z"/>
                      </w:rPr>
                      <m:t>q</m:t>
                    </m:r>
                  </m:e>
                  <m:sub>
                    <m:r>
                      <w:rPr>
                        <w:rFonts w:ascii="Cambria Math" w:hAnsi="Cambria Math"/>
                        <w:del w:id="3241" w:author="Claude" w:date="2026-10-20T22:20:00Z"/>
                      </w:rPr>
                      <m:t>k</m:t>
                    </m:r>
                  </m:sub>
                </m:sSub>
                <m:r>
                  <m:rPr>
                    <m:sty m:val="p"/>
                  </m:rPr>
                  <w:rPr>
                    <w:rFonts w:ascii="Cambria Math" w:hAnsi="Cambria Math"/>
                    <w:del w:id="3242" w:author="Claude" w:date="2026-10-20T22:20:00Z"/>
                  </w:rPr>
                  <m:t>=arg</m:t>
                </m:r>
                <m:limLow>
                  <m:limLowPr>
                    <m:ctrlPr>
                      <w:rPr>
                        <w:rFonts w:ascii="Cambria Math" w:hAnsi="Cambria Math"/>
                      </w:rPr>
                    </m:ctrlPr>
                  </m:limLowPr>
                  <m:e>
                    <m:r>
                      <m:rPr>
                        <m:sty m:val="p"/>
                      </m:rPr>
                      <w:rPr>
                        <w:rFonts w:ascii="Cambria Math" w:hAnsi="Cambria Math"/>
                        <w:del w:id="3243" w:author="Claude" w:date="2026-10-20T22:20:00Z"/>
                      </w:rPr>
                      <m:t>max</m:t>
                    </m:r>
                  </m:e>
                  <m:lim>
                    <m:r>
                      <w:rPr>
                        <w:rFonts w:ascii="Cambria Math" w:hAnsi="Cambria Math"/>
                        <w:del w:id="3244" w:author="Claude" w:date="2026-10-20T22:20:00Z"/>
                      </w:rPr>
                      <m:t>q</m:t>
                    </m:r>
                    <m:r>
                      <m:rPr>
                        <m:scr m:val="script"/>
                        <m:sty m:val="p"/>
                      </m:rPr>
                      <w:rPr>
                        <w:rFonts w:ascii="Cambria Math" w:hAnsi="Cambria Math"/>
                        <w:del w:id="3245" w:author="Claude" w:date="2026-10-20T22:20:00Z"/>
                      </w:rPr>
                      <m:t>∈A</m:t>
                    </m:r>
                    <m:d>
                      <m:dPr>
                        <m:ctrlPr>
                          <w:rPr>
                            <w:rFonts w:ascii="Cambria Math" w:hAnsi="Cambria Math"/>
                          </w:rPr>
                        </m:ctrlPr>
                      </m:dPr>
                      <m:e>
                        <m:sSub>
                          <m:sSubPr>
                            <m:ctrlPr>
                              <w:rPr>
                                <w:rFonts w:ascii="Cambria Math" w:hAnsi="Cambria Math"/>
                              </w:rPr>
                            </m:ctrlPr>
                          </m:sSubPr>
                          <m:e>
                            <m:r>
                              <w:rPr>
                                <w:rFonts w:ascii="Cambria Math" w:hAnsi="Cambria Math"/>
                                <w:del w:id="3246" w:author="Claude" w:date="2026-10-20T22:20:00Z"/>
                              </w:rPr>
                              <m:t>e</m:t>
                            </m:r>
                          </m:e>
                          <m:sub>
                            <m:r>
                              <w:rPr>
                                <w:rFonts w:ascii="Cambria Math" w:hAnsi="Cambria Math"/>
                                <w:del w:id="3247" w:author="Claude" w:date="2026-10-20T22:20:00Z"/>
                              </w:rPr>
                              <m:t>k</m:t>
                            </m:r>
                          </m:sub>
                        </m:sSub>
                      </m:e>
                    </m:d>
                  </m:lim>
                </m:limLow>
                <m:r>
                  <m:rPr>
                    <m:scr m:val="script"/>
                    <m:sty m:val="p"/>
                  </m:rPr>
                  <w:rPr>
                    <w:rFonts w:ascii="Cambria Math" w:hAnsi="Cambria Math"/>
                    <w:del w:id="3248" w:author="Claude" w:date="2026-10-20T22:20:00Z"/>
                  </w:rPr>
                  <m:t>V</m:t>
                </m:r>
                <m:d>
                  <m:dPr>
                    <m:ctrlPr>
                      <w:rPr>
                        <w:rFonts w:ascii="Cambria Math" w:hAnsi="Cambria Math"/>
                      </w:rPr>
                    </m:ctrlPr>
                  </m:dPr>
                  <m:e>
                    <m:sSub>
                      <m:sSubPr>
                        <m:ctrlPr>
                          <w:rPr>
                            <w:rFonts w:ascii="Cambria Math" w:hAnsi="Cambria Math"/>
                          </w:rPr>
                        </m:ctrlPr>
                      </m:sSubPr>
                      <m:e>
                        <m:r>
                          <w:rPr>
                            <w:rFonts w:ascii="Cambria Math" w:hAnsi="Cambria Math"/>
                            <w:del w:id="3249" w:author="Claude" w:date="2026-10-20T22:20:00Z"/>
                          </w:rPr>
                          <m:t>e</m:t>
                        </m:r>
                      </m:e>
                      <m:sub>
                        <m:r>
                          <w:rPr>
                            <w:rFonts w:ascii="Cambria Math" w:hAnsi="Cambria Math"/>
                            <w:del w:id="3250" w:author="Claude" w:date="2026-10-20T22:20:00Z"/>
                          </w:rPr>
                          <m:t>k</m:t>
                        </m:r>
                      </m:sub>
                    </m:sSub>
                    <m:r>
                      <m:rPr>
                        <m:sty m:val="p"/>
                      </m:rPr>
                      <w:rPr>
                        <w:rFonts w:ascii="Cambria Math" w:hAnsi="Cambria Math"/>
                        <w:del w:id="3251" w:author="Claude" w:date="2026-10-20T22:20:00Z"/>
                      </w:rPr>
                      <m:t>,</m:t>
                    </m:r>
                    <m:r>
                      <w:rPr>
                        <w:rFonts w:ascii="Cambria Math" w:hAnsi="Cambria Math"/>
                        <w:del w:id="3252" w:author="Claude" w:date="2026-10-20T22:20:00Z"/>
                      </w:rPr>
                      <m:t>q</m:t>
                    </m:r>
                  </m:e>
                </m:d>
                <m:r>
                  <w:rPr>
                    <w:rFonts w:ascii="Cambria Math" w:hAnsi="Cambria Math"/>
                    <w:del w:id="3253" w:author="Claude" w:date="2026-10-20T22:20:00Z"/>
                  </w:rPr>
                  <m:t> </m:t>
                </m:r>
                <m:r>
                  <w:rPr>
                    <w:del w:id="3254" w:author="Claude" w:date="2026-10-20T22:20:00Z"/>
                  </w:rPr>
                  <m:rPr>
                    <m:nor/>
                  </m:rPr>
                  <m:t xml:space="preserve"> with probability </m:t>
                </m:r>
                <m:r>
                  <w:rPr>
                    <w:rFonts w:ascii="Cambria Math" w:hAnsi="Cambria Math"/>
                    <w:del w:id="3255" w:author="Claude" w:date="2026-10-20T22:20:00Z"/>
                  </w:rPr>
                  <m:t>1</m:t>
                </m:r>
                <m:r>
                  <m:rPr>
                    <m:sty m:val="p"/>
                  </m:rPr>
                  <w:rPr>
                    <w:rFonts w:ascii="Cambria Math" w:hAnsi="Cambria Math"/>
                    <w:del w:id="3256" w:author="Claude" w:date="2026-10-20T22:20:00Z"/>
                  </w:rPr>
                  <m:t>-</m:t>
                </m:r>
                <m:sSub>
                  <m:sSubPr>
                    <m:ctrlPr>
                      <w:rPr>
                        <w:rFonts w:ascii="Cambria Math" w:hAnsi="Cambria Math"/>
                      </w:rPr>
                    </m:ctrlPr>
                  </m:sSubPr>
                  <m:e>
                    <m:r>
                      <w:rPr>
                        <w:rFonts w:ascii="Cambria Math" w:hAnsi="Cambria Math"/>
                        <w:del w:id="3257" w:author="Claude" w:date="2026-10-20T22:20:00Z"/>
                      </w:rPr>
                      <m:t>ϵ</m:t>
                    </m:r>
                  </m:e>
                  <m:sub>
                    <m:r>
                      <w:rPr>
                        <w:rFonts w:ascii="Cambria Math" w:hAnsi="Cambria Math"/>
                        <w:del w:id="3258" w:author="Claude" w:date="2026-10-20T22:20:00Z"/>
                      </w:rPr>
                      <m:t>b</m:t>
                    </m:r>
                  </m:sub>
                </m:sSub>
                <m:r>
                  <w:rPr>
                    <w:rFonts w:ascii="Cambria Math" w:hAnsi="Cambria Math"/>
                    <w:del w:id="3259" w:author="Claude" w:date="2026-10-20T22:20:00Z"/>
                  </w:rPr>
                  <m:t xml:space="preserve"> </m:t>
                </m:r>
                <m:r>
                  <m:rPr>
                    <m:scr m:val="script"/>
                    <m:sty m:val="p"/>
                  </m:rPr>
                  <w:rPr>
                    <w:rFonts w:ascii="Cambria Math" w:hAnsi="Cambria Math"/>
                    <w:del w:id="3260" w:author="Claude" w:date="2026-10-20T22:20:00Z"/>
                  </w:rPr>
                  <w:br/>
                </m:r>
              </m:oMath>
              <m:oMath>
                <m:r>
                  <m:rPr>
                    <m:scr m:val="script"/>
                    <m:sty m:val="p"/>
                  </m:rPr>
                  <w:rPr>
                    <w:rFonts w:ascii="Cambria Math" w:hAnsi="Cambria Math"/>
                    <w:del w:id="3261" w:author="Claude" w:date="2026-10-20T22:20:00Z"/>
                  </w:rPr>
                  <m:t>V</m:t>
                </m:r>
                <m:d>
                  <m:dPr>
                    <m:ctrlPr>
                      <w:rPr>
                        <w:rFonts w:ascii="Cambria Math" w:hAnsi="Cambria Math"/>
                      </w:rPr>
                    </m:ctrlPr>
                  </m:dPr>
                  <m:e>
                    <m:sSub>
                      <m:sSubPr>
                        <m:ctrlPr>
                          <w:rPr>
                            <w:rFonts w:ascii="Cambria Math" w:hAnsi="Cambria Math"/>
                          </w:rPr>
                        </m:ctrlPr>
                      </m:sSubPr>
                      <m:e>
                        <m:r>
                          <w:rPr>
                            <w:rFonts w:ascii="Cambria Math" w:hAnsi="Cambria Math"/>
                            <w:del w:id="3262" w:author="Claude" w:date="2026-10-20T22:20:00Z"/>
                          </w:rPr>
                          <m:t>e</m:t>
                        </m:r>
                      </m:e>
                      <m:sub>
                        <m:r>
                          <w:rPr>
                            <w:rFonts w:ascii="Cambria Math" w:hAnsi="Cambria Math"/>
                            <w:del w:id="3263" w:author="Claude" w:date="2026-10-20T22:20:00Z"/>
                          </w:rPr>
                          <m:t>k</m:t>
                        </m:r>
                      </m:sub>
                    </m:sSub>
                    <m:r>
                      <m:rPr>
                        <m:sty m:val="p"/>
                      </m:rPr>
                      <w:rPr>
                        <w:rFonts w:ascii="Cambria Math" w:hAnsi="Cambria Math"/>
                        <w:del w:id="3264" w:author="Claude" w:date="2026-10-20T22:20:00Z"/>
                      </w:rPr>
                      <m:t>,</m:t>
                    </m:r>
                    <m:sSub>
                      <m:sSubPr>
                        <m:ctrlPr>
                          <w:rPr>
                            <w:rFonts w:ascii="Cambria Math" w:hAnsi="Cambria Math"/>
                          </w:rPr>
                        </m:ctrlPr>
                      </m:sSubPr>
                      <m:e>
                        <m:r>
                          <w:rPr>
                            <w:rFonts w:ascii="Cambria Math" w:hAnsi="Cambria Math"/>
                            <w:del w:id="3265" w:author="Claude" w:date="2026-10-20T22:20:00Z"/>
                          </w:rPr>
                          <m:t>q</m:t>
                        </m:r>
                      </m:e>
                      <m:sub>
                        <m:r>
                          <w:rPr>
                            <w:rFonts w:ascii="Cambria Math" w:hAnsi="Cambria Math"/>
                            <w:del w:id="3266" w:author="Claude" w:date="2026-10-20T22:20:00Z"/>
                          </w:rPr>
                          <m:t>k</m:t>
                        </m:r>
                      </m:sub>
                    </m:sSub>
                  </m:e>
                </m:d>
                <m:r>
                  <m:rPr>
                    <m:scr m:val="script"/>
                    <m:sty m:val="p"/>
                  </m:rPr>
                  <w:rPr>
                    <w:rFonts w:ascii="Cambria Math" w:hAnsi="Cambria Math"/>
                    <w:del w:id="3267" w:author="Claude" w:date="2026-10-20T22:20:00Z"/>
                  </w:rPr>
                  <m:t>←V</m:t>
                </m:r>
                <m:d>
                  <m:dPr>
                    <m:ctrlPr>
                      <w:rPr>
                        <w:rFonts w:ascii="Cambria Math" w:hAnsi="Cambria Math"/>
                      </w:rPr>
                    </m:ctrlPr>
                  </m:dPr>
                  <m:e>
                    <m:sSub>
                      <m:sSubPr>
                        <m:ctrlPr>
                          <w:rPr>
                            <w:rFonts w:ascii="Cambria Math" w:hAnsi="Cambria Math"/>
                          </w:rPr>
                        </m:ctrlPr>
                      </m:sSubPr>
                      <m:e>
                        <m:r>
                          <w:rPr>
                            <w:rFonts w:ascii="Cambria Math" w:hAnsi="Cambria Math"/>
                            <w:del w:id="3268" w:author="Claude" w:date="2026-10-20T22:20:00Z"/>
                          </w:rPr>
                          <m:t>e</m:t>
                        </m:r>
                      </m:e>
                      <m:sub>
                        <m:r>
                          <w:rPr>
                            <w:rFonts w:ascii="Cambria Math" w:hAnsi="Cambria Math"/>
                            <w:del w:id="3269" w:author="Claude" w:date="2026-10-20T22:20:00Z"/>
                          </w:rPr>
                          <m:t>k</m:t>
                        </m:r>
                      </m:sub>
                    </m:sSub>
                    <m:r>
                      <m:rPr>
                        <m:sty m:val="p"/>
                      </m:rPr>
                      <w:rPr>
                        <w:rFonts w:ascii="Cambria Math" w:hAnsi="Cambria Math"/>
                        <w:del w:id="3270" w:author="Claude" w:date="2026-10-20T22:20:00Z"/>
                      </w:rPr>
                      <m:t>,</m:t>
                    </m:r>
                    <m:sSub>
                      <m:sSubPr>
                        <m:ctrlPr>
                          <w:rPr>
                            <w:rFonts w:ascii="Cambria Math" w:hAnsi="Cambria Math"/>
                          </w:rPr>
                        </m:ctrlPr>
                      </m:sSubPr>
                      <m:e>
                        <m:r>
                          <w:rPr>
                            <w:rFonts w:ascii="Cambria Math" w:hAnsi="Cambria Math"/>
                            <w:del w:id="3271" w:author="Claude" w:date="2026-10-20T22:20:00Z"/>
                          </w:rPr>
                          <m:t>q</m:t>
                        </m:r>
                      </m:e>
                      <m:sub>
                        <m:r>
                          <w:rPr>
                            <w:rFonts w:ascii="Cambria Math" w:hAnsi="Cambria Math"/>
                            <w:del w:id="3272" w:author="Claude" w:date="2026-10-20T22:20:00Z"/>
                          </w:rPr>
                          <m:t>k</m:t>
                        </m:r>
                      </m:sub>
                    </m:sSub>
                  </m:e>
                </m:d>
                <m:r>
                  <m:rPr>
                    <m:sty m:val="p"/>
                  </m:rPr>
                  <w:rPr>
                    <w:rFonts w:ascii="Cambria Math" w:hAnsi="Cambria Math"/>
                    <w:del w:id="3273" w:author="Claude" w:date="2026-10-20T22:20:00Z"/>
                  </w:rPr>
                  <m:t>+</m:t>
                </m:r>
                <m:sSub>
                  <m:sSubPr>
                    <m:ctrlPr>
                      <w:rPr>
                        <w:rFonts w:ascii="Cambria Math" w:hAnsi="Cambria Math"/>
                      </w:rPr>
                    </m:ctrlPr>
                  </m:sSubPr>
                  <m:e>
                    <m:r>
                      <w:rPr>
                        <w:rFonts w:ascii="Cambria Math" w:hAnsi="Cambria Math"/>
                        <w:del w:id="3274" w:author="Claude" w:date="2026-10-20T22:20:00Z"/>
                      </w:rPr>
                      <m:t>α</m:t>
                    </m:r>
                  </m:e>
                  <m:sub>
                    <m:r>
                      <w:rPr>
                        <w:rFonts w:ascii="Cambria Math" w:hAnsi="Cambria Math"/>
                        <w:del w:id="3275" w:author="Claude" w:date="2026-10-20T22:20:00Z"/>
                      </w:rPr>
                      <m:t>b</m:t>
                    </m:r>
                  </m:sub>
                </m:sSub>
                <m:d>
                  <m:dPr>
                    <m:ctrlPr>
                      <w:rPr>
                        <w:rFonts w:ascii="Cambria Math" w:hAnsi="Cambria Math"/>
                      </w:rPr>
                    </m:ctrlPr>
                  </m:dPr>
                  <m:e>
                    <m:sSub>
                      <m:sSubPr>
                        <m:ctrlPr>
                          <w:rPr>
                            <w:rFonts w:ascii="Cambria Math" w:hAnsi="Cambria Math"/>
                          </w:rPr>
                        </m:ctrlPr>
                      </m:sSubPr>
                      <m:e>
                        <m:r>
                          <w:rPr>
                            <w:rFonts w:ascii="Cambria Math" w:hAnsi="Cambria Math"/>
                            <w:del w:id="3276" w:author="Claude" w:date="2026-10-20T22:20:00Z"/>
                          </w:rPr>
                          <m:t>r</m:t>
                        </m:r>
                      </m:e>
                      <m:sub>
                        <m:r>
                          <w:rPr>
                            <w:rFonts w:ascii="Cambria Math" w:hAnsi="Cambria Math"/>
                            <w:del w:id="3277" w:author="Claude" w:date="2026-10-20T22:20:00Z"/>
                          </w:rPr>
                          <m:t>k</m:t>
                        </m:r>
                      </m:sub>
                    </m:sSub>
                    <m:r>
                      <m:rPr>
                        <m:scr m:val="script"/>
                        <m:sty m:val="p"/>
                      </m:rPr>
                      <w:rPr>
                        <w:rFonts w:ascii="Cambria Math" w:hAnsi="Cambria Math"/>
                        <w:del w:id="3278" w:author="Claude" w:date="2026-10-20T22:20:00Z"/>
                      </w:rPr>
                      <m:t>-V</m:t>
                    </m:r>
                    <m:d>
                      <m:dPr>
                        <m:ctrlPr>
                          <w:rPr>
                            <w:rFonts w:ascii="Cambria Math" w:hAnsi="Cambria Math"/>
                          </w:rPr>
                        </m:ctrlPr>
                      </m:dPr>
                      <m:e>
                        <m:sSub>
                          <m:sSubPr>
                            <m:ctrlPr>
                              <w:rPr>
                                <w:rFonts w:ascii="Cambria Math" w:hAnsi="Cambria Math"/>
                              </w:rPr>
                            </m:ctrlPr>
                          </m:sSubPr>
                          <m:e>
                            <m:r>
                              <w:rPr>
                                <w:rFonts w:ascii="Cambria Math" w:hAnsi="Cambria Math"/>
                                <w:del w:id="3279" w:author="Claude" w:date="2026-10-20T22:20:00Z"/>
                              </w:rPr>
                              <m:t>e</m:t>
                            </m:r>
                          </m:e>
                          <m:sub>
                            <m:r>
                              <w:rPr>
                                <w:rFonts w:ascii="Cambria Math" w:hAnsi="Cambria Math"/>
                                <w:del w:id="3280" w:author="Claude" w:date="2026-10-20T22:20:00Z"/>
                              </w:rPr>
                              <m:t>k</m:t>
                            </m:r>
                          </m:sub>
                        </m:sSub>
                        <m:r>
                          <m:rPr>
                            <m:sty m:val="p"/>
                          </m:rPr>
                          <w:rPr>
                            <w:rFonts w:ascii="Cambria Math" w:hAnsi="Cambria Math"/>
                            <w:del w:id="3281" w:author="Claude" w:date="2026-10-20T22:20:00Z"/>
                          </w:rPr>
                          <m:t>,</m:t>
                        </m:r>
                        <m:sSub>
                          <m:sSubPr>
                            <m:ctrlPr>
                              <w:rPr>
                                <w:rFonts w:ascii="Cambria Math" w:hAnsi="Cambria Math"/>
                              </w:rPr>
                            </m:ctrlPr>
                          </m:sSubPr>
                          <m:e>
                            <m:r>
                              <w:rPr>
                                <w:rFonts w:ascii="Cambria Math" w:hAnsi="Cambria Math"/>
                                <w:del w:id="3282" w:author="Claude" w:date="2026-10-20T22:20:00Z"/>
                              </w:rPr>
                              <m:t>q</m:t>
                            </m:r>
                          </m:e>
                          <m:sub>
                            <m:r>
                              <w:rPr>
                                <w:rFonts w:ascii="Cambria Math" w:hAnsi="Cambria Math"/>
                                <w:del w:id="3283" w:author="Claude" w:date="2026-10-20T22:20:00Z"/>
                              </w:rPr>
                              <m:t>k</m:t>
                            </m:r>
                          </m:sub>
                        </m:sSub>
                      </m:e>
                    </m:d>
                  </m:e>
                </m:d>
              </m:oMath>
            </m:oMathPara>
          </w:p>
        </w:tc>
        <w:tc>
          <w:tcPr>
            <w:tcW w:w="500" w:type="pct"/>
            <w:noWrap/>
            <w:tcMar>
              <w:left w:w="0" w:type="dxa"/>
              <w:right w:w="0" w:type="dxa"/>
            </w:tcMar>
            <w:vAlign w:val="center"/>
          </w:tcPr>
          <w:p w14:paraId="10A5843A" w14:textId="77777777" w:rsidR="00F30F81" w:rsidRDefault="00D31F60" w:rsidP="00D059CA">
            <w:pPr>
              <w:keepNext/>
              <w:jc w:val="right"/>
              <w:rPr>
                <w:del w:id="1133" w:author="Claude" w:date="2026-10-20T22:20:00Z"/>
              </w:rPr>
            </w:pPr>
            <w:del w:id="3284" w:author="Claude" w:date="2026-10-20T22:20:00Z">
              <w:r>
                <w:delText>(</w:delText>
              </w:r>
            </w:del>
            <w:bookmarkStart w:id="46" w:name="_RefEqN_bandit"/>
            <w:del w:id="3285" w:author="Claude" w:date="2026-10-20T22:20:00Z">
              <w:r>
                <w:fldChar w:fldCharType="begin"/>
              </w:r>
              <w:r>
                <w:delInstrText xml:space="preserve"> SEQ ( \* ARABIC </w:delInstrText>
              </w:r>
              <w:r>
                <w:fldChar w:fldCharType="separate"/>
              </w:r>
              <w:r>
                <w:rPr>
                  <w:noProof/>
                </w:rPr>
                <w:delText>20</w:delText>
              </w:r>
              <w:r>
                <w:fldChar w:fldCharType="end"/>
              </w:r>
            </w:del>
            <w:bookmarkEnd w:id="46"/>
            <w:del w:id="3286" w:author="Claude" w:date="2026-10-20T22:20:00Z">
              <w:r>
                <w:delText>)</w:delText>
              </w:r>
            </w:del>
          </w:p>
        </w:tc>
      </w:tr>
    </w:tbl>
    <w:p w14:paraId="6069B60C" w14:textId="77777777" w:rsidR="00F30F81" w:rsidRDefault="00F30F81">
      <w:pPr>
        <w:pStyle w:val="Text"/>
        <w:rPr>
          <w:sz w:val="12"/>
          <w:szCs w:val="12"/>
        </w:rPr>
      </w:pPr>
    </w:p>
    <w:p w14:paraId="5279C28D" w14:textId="2903BB1F" w:rsidR="00DF7EE8" w:rsidRDefault="00795A4B">
      <w:pPr>
        <w:pStyle w:val="Text"/>
      </w:pPr>
      <w:r w:rsidRPr="00795A4B">
        <w:t xml:space="preserve"> The proposer is a pretrained LLM called through a command-line interface </w:t>
      </w:r>
      <w:r>
        <w:t>with default sampling settings and a 240 s timeout.</w:t>
      </w:r>
      <w:r w:rsidRPr="00795A4B">
        <w:t xml:space="preserve"> </w:t>
      </w:r>
      <w:r>
        <w:t>Any model that returns objects of the form (21) can take this place</w:t>
      </w:r>
      <w:r w:rsidRPr="00795A4B">
        <w:t>;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r>
        <w:t>and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xml:space="preserve">). </w:t>
      </w:r>
      <w:r>
        <w:t>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77777777" w:rsidR="00F30F81" w:rsidRDefault="00D31F60" w:rsidP="00D059CA">
            <w:pPr>
              <w:keepNext/>
              <w:jc w:val="right"/>
            </w:pPr>
            <w:r>
              <w:t>(</w:t>
            </w:r>
            <w:bookmarkStart w:id="47" w:name="_RefEqN_object"/>
            <w:r>
              <w:fldChar w:fldCharType="begin"/>
            </w:r>
            <w:r>
              <w:instrText xml:space="preserve"> SEQ ( \* ARABIC </w:instrText>
            </w:r>
            <w:r>
              <w:fldChar w:fldCharType="separate"/>
            </w:r>
            <w:r>
              <w:rPr>
                <w:noProof/>
              </w:rPr>
              <w:t>21</w:t>
            </w:r>
            <w:r>
              <w:fldChar w:fldCharType="end"/>
            </w:r>
            <w:bookmarkEnd w:id="47"/>
            <w:r>
              <w:t>)</w:t>
            </w:r>
          </w:p>
        </w:tc>
      </w:tr>
    </w:tbl>
    <w:p w14:paraId="49BB7F37" w14:textId="77777777" w:rsidR="00F30F81" w:rsidRDefault="00F30F81">
      <w:pPr>
        <w:pStyle w:val="Text"/>
        <w:rPr>
          <w:sz w:val="12"/>
          <w:szCs w:val="12"/>
        </w:rPr>
      </w:pPr>
    </w:p>
    <w:p w14:paraId="390C4C47"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9"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48" w:name="_RefFig4"/>
                              <w:r>
                                <w:fldChar w:fldCharType="begin"/>
                              </w:r>
                              <w:r>
                                <w:instrText xml:space="preserve"> SEQ Fig. \* ARABIC </w:instrText>
                              </w:r>
                              <w:r>
                                <w:fldChar w:fldCharType="separate"/>
                              </w:r>
                              <w:r w:rsidR="007A1391">
                                <w:rPr>
                                  <w:noProof/>
                                </w:rPr>
                                <w:t>4</w:t>
                              </w:r>
                              <w:r>
                                <w:fldChar w:fldCharType="end"/>
                              </w:r>
                              <w:bookmarkEnd w:id="48"/>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20"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49" w:name="_RefFig4"/>
                        <w:r>
                          <w:fldChar w:fldCharType="begin"/>
                        </w:r>
                        <w:r>
                          <w:instrText xml:space="preserve"> SEQ Fig. \* ARABIC </w:instrText>
                        </w:r>
                        <w:r>
                          <w:fldChar w:fldCharType="separate"/>
                        </w:r>
                        <w:r w:rsidR="007A1391">
                          <w:rPr>
                            <w:noProof/>
                          </w:rPr>
                          <w:t>4</w:t>
                        </w:r>
                        <w:r>
                          <w:fldChar w:fldCharType="end"/>
                        </w:r>
                        <w:bookmarkEnd w:id="49"/>
                        <w:r>
                          <w:t>. Decision layer 2, the open decision space.</w:t>
                        </w:r>
                      </w:p>
                    </w:txbxContent>
                  </v:textbox>
                </v:shape>
                <w10:wrap type="square" anchorx="margin" anchory="margin"/>
              </v:group>
            </w:pict>
          </mc:Fallback>
        </mc:AlternateContent>
      </w:r>
      <w:commentRangeStart w:id="3220"/>
      <w:r w:rsidR="00D31F60">
        <w:t xml:space="preserve">A clause is resolved on the simulation fields</w:t>
      </w:r>
      <w:commentRangeEnd w:id="3220"/>
      <w:r>
        <w:rPr>
          <w:rStyle w:val="CommentReference"/>
        </w:rPr>
        <w:commentReference w:id="3220"/>
      </w:r>
      <w:r w:rsidR="00D31F60">
        <w:t xml:space="preserve">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50" w:name="_RefEqN_resolve"/>
            <w:r>
              <w:fldChar w:fldCharType="begin"/>
            </w:r>
            <w:r>
              <w:instrText xml:space="preserve"> SEQ ( \* ARABIC </w:instrText>
            </w:r>
            <w:r>
              <w:fldChar w:fldCharType="separate"/>
            </w:r>
            <w:r>
              <w:rPr>
                <w:noProof/>
              </w:rPr>
              <w:t>22</w:t>
            </w:r>
            <w:r>
              <w:fldChar w:fldCharType="end"/>
            </w:r>
            <w:bookmarkEnd w:id="50"/>
            <w:r>
              <w:t>)</w:t>
            </w:r>
          </w:p>
        </w:tc>
      </w:tr>
    </w:tbl>
    <w:p w14:paraId="1A9ED720" w14:textId="77777777" w:rsidR="00F30F81" w:rsidRDefault="00F30F81">
      <w:pPr>
        <w:pStyle w:val="Text"/>
        <w:rPr>
          <w:sz w:val="12"/>
          <w:szCs w:val="12"/>
        </w:rPr>
      </w:pPr>
    </w:p>
    <w:p w14:paraId="5AAF9D9F" w14:textId="0F2E4DE3"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w:t>
      </w:r>
      <w:commentRangeStart w:id="51"/>
      <w:commentRangeStart w:id="52"/>
      <w:r>
        <w:t>A rejection returns the gate name and both forecasts.</w:t>
      </w:r>
      <w:commentRangeEnd w:id="52"/>
      <w:r>
        <w:rPr>
          <w:rStyle w:val="CommentReference"/>
          <w:sz w:val="20"/>
          <w:szCs w:val="20"/>
        </w:rPr>
        <w:commentReference w:id="52"/>
      </w:r>
      <w:commentRangeEnd w:id="51"/>
      <w:r>
        <w:rPr>
          <w:rStyle w:val="CommentReference"/>
          <w:sz w:val="20"/>
          <w:szCs w:val="20"/>
        </w:rPr>
        <w:commentReference w:id="51"/>
      </w:r>
      <w:r>
        <w:t xml:space="preserv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53" w:name="_RefEqN_gates"/>
            <w:r>
              <w:fldChar w:fldCharType="begin"/>
            </w:r>
            <w:r>
              <w:instrText xml:space="preserve"> SEQ ( \* ARABIC </w:instrText>
            </w:r>
            <w:r>
              <w:fldChar w:fldCharType="separate"/>
            </w:r>
            <w:r>
              <w:rPr>
                <w:noProof/>
              </w:rPr>
              <w:t>23</w:t>
            </w:r>
            <w:r>
              <w:fldChar w:fldCharType="end"/>
            </w:r>
            <w:bookmarkEnd w:id="53"/>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560249D" w14:textId="75B2544D" w:rsidR="00720E67" w:rsidRDefault="00000000">
      <w:pPr>
        <w:pStyle w:val="Text"/>
      </w:pPr>
      <w:commentRangeStart w:id="54"/>
      <w:r>
        <w:lastRenderedPageBreak/>
        <w:t>The candidates of a call are pre-selected before any gate of (23)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(21). The three best candidates are priced on a second future, and the candidate with the larger gain on the worse of the two futures is handed to G5 to G8. When no candidate lowers the forecast on both futures, the call ends and nothing is handed to the gates. The origin of every admitted object, the model or a variation of a model candidate, is recorded. Hence, the gates judge one candidate per call, and the pre-selection absorbs most of the rejections.</w:t>
      </w:r>
      <w:commentRangeEnd w:id="54"/>
      <w:r>
        <w:rPr>
          <w:rStyle w:val="CommentReference"/>
          <w:sz w:val="20"/>
          <w:szCs w:val="20"/>
        </w:rPr>
        <w:commentReference w:id="54"/>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77777777" w:rsidR="00C63C9D" w:rsidRDefault="00A77F45">
      <w:pPr>
        <w:pStyle w:val="Heading2"/>
      </w:pPr>
      <w:bookmarkStart w:id="55" w:name="_RefSec_IV_E"/>
      <w:r>
        <w:rPr>
          <w:noProof/>
        </w:rPr>
        <mc:AlternateContent>
          <mc:Choice Requires="wpg">
            <w:drawing>
              <wp:anchor distT="0" distB="0" distL="114300" distR="114300" simplePos="0" relativeHeight="251658240" behindDoc="0" locked="0" layoutInCell="1" allowOverlap="0" wp14:anchorId="5FD6D089" wp14:editId="2C891F9A">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21"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56" w:name="_RefFig5"/>
                              <w:r>
                                <w:fldChar w:fldCharType="begin"/>
                              </w:r>
                              <w:r>
                                <w:instrText xml:space="preserve"> SEQ Fig. \* ARABIC </w:instrText>
                              </w:r>
                              <w:r>
                                <w:fldChar w:fldCharType="separate"/>
                              </w:r>
                              <w:r>
                                <w:rPr>
                                  <w:noProof/>
                                </w:rPr>
                                <w:t>5</w:t>
                              </w:r>
                              <w:r>
                                <w:fldChar w:fldCharType="end"/>
                              </w:r>
                              <w:bookmarkEnd w:id="56"/>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22"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57" w:name="_RefFig5"/>
                        <w:r>
                          <w:fldChar w:fldCharType="begin"/>
                        </w:r>
                        <w:r>
                          <w:instrText xml:space="preserve"> SEQ Fig. \* ARABIC </w:instrText>
                        </w:r>
                        <w:r>
                          <w:fldChar w:fldCharType="separate"/>
                        </w:r>
                        <w:r>
                          <w:rPr>
                            <w:noProof/>
                          </w:rPr>
                          <w:t>5</w:t>
                        </w:r>
                        <w:r>
                          <w:fldChar w:fldCharType="end"/>
                        </w:r>
                        <w:bookmarkEnd w:id="57"/>
                        <w:r>
                          <w:t>. Hindcast agreement maps.</w:t>
                        </w:r>
                      </w:p>
                    </w:txbxContent>
                  </v:textbox>
                </v:shape>
                <w10:wrap type="square" anchorx="margin" anchory="margin"/>
              </v:group>
            </w:pict>
          </mc:Fallback>
        </mc:AlternateContent>
      </w:r>
      <w:r w:rsidR="0083545B">
        <w:t>E</w:t>
      </w:r>
      <w:bookmarkEnd w:id="55"/>
      <w:r w:rsidR="0083545B">
        <w:t>. Local Agents and Global Coordination</w:t>
      </w:r>
    </w:p>
    <w:p w14:paraId="5298CF46" w14:textId="51A1C7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it allocates the shared pool and merges the regional fields.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coordinator changes no order of an agent; it bounds what each region may draw from the pool.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58" w:name="_RefEqN_share"/>
            <w:r>
              <w:fldChar w:fldCharType="begin"/>
            </w:r>
            <w:r>
              <w:instrText xml:space="preserve"> SEQ ( \* ARABIC </w:instrText>
            </w:r>
            <w:r>
              <w:fldChar w:fldCharType="separate"/>
            </w:r>
            <w:r>
              <w:rPr>
                <w:noProof/>
              </w:rPr>
              <w:t>24</w:t>
            </w:r>
            <w:r>
              <w:fldChar w:fldCharType="end"/>
            </w:r>
            <w:bookmarkEnd w:id="58"/>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59" w:name="_RefEqN_merge"/>
            <w:r>
              <w:fldChar w:fldCharType="begin"/>
            </w:r>
            <w:r>
              <w:instrText xml:space="preserve"> SEQ ( \* ARABIC </w:instrText>
            </w:r>
            <w:r>
              <w:fldChar w:fldCharType="separate"/>
            </w:r>
            <w:r>
              <w:rPr>
                <w:noProof/>
              </w:rPr>
              <w:t>25</w:t>
            </w:r>
            <w:r>
              <w:fldChar w:fldCharType="end"/>
            </w:r>
            <w:bookmarkEnd w:id="59"/>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636C272F" w14:textId="77777777">
        <w:trPr>
          <w:cantSplit/>
        </w:trPr>
        <w:tc>
          <w:tcPr>
            <w:tcW w:w="4968" w:type="dxa"/>
          </w:tcPr>
          <w:p w14:paraId="2148081E"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6ECDC537" w14:textId="77777777">
        <w:trPr>
          <w:cantSplit/>
        </w:trPr>
        <w:tc>
          <w:tcPr>
            <w:tcW w:w="4968" w:type="dxa"/>
          </w:tcPr>
          <w:p w14:paraId="4728306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BD6DD8D"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FE5226"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33A2533F"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56070C0"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FD25FED"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14B6C96A"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599178" w14:textId="010AE077" w:rsidR="00F30F81" w:rsidRDefault="00D31F60" w:rsidP="00B61580">
            <w:pPr>
              <w:tabs>
                <w:tab w:val="left" w:pos="500"/>
              </w:tabs>
              <w:ind w:left="500" w:hanging="500"/>
            </w:pPr>
            <w:r>
              <w:rPr>
                <w:sz w:val="16"/>
                <w:szCs w:val="16"/>
              </w:rPr>
              <w:t xml:space="preserve">8:     </w:t>
            </w:r>
            <w:r>
              <w:rPr>
                <w:b/>
                <w:sz w:val="16"/>
                <w:szCs w:val="16"/>
              </w:rPr>
              <w:t xml:space="preserve">if the closed moves leave the deficit in place then </w:t>
            </w:r>
            <w:r>
              <w:rPr>
                <w:b/>
                <w:sz w:val="16"/>
                <w:szCs w:val="16"/>
              </w:rPr>
              <w:t xml:space="preserve">request a proposal</w:t>
            </w:r>
            <w:ins w:id="1136" w:author="Claude" w:date="2026-10-20T22:20:00Z">
              <w:r>
                <w:rPr>
                  <w:b/>
                  <w:sz w:val="16"/>
                  <w:szCs w:val="16"/>
                </w:rPr>
                <w:t xml:space="preserve"> then</w:t>
              </w:r>
            </w:ins>
            <w:del w:id="1135" w:author="Claude" w:date="2026-10-20T22:20:00Z">
              <w:r>
                <w:rPr>
                  <w:b/>
                  <w:sz w:val="16"/>
                  <w:szCs w:val="16"/>
                </w:rPr>
                <w:delText xml:space="preserve">; SİL:</w:delText>
              </w:r>
              <w:r>
                <w:rPr>
                  <w:sz w:val="16"/>
                  <w:szCs w:val="16"/>
                </w:rPr>
                <w:delText xml:space="preserve"> (</w:delText>
              </w:r>
              <w:r>
                <w:rPr>
                  <w:sz w:val="16"/>
                  <w:szCs w:val="16"/>
                </w:rPr>
                <w:fldChar w:fldCharType="begin"/>
              </w:r>
              <w:r>
                <w:rPr>
                  <w:sz w:val="16"/>
                  <w:szCs w:val="16"/>
                </w:rPr>
                <w:delInstrText xml:space="preserve"> REF _RefEqN_bandit \h </w:delInstrText>
              </w:r>
              <w:r>
                <w:rPr>
                  <w:sz w:val="16"/>
                  <w:szCs w:val="16"/>
                </w:rPr>
              </w:r>
              <w:r>
                <w:rPr>
                  <w:sz w:val="16"/>
                  <w:szCs w:val="16"/>
                </w:rPr>
                <w:fldChar w:fldCharType="separate"/>
              </w:r>
              <w:r>
                <w:rPr>
                  <w:noProof/>
                  <w:sz w:val="16"/>
                  <w:szCs w:val="16"/>
                </w:rPr>
                <w:delText>20</w:delText>
              </w:r>
              <w:r>
                <w:rPr>
                  <w:sz w:val="16"/>
                  <w:szCs w:val="16"/>
                </w:rPr>
                <w:fldChar w:fldCharType="end"/>
              </w:r>
              <w:r>
                <w:rPr>
                  <w:sz w:val="16"/>
                  <w:szCs w:val="16"/>
                </w:rPr>
                <w:delText xml:space="preserve">) selects a proposal </w:delText>
              </w:r>
              <w:r>
                <w:rPr>
                  <w:b/>
                  <w:sz w:val="16"/>
                  <w:szCs w:val="16"/>
                </w:rPr>
                <w:delText>then</w:delText>
              </w:r>
            </w:del>
          </w:p>
          <w:p w14:paraId="5E2E77A4" w14:textId="4A112182"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commentRangeStart w:id="60"/>
            <w:del w:id="1138" w:author="Claude" w:date="2026-10-20T22:20:00Z">
              <w:r>
                <w:rPr>
                  <w:sz w:val="16"/>
                  <w:szCs w:val="16"/>
                </w:rPr>
                <w:delText xml:space="preserve">; pre-select the candidates: G1-G4, one forecast each</w:delText>
              </w:r>
            </w:del>
            <w:ins w:id="1139" w:author="Claude" w:date="2026-10-20T22:20:00Z">
              <w:r>
                <w:rPr>
                  <w:sz w:val="16"/>
                  <w:szCs w:val="16"/>
                </w:rPr>
                <w:t xml:space="preserve">; pre-select the candidates, G1 to G4, one forecast each</w:t>
              </w:r>
            </w:ins>
            <w:r>
              <w:rPr>
                <w:sz w:val="16"/>
                <w:szCs w:val="16"/>
              </w:rPr>
              <w:t xml:space="preserve">, variations within the budget, a second future for the best three; hand the best one to (23)</w:t>
            </w:r>
            <w:del w:id="3287" w:author="Claude" w:date="2026-10-20T22:20:00Z">
              <w:r>
                <w:rPr>
                  <w:sz w:val="16"/>
                  <w:szCs w:val="16"/>
                </w:rPr>
                <w:delText xml:space="preserve">; SİL: forecast</w:delText>
              </w:r>
            </w:del>
            <w:commentRangeEnd w:id="60"/>
            <w:del w:id="3288" w:author="Claude" w:date="2026-10-20T22:20:00Z">
              <w:r>
                <w:rPr>
                  <w:sz w:val="16"/>
                  <w:szCs w:val="16"/>
                </w:rPr>
                <w:delText xml:space="preserve"> </w:delText>
              </w:r>
            </w:del>
            <w:r>
              <w:rPr>
                <w:rStyle w:val="CommentReference"/>
              </w:rPr>
              <w:commentReference w:id="60"/>
            </w:r>
            <m:oMath>
              <m:r>
                <w:rPr>
                  <w:rFonts w:ascii="Cambria Math" w:hAnsi="Cambria Math"/>
                  <w:sz w:val="16"/>
                  <w:szCs w:val="16"/>
                  <w:del w:id="3289" w:author="Claude" w:date="2026-10-20T22:20:00Z"/>
                </w:rPr>
                <m:t>R</m:t>
              </m:r>
            </m:oMath>
            <w:del w:id="3290" w:author="Claude" w:date="2026-10-20T22:20:00Z">
              <w:r>
                <w:rPr>
                  <w:sz w:val="16"/>
                  <w:szCs w:val="16"/>
                </w:rPr>
                <w:delText xml:space="preserve"> </w:delText>
              </w:r>
              <w:r w:rsidR="000C24BB">
                <w:rPr>
                  <w:sz w:val="16"/>
                  <w:szCs w:val="16"/>
                </w:rPr>
                <w:delText>&amp;</w:delText>
              </w:r>
              <w:r>
                <w:rPr>
                  <w:sz w:val="16"/>
                  <w:szCs w:val="16"/>
                </w:rPr>
                <w:delText xml:space="preserve"> </w:delText>
              </w:r>
            </w:del>
            <m:oMath>
              <m:r>
                <w:rPr>
                  <w:rFonts w:ascii="Cambria Math" w:hAnsi="Cambria Math"/>
                  <w:sz w:val="16"/>
                  <w:szCs w:val="16"/>
                  <w:del w:id="3291" w:author="Claude" w:date="2026-10-20T22:20:00Z"/>
                </w:rPr>
                <m:t>R</m:t>
              </m:r>
              <m:r>
                <m:rPr>
                  <m:sty m:val="p"/>
                </m:rPr>
                <w:rPr>
                  <w:rFonts w:ascii="Cambria Math" w:hAnsi="Cambria Math"/>
                  <w:sz w:val="16"/>
                  <w:szCs w:val="16"/>
                  <w:del w:id="3292" w:author="Claude" w:date="2026-10-20T22:20:00Z"/>
                </w:rPr>
                <m:t>∪{</m:t>
              </m:r>
              <m:r>
                <w:rPr>
                  <w:rFonts w:ascii="Cambria Math" w:hAnsi="Cambria Math"/>
                  <w:sz w:val="16"/>
                  <w:szCs w:val="16"/>
                  <w:del w:id="3293" w:author="Claude" w:date="2026-10-20T22:20:00Z"/>
                </w:rPr>
                <m:t>p</m:t>
              </m:r>
              <m:r>
                <m:rPr>
                  <m:sty m:val="p"/>
                </m:rPr>
                <w:rPr>
                  <w:rFonts w:ascii="Cambria Math" w:hAnsi="Cambria Math"/>
                  <w:sz w:val="16"/>
                  <w:szCs w:val="16"/>
                  <w:del w:id="3294" w:author="Claude" w:date="2026-10-20T22:20:00Z"/>
                </w:rPr>
                <m:t>}</m:t>
              </m:r>
            </m:oMath>
            <w:del w:id="3295" w:author="Claude" w:date="2026-10-20T22:20:00Z">
              <w:r>
                <w:rPr>
                  <w:sz w:val="16"/>
                  <w:szCs w:val="16"/>
                </w:rPr>
                <w:delText xml:space="preserve"> on</w:delText>
              </w:r>
              <w:r w:rsidR="000C24BB">
                <w:rPr>
                  <w:sz w:val="16"/>
                  <w:szCs w:val="16"/>
                </w:rPr>
                <w:delText xml:space="preserve"> </w:delText>
              </w:r>
            </w:del>
            <m:oMath>
              <m:sSub>
                <m:sSubPr>
                  <m:ctrlPr>
                    <w:rPr>
                      <w:rFonts w:ascii="Cambria Math" w:hAnsi="Cambria Math"/>
                    </w:rPr>
                  </m:ctrlPr>
                </m:sSubPr>
                <m:e>
                  <m:r>
                    <w:rPr>
                      <w:rFonts w:ascii="Cambria Math" w:hAnsi="Cambria Math"/>
                      <w:sz w:val="16"/>
                      <w:szCs w:val="16"/>
                      <w:del w:id="3296" w:author="Claude" w:date="2026-10-20T22:20:00Z"/>
                    </w:rPr>
                    <m:t>ξ</m:t>
                  </m:r>
                </m:e>
                <m:sub>
                  <m:r>
                    <w:rPr>
                      <w:rFonts w:ascii="Cambria Math" w:hAnsi="Cambria Math"/>
                      <w:sz w:val="16"/>
                      <w:szCs w:val="16"/>
                      <w:del w:id="3297" w:author="Claude" w:date="2026-10-20T22:20:00Z"/>
                    </w:rPr>
                    <m:t>1</m:t>
                  </m:r>
                </m:sub>
              </m:sSub>
            </m:oMath>
            <w:del w:id="3298" w:author="Claude" w:date="2026-10-20T22:20:00Z">
              <w:r>
                <w:rPr>
                  <w:sz w:val="16"/>
                  <w:szCs w:val="16"/>
                </w:rPr>
                <w:delText>,</w:delText>
              </w:r>
            </w:del>
            <m:oMath>
              <m:sSub>
                <m:sSubPr>
                  <m:ctrlPr>
                    <w:rPr>
                      <w:rFonts w:ascii="Cambria Math" w:hAnsi="Cambria Math"/>
                    </w:rPr>
                  </m:ctrlPr>
                </m:sSubPr>
                <m:e>
                  <m:r>
                    <w:rPr>
                      <w:rFonts w:ascii="Cambria Math" w:hAnsi="Cambria Math"/>
                      <w:sz w:val="16"/>
                      <w:szCs w:val="16"/>
                      <w:del w:id="3299" w:author="Claude" w:date="2026-10-20T22:20:00Z"/>
                    </w:rPr>
                    <m:t>ξ</m:t>
                  </m:r>
                </m:e>
                <m:sub>
                  <m:r>
                    <w:rPr>
                      <w:rFonts w:ascii="Cambria Math" w:hAnsi="Cambria Math"/>
                      <w:sz w:val="16"/>
                      <w:szCs w:val="16"/>
                      <w:del w:id="3300" w:author="Claude" w:date="2026-10-20T22:20:00Z"/>
                    </w:rPr>
                    <m:t>2</m:t>
                  </m:r>
                </m:sub>
              </m:sSub>
            </m:oMath>
            <w:del w:id="3301" w:author="Claude" w:date="2026-10-20T22:20:00Z">
              <w:r>
                <w:rPr>
                  <w:sz w:val="16"/>
                  <w:szCs w:val="16"/>
                </w:rPr>
                <w:delText>; test (</w:delText>
              </w:r>
              <w:r>
                <w:rPr>
                  <w:sz w:val="16"/>
                  <w:szCs w:val="16"/>
                </w:rPr>
                <w:fldChar w:fldCharType="begin"/>
              </w:r>
              <w:r>
                <w:rPr>
                  <w:sz w:val="16"/>
                  <w:szCs w:val="16"/>
                </w:rPr>
                <w:delInstrText xml:space="preserve"> REF _RefEqN_gates \h </w:delInstrText>
              </w:r>
              <w:r>
                <w:rPr>
                  <w:sz w:val="16"/>
                  <w:szCs w:val="16"/>
                </w:rPr>
              </w:r>
              <w:r>
                <w:rPr>
                  <w:sz w:val="16"/>
                  <w:szCs w:val="16"/>
                </w:rPr>
                <w:fldChar w:fldCharType="separate"/>
              </w:r>
              <w:r>
                <w:rPr>
                  <w:noProof/>
                  <w:sz w:val="16"/>
                  <w:szCs w:val="16"/>
                </w:rPr>
                <w:delText>23</w:delText>
              </w:r>
              <w:r>
                <w:rPr>
                  <w:sz w:val="16"/>
                  <w:szCs w:val="16"/>
                </w:rPr>
                <w:fldChar w:fldCharType="end"/>
              </w:r>
              <w:r>
                <w:rPr>
                  <w:sz w:val="16"/>
                  <w:szCs w:val="16"/>
                </w:rPr>
                <w:delText>)</w:delText>
              </w:r>
            </w:del>
          </w:p>
          <w:p w14:paraId="37B0C09F" w14:textId="0E3F4A20"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w:t>
            </w:r>
          </w:p>
          <w:p w14:paraId="12DA58C6"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D8C6291"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AE4F2E"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320973D"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456DEFF"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3B59C54"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593B0520"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84088D2"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713C285" w14:textId="77777777" w:rsidR="00926552" w:rsidRDefault="00926552" w:rsidP="00926552">
      <w:pPr>
        <w:pStyle w:val="Heading1"/>
      </w:pPr>
      <w:bookmarkStart w:id="61" w:name="_RefSec_V"/>
      <w:r>
        <w:t>V</w:t>
      </w:r>
      <w:bookmarkEnd w:id="61"/>
      <w:r>
        <w:t>. Results</w:t>
      </w:r>
    </w:p>
    <w:p w14:paraId="7C1A45C0" w14:textId="77777777" w:rsidR="00926552" w:rsidRDefault="00926552" w:rsidP="00926552">
      <w:pPr>
        <w:pStyle w:val="Heading2"/>
      </w:pPr>
      <w:bookmarkStart w:id="62" w:name="_RefSec_V_A"/>
      <w:r>
        <w:t>A</w:t>
      </w:r>
      <w:bookmarkEnd w:id="62"/>
      <w:r>
        <w:t>. Validation of the Simulation Core</w:t>
      </w:r>
    </w:p>
    <w:p w14:paraId="16F2C400" w14:textId="77777777" w:rsidR="003E3FD9" w:rsidRDefault="00D31F60">
      <w:pPr>
        <w:pStyle w:val="Text"/>
      </w:pPr>
      <w:commentRangeStart w:id="63"/>
      <w:r>
        <w:t>Every comparison in this section rests on the simulation core</w:t>
      </w:r>
      <w:commentRangeEnd w:id="63"/>
      <w:r>
        <w:rPr>
          <w:rStyle w:val="CommentReference"/>
          <w:sz w:val="20"/>
          <w:szCs w:val="20"/>
        </w:rPr>
        <w:commentReference w:id="63"/>
      </w:r>
      <w:r>
        <w:t xml:space="preserv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w:t>
      </w:r>
      <w:r>
        <w:lastRenderedPageBreak/>
        <w:t xml:space="preserve">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77777777" w:rsidR="003E3FD9" w:rsidRDefault="00D31F60">
      <w:pPr>
        <w:pStyle w:val="TableTitle"/>
        <w:keepNext/>
        <w:spacing w:before="120"/>
      </w:pPr>
      <w:r>
        <w:t xml:space="preserve">TABLE </w:t>
      </w:r>
      <w:bookmarkStart w:id="64" w:name="_RefTab_agree"/>
      <w:r>
        <w:fldChar w:fldCharType="begin"/>
      </w:r>
      <w:r>
        <w:instrText xml:space="preserve"> SEQ Table \* ROMAN </w:instrText>
      </w:r>
      <w:r>
        <w:fldChar w:fldCharType="separate"/>
      </w:r>
      <w:r>
        <w:rPr>
          <w:noProof/>
        </w:rPr>
        <w:t>I</w:t>
      </w:r>
      <w:r>
        <w:fldChar w:fldCharType="end"/>
      </w:r>
      <w:bookmarkEnd w:id="64"/>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65" w:name="_RefSec_V_B"/>
      <w:r>
        <w:t>B</w:t>
      </w:r>
      <w:bookmarkEnd w:id="65"/>
      <w:r>
        <w:t>. Experimental Design</w:t>
      </w:r>
    </w:p>
    <w:p w14:paraId="4F2061A9" w14:textId="6011F876"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w:t>
      </w:r>
      <w:commentRangeStart w:id="3216"/>
      <w:r>
        <w:t xml:space="preserve">lists the settings of the engine</w:t>
      </w:r>
      <w:commentRangeEnd w:id="3216"/>
      <w:r>
        <w:rPr>
          <w:rStyle w:val="CommentReference"/>
        </w:rPr>
        <w:commentReference w:id="3216"/>
      </w:r>
      <w:r>
        <w:t xml:space="preserv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w:t>
      </w:r>
      <w:commentRangeStart w:id="66"/>
      <w:r>
        <w:t xml:space="preserve">The closed layer runs the five seed rules with their self-tuning. VODA is the full architecture, the closed layer with the open layer, the LLM proposer, and the full gate chain. Five further configurations of the open layer separate the role of the </w:t>
      </w:r>
      <w:r>
        <w:t>proposer from that of the pre-selection, listed in Table IV. A random proposer draws objects from the same grammar, with one object per call or with pre-selection at two budgets, and the LLM proposer is run with one object per call, with pre-selection of its own candidates only, and with pre-selection and variations, which is VODA.</w:t>
      </w:r>
      <w:commentRangeEnd w:id="66"/>
      <w:r>
        <w:rPr>
          <w:rStyle w:val="CommentReference"/>
          <w:sz w:val="20"/>
          <w:szCs w:val="20"/>
        </w:rPr>
        <w:commentReference w:id="66"/>
      </w:r>
      <w:r>
        <w:t xml:space="preserve"> Since the proposer is not deterministic, VODA is run twice on the same worlds; the first replicate is reported and the second gives the run-to-run variance. Terrain, ignitions, weather, and the random stream are shared, </w:t>
      </w:r>
      <w:commentRangeStart w:id="67"/>
      <w:r>
        <w:t>so differences between configurations arise from the issued orders alone. All configurations run on the same code and the same 150 worlds. The withheld-family study of Section V-E adds runs in which one intervention family is removed from the seed rules of both layers, and a leave-one-out replay re-installs the admitted objects one at a time.</w:t>
      </w:r>
      <w:commentRangeEnd w:id="67"/>
      <w:r>
        <w:rPr>
          <w:rStyle w:val="CommentReference"/>
          <w:sz w:val="20"/>
          <w:szCs w:val="20"/>
        </w:rPr>
        <w:commentReference w:id="67"/>
      </w:r>
      <w:r>
        <w:t xml:space="preserve"> Outcome is read at the end of the episode on burned area, affected population, the share of incidents extinguished within the episode, and the physical and total cost. </w:t>
      </w:r>
      <w:commentRangeStart w:id="68"/>
      <w:r>
        <w:t>Paired statistics report the mean difference on the same worlds</w:t>
      </w:r>
      <w:commentRangeEnd w:id="68"/>
      <w:r>
        <w:rPr>
          <w:rStyle w:val="CommentReference"/>
          <w:sz w:val="20"/>
          <w:szCs w:val="20"/>
        </w:rPr>
        <w:commentReference w:id="68"/>
      </w:r>
      <w:r>
        <w:t xml:space="preserve">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69" w:name="_RefTab_param"/>
      <w:r>
        <w:fldChar w:fldCharType="begin"/>
      </w:r>
      <w:r>
        <w:instrText xml:space="preserve"> SEQ Table \* ROMAN </w:instrText>
      </w:r>
      <w:r>
        <w:fldChar w:fldCharType="separate"/>
      </w:r>
      <w:r>
        <w:rPr>
          <w:noProof/>
        </w:rPr>
        <w:t>II</w:t>
      </w:r>
      <w:r>
        <w:fldChar w:fldCharType="end"/>
      </w:r>
      <w:bookmarkEnd w:id="69"/>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2C75B6A9" w:rsidR="003E3FD9" w:rsidRPr="000C4153" w:rsidRDefault="00D31F60" w:rsidP="00C83E79">
            <w:pPr>
              <w:rPr>
                <w:sz w:val="16"/>
                <w:szCs w:val="16"/>
              </w:rPr>
            </w:pPr>
            <w:commentRangeStart w:id="70"/>
            <w:r>
              <w:rPr>
                <w:sz w:val="16"/>
                <w:szCs w:val="16"/>
              </w:rPr>
              <w:t>0.50 of burnable cells</w:t>
            </w:r>
            <w:commentRangeEnd w:id="70"/>
            <w:r w:rsidRPr="000C4153">
              <w:rPr>
                <w:rStyle w:val="CommentReference"/>
              </w:rPr>
              <w:commentReference w:id="70"/>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BD4E29B" w14:textId="77777777">
        <w:trPr>
          <w:cantSplit/>
          <w:jc w:val="center"/>
          <w:del w:id="1140" w:author="Claude" w:date="2026-10-20T22:20:00Z"/>
        </w:trPr>
        <w:tc>
          <w:tcPr>
            <w:tcW w:w="1700" w:type="dxa"/>
            <w:tcBorders>
              <w:top w:val="nil"/>
              <w:left w:val="nil"/>
              <w:bottom w:val="nil"/>
              <w:right w:val="nil"/>
            </w:tcBorders>
          </w:tcPr>
          <w:p w14:paraId="0205772B" w14:textId="77777777" w:rsidR="003E3FD9" w:rsidRPr="000C4153" w:rsidRDefault="00D31F60" w:rsidP="00C83E79">
            <w:pPr>
              <w:rPr>
                <w:sz w:val="16"/>
                <w:szCs w:val="16"/>
                <w:del w:id="1142" w:author="Claude" w:date="2026-10-20T22:20:00Z"/>
              </w:rPr>
            </w:pPr>
            <w:commentRangeStart w:id="1147"/>
            <w:commentRangeStart w:id="71"/>
            <w:del w:id="3302" w:author="Claude" w:date="2026-10-20T22:20:00Z">
              <w:r>
                <w:rPr>
                  <w:sz w:val="16"/>
                  <w:szCs w:val="16"/>
                </w:rPr>
                <w:delText>Selector step</w:delText>
              </w:r>
            </w:del>
            <w:commentRangeEnd w:id="71"/>
            <w:del w:id="3303" w:author="Claude" w:date="2026-10-20T22:20:00Z">
              <w:r>
                <w:rPr>
                  <w:sz w:val="16"/>
                  <w:szCs w:val="16"/>
                </w:rPr>
                <w:delText xml:space="preserve"> </w:delText>
              </w:r>
            </w:del>
            <w:r>
              <w:rPr>
                <w:rStyle w:val="CommentReference"/>
              </w:rPr>
              <w:commentReference w:id="71"/>
            </w:r>
            <m:oMath>
              <m:sSub>
                <m:sSubPr>
                  <m:ctrlPr>
                    <w:rPr>
                      <w:rFonts w:ascii="Cambria Math" w:hAnsi="Cambria Math"/>
                      <w:sz w:val="16"/>
                      <w:szCs w:val="16"/>
                    </w:rPr>
                  </m:ctrlPr>
                </m:sSubPr>
                <m:e>
                  <m:r>
                    <w:rPr>
                      <w:rFonts w:ascii="Cambria Math" w:hAnsi="Cambria Math"/>
                      <w:sz w:val="16"/>
                      <w:szCs w:val="16"/>
                      <w:del w:id="3304" w:author="Claude" w:date="2026-10-20T22:20:00Z"/>
                    </w:rPr>
                    <m:t>α</m:t>
                  </m:r>
                </m:e>
                <m:sub>
                  <m:r>
                    <w:rPr>
                      <w:rFonts w:ascii="Cambria Math" w:hAnsi="Cambria Math"/>
                      <w:sz w:val="16"/>
                      <w:szCs w:val="16"/>
                      <w:del w:id="3305" w:author="Claude" w:date="2026-10-20T22:20:00Z"/>
                    </w:rPr>
                    <m:t>b</m:t>
                  </m:r>
                </m:sub>
              </m:sSub>
            </m:oMath>
            <w:del w:id="3306" w:author="Claude" w:date="2026-10-20T22:20:00Z">
              <w:r w:rsidRPr="000C4153">
                <w:rPr>
                  <w:sz w:val="16"/>
                  <w:szCs w:val="16"/>
                </w:rPr>
                <w:delText xml:space="preserve">, exploration rate </w:delText>
              </w:r>
            </w:del>
            <m:oMath>
              <m:sSub>
                <m:sSubPr>
                  <m:ctrlPr>
                    <w:rPr>
                      <w:rFonts w:ascii="Cambria Math" w:hAnsi="Cambria Math"/>
                      <w:sz w:val="16"/>
                      <w:szCs w:val="16"/>
                    </w:rPr>
                  </m:ctrlPr>
                </m:sSubPr>
                <m:e>
                  <m:r>
                    <w:rPr>
                      <w:rFonts w:ascii="Cambria Math" w:hAnsi="Cambria Math"/>
                      <w:sz w:val="16"/>
                      <w:szCs w:val="16"/>
                      <w:del w:id="3307" w:author="Claude" w:date="2026-10-20T22:20:00Z"/>
                    </w:rPr>
                    <m:t>ϵ</m:t>
                  </m:r>
                </m:e>
                <m:sub>
                  <m:r>
                    <w:rPr>
                      <w:rFonts w:ascii="Cambria Math" w:hAnsi="Cambria Math"/>
                      <w:sz w:val="16"/>
                      <w:szCs w:val="16"/>
                      <w:del w:id="3308" w:author="Claude" w:date="2026-10-20T22:20:00Z"/>
                    </w:rPr>
                    <m:t>b</m:t>
                  </m:r>
                </m:sub>
              </m:sSub>
            </m:oMath>
            <w:commentRangeEnd w:id="1147"/>
            <w:r>
              <w:rPr>
                <w:rStyle w:val="CommentReference"/>
              </w:rPr>
              <w:commentReference w:id="1147"/>
            </w:r>
          </w:p>
        </w:tc>
        <w:tc>
          <w:tcPr>
            <w:tcW w:w="1150" w:type="dxa"/>
            <w:tcBorders>
              <w:top w:val="nil"/>
              <w:left w:val="nil"/>
              <w:bottom w:val="nil"/>
              <w:right w:val="nil"/>
            </w:tcBorders>
          </w:tcPr>
          <w:p w14:paraId="26B96425" w14:textId="77777777" w:rsidR="003E3FD9" w:rsidRPr="000C4153" w:rsidRDefault="00D31F60" w:rsidP="00C83E79">
            <w:pPr>
              <w:rPr>
                <w:sz w:val="16"/>
                <w:szCs w:val="16"/>
                <w:del w:id="1144" w:author="Claude" w:date="2026-10-20T22:20:00Z"/>
              </w:rPr>
            </w:pPr>
            <w:del w:id="1143" w:author="Claude" w:date="2026-10-20T22:20:00Z">
              <w:r w:rsidRPr="000C4153">
                <w:rPr>
                  <w:sz w:val="16"/>
                  <w:szCs w:val="16"/>
                </w:rPr>
                <w:delText>0.05, 0.10</w:delText>
              </w:r>
            </w:del>
          </w:p>
        </w:tc>
        <w:tc>
          <w:tcPr>
            <w:tcW w:w="2046" w:type="dxa"/>
            <w:tcBorders>
              <w:top w:val="nil"/>
              <w:left w:val="nil"/>
              <w:bottom w:val="nil"/>
              <w:right w:val="nil"/>
            </w:tcBorders>
          </w:tcPr>
          <w:p w14:paraId="3143A9C6" w14:textId="77777777" w:rsidR="003E3FD9" w:rsidRPr="000C4153" w:rsidRDefault="00D31F60" w:rsidP="00C83E79">
            <w:pPr>
              <w:rPr>
                <w:sz w:val="16"/>
                <w:szCs w:val="16"/>
                <w:del w:id="1146" w:author="Claude" w:date="2026-10-20T22:20:00Z"/>
              </w:rPr>
            </w:pPr>
            <w:del w:id="1145" w:author="Claude" w:date="2026-10-20T22:20:00Z">
              <w:r w:rsidRPr="000C4153">
                <w:rPr>
                  <w:sz w:val="16"/>
                  <w:szCs w:val="16"/>
                </w:rPr>
                <w:delText>one proposal in ten is tried regardless of the value table</w:delText>
              </w:r>
            </w:del>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72" w:name="_RefTab_scen"/>
      <w:r>
        <w:fldChar w:fldCharType="begin"/>
      </w:r>
      <w:r>
        <w:instrText xml:space="preserve"> SEQ Table \* ROMAN </w:instrText>
      </w:r>
      <w:r>
        <w:fldChar w:fldCharType="separate"/>
      </w:r>
      <w:r>
        <w:rPr>
          <w:noProof/>
        </w:rPr>
        <w:t>III</w:t>
      </w:r>
      <w:r>
        <w:fldChar w:fldCharType="end"/>
      </w:r>
      <w:bookmarkEnd w:id="72"/>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lastRenderedPageBreak/>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73" w:name="_RefSec_V_C"/>
      <w:r>
        <w:t>C</w:t>
      </w:r>
      <w:bookmarkEnd w:id="73"/>
      <w:r>
        <w:t>. Outcome: No Decision Support, Closed Layer, VODA</w:t>
      </w:r>
    </w:p>
    <w:p w14:paraId="659F9367" w14:textId="2EABB72E" w:rsidR="003E3FD9" w:rsidRDefault="00D31F60">
      <w:pPr>
        <w:pStyle w:val="Text"/>
      </w:pPr>
      <w:commentRangeStart w:id="2213"/>
      <w:r>
        <w:t xml:space="preserve">Fig. </w:t>
      </w:r>
      <w:commentRangeEnd w:id="2213"/>
      <w:r>
        <w:rPr>
          <w:rStyle w:val="CommentReference"/>
        </w:rPr>
        <w:commentReference w:id="2213"/>
      </w:r>
      <w:r>
        <w:fldChar w:fldCharType="begin"/>
      </w:r>
      <w:r>
        <w:instrText xml:space="preserve"> REF _RefFig6 \h </w:instrText>
      </w:r>
      <w:r>
        <w:fldChar w:fldCharType="separate"/>
      </w:r>
      <w:r>
        <w:rPr>
          <w:noProof/>
        </w:rPr>
        <w:t>6</w:t>
      </w:r>
      <w:r>
        <w:fldChar w:fldCharType="end"/>
      </w:r>
      <w:r>
        <w:t xml:space="preserve"> </w:t>
      </w:r>
      <w:commentRangeStart w:id="3217"/>
      <w:r>
        <w:t xml:space="preserve">reports the outcome per family.</w:t>
      </w:r>
      <w:commentRangeEnd w:id="3217"/>
      <w:r>
        <w:rPr>
          <w:rStyle w:val="CommentReference"/>
        </w:rPr>
        <w:commentReference w:id="3217"/>
      </w:r>
      <w:r>
        <w:t xml:space="preserve"> </w:t>
      </w:r>
      <w:commentRangeStart w:id="74"/>
      <w:r>
        <w:t xml:space="preserve">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w:t>
      </w:r>
      <w:commentRangeEnd w:id="74"/>
      <w:r>
        <w:rPr>
          <w:rStyle w:val="CommentReference"/>
          <w:sz w:val="20"/>
          <w:szCs w:val="20"/>
        </w:rPr>
        <w:commentReference w:id="74"/>
      </w:r>
      <w:commentRangeStart w:id="75"/>
      <w:commentRangeStart w:id="76"/>
      <w:r>
        <w:t>The order of the closed moves does not matter. With the two moves tried in a fixed order on the same 150 worlds, the burned area changes by 3%, a difference that does not separate from zero.</w:t>
      </w:r>
      <w:commentRangeEnd w:id="76"/>
      <w:r>
        <w:rPr>
          <w:rStyle w:val="CommentReference"/>
          <w:sz w:val="20"/>
          <w:szCs w:val="20"/>
        </w:rPr>
        <w:commentReference w:id="76"/>
      </w:r>
      <w:commentRangeEnd w:id="75"/>
      <w:r>
        <w:rPr>
          <w:rStyle w:val="CommentReference"/>
          <w:sz w:val="20"/>
          <w:szCs w:val="20"/>
        </w:rPr>
        <w:commentReference w:id="75"/>
      </w:r>
    </w:p>
    <w:p w14:paraId="35E6CE3B" w14:textId="282F6CD2" w:rsidR="003E3FD9" w:rsidRDefault="00D31F60">
      <w:pPr>
        <w:pStyle w:val="Text"/>
      </w:pPr>
      <w:r>
        <w:t xml:space="preserve">VODA reaches these fires. Against the closed layer on the same worlds </w:t>
      </w:r>
      <w:commentRangeStart w:id="77"/>
      <w:del w:id="2155" w:author="Claude" w:date="2026-10-20T22:30:00Z">
        <w:r>
          <w:delText xml:space="preserve">it lowers the burned area by 54% and is better in 128 of 150 worlds</w:delText>
        </w:r>
      </w:del>
      <w:ins w:id="2156" w:author="Claude" w:date="2026-10-20T22:30:00Z">
        <w:r>
          <w:t xml:space="preserve">it lowers the burned area by 61% and is better in 131 of 150 worlds</w:t>
        </w:r>
      </w:ins>
      <w:commentRangeEnd w:id="77"/>
      <w:r>
        <w:rPr>
          <w:rStyle w:val="CommentReference"/>
          <w:sz w:val="20"/>
          <w:szCs w:val="20"/>
        </w:rPr>
        <w:commentReference w:id="77"/>
      </w:r>
      <w:r>
        <w:t xml:space="preserve">, as Fig. </w:t>
      </w:r>
      <w:r>
        <w:fldChar w:fldCharType="begin"/>
      </w:r>
      <w:r>
        <w:instrText xml:space="preserve"> REF _RefFig7 \h </w:instrText>
      </w:r>
      <w:r>
        <w:fldChar w:fldCharType="separate"/>
      </w:r>
      <w:r>
        <w:rPr>
          <w:noProof/>
        </w:rPr>
        <w:t>7</w:t>
      </w:r>
      <w:r>
        <w:fldChar w:fldCharType="end"/>
      </w:r>
      <w:r>
        <w:t xml:space="preserve">(a) shows. </w:t>
      </w:r>
      <w:commentRangeStart w:id="78"/>
      <w:commentRangeStart w:id="79"/>
      <w:del w:id="2157" w:author="Claude" w:date="2026-10-20T22:30:00Z">
        <w:r>
          <w:delText xml:space="preserve">The 11 ties are small fires the doctrine already contained. In 11 worlds VODA burned more, by 24 ha at most,</w:delText>
        </w:r>
      </w:del>
      <w:ins w:id="2158" w:author="Claude" w:date="2026-10-20T22:30:00Z">
        <w:r>
          <w:t xml:space="preserve">The 10 ties are small fires the doctrine already contained. In 9 worlds VODA burned more, by 17 ha at most,</w:t>
        </w:r>
      </w:ins>
      <w:r>
        <w:t xml:space="preserve"> since an admitted object can win its forecast and still lose in the realized fire. </w:t>
      </w:r>
      <w:del w:id="2159" w:author="Claude" w:date="2026-10-20T22:30:00Z">
        <w:r>
          <w:delText xml:space="preserve">It raises the share extinguished from 52 to 87% and lowers the affected population by 71%.</w:delText>
        </w:r>
      </w:del>
      <w:ins w:id="2160" w:author="Claude" w:date="2026-10-20T22:30:00Z">
        <w:r>
          <w:t xml:space="preserve">It raises the share extinguished from 52 to 91% and lowers the affected population by 80%.</w:t>
        </w:r>
      </w:ins>
      <w:r>
        <w:t xml:space="preserve"> The gain holds in every family. It is largest in the remote forest family with one ignition, </w:t>
      </w:r>
      <w:commentRangeStart w:id="2163"/>
      <w:del w:id="2161" w:author="Claude" w:date="2026-10-20T22:30:00Z">
        <w:r>
          <w:delText xml:space="preserve">where the closed layer extinguishes 40% of the incidents and VODA 90%, and most consistent in the interface families with two ignitions, where VODA burns less in 30 and 29 of 30 worlds and extinguishes every incident. In the resource-limited forest family the closed layer extinguishes 7% of the incidents and VODA 43%, so the pool bounds what any order can achieve. Under degraded observation the burned area of VODA is 18% higher than with full observation, whereas the closed layer is unchanged, and VODA remains better than the closed layer in 29 of 30 worlds of that family.</w:delText>
        </w:r>
      </w:del>
      <w:ins w:id="2162" w:author="Claude" w:date="2026-10-20T22:30:00Z">
        <w:r>
          <w:t xml:space="preserve">where the closed layer extinguishes 40% of the incidents and VODA 93%, and most consistent in the interface families with two ignitions, where VODA burns less in 29 and 28 of 30 worlds and extinguishes every incident. In the resource-limited forest family the closed layer extinguishes 7% of the incidents and VODA 63%, and VODA burns less in 29 of 30 worlds, so the open layer reaches the fires the pool alone cannot contain. Under degraded observation the burned area of VODA is 23% higher than with full observation, whereas the closed layer is unchanged, and VODA remains better than the closed layer in 28 of 30 worlds of that family.</w:t>
        </w:r>
      </w:ins>
      <w:commentRangeEnd w:id="2163"/>
      <w:r>
        <w:rPr>
          <w:rStyle w:val="CommentReference"/>
        </w:rPr>
        <w:commentReference w:id="2163"/>
      </w:r>
      <w:r>
        <w:t xml:space="preserve"> Reduced observation therefore degrades the open layer gradually rather than disabling it. Since the proposer is not deterministic, VODA was run twice on the same worlds. </w:t>
      </w:r>
      <w:commentRangeStart w:id="2166"/>
      <w:del w:id="2164" w:author="Claude" w:date="2026-10-20T22:30:00Z">
        <w:r>
          <w:delText xml:space="preserve">The second run ends within 1% of the first in burned area, so the mean outcome is reproducible, although single worlds differ between the runs.</w:delText>
        </w:r>
      </w:del>
      <w:ins w:id="2165" w:author="Claude" w:date="2026-10-20T22:30:00Z">
        <w:r>
          <w:t xml:space="preserve">The second run saves 57% against the closed layer where the first saves 61%, and the two runs do not separate from each other, so the mean outcome is reproducible, although single worlds differ between the runs.</w:t>
        </w:r>
      </w:ins>
      <w:commentRangeEnd w:id="2166"/>
      <w:r>
        <w:rPr>
          <w:rStyle w:val="CommentReference"/>
        </w:rPr>
        <w:commentReference w:id="2166"/>
      </w:r>
      <w:commentRangeEnd w:id="79"/>
      <w:r>
        <w:rPr>
          <w:rStyle w:val="CommentReference"/>
          <w:sz w:val="20"/>
          <w:szCs w:val="20"/>
        </w:rPr>
        <w:commentReference w:id="79"/>
      </w:r>
      <w:commentRangeEnd w:id="78"/>
      <w:r>
        <w:rPr>
          <w:rStyle w:val="CommentReference"/>
          <w:sz w:val="20"/>
          <w:szCs w:val="20"/>
        </w:rPr>
        <w:commentReference w:id="78"/>
      </w:r>
    </w:p>
    <w:p w14:paraId="728271EA" w14:textId="0815B4F0"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84DFE0D" w14:textId="77777777" w:rsidR="00467EFC" w:rsidRDefault="00DE0BE3">
                              <w:pPr>
                                <w:pStyle w:val="Caption"/>
                                <w:spacing w:after="0"/>
                                <w:rPr>
                                  <w:noProof/>
                                </w:rPr>
                              </w:pPr>
                              <w:r>
                                <w:t xml:space="preserve">Fig. </w:t>
                              </w:r>
                              <w:bookmarkStart w:id="80" w:name="_RefFig6"/>
                              <w:r>
                                <w:fldChar w:fldCharType="begin"/>
                              </w:r>
                              <w:r>
                                <w:instrText xml:space="preserve"> SEQ Fig. \* ARABIC </w:instrText>
                              </w:r>
                              <w:r>
                                <w:fldChar w:fldCharType="separate"/>
                              </w:r>
                              <w:r>
                                <w:rPr>
                                  <w:noProof/>
                                </w:rPr>
                                <w:t>6</w:t>
                              </w:r>
                              <w:r>
                                <w:fldChar w:fldCharType="end"/>
                              </w:r>
                              <w:bookmarkEnd w:id="80"/>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4"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77777777" w:rsidR="00467EFC" w:rsidRDefault="00DE0BE3">
                        <w:pPr>
                          <w:pStyle w:val="Caption"/>
                          <w:spacing w:after="0"/>
                          <w:rPr>
                            <w:noProof/>
                          </w:rPr>
                        </w:pPr>
                        <w:r>
                          <w:t xml:space="preserve">Fig. </w:t>
                        </w:r>
                        <w:bookmarkStart w:id="81" w:name="_RefFig6"/>
                        <w:r>
                          <w:fldChar w:fldCharType="begin"/>
                        </w:r>
                        <w:r>
                          <w:instrText xml:space="preserve"> SEQ Fig. \* ARABIC </w:instrText>
                        </w:r>
                        <w:r>
                          <w:fldChar w:fldCharType="separate"/>
                        </w:r>
                        <w:r>
                          <w:rPr>
                            <w:noProof/>
                          </w:rPr>
                          <w:t>6</w:t>
                        </w:r>
                        <w:r>
                          <w:fldChar w:fldCharType="end"/>
                        </w:r>
                        <w:bookmarkEnd w:id="81"/>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 xml:space="preserve">(b) sets the physical cost beside the five-term total cost of each configuration. </w:t>
      </w:r>
      <w:commentRangeStart w:id="82"/>
      <w:commentRangeStart w:id="83"/>
      <w:commentRangeStart w:id="2169"/>
      <w:del w:id="2167" w:author="Claude" w:date="2026-10-20T22:30:00Z">
        <w:r>
          <w:delText xml:space="preserve">VODA lowers the physical cost by 53% and the total cost by 42% against the closed layer, while its response term, in which every coating, ignition, and warning is paid for, stays 38% below that of the closed layer. The delay term rises by 31%, since part of the orders of the open layer is fielded later in the incident, after an object has been admitted.</w:delText>
        </w:r>
      </w:del>
      <w:ins w:id="2168" w:author="Claude" w:date="2026-10-20T22:30:00Z">
        <w:r>
          <w:t xml:space="preserve">VODA lowers the physical cost by 60% and the total cost by 48% against the closed layer, while its response term, in which every coating, ignition, and warning is paid for, stays 46% below that of the closed layer. The delay term is the one term that rises, by 36%, since the open layer admits its objects as the incident unfolds and part of its orders is therefore fielded later than the seed orders.</w:t>
        </w:r>
      </w:ins>
      <w:commentRangeEnd w:id="2169"/>
      <w:r>
        <w:rPr>
          <w:rStyle w:val="CommentReference"/>
        </w:rPr>
        <w:commentReference w:id="2169"/>
      </w:r>
      <w:commentRangeEnd w:id="83"/>
      <w:r>
        <w:rPr>
          <w:rStyle w:val="CommentReference"/>
          <w:sz w:val="20"/>
          <w:szCs w:val="20"/>
        </w:rPr>
        <w:commentReference w:id="83"/>
      </w:r>
      <w:commentRangeEnd w:id="82"/>
      <w:r>
        <w:rPr>
          <w:rStyle w:val="CommentReference"/>
          <w:sz w:val="20"/>
          <w:szCs w:val="20"/>
        </w:rPr>
        <w:commentReference w:id="82"/>
      </w:r>
      <w:r w:rsidR="00D31F60">
        <w:t xml:space="preserve"> The saving sits in the physical terms with no growth in the response terms. The rule base </w:t>
      </w:r>
      <w:del w:id="2170" w:author="Claude" w:date="2026-10-20T22:30:00Z">
        <w:r>
          <w:delText xml:space="preserve">reaches 10.0 active rules</w:delText>
        </w:r>
      </w:del>
      <w:ins w:id="2171" w:author="Claude" w:date="2026-10-20T22:30:00Z">
        <w:r>
          <w:t xml:space="preserve">reaches 10.2 active rules</w:t>
        </w:r>
      </w:ins>
      <w:r w:rsidR="00D31F60">
        <w:t xml:space="preserve"> at the end of an episode under VODA against 10.3 under the closed layer alone, so the margin comes from what the rules say rather than from how many there are. The cost of the open layer is computation, </w:t>
      </w:r>
      <w:commentRangeStart w:id="84"/>
      <w:commentRangeStart w:id="85"/>
      <w:del w:id="2172" w:author="Claude" w:date="2026-10-20T22:30:00Z">
        <w:r>
          <w:delText xml:space="preserve">about five model calls per episode. A cycle with a model call and its pre-selection takes 15 s at the ninetieth percentile and 55 s at the slowest</w:delText>
        </w:r>
      </w:del>
      <w:ins w:id="2173" w:author="Claude" w:date="2026-10-20T22:30:00Z">
        <w:r>
          <w:t xml:space="preserve">about six model calls per episode. A cycle with a model call and its pre-selection takes 16 s at the ninetieth percentile and 55 s at the slowest</w:t>
        </w:r>
      </w:ins>
      <w:r>
        <w:t xml:space="preserve">, inside the twelve-minute cycle.</w:t>
      </w:r>
      <w:commentRangeEnd w:id="85"/>
      <w:r>
        <w:rPr>
          <w:rStyle w:val="CommentReference"/>
          <w:sz w:val="20"/>
          <w:szCs w:val="20"/>
        </w:rPr>
        <w:commentReference w:id="85"/>
      </w:r>
      <w:commentRangeEnd w:id="84"/>
      <w:r>
        <w:rPr>
          <w:rStyle w:val="CommentReference"/>
          <w:sz w:val="20"/>
          <w:szCs w:val="20"/>
        </w:rPr>
        <w:commentReference w:id="84"/>
      </w:r>
    </w:p>
    <w:p w14:paraId="0FCCEF70" w14:textId="5F23EB42" w:rsidR="00720E67" w:rsidRDefault="00000000">
      <w:pPr>
        <w:pStyle w:val="Text"/>
      </w:pPr>
      <w:commentRangeStart w:id="86"/>
      <w:commentRangeStart w:id="87"/>
      <w:r>
        <w:t xml:space="preserve">Table IV separates the role of the proposer from that of the pre-selection on the same worlds. With one object per call and no pre-selection, the LLM proposer lowers the burned area by 28% against the closed layer, whereas a random proposer over the same grammar lowers it by 9%, a difference of 21 ± 10 points. Hence, without pre-selection, the objects of the model are much better than random ones. </w:t>
      </w:r>
      <w:commentRangeStart w:id="2176"/>
      <w:del w:id="2174" w:author="Claude" w:date="2026-10-20T22:30:00Z">
        <w:r>
          <w:delText xml:space="preserve">With pre-selection on the same forecast budget, the random proposer lowers the burned area by 46% and VODA by 54%, and the difference between the two does not separate from zero. With the pre-selection restricted to the six candidates of the model, without variations, the gain falls to 37%. The pre-selection and the gates therefore carry most of the gain, and the model raises the quality of the candidates they start from. The gain does not rest on the model. It rests on candidates that the hazard model has verified, whatever their source.</w:delText>
        </w:r>
      </w:del>
      <w:ins w:id="2175" w:author="Claude" w:date="2026-10-20T22:30:00Z">
        <w:r>
          <w:t xml:space="preserve">With pre-selection on the same forecast budget, the random proposer lowers the burned area by 46% and VODA by 61%, a difference of 28 ± 20 points. With the pre-selection restricted to the six candidates of the model, without variations, the gain is 46%, and the random proposer at the same small budget reaches 32%. The pre-selection and the gates therefore carry most of the gain, since a random proposer behind them reaches three quarters of the result of VODA, and the model raises the quality of the candidates they start from. The gain does not rest on the model. It rests on candidates that the hazard model has verified, whatever their source.</w:t>
        </w:r>
      </w:ins>
      <w:commentRangeEnd w:id="2176"/>
      <w:r>
        <w:rPr>
          <w:rStyle w:val="CommentReference"/>
        </w:rPr>
        <w:commentReference w:id="2176"/>
      </w:r>
      <w:commentRangeEnd w:id="87"/>
      <w:r>
        <w:rPr>
          <w:rStyle w:val="CommentReference"/>
          <w:sz w:val="20"/>
          <w:szCs w:val="20"/>
        </w:rPr>
        <w:commentReference w:id="87"/>
      </w:r>
      <w:commentRangeEnd w:id="86"/>
      <w:r>
        <w:rPr>
          <w:rStyle w:val="CommentReference"/>
          <w:sz w:val="20"/>
          <w:szCs w:val="20"/>
        </w:rPr>
        <w:commentReference w:id="86"/>
      </w:r>
    </w:p>
    <w:p w14:paraId="11591EF6" w14:textId="77777777" w:rsidR="00926552" w:rsidRDefault="00926552" w:rsidP="00926552">
      <w:pPr>
        <w:pStyle w:val="Heading2"/>
      </w:pPr>
      <w:bookmarkStart w:id="88" w:name="_RefSec_V_D"/>
      <w:r>
        <w:t>D</w:t>
      </w:r>
      <w:bookmarkEnd w:id="88"/>
      <w:r>
        <w:t>. What the Open Layer Produced</w:t>
      </w:r>
    </w:p>
    <w:p w14:paraId="23058E13" w14:textId="7B6BA888" w:rsidR="003E3FD9" w:rsidRDefault="00517F54">
      <w:pPr>
        <w:pStyle w:val="Text"/>
      </w:pPr>
      <w:r>
        <w:rPr>
          <w:noProof/>
        </w:rPr>
        <w:lastRenderedPageBreak/>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04490B1" w14:textId="3F809731" w:rsidR="00467EFC" w:rsidRDefault="00DE0BE3">
                              <w:pPr>
                                <w:pStyle w:val="Caption"/>
                                <w:spacing w:after="0"/>
                                <w:rPr>
                                  <w:noProof/>
                                </w:rPr>
                              </w:pPr>
                              <w:r>
                                <w:t xml:space="preserve">Fig. </w:t>
                              </w:r>
                              <w:bookmarkStart w:id="89" w:name="_RefFig7"/>
                              <w:r>
                                <w:fldChar w:fldCharType="begin"/>
                              </w:r>
                              <w:r>
                                <w:instrText xml:space="preserve"> SEQ Fig. \* ARABIC </w:instrText>
                              </w:r>
                              <w:r>
                                <w:fldChar w:fldCharType="separate"/>
                              </w:r>
                              <w:r>
                                <w:rPr>
                                  <w:noProof/>
                                </w:rPr>
                                <w:t>7</w:t>
                              </w:r>
                              <w:r>
                                <w:fldChar w:fldCharType="end"/>
                              </w:r>
                              <w:bookmarkEnd w:id="89"/>
                              <w:r>
                                <w:t>. (a) Area saved by VODA against the closed layer, 150 worlds sorted. (b) Physical and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6"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04490B1" w14:textId="3F809731" w:rsidR="00467EFC" w:rsidRDefault="00DE0BE3">
                        <w:pPr>
                          <w:pStyle w:val="Caption"/>
                          <w:spacing w:after="0"/>
                          <w:rPr>
                            <w:noProof/>
                          </w:rPr>
                        </w:pPr>
                        <w:r>
                          <w:t xml:space="preserve">Fig. </w:t>
                        </w:r>
                        <w:bookmarkStart w:id="90" w:name="_RefFig7"/>
                        <w:r>
                          <w:fldChar w:fldCharType="begin"/>
                        </w:r>
                        <w:r>
                          <w:instrText xml:space="preserve"> SEQ Fig. \* ARABIC </w:instrText>
                        </w:r>
                        <w:r>
                          <w:fldChar w:fldCharType="separate"/>
                        </w:r>
                        <w:r>
                          <w:rPr>
                            <w:noProof/>
                          </w:rPr>
                          <w:t>7</w:t>
                        </w:r>
                        <w:r>
                          <w:fldChar w:fldCharType="end"/>
                        </w:r>
                        <w:bookmarkEnd w:id="90"/>
                        <w:r>
                          <w:t>. (a) Area saved by VODA against the closed layer, 150 worlds sorted. (b) Physical and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0EF9E97D" w14:textId="4335072C" w:rsidR="00467EFC" w:rsidRDefault="00DE0BE3">
                              <w:pPr>
                                <w:pStyle w:val="Caption"/>
                                <w:spacing w:after="0"/>
                                <w:rPr>
                                  <w:noProof/>
                                </w:rPr>
                              </w:pPr>
                              <w:r>
                                <w:t xml:space="preserve">Fig. </w:t>
                              </w:r>
                              <w:bookmarkStart w:id="91" w:name="_RefFig8"/>
                              <w:r>
                                <w:fldChar w:fldCharType="begin"/>
                              </w:r>
                              <w:r>
                                <w:instrText xml:space="preserve"> SEQ Fig. \* ARABIC </w:instrText>
                              </w:r>
                              <w:r>
                                <w:fldChar w:fldCharType="separate"/>
                              </w:r>
                              <w:r>
                                <w:rPr>
                                  <w:noProof/>
                                </w:rPr>
                                <w:t>8</w:t>
                              </w:r>
                              <w:r>
                                <w:fldChar w:fldCharType="end"/>
                              </w:r>
                              <w:bookmarkEnd w:id="91"/>
                              <w:r>
                                <w:t>. (a) The 708 proposals by kind and gate verdict. (b) Admitted objects per family and kind, and worlds with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8"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4335072C" w:rsidR="00467EFC" w:rsidRDefault="00DE0BE3">
                        <w:pPr>
                          <w:pStyle w:val="Caption"/>
                          <w:spacing w:after="0"/>
                          <w:rPr>
                            <w:noProof/>
                          </w:rPr>
                        </w:pPr>
                        <w:r>
                          <w:t xml:space="preserve">Fig. </w:t>
                        </w:r>
                        <w:bookmarkStart w:id="92" w:name="_RefFig8"/>
                        <w:r>
                          <w:fldChar w:fldCharType="begin"/>
                        </w:r>
                        <w:r>
                          <w:instrText xml:space="preserve"> SEQ Fig. \* ARABIC </w:instrText>
                        </w:r>
                        <w:r>
                          <w:fldChar w:fldCharType="separate"/>
                        </w:r>
                        <w:r>
                          <w:rPr>
                            <w:noProof/>
                          </w:rPr>
                          <w:t>8</w:t>
                        </w:r>
                        <w:r>
                          <w:fldChar w:fldCharType="end"/>
                        </w:r>
                        <w:bookmarkEnd w:id="92"/>
                        <w:r>
                          <w:t>. (a) The 708 proposals by kind and gate verdict. (b) Admitted objects per family and kind, and worlds with one.</w:t>
                        </w:r>
                      </w:p>
                    </w:txbxContent>
                  </v:textbox>
                </v:shape>
                <w10:wrap type="topAndBottom" anchory="margin"/>
              </v:group>
            </w:pict>
          </mc:Fallback>
        </mc:AlternateContent>
      </w:r>
      <w:commentRangeStart w:id="3218"/>
      <w:r>
        <w:t xml:space="preserve">Adaptation runs only on demand.</w:t>
      </w:r>
      <w:commentRangeEnd w:id="3218"/>
      <w:r>
        <w:rPr>
          <w:rStyle w:val="CommentReference"/>
        </w:rPr>
        <w:commentReference w:id="3218"/>
      </w:r>
      <w:r>
        <w:t xml:space="preserve"> Hence, the volume of trials measures how often the standing decision fell short, and the admission rate measures how strictly the gates filtered the responses. </w:t>
      </w:r>
      <w:commentRangeStart w:id="93"/>
      <w:commentRangeStart w:id="94"/>
      <w:commentRangeStart w:id="2179"/>
      <w:del w:id="2177" w:author="Claude" w:date="2026-10-20T22:30:00Z">
        <w:r>
          <w:delText xml:space="preserve">The open layer was called 741 times over the 150 worlds. In 375 calls no candidate lowered the forecast on both futures and nothing was handed to the gates. Of the 339 candidates handed to the gates, 333 were admitted and 6 rejected.</w:delText>
        </w:r>
      </w:del>
      <w:ins w:id="2178" w:author="Claude" w:date="2026-10-20T22:30:00Z">
        <w:r>
          <w:t xml:space="preserve">The open layer was called 878 times over the 150 worlds. In 514 calls no candidate lowered the forecast on both futures and nothing was handed to the gates. Of the 364 candidates handed to the gates, 359 were admitted and 5 rejected.</w:t>
        </w:r>
      </w:ins>
      <w:commentRangeEnd w:id="2179"/>
      <w:r>
        <w:rPr>
          <w:rStyle w:val="CommentReference"/>
        </w:rPr>
        <w:commentReference w:id="2179"/>
      </w:r>
      <w:commentRangeEnd w:id="94"/>
      <w:r>
        <w:rPr>
          <w:rStyle w:val="CommentReference"/>
          <w:sz w:val="20"/>
          <w:szCs w:val="20"/>
        </w:rPr>
        <w:commentReference w:id="94"/>
      </w:r>
      <w:commentRangeEnd w:id="93"/>
      <w:r>
        <w:rPr>
          <w:rStyle w:val="CommentReference"/>
          <w:sz w:val="20"/>
          <w:szCs w:val="20"/>
        </w:rPr>
        <w:commentReference w:id="93"/>
      </w:r>
      <w:r>
        <w:t xml:space="preserve"> </w:t>
      </w:r>
      <w:commentRangeStart w:id="95"/>
      <w:del w:id="3309" w:author="Claude" w:date="2026-10-20T22:20:00Z">
        <w:r>
          <w:delText xml:space="preserve">SİL: Fig. </w:delText>
        </w:r>
      </w:del>
      <w:commentRangeEnd w:id="95"/>
      <w:del w:id="3310" w:author="Claude" w:date="2026-10-20T22:20:00Z">
        <w:r w:rsidR="00D31F60">
          <w:fldChar w:fldCharType="begin"/>
        </w:r>
        <w:r w:rsidR="00D31F60">
          <w:delInstrText xml:space="preserve"> REF _RefFig8 \h </w:delInstrText>
        </w:r>
        <w:r w:rsidR="00D31F60">
          <w:fldChar w:fldCharType="separate"/>
        </w:r>
        <w:r w:rsidR="00D31F60">
          <w:rPr>
            <w:noProof/>
          </w:rPr>
          <w:delText>8</w:delText>
        </w:r>
        <w:r w:rsidR="00D31F60">
          <w:fldChar w:fldCharType="end"/>
        </w:r>
      </w:del>
      <w:r>
        <w:rPr>
          <w:rStyle w:val="CommentReference"/>
          <w:sz w:val="20"/>
          <w:szCs w:val="20"/>
        </w:rPr>
        <w:commentReference w:id="95"/>
      </w:r>
      <w:r>
        <w:t xml:space="preserve"> Thus, the pre-selection absorbs the rejections, and the gates rarely reject what reaches them. Admission is decided by the simulation, not by the form of the </w:t>
      </w:r>
      <w:r>
        <w:t xml:space="preserve">proposal. </w:t>
      </w:r>
      <w:commentRangeStart w:id="96"/>
      <w:commentRangeStart w:id="97"/>
      <w:del w:id="2180" w:author="Claude" w:date="2026-10-20T22:30:00Z">
        <w:r>
          <w:delText xml:space="preserve">Of the 333 admitted objects, 207 are composed interventions, 85 are macros, and 41 are rules. The model wrote 95 of them itself, and 238 are variations</w:delText>
        </w:r>
      </w:del>
      <w:ins w:id="2181" w:author="Claude" w:date="2026-10-20T22:30:00Z">
        <w:r>
          <w:t xml:space="preserve">Of the 359 admitted objects, 233 are composed interventions, 88 are macros, and 38 are rules. The model wrote 99 of them itself, and 260 are variations</w:t>
        </w:r>
      </w:ins>
      <w:r>
        <w:t xml:space="preserve"> of model candidates found by the pre-selection. The admitted objects are therefore the product of the open layer as a whole, the model and the verified search together, rather than of the model alone.</w:t>
      </w:r>
      <w:commentRangeEnd w:id="97"/>
      <w:r>
        <w:rPr>
          <w:rStyle w:val="CommentReference"/>
          <w:sz w:val="20"/>
          <w:szCs w:val="20"/>
        </w:rPr>
        <w:commentReference w:id="97"/>
      </w:r>
      <w:commentRangeEnd w:id="96"/>
      <w:r>
        <w:rPr>
          <w:rStyle w:val="CommentReference"/>
          <w:sz w:val="20"/>
          <w:szCs w:val="20"/>
        </w:rPr>
        <w:commentReference w:id="96"/>
      </w:r>
    </w:p>
    <w:p w14:paraId="2728260D" w14:textId="189428E7" w:rsidR="003E3FD9" w:rsidRDefault="00D31F60">
      <w:pPr>
        <w:pStyle w:val="Text"/>
      </w:pP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w:t>
      </w:r>
      <w:commentRangeStart w:id="98"/>
      <w:r>
        <w:t xml:space="preserve">The macros reduce to two archetypes. The line-and-attack macro blends a containment line with suppression effort, </w:t>
      </w:r>
      <w:del w:id="2182" w:author="Claude" w:date="2026-10-20T22:30:00Z">
        <w:r>
          <w:delText xml:space="preserve">in some cases with resource deployment (49 admissions). Interface hardening blends asset protection with a containment line (25 admissions).</w:delText>
        </w:r>
      </w:del>
      <w:ins w:id="2183" w:author="Claude" w:date="2026-10-20T22:30:00Z">
        <w:r>
          <w:t xml:space="preserve">in some cases with resource deployment (52 admissions). Interface hardening blends asset protection with a containment line (20 admissions).</w:t>
        </w:r>
      </w:ins>
      <w:r>
        <w:t xml:space="preserve"> The composed interventions are dominated by coating. The asset collar coats the threatened assets and the populated cells within two to three cells before the fire arrives, in many cases with priming of the populated cells. The head coating lays retardant on the head within a few cells, in some cases with water drafting at the fire. Clauses that clear, wet, ignite, or evacuate enter only where the forecast rewards them.</w:t>
      </w:r>
      <w:commentRangeEnd w:id="98"/>
      <w:r>
        <w:rPr>
          <w:rStyle w:val="CommentReference"/>
          <w:sz w:val="20"/>
          <w:szCs w:val="20"/>
        </w:rPr>
        <w:commentReference w:id="98"/>
      </w:r>
    </w:p>
    <w:p w14:paraId="4A488E93" w14:textId="77777777" w:rsidR="00926552" w:rsidRDefault="00926552" w:rsidP="00926552">
      <w:pPr>
        <w:pStyle w:val="Heading2"/>
      </w:pPr>
      <w:bookmarkStart w:id="99" w:name="_RefSec_V_E"/>
      <w:r>
        <w:t>E</w:t>
      </w:r>
      <w:bookmarkEnd w:id="99"/>
      <w:r>
        <w:t>. Where the Gain Came From</w:t>
      </w:r>
    </w:p>
    <w:p w14:paraId="5C926CAD" w14:textId="06F1D653" w:rsidR="003E3FD9" w:rsidRDefault="00D31F60">
      <w:pPr>
        <w:pStyle w:val="Text"/>
      </w:pPr>
      <w:r>
        <w:t xml:space="preserve">Every world starts from the same five seed rules, and the proposer has no memory across worlds. Hence, an object that recurs in several worlds was rediscovered, not copied. </w:t>
      </w:r>
      <w:commentRangeStart w:id="100"/>
      <w:r>
        <w:t>Counting every variant that contains the defining clauses</w:t>
      </w:r>
      <w:commentRangeEnd w:id="100"/>
      <w:r>
        <w:rPr>
          <w:rStyle w:val="CommentReference"/>
          <w:sz w:val="20"/>
          <w:szCs w:val="20"/>
        </w:rPr>
        <w:commentReference w:id="100"/>
      </w:r>
      <w:r>
        <w:t xml:space="preserve">, </w:t>
      </w:r>
      <w:commentRangeStart w:id="101"/>
      <w:del w:id="2184" w:author="Claude" w:date="2026-10-20T22:30:00Z">
        <w:r>
          <w:delText xml:space="preserve">the asset collar was admitted in 50 distinct worlds, the head coating in 39, the line-and-attack macro in 51, and the interface-hardening macro in 30.</w:delText>
        </w:r>
      </w:del>
      <w:ins w:id="2185" w:author="Claude" w:date="2026-10-20T22:30:00Z">
        <w:r>
          <w:t xml:space="preserve">the asset collar was admitted in 56 distinct worlds, the head coating in 40, the line-and-attack macro in 54, and the interface-hardening macro in 30.</w:t>
        </w:r>
      </w:ins>
      <w:commentRangeEnd w:id="101"/>
      <w:r>
        <w:rPr>
          <w:rStyle w:val="CommentReference"/>
          <w:sz w:val="20"/>
          <w:szCs w:val="20"/>
        </w:rPr>
        <w:commentReference w:id="101"/>
      </w:r>
      <w:r>
        <w:t xml:space="preserve"> Recurrence across independent worlds is the first evidence that what the open layer learns is structural rather than incidental.</w:t>
      </w:r>
    </w:p>
    <w:p w14:paraId="7860096D" w14:textId="362DAC58" w:rsidR="003E3FD9" w:rsidRDefault="00CD1F6A">
      <w:pPr>
        <w:pStyle w:val="Text"/>
      </w:pPr>
      <w:r>
        <w:rPr>
          <w:noProof/>
        </w:rPr>
        <w:lastRenderedPageBreak/>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8FA0AD9" w14:textId="6460EAB0" w:rsidR="00467EFC" w:rsidRDefault="00DE0BE3">
                              <w:pPr>
                                <w:pStyle w:val="Caption"/>
                                <w:spacing w:after="0"/>
                                <w:rPr>
                                  <w:noProof/>
                                </w:rPr>
                              </w:pPr>
                              <w:r>
                                <w:t xml:space="preserve">Fig. </w:t>
                              </w:r>
                              <w:bookmarkStart w:id="102" w:name="_RefFig9"/>
                              <w:r>
                                <w:fldChar w:fldCharType="begin"/>
                              </w:r>
                              <w:r>
                                <w:instrText xml:space="preserve"> SEQ Fig. \* ARABIC </w:instrText>
                              </w:r>
                              <w:r>
                                <w:fldChar w:fldCharType="separate"/>
                              </w:r>
                              <w:r>
                                <w:rPr>
                                  <w:noProof/>
                                </w:rPr>
                                <w:t>9</w:t>
                              </w:r>
                              <w:r>
                                <w:fldChar w:fldCharType="end"/>
                              </w:r>
                              <w:bookmarkEnd w:id="102"/>
                              <w:r>
                                <w:t>.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30"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6460EAB0" w:rsidR="00467EFC" w:rsidRDefault="00DE0BE3">
                        <w:pPr>
                          <w:pStyle w:val="Caption"/>
                          <w:spacing w:after="0"/>
                          <w:rPr>
                            <w:noProof/>
                          </w:rPr>
                        </w:pPr>
                        <w:r>
                          <w:t xml:space="preserve">Fig. </w:t>
                        </w:r>
                        <w:bookmarkStart w:id="103" w:name="_RefFig9"/>
                        <w:r>
                          <w:fldChar w:fldCharType="begin"/>
                        </w:r>
                        <w:r>
                          <w:instrText xml:space="preserve"> SEQ Fig. \* ARABIC </w:instrText>
                        </w:r>
                        <w:r>
                          <w:fldChar w:fldCharType="separate"/>
                        </w:r>
                        <w:r>
                          <w:rPr>
                            <w:noProof/>
                          </w:rPr>
                          <w:t>9</w:t>
                        </w:r>
                        <w:r>
                          <w:fldChar w:fldCharType="end"/>
                        </w:r>
                        <w:bookmarkEnd w:id="103"/>
                        <w:r>
                          <w:t>.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31"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7EB1C189" w14:textId="75185B9E" w:rsidR="00467EFC" w:rsidRDefault="00DE0BE3">
                              <w:pPr>
                                <w:pStyle w:val="Caption"/>
                                <w:spacing w:after="0"/>
                                <w:rPr>
                                  <w:noProof/>
                                </w:rPr>
                              </w:pPr>
                              <w:r>
                                <w:t xml:space="preserve">Fig. </w:t>
                              </w:r>
                              <w:bookmarkStart w:id="104" w:name="_RefFig10"/>
                              <w:r>
                                <w:fldChar w:fldCharType="begin"/>
                              </w:r>
                              <w:r>
                                <w:instrText xml:space="preserve"> SEQ Fig. \* ARABIC </w:instrText>
                              </w:r>
                              <w:r>
                                <w:fldChar w:fldCharType="separate"/>
                              </w:r>
                              <w:r>
                                <w:rPr>
                                  <w:noProof/>
                                </w:rPr>
                                <w:t>10</w:t>
                              </w:r>
                              <w:r>
                                <w:fldChar w:fldCharType="end"/>
                              </w:r>
                              <w:bookmarkEnd w:id="104"/>
                              <w:r>
                                <w:t>. Saving (a) without and with admissions and (b) by number of admissions, medians as bars;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32"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75185B9E" w:rsidR="00467EFC" w:rsidRDefault="00DE0BE3">
                        <w:pPr>
                          <w:pStyle w:val="Caption"/>
                          <w:spacing w:after="0"/>
                          <w:rPr>
                            <w:noProof/>
                          </w:rPr>
                        </w:pPr>
                        <w:r>
                          <w:t xml:space="preserve">Fig. </w:t>
                        </w:r>
                        <w:bookmarkStart w:id="105" w:name="_RefFig10"/>
                        <w:r>
                          <w:fldChar w:fldCharType="begin"/>
                        </w:r>
                        <w:r>
                          <w:instrText xml:space="preserve"> SEQ Fig. \* ARABIC </w:instrText>
                        </w:r>
                        <w:r>
                          <w:fldChar w:fldCharType="separate"/>
                        </w:r>
                        <w:r>
                          <w:rPr>
                            <w:noProof/>
                          </w:rPr>
                          <w:t>10</w:t>
                        </w:r>
                        <w:r>
                          <w:fldChar w:fldCharType="end"/>
                        </w:r>
                        <w:bookmarkEnd w:id="105"/>
                        <w:r>
                          <w:t>. Saving (a) without and with admissions and (b) by number of admissions, medians as bars; (c) one S4 world.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w:t>
      </w:r>
      <w:commentRangeStart w:id="106"/>
      <w:del w:id="2186" w:author="Claude" w:date="2026-10-20T22:30:00Z">
        <w:r>
          <w:delText xml:space="preserve">In the 17 worlds with no admission, VODA and the closed layer end close to each other, and 8 of them are identical. The margin of Section </w:delText>
        </w:r>
      </w:del>
      <w:ins w:id="2187" w:author="Claude" w:date="2026-10-20T22:30:00Z">
        <w:r>
          <w:t xml:space="preserve">In the 11 worlds with no admission, VODA and the closed layer end close to each other, and 7 of them are identical. The margin of Section </w:t>
        </w:r>
      </w:ins>
      <w:commentRangeEnd w:id="106"/>
      <w:r>
        <w:rPr>
          <w:rStyle w:val="CommentReference"/>
          <w:sz w:val="20"/>
          <w:szCs w:val="20"/>
        </w:rPr>
        <w:commentReference w:id="106"/>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commentRangeStart w:id="107"/>
      <w:del w:id="2188" w:author="Claude" w:date="2026-10-20T22:30:00Z">
        <w:r>
          <w:delText xml:space="preserve"> comes from the 133 worlds with at least one admission, where the median saving grows from under one hectare with one admission to about 24 ha with two or more.</w:delText>
        </w:r>
      </w:del>
      <w:ins w:id="2189" w:author="Claude" w:date="2026-10-20T22:30:00Z">
        <w:r>
          <w:t xml:space="preserve"> comes from the 139 worlds with at least one admission, where the median saving grows from about two hectares with one admission to about 23 ha with two or more.</w:t>
        </w:r>
      </w:ins>
      <w:r>
        <w:t xml:space="preserve"> </w:t>
      </w:r>
      <w:commentRangeStart w:id="2190"/>
      <w:r>
        <w:t xml:space="preserve">A leave-one-out replay turns this into a causal account.</w:t>
      </w:r>
      <w:commentRangeEnd w:id="2190"/>
      <w:r>
        <w:rPr>
          <w:rStyle w:val="CommentReference"/>
        </w:rPr>
        <w:commentReference w:id="2190"/>
      </w:r>
      <w:r>
        <w:t xml:space="preserve"> Each world with an admission was replayed with the closed layer and the admitted objects re-installed at their recorded minutes, without the proposer. With every object re-installed the replay reproduces the VODA outcome within one hectare in 91 of 133 worlds, and with none it reproduces the closed layer exactly in every </w:t>
      </w:r>
      <w:r>
        <w:t xml:space="preserve">world. Removing all objects raises the burned area by 41 ha per world, and the objects are harmful in 10 worlds only. Removing one object at a time, 198 of the 333 objects raise the burned area when removed, 111 change it by less than half a hectare, and 24 lower it. The single effects do not add up to the joint effect, 31 against 41 ha per world, since the admitted objects of one world act together and a removed object also changes what the closed layer does afterwards. </w:t>
      </w:r>
      <w:del w:id="3311" w:author="Claude" w:date="2026-10-20T22:20:00Z">
        <w:r>
          <w:delText xml:space="preserve">SİL: The single world in Fig. </w:delText>
        </w:r>
      </w:del>
      <w:commentRangeEnd w:id="107"/>
      <w:del w:id="3312" w:author="Claude" w:date="2026-10-20T22:20:00Z">
        <w:r w:rsidR="00D31F60">
          <w:fldChar w:fldCharType="begin"/>
        </w:r>
        <w:r w:rsidR="00D31F60">
          <w:delInstrText xml:space="preserve"> REF _RefFig10 \h </w:delInstrText>
        </w:r>
        <w:r w:rsidR="00D31F60">
          <w:fldChar w:fldCharType="separate"/>
        </w:r>
        <w:r w:rsidR="00D31F60">
          <w:rPr>
            <w:noProof/>
          </w:rPr>
          <w:delText>10</w:delText>
        </w:r>
        <w:r w:rsidR="00D31F60">
          <w:fldChar w:fldCharType="end"/>
        </w:r>
        <w:r w:rsidR="00D31F60">
          <w:delTex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delText>
        </w:r>
      </w:del>
      <w:r>
        <w:rPr>
          <w:rStyle w:val="CommentReference"/>
          <w:sz w:val="20"/>
          <w:szCs w:val="20"/>
        </w:rPr>
        <w:commentReference w:id="107"/>
      </w:r>
    </w:p>
    <w:p w14:paraId="17569FF9" w14:textId="67DA7BD7" w:rsidR="00B01546" w:rsidRDefault="00000000">
      <w:pPr>
        <w:pStyle w:val="Text"/>
      </w:pPr>
      <w:commentRangeStart w:id="108"/>
      <w:commentRangeStart w:id="109"/>
      <w:r>
        <w:t xml:space="preserve">The dependence on the seeded doctrine was tested by withholding one family from the seed rules of both layers. </w:t>
      </w:r>
      <w:commentRangeStart w:id="2191"/>
      <w:r>
        <w:t xml:space="preserve">Resource deployment is the family the closed layer depends on most.</w:t>
      </w:r>
      <w:commentRangeEnd w:id="2191"/>
      <w:r>
        <w:rPr>
          <w:rStyle w:val="CommentReference"/>
        </w:rPr>
        <w:commentReference w:id="2191"/>
      </w:r>
      <w:r>
        <w:t xml:space="preserve"> Without it the closed layer burns 40 ± 12% more than with the full doctrine, is worse in 115 of 150 worlds, and never writes the family back. VODA without the family burns 50% less than the closed layer without it, and 29 ± 14% less than the closed layer with the full doctrine. The open layer wrote the family back in 60 of 150 worlds, as plain rules and inside macros, at a median of 14 min after ignition. The containment line, by contrast, costs the closed layer only 2% when withheld, and VODA without it ends where VODA with the full doctrine ends. The open layer therefore closes a gap in the doctrine when there is one, and leaves the outcome unchanged when there is none.</w:t>
      </w:r>
      <w:commentRangeEnd w:id="109"/>
      <w:r>
        <w:rPr>
          <w:rStyle w:val="CommentReference"/>
          <w:sz w:val="20"/>
          <w:szCs w:val="20"/>
        </w:rPr>
        <w:commentReference w:id="109"/>
      </w:r>
      <w:commentRangeEnd w:id="108"/>
      <w:r>
        <w:rPr>
          <w:rStyle w:val="CommentReference"/>
          <w:sz w:val="20"/>
          <w:szCs w:val="20"/>
        </w:rPr>
        <w:commentReference w:id="108"/>
      </w:r>
    </w:p>
    <w:p w14:paraId="7143D338" w14:textId="77777777" w:rsidR="00926552" w:rsidRDefault="00926552" w:rsidP="00926552">
      <w:pPr>
        <w:pStyle w:val="Heading2"/>
      </w:pPr>
      <w:bookmarkStart w:id="110" w:name="_RefSec_V_F"/>
      <w:r>
        <w:t>F</w:t>
      </w:r>
      <w:bookmarkEnd w:id="110"/>
      <w:r>
        <w:t>. Timeliness, Scalability, and Compliance</w:t>
      </w:r>
    </w:p>
    <w:p w14:paraId="520AFB49" w14:textId="463E17D3" w:rsidR="003E3FD9" w:rsidRDefault="00D31F60">
      <w:pPr>
        <w:pStyle w:val="Text"/>
      </w:pPr>
      <w:commentRangeStart w:id="3219"/>
      <w:r>
        <w:t xml:space="preserve">One decision covers the whole loop</w:t>
      </w:r>
      <w:commentRangeEnd w:id="3219"/>
      <w:r>
        <w:rPr>
          <w:rStyle w:val="CommentReference"/>
        </w:rPr>
        <w:commentReference w:id="3219"/>
      </w:r>
      <w:r>
        <w:t xml:space="preserve">, including the two shadow forecasts of the acceptance test and any adaptation that runs. </w:t>
      </w:r>
      <w:commentRangeStart w:id="111"/>
      <w:r>
        <w:t xml:space="preserve">It takes a median 173 ms against a twelve-minute cycle, 526 ms at the ninetieth percentile and 942 ms at the slowest, measured on one process with no other load. The first offensive order is fielded at the first decision, two minutes after ignition. Fig. </w:t>
      </w:r>
      <w:commentRangeEnd w:id="111"/>
      <w:r>
        <w:rPr>
          <w:rStyle w:val="CommentReference"/>
          <w:sz w:val="20"/>
          <w:szCs w:val="20"/>
        </w:rPr>
        <w:commentReference w:id="111"/>
      </w:r>
      <w:r>
        <w:fldChar w:fldCharType="begin"/>
      </w:r>
      <w:r>
        <w:instrText xml:space="preserve"> REF _RefFig11 \h </w:instrText>
      </w:r>
      <w:r>
        <w:fldChar w:fldCharType="separate"/>
      </w:r>
      <w:r>
        <w:rPr>
          <w:noProof/>
        </w:rPr>
        <w:t>11</w:t>
      </w:r>
      <w:r>
        <w:fldChar w:fldCharType="end"/>
      </w:r>
      <w:r>
        <w:t xml:space="preserve">(a) reports the decision-layer cost for one to sixteen agents and for three grid sizes, as the median over five worlds. Sixteen times the agents cost 1.2 times the median of one agent, since each agent reasons over its own region. </w:t>
      </w:r>
      <w:del w:id="1150" w:author="Claude" w:date="2026-10-20T22:20:00Z">
        <w:r>
          <w:delText xml:space="preserve">SİL: Fig. </w:delText>
        </w:r>
        <w:r>
          <w:fldChar w:fldCharType="begin"/>
        </w:r>
        <w:r>
          <w:delInstrText xml:space="preserve"> REF _RefFig11 \h </w:delInstrText>
        </w:r>
        <w:r>
          <w:fldChar w:fldCharType="separate"/>
        </w:r>
        <w:r>
          <w:rPr>
            <w:noProof/>
          </w:rPr>
          <w:delText>11</w:delText>
        </w:r>
        <w:r>
          <w:fldChar w:fldCharType="end"/>
        </w:r>
      </w:del>
      <w:commentRangeStart w:id="112"/>
      <w:del w:id="1151" w:author="Claude" w:date="2026-10-20T22:20:00Z">
        <w:r>
          <w:delText>(b).</w:delText>
        </w:r>
      </w:del>
      <w:r>
        <w:t xml:space="preserve"> Four times the grid raised the median by a factor of 2.9. Thus, scalability holds on the axis the architecture is built for, while domain size remains the binding limit; a domain of the order of 100 000 cells would move one decision to several seconds, still inside the cycle. A model call adds to this. A cycle in which the open layer calls the model and pre-selects its candidates takes 15 s at the ninetieth percentile and 55 s at the slowest, less than a tenth of the cycle. The outcome of the closed layer with one, four, and sixteen agents on the 150 worlds differs by less than 3% in burned area, a difference that does not separate from zero, so partitioning the domain costs no decision quality. The coordinator bounds the draw on the shared pool more often as the number of agents grows, in 2% of the cycles with four agents and in 40% with sixteen, without changing the outcome.</w:t>
      </w:r>
      <w:commentRangeEnd w:id="112"/>
      <w:r>
        <w:rPr>
          <w:rStyle w:val="CommentReference"/>
          <w:sz w:val="20"/>
          <w:szCs w:val="20"/>
        </w:rPr>
        <w:commentReference w:id="112"/>
      </w:r>
    </w:p>
    <w:p w14:paraId="0A5707C0" w14:textId="355E8F36" w:rsidR="003E3FD9" w:rsidRDefault="009823E2">
      <w:pPr>
        <w:pStyle w:val="Text"/>
      </w:pPr>
      <w:r>
        <w:rPr>
          <w:noProof/>
        </w:rPr>
        <w:lastRenderedPageBreak/>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3"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26941DE4" w14:textId="427FBC00" w:rsidR="00467EFC" w:rsidRDefault="00DE0BE3">
                              <w:pPr>
                                <w:pStyle w:val="Caption"/>
                                <w:spacing w:after="0"/>
                                <w:rPr>
                                  <w:noProof/>
                                </w:rPr>
                              </w:pPr>
                              <w:r>
                                <w:t xml:space="preserve">Fig. </w:t>
                              </w:r>
                              <w:bookmarkStart w:id="113" w:name="_RefFig11"/>
                              <w:r>
                                <w:fldChar w:fldCharType="begin"/>
                              </w:r>
                              <w:r>
                                <w:instrText xml:space="preserve"> SEQ Fig. \* ARABIC </w:instrText>
                              </w:r>
                              <w:r>
                                <w:fldChar w:fldCharType="separate"/>
                              </w:r>
                              <w:r>
                                <w:rPr>
                                  <w:noProof/>
                                </w:rPr>
                                <w:t>11</w:t>
                              </w:r>
                              <w:r>
                                <w:fldChar w:fldCharType="end"/>
                              </w:r>
                              <w:bookmarkEnd w:id="113"/>
                              <w:r>
                                <w:t>. Decision cost: (a) median cycle time as a share of the cycle against the number of agents, (b) against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4"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26941DE4" w14:textId="427FBC00" w:rsidR="00467EFC" w:rsidRDefault="00DE0BE3">
                        <w:pPr>
                          <w:pStyle w:val="Caption"/>
                          <w:spacing w:after="0"/>
                          <w:rPr>
                            <w:noProof/>
                          </w:rPr>
                        </w:pPr>
                        <w:r>
                          <w:t xml:space="preserve">Fig. </w:t>
                        </w:r>
                        <w:bookmarkStart w:id="114" w:name="_RefFig11"/>
                        <w:r>
                          <w:fldChar w:fldCharType="begin"/>
                        </w:r>
                        <w:r>
                          <w:instrText xml:space="preserve"> SEQ Fig. \* ARABIC </w:instrText>
                        </w:r>
                        <w:r>
                          <w:fldChar w:fldCharType="separate"/>
                        </w:r>
                        <w:r>
                          <w:rPr>
                            <w:noProof/>
                          </w:rPr>
                          <w:t>11</w:t>
                        </w:r>
                        <w:r>
                          <w:fldChar w:fldCharType="end"/>
                        </w:r>
                        <w:bookmarkEnd w:id="114"/>
                        <w:r>
                          <w:t>. Decision cost: (a) median cycle time as a share of the cycle against the number of agents, (b) against grid size.</w:t>
                        </w:r>
                      </w:p>
                    </w:txbxContent>
                  </v:textbox>
                </v:shape>
                <w10:wrap type="topAndBottom" anchory="margin"/>
              </v:group>
            </w:pict>
          </mc:Fallback>
        </mc:AlternateContent>
      </w: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w:t>
      </w:r>
      <w:commentRangeStart w:id="115"/>
      <w:commentRangeStart w:id="116"/>
      <w:del w:id="2192" w:author="Claude" w:date="2026-10-20T22:30:00Z">
        <w:r>
          <w:delText xml:space="preserve">86% less burned area than no action and 54% less than the closed layer, better in 128 of 150 paired worlds.</w:delText>
        </w:r>
      </w:del>
      <w:ins w:id="2193" w:author="Claude" w:date="2026-10-20T22:30:00Z">
        <w:r>
          <w:t xml:space="preserve">88% less burned area than no action and 61% less than the closed layer, better in 131 of 150 paired worlds.</w:t>
        </w:r>
      </w:ins>
      <w:commentRangeEnd w:id="116"/>
      <w:r>
        <w:rPr>
          <w:rStyle w:val="CommentReference"/>
          <w:sz w:val="20"/>
          <w:szCs w:val="20"/>
        </w:rPr>
        <w:commentReference w:id="116"/>
      </w:r>
      <w:commentRangeEnd w:id="115"/>
      <w:r>
        <w:rPr>
          <w:rStyle w:val="CommentReference"/>
          <w:sz w:val="20"/>
          <w:szCs w:val="20"/>
        </w:rPr>
        <w:commentReference w:id="115"/>
      </w:r>
      <w:r>
        <w:t xml:space="preserve"> Timeliness is met with 173 ms per decision and at most 55 s for a cycle with a model call. Scalability is met with 1.2 times the cost for sixteen times the agents and an unchanged outcome. Robustness is tested on one axis only, degraded observation, </w:t>
      </w:r>
      <w:commentRangeStart w:id="117"/>
      <w:del w:id="2194" w:author="Claude" w:date="2026-10-20T22:30:00Z">
        <w:r>
          <w:delText xml:space="preserve">where the burned area rises by 18% and VODA remains better than the closed layer.</w:delText>
        </w:r>
      </w:del>
      <w:ins w:id="2195" w:author="Claude" w:date="2026-10-20T22:30:00Z">
        <w:r>
          <w:t xml:space="preserve">where the burned area rises by 23% and VODA remains better than the closed layer.</w:t>
        </w:r>
      </w:ins>
      <w:commentRangeEnd w:id="117"/>
      <w:r>
        <w:rPr>
          <w:rStyle w:val="CommentReference"/>
          <w:sz w:val="20"/>
          <w:szCs w:val="20"/>
        </w:rPr>
        <w:commentReference w:id="117"/>
      </w:r>
      <w:r>
        <w:t xml:space="preserve"> Uncertainty handling is structural, since every feature carries a confidence that gates its concept. </w:t>
      </w:r>
      <w:commentRangeStart w:id="118"/>
      <w:del w:id="2196" w:author="Claude" w:date="2026-10-20T22:30:00Z">
        <w:r>
          <w:delText xml:space="preserve">Adaptability shows in 333 admitted objects</w:delText>
        </w:r>
      </w:del>
      <w:ins w:id="2197" w:author="Claude" w:date="2026-10-20T22:30:00Z">
        <w:r>
          <w:t xml:space="preserve">Adaptability shows in 359 admitted objects</w:t>
        </w:r>
      </w:ins>
      <w:r>
        <w:t xml:space="preserve"> that recur across worlds and in the recovery of a withheld family within the first hour.</w:t>
      </w:r>
      <w:commentRangeEnd w:id="118"/>
      <w:r>
        <w:rPr>
          <w:rStyle w:val="CommentReference"/>
          <w:sz w:val="20"/>
          <w:szCs w:val="20"/>
        </w:rPr>
        <w:commentReference w:id="118"/>
      </w:r>
      <w:r>
        <w:t xml:space="preserve">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119" w:name="_RefSec_VI"/>
      <w:r>
        <w:t>VI</w:t>
      </w:r>
      <w:bookmarkEnd w:id="119"/>
      <w:r>
        <w:t>. Discussion</w:t>
      </w:r>
    </w:p>
    <w:p w14:paraId="36AAAD1E" w14:textId="5A8A983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w:t>
      </w:r>
      <w:del w:id="2198" w:author="Claude" w:date="2026-10-20T22:30:00Z">
        <w:r>
          <w:delText xml:space="preserve">Half of the calls handed nothing to the gates, since no candidate lowered the forecast on both futures, and a random proposer behind the </w:delText>
        </w:r>
      </w:del>
      <w:del w:id="2199" w:author="Claude" w:date="2026-10-20T22:30:00Z">
        <w:r>
          <w:delText xml:space="preserve">same pre-selection and gates reached most of the gain.</w:delText>
        </w:r>
      </w:del>
      <w:ins w:id="2200" w:author="Claude" w:date="2026-10-20T22:30:00Z">
        <w:r>
          <w:t xml:space="preserve">More than half of the calls handed nothing to the gates, since no candidate lowered the forecast on both futures, and a random proposer behind the same pre-selection and gates reached three quarters of the gain.</w:t>
        </w:r>
      </w:ins>
      <w:r>
        <w:t xml:space="preserve"> That selectivity is why the admitted objects could be fielded and why the outcome improved rather than merely changed, and it is why the architecture does not depend on the intelligence of the proposer. Third, the two layers divide the work by cost and determinism rather than by capability. The moves of the closed layer are deterministic and cheap,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193FDC30"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w:t>
      </w:r>
      <w:commentRangeStart w:id="2204"/>
      <w:del w:id="2201" w:author="Claude" w:date="2026-10-20T22:30:00Z">
        <w:r>
          <w:delText xml:space="preserve">The gates judge a forecast, not the outcome. </w:delText>
        </w:r>
      </w:del>
      <w:commentRangeStart w:id="120"/>
      <w:del w:id="2202" w:author="Claude" w:date="2026-10-20T22:30:00Z">
        <w:r>
          <w:delText xml:space="preserve">In 11 of 150 worlds VODA burned more than the closed layer, 24 of the 333 admitted objects lower the outcome when kept, and in the resource-limited forest family fewer than half of the incidents are extinguished, since no rearrangement of an insufficient pool contains the fire.</w:delText>
        </w:r>
      </w:del>
      <w:ins w:id="2203" w:author="Claude" w:date="2026-10-20T22:30:00Z">
        <w:r>
          <w:t xml:space="preserve">The gates judge a forecast, not the outcome, so an admitted object can lose in the realized fire; Section V-E reports how often this happened, and the rate stayed within the statistical bound given in Section IV-D.</w:t>
        </w:r>
      </w:ins>
      <w:commentRangeEnd w:id="2204"/>
      <w:r>
        <w:rPr>
          <w:rStyle w:val="CommentReference"/>
        </w:rPr>
        <w:commentReference w:id="2204"/>
      </w:r>
      <w:commentRangeEnd w:id="120"/>
      <w:r>
        <w:rPr>
          <w:rStyle w:val="CommentReference"/>
          <w:sz w:val="20"/>
          <w:szCs w:val="20"/>
        </w:rPr>
        <w:commentReference w:id="120"/>
      </w:r>
      <w:r>
        <w:t xml:space="preserve"> The seed doctrine is deliberately minimal, five rules that cover the reading space, and the margin of the open layer is measured against that doctrine; a richer expert base would narrow the gap the open layer fills, and the withheld-family test shows the other direction only, </w:t>
      </w:r>
      <w:commentRangeStart w:id="121"/>
      <w:r>
        <w:t xml:space="preserve">that a poorer doctrine is recovered, for two families chosen by the loss they cause. </w:t>
      </w:r>
      <w:del w:id="2205" w:author="Claude" w:date="2026-10-20T22:30:00Z">
        <w:r>
          <w:delText xml:space="preserve">With the same pre-selection budget, a random proposer over the same grammar comes close to VODA, and the model alone, without variations of its candidates, falls behind the random search with variations. Hence, the advantage of the model lies in the quality of its candidates rather than in an outcome that search alone cannot reach. The delay term of the cost rises under VODA, and the cause was not isolated.</w:delText>
        </w:r>
      </w:del>
      <w:commentRangeEnd w:id="121"/>
      <w:r>
        <w:rPr>
          <w:rStyle w:val="CommentReference"/>
          <w:sz w:val="20"/>
          <w:szCs w:val="20"/>
        </w:rPr>
        <w:commentReference w:id="121"/>
      </w:r>
      <w:del w:id="2206" w:author="Claude" w:date="2026-10-20T22:30:00Z">
        <w:r>
          <w:delText xml:space="preserve"> The attribution</w:delText>
        </w:r>
      </w:del>
      <w:ins w:id="2207" w:author="Claude" w:date="2026-10-20T22:30:00Z">
        <w:r>
          <w:t xml:space="preserve">The attribution</w:t>
        </w:r>
      </w:ins>
      <w:r>
        <w:t xml:space="preserve">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w:t>
      </w:r>
      <w:commentRangeStart w:id="122"/>
      <w:del w:id="2208" w:author="Claude" w:date="2026-10-20T22:30:00Z">
        <w:r>
          <w:delText xml:space="preserve">A second run of the same worlds ended within 1% of the first in mean burned area while the ranking of the families and the admission rate held.</w:delText>
        </w:r>
      </w:del>
      <w:ins w:id="2209" w:author="Claude" w:date="2026-10-20T22:30:00Z">
        <w:r>
          <w:t xml:space="preserve">A second run of the same worlds did not separate from the first in mean burned area, and the ranking of the families and the admission rate held.</w:t>
        </w:r>
      </w:ins>
      <w:commentRangeEnd w:id="122"/>
      <w:r>
        <w:rPr>
          <w:rStyle w:val="CommentReference"/>
          <w:sz w:val="20"/>
          <w:szCs w:val="20"/>
        </w:rPr>
        <w:commentReference w:id="122"/>
      </w:r>
      <w:r>
        <w:t xml:space="preserve"> The results were measured with one proposer; the architecture asks of it only </w:t>
      </w:r>
      <w:r>
        <w:lastRenderedPageBreak/>
        <w:t>the object of (21), and the gates, not the proposer, decide what enters the rule base.</w:t>
      </w:r>
    </w:p>
    <w:p w14:paraId="01CB6DA9" w14:textId="77777777" w:rsidR="00926552" w:rsidRDefault="00926552" w:rsidP="00926552">
      <w:pPr>
        <w:pStyle w:val="Heading1"/>
      </w:pPr>
      <w:bookmarkStart w:id="123" w:name="_RefSec_VII"/>
      <w:r>
        <w:t>VII</w:t>
      </w:r>
      <w:bookmarkEnd w:id="123"/>
      <w:r>
        <w:t>. Conclusion</w:t>
      </w:r>
    </w:p>
    <w:p w14:paraId="743A8D36" w14:textId="0089491D"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propose rules, blended interventions, and interventions composed from verified physical effects, pre-selects the candidates on the hazard model, and admits one per call through a gate chain. The gates preserve no-harm, life-safety invariance, coverage, and monotone descent in the forecast, whatever the proposer. On an independently validated core, 150 paired worlds in five scenario families were replayed with no decision support, with the closed layer alone, and with both layers. </w:t>
      </w:r>
      <w:commentRangeStart w:id="124"/>
      <w:commentRangeStart w:id="125"/>
      <w:r>
        <w:t xml:space="preserve">Against the closed layer, </w:t>
      </w:r>
      <w:commentRangeStart w:id="2212"/>
      <w:del w:id="2210" w:author="Claude" w:date="2026-10-20T22:30:00Z">
        <w:r>
          <w:delText xml:space="preserve">VODA lowered the burned area by 54% and was better in 128 of 150 worlds. It raised the share of incidents extinguished from 52 to 87% and left 71% fewer people affected, with every order priced and a smaller committed response. A random proposer behind the same pre-selection came close to this result, so the pre-selection and the gates carry most of the gain, and the model supplies better candidates.</w:delText>
        </w:r>
      </w:del>
      <w:ins w:id="2211" w:author="Claude" w:date="2026-10-20T22:30:00Z">
        <w:r>
          <w:t xml:space="preserve">VODA lowered the burned area by 61% and was better in 131 of 150 worlds. It raised the share of incidents extinguished from 52 to 91% and left 80% fewer people affected, with every order priced and a committed response 46% smaller. A random proposer behind the same pre-selection reached three quarters of this gain, so the pre-selection and the gates carry most of it, and the model supplies the better candidates that make up the rest.</w:t>
        </w:r>
      </w:ins>
      <w:commentRangeEnd w:id="2212"/>
      <w:r>
        <w:rPr>
          <w:rStyle w:val="CommentReference"/>
        </w:rPr>
        <w:commentReference w:id="2212"/>
      </w:r>
      <w:r>
        <w:t xml:space="preserve"> The admitted objects recur across independent worlds and reduce to a small set of tactics the seed doctrine did not contain, namely the asset collar, the head coating, interface hardening, and the line-and-attack macro. With the family the closed layer depends on most withheld, the open layer wrote it back within the first hour and ended below the closed layer with the full doctrine.</w:t>
      </w:r>
      <w:commentRangeEnd w:id="125"/>
      <w:r>
        <w:rPr>
          <w:rStyle w:val="CommentReference"/>
          <w:sz w:val="20"/>
          <w:szCs w:val="20"/>
        </w:rPr>
        <w:commentReference w:id="125"/>
      </w:r>
      <w:commentRangeEnd w:id="124"/>
      <w:r>
        <w:rPr>
          <w:rStyle w:val="CommentReference"/>
          <w:sz w:val="20"/>
          <w:szCs w:val="20"/>
        </w:rPr>
        <w:commentReference w:id="124"/>
      </w:r>
      <w:r>
        <w:t xml:space="preserv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commentRangeStart w:id="126" w:displacedByCustomXml="prev"/>
        <w:p w14:paraId="05483FE4" w14:textId="77777777" w:rsidR="009823E2" w:rsidRDefault="009823E2">
          <w:pPr>
            <w:pStyle w:val="Heading1"/>
          </w:pPr>
          <w:r>
            <w:t>References</w:t>
          </w:r>
          <w:commentRangeEnd w:id="126"/>
          <w:r>
            <w:rPr>
              <w:rStyle w:val="CommentReference"/>
              <w:sz w:val="20"/>
              <w:szCs w:val="20"/>
            </w:rPr>
            <w:commentReference w:id="126"/>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rPr>
                        <w:noProof/>
                        <w:sz w:val="24"/>
                        <w:szCs w:val="24"/>
                      </w:rPr>
                    </w:pPr>
                    <w:r>
                      <w:rPr>
                        <w:noProof/>
                      </w:rPr>
                      <w:t xml:space="preserve">[1] </w:t>
                    </w:r>
                  </w:p>
                </w:tc>
                <w:tc>
                  <w:tcPr>
                    <w:tcW w:w="0" w:type="auto"/>
                    <w:hideMark/>
                  </w:tcPr>
                  <w:p w14:paraId="39E30E50" w14:textId="77777777" w:rsidR="008C67D9" w:rsidRDefault="008C67D9">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rPr>
                        <w:noProof/>
                      </w:rPr>
                    </w:pPr>
                    <w:r>
                      <w:rPr>
                        <w:noProof/>
                      </w:rPr>
                      <w:t xml:space="preserve">[2] </w:t>
                    </w:r>
                  </w:p>
                </w:tc>
                <w:tc>
                  <w:tcPr>
                    <w:tcW w:w="0" w:type="auto"/>
                    <w:hideMark/>
                  </w:tcPr>
                  <w:p w14:paraId="5F3E9003" w14:textId="77777777" w:rsidR="008C67D9" w:rsidRDefault="008C67D9">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rPr>
                        <w:noProof/>
                      </w:rPr>
                    </w:pPr>
                    <w:r>
                      <w:rPr>
                        <w:noProof/>
                      </w:rPr>
                      <w:t xml:space="preserve">[3] </w:t>
                    </w:r>
                  </w:p>
                </w:tc>
                <w:tc>
                  <w:tcPr>
                    <w:tcW w:w="0" w:type="auto"/>
                    <w:hideMark/>
                  </w:tcPr>
                  <w:p w14:paraId="62B3CEAF"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rPr>
                        <w:noProof/>
                      </w:rPr>
                    </w:pPr>
                    <w:r>
                      <w:rPr>
                        <w:noProof/>
                      </w:rPr>
                      <w:t xml:space="preserve">[4] </w:t>
                    </w:r>
                  </w:p>
                </w:tc>
                <w:tc>
                  <w:tcPr>
                    <w:tcW w:w="0" w:type="auto"/>
                    <w:hideMark/>
                  </w:tcPr>
                  <w:p w14:paraId="0B608633"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rPr>
                        <w:noProof/>
                      </w:rPr>
                    </w:pPr>
                    <w:r>
                      <w:rPr>
                        <w:noProof/>
                      </w:rPr>
                      <w:t xml:space="preserve">[5] </w:t>
                    </w:r>
                  </w:p>
                </w:tc>
                <w:tc>
                  <w:tcPr>
                    <w:tcW w:w="0" w:type="auto"/>
                    <w:hideMark/>
                  </w:tcPr>
                  <w:p w14:paraId="63240300" w14:textId="77777777" w:rsidR="008C67D9" w:rsidRDefault="008C67D9">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rPr>
                        <w:noProof/>
                      </w:rPr>
                    </w:pPr>
                    <w:r>
                      <w:rPr>
                        <w:noProof/>
                      </w:rPr>
                      <w:t xml:space="preserve">[6] </w:t>
                    </w:r>
                  </w:p>
                </w:tc>
                <w:tc>
                  <w:tcPr>
                    <w:tcW w:w="0" w:type="auto"/>
                    <w:hideMark/>
                  </w:tcPr>
                  <w:p w14:paraId="31A2176F" w14:textId="77777777" w:rsidR="008C67D9" w:rsidRDefault="008C67D9">
                    <w:pPr>
                      <w:pStyle w:val="Bibliography"/>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rPr>
                        <w:noProof/>
                      </w:rPr>
                    </w:pPr>
                    <w:r>
                      <w:rPr>
                        <w:noProof/>
                      </w:rPr>
                      <w:t xml:space="preserve">[7] </w:t>
                    </w:r>
                  </w:p>
                </w:tc>
                <w:tc>
                  <w:tcPr>
                    <w:tcW w:w="0" w:type="auto"/>
                    <w:hideMark/>
                  </w:tcPr>
                  <w:p w14:paraId="78D41B47"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rPr>
                        <w:noProof/>
                      </w:rPr>
                    </w:pPr>
                    <w:r>
                      <w:rPr>
                        <w:noProof/>
                      </w:rPr>
                      <w:t xml:space="preserve">[8] </w:t>
                    </w:r>
                  </w:p>
                </w:tc>
                <w:tc>
                  <w:tcPr>
                    <w:tcW w:w="0" w:type="auto"/>
                    <w:hideMark/>
                  </w:tcPr>
                  <w:p w14:paraId="0750CE9C"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rPr>
                        <w:noProof/>
                      </w:rPr>
                    </w:pPr>
                    <w:r>
                      <w:rPr>
                        <w:noProof/>
                      </w:rPr>
                      <w:t xml:space="preserve">[9] </w:t>
                    </w:r>
                  </w:p>
                </w:tc>
                <w:tc>
                  <w:tcPr>
                    <w:tcW w:w="0" w:type="auto"/>
                    <w:hideMark/>
                  </w:tcPr>
                  <w:p w14:paraId="1C1EABC1"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rPr>
                        <w:noProof/>
                      </w:rPr>
                    </w:pPr>
                    <w:r>
                      <w:rPr>
                        <w:noProof/>
                      </w:rPr>
                      <w:t xml:space="preserve">[10] </w:t>
                    </w:r>
                  </w:p>
                </w:tc>
                <w:tc>
                  <w:tcPr>
                    <w:tcW w:w="0" w:type="auto"/>
                    <w:hideMark/>
                  </w:tcPr>
                  <w:p w14:paraId="284E3CA3"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rPr>
                        <w:noProof/>
                      </w:rPr>
                    </w:pPr>
                    <w:r>
                      <w:rPr>
                        <w:noProof/>
                      </w:rPr>
                      <w:t xml:space="preserve">[11] </w:t>
                    </w:r>
                  </w:p>
                </w:tc>
                <w:tc>
                  <w:tcPr>
                    <w:tcW w:w="0" w:type="auto"/>
                    <w:hideMark/>
                  </w:tcPr>
                  <w:p w14:paraId="4455D6A2"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rPr>
                        <w:noProof/>
                      </w:rPr>
                    </w:pPr>
                    <w:r>
                      <w:rPr>
                        <w:noProof/>
                      </w:rPr>
                      <w:t xml:space="preserve">[12] </w:t>
                    </w:r>
                  </w:p>
                </w:tc>
                <w:tc>
                  <w:tcPr>
                    <w:tcW w:w="0" w:type="auto"/>
                    <w:hideMark/>
                  </w:tcPr>
                  <w:p w14:paraId="5C5D0AB4" w14:textId="77777777" w:rsidR="008C67D9" w:rsidRDefault="008C67D9">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rPr>
                        <w:noProof/>
                      </w:rPr>
                    </w:pPr>
                    <w:r>
                      <w:rPr>
                        <w:noProof/>
                      </w:rPr>
                      <w:t xml:space="preserve">[13] </w:t>
                    </w:r>
                  </w:p>
                </w:tc>
                <w:tc>
                  <w:tcPr>
                    <w:tcW w:w="0" w:type="auto"/>
                    <w:hideMark/>
                  </w:tcPr>
                  <w:p w14:paraId="3582A99C"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rPr>
                        <w:noProof/>
                      </w:rPr>
                    </w:pPr>
                    <w:r>
                      <w:rPr>
                        <w:noProof/>
                      </w:rPr>
                      <w:t xml:space="preserve">[14] </w:t>
                    </w:r>
                  </w:p>
                </w:tc>
                <w:tc>
                  <w:tcPr>
                    <w:tcW w:w="0" w:type="auto"/>
                    <w:hideMark/>
                  </w:tcPr>
                  <w:p w14:paraId="0FE987A9"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rPr>
                        <w:noProof/>
                      </w:rPr>
                    </w:pPr>
                    <w:r>
                      <w:rPr>
                        <w:noProof/>
                      </w:rPr>
                      <w:t xml:space="preserve">[15] </w:t>
                    </w:r>
                  </w:p>
                </w:tc>
                <w:tc>
                  <w:tcPr>
                    <w:tcW w:w="0" w:type="auto"/>
                    <w:hideMark/>
                  </w:tcPr>
                  <w:p w14:paraId="525B400D"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rPr>
                        <w:noProof/>
                      </w:rPr>
                    </w:pPr>
                    <w:r>
                      <w:rPr>
                        <w:noProof/>
                      </w:rPr>
                      <w:t xml:space="preserve">[16] </w:t>
                    </w:r>
                  </w:p>
                </w:tc>
                <w:tc>
                  <w:tcPr>
                    <w:tcW w:w="0" w:type="auto"/>
                    <w:hideMark/>
                  </w:tcPr>
                  <w:p w14:paraId="2C583548"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rPr>
                        <w:noProof/>
                      </w:rPr>
                    </w:pPr>
                    <w:r>
                      <w:rPr>
                        <w:noProof/>
                      </w:rPr>
                      <w:t xml:space="preserve">[17] </w:t>
                    </w:r>
                  </w:p>
                </w:tc>
                <w:tc>
                  <w:tcPr>
                    <w:tcW w:w="0" w:type="auto"/>
                    <w:hideMark/>
                  </w:tcPr>
                  <w:p w14:paraId="0377E7C3"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rPr>
                        <w:noProof/>
                      </w:rPr>
                    </w:pPr>
                    <w:r>
                      <w:rPr>
                        <w:noProof/>
                      </w:rPr>
                      <w:t xml:space="preserve">[18] </w:t>
                    </w:r>
                  </w:p>
                </w:tc>
                <w:tc>
                  <w:tcPr>
                    <w:tcW w:w="0" w:type="auto"/>
                    <w:hideMark/>
                  </w:tcPr>
                  <w:p w14:paraId="33BE8DC6" w14:textId="77777777" w:rsidR="008C67D9" w:rsidRDefault="008C67D9">
                    <w:pPr>
                      <w:pStyle w:val="Bibliography"/>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rPr>
                        <w:noProof/>
                      </w:rPr>
                    </w:pPr>
                    <w:r>
                      <w:rPr>
                        <w:noProof/>
                      </w:rPr>
                      <w:t xml:space="preserve">[19] </w:t>
                    </w:r>
                  </w:p>
                </w:tc>
                <w:tc>
                  <w:tcPr>
                    <w:tcW w:w="0" w:type="auto"/>
                    <w:hideMark/>
                  </w:tcPr>
                  <w:p w14:paraId="771CBC10"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rPr>
                        <w:noProof/>
                      </w:rPr>
                    </w:pPr>
                    <w:r>
                      <w:rPr>
                        <w:noProof/>
                      </w:rPr>
                      <w:t xml:space="preserve">[20] </w:t>
                    </w:r>
                  </w:p>
                </w:tc>
                <w:tc>
                  <w:tcPr>
                    <w:tcW w:w="0" w:type="auto"/>
                    <w:hideMark/>
                  </w:tcPr>
                  <w:p w14:paraId="686BD46B" w14:textId="77777777" w:rsidR="008C67D9" w:rsidRDefault="008C67D9">
                    <w:pPr>
                      <w:pStyle w:val="Bibliography"/>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rPr>
                        <w:noProof/>
                      </w:rPr>
                    </w:pPr>
                    <w:r>
                      <w:rPr>
                        <w:noProof/>
                      </w:rPr>
                      <w:t xml:space="preserve">[21] </w:t>
                    </w:r>
                  </w:p>
                </w:tc>
                <w:tc>
                  <w:tcPr>
                    <w:tcW w:w="0" w:type="auto"/>
                    <w:hideMark/>
                  </w:tcPr>
                  <w:p w14:paraId="65689B66"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rPr>
                        <w:noProof/>
                      </w:rPr>
                    </w:pPr>
                    <w:r>
                      <w:rPr>
                        <w:noProof/>
                      </w:rPr>
                      <w:t xml:space="preserve">[22] </w:t>
                    </w:r>
                  </w:p>
                </w:tc>
                <w:tc>
                  <w:tcPr>
                    <w:tcW w:w="0" w:type="auto"/>
                    <w:hideMark/>
                  </w:tcPr>
                  <w:p w14:paraId="41802034"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rPr>
                        <w:noProof/>
                      </w:rPr>
                    </w:pPr>
                    <w:r>
                      <w:rPr>
                        <w:noProof/>
                      </w:rPr>
                      <w:t xml:space="preserve">[23] </w:t>
                    </w:r>
                  </w:p>
                </w:tc>
                <w:tc>
                  <w:tcPr>
                    <w:tcW w:w="0" w:type="auto"/>
                    <w:hideMark/>
                  </w:tcPr>
                  <w:p w14:paraId="1C4A3B90"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rPr>
                        <w:noProof/>
                      </w:rPr>
                    </w:pPr>
                    <w:r>
                      <w:rPr>
                        <w:noProof/>
                      </w:rPr>
                      <w:t xml:space="preserve">[24] </w:t>
                    </w:r>
                  </w:p>
                </w:tc>
                <w:tc>
                  <w:tcPr>
                    <w:tcW w:w="0" w:type="auto"/>
                    <w:hideMark/>
                  </w:tcPr>
                  <w:p w14:paraId="637D3240"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rPr>
                        <w:noProof/>
                      </w:rPr>
                    </w:pPr>
                    <w:r>
                      <w:rPr>
                        <w:noProof/>
                      </w:rPr>
                      <w:t xml:space="preserve">[25] </w:t>
                    </w:r>
                  </w:p>
                </w:tc>
                <w:tc>
                  <w:tcPr>
                    <w:tcW w:w="0" w:type="auto"/>
                    <w:hideMark/>
                  </w:tcPr>
                  <w:p w14:paraId="63C399B7"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rPr>
                        <w:noProof/>
                      </w:rPr>
                    </w:pPr>
                    <w:r>
                      <w:rPr>
                        <w:noProof/>
                      </w:rPr>
                      <w:t xml:space="preserve">[26] </w:t>
                    </w:r>
                  </w:p>
                </w:tc>
                <w:tc>
                  <w:tcPr>
                    <w:tcW w:w="0" w:type="auto"/>
                    <w:hideMark/>
                  </w:tcPr>
                  <w:p w14:paraId="3508AD2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rPr>
                        <w:noProof/>
                      </w:rPr>
                    </w:pPr>
                    <w:r>
                      <w:rPr>
                        <w:noProof/>
                      </w:rPr>
                      <w:t xml:space="preserve">[27] </w:t>
                    </w:r>
                  </w:p>
                </w:tc>
                <w:tc>
                  <w:tcPr>
                    <w:tcW w:w="0" w:type="auto"/>
                    <w:hideMark/>
                  </w:tcPr>
                  <w:p w14:paraId="5856F48B" w14:textId="77777777" w:rsidR="008C67D9" w:rsidRDefault="008C67D9">
                    <w:pPr>
                      <w:pStyle w:val="Bibliography"/>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rPr>
                        <w:noProof/>
                      </w:rPr>
                    </w:pPr>
                    <w:r>
                      <w:rPr>
                        <w:noProof/>
                      </w:rPr>
                      <w:t xml:space="preserve">[28] </w:t>
                    </w:r>
                  </w:p>
                </w:tc>
                <w:tc>
                  <w:tcPr>
                    <w:tcW w:w="0" w:type="auto"/>
                    <w:hideMark/>
                  </w:tcPr>
                  <w:p w14:paraId="3210F99E"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rPr>
                        <w:noProof/>
                      </w:rPr>
                    </w:pPr>
                    <w:r>
                      <w:rPr>
                        <w:noProof/>
                      </w:rPr>
                      <w:t xml:space="preserve">[29] </w:t>
                    </w:r>
                  </w:p>
                </w:tc>
                <w:tc>
                  <w:tcPr>
                    <w:tcW w:w="0" w:type="auto"/>
                    <w:hideMark/>
                  </w:tcPr>
                  <w:p w14:paraId="13C2D2BA"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rPr>
                        <w:noProof/>
                      </w:rPr>
                    </w:pPr>
                    <w:r>
                      <w:rPr>
                        <w:noProof/>
                      </w:rPr>
                      <w:t xml:space="preserve">[30] </w:t>
                    </w:r>
                  </w:p>
                </w:tc>
                <w:tc>
                  <w:tcPr>
                    <w:tcW w:w="0" w:type="auto"/>
                    <w:hideMark/>
                  </w:tcPr>
                  <w:p w14:paraId="1C2E58FE"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rPr>
                        <w:noProof/>
                      </w:rPr>
                    </w:pPr>
                    <w:r>
                      <w:rPr>
                        <w:noProof/>
                      </w:rPr>
                      <w:t xml:space="preserve">[31] </w:t>
                    </w:r>
                  </w:p>
                </w:tc>
                <w:tc>
                  <w:tcPr>
                    <w:tcW w:w="0" w:type="auto"/>
                    <w:hideMark/>
                  </w:tcPr>
                  <w:p w14:paraId="5034BA07" w14:textId="77777777" w:rsidR="008C67D9" w:rsidRDefault="008C67D9">
                    <w:pPr>
                      <w:pStyle w:val="Bibliography"/>
                      <w:rPr>
                        <w:noProof/>
                      </w:rPr>
                    </w:pPr>
                    <w:r>
                      <w:rPr>
                        <w:noProof/>
                      </w:rPr>
                      <w:t xml:space="preserve">E. Gizzi, H. Amel, W. W. Lin, K. Rhea and J. Sinapov, "Toward </w:t>
                    </w:r>
                    <w:r>
                      <w:rPr>
                        <w:noProof/>
                      </w:rPr>
                      <w:lastRenderedPageBreak/>
                      <w:t xml:space="preserve">creative problem solving agents: Action discovery through behavior babbling," in </w:t>
                    </w:r>
                    <w:r>
                      <w:rPr>
                        <w:i/>
                        <w:iCs/>
                        <w:noProof/>
                      </w:rPr>
                      <w:t>Proc. IEEE Int. Conf. Develop. Learn. (ICDL)</w:t>
                    </w:r>
                    <w:r>
                      <w:rPr>
                        <w:noProof/>
                      </w:rPr>
                      <w:t xml:space="preserve">, 2021. </w:t>
                    </w:r>
                  </w:p>
                </w:tc>
              </w:tr>
              <w:tr w:rsidR="008C67D9" w14:paraId="1A265486" w14:textId="77777777">
                <w:trPr>
                  <w:divId w:val="1215434613"/>
                  <w:tblCellSpacing w:w="15" w:type="dxa"/>
                </w:trPr>
                <w:tc>
                  <w:tcPr>
                    <w:tcW w:w="50" w:type="pct"/>
                    <w:hideMark/>
                  </w:tcPr>
                  <w:p w14:paraId="2CD8CFB4" w14:textId="77777777" w:rsidR="008C67D9" w:rsidRDefault="008C67D9">
                    <w:pPr>
                      <w:pStyle w:val="Bibliography"/>
                      <w:rPr>
                        <w:noProof/>
                      </w:rPr>
                    </w:pPr>
                    <w:r>
                      <w:rPr>
                        <w:noProof/>
                      </w:rPr>
                      <w:lastRenderedPageBreak/>
                      <w:t xml:space="preserve">[32] </w:t>
                    </w:r>
                  </w:p>
                </w:tc>
                <w:tc>
                  <w:tcPr>
                    <w:tcW w:w="0" w:type="auto"/>
                    <w:hideMark/>
                  </w:tcPr>
                  <w:p w14:paraId="14A507BB" w14:textId="77777777" w:rsidR="008C67D9" w:rsidRDefault="008C67D9">
                    <w:pPr>
                      <w:pStyle w:val="Bibliography"/>
                      <w:rPr>
                        <w:noProof/>
                      </w:rPr>
                    </w:pPr>
                    <w:r>
                      <w:rPr>
                        <w:noProof/>
                      </w:rPr>
                      <w:t xml:space="preserve">R. S. Sutton and A. G. Barto, Reinforcement Learning: An Introduction, 2018.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rPr>
                        <w:noProof/>
                      </w:rPr>
                    </w:pPr>
                    <w:r>
                      <w:rPr>
                        <w:noProof/>
                      </w:rPr>
                      <w:t xml:space="preserve">[33] </w:t>
                    </w:r>
                  </w:p>
                </w:tc>
                <w:tc>
                  <w:tcPr>
                    <w:tcW w:w="0" w:type="auto"/>
                    <w:hideMark/>
                  </w:tcPr>
                  <w:p w14:paraId="52DBB6CF"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rPr>
                        <w:noProof/>
                      </w:rPr>
                    </w:pPr>
                    <w:r>
                      <w:rPr>
                        <w:noProof/>
                      </w:rPr>
                      <w:t xml:space="preserve">[34] </w:t>
                    </w:r>
                  </w:p>
                </w:tc>
                <w:tc>
                  <w:tcPr>
                    <w:tcW w:w="0" w:type="auto"/>
                    <w:hideMark/>
                  </w:tcPr>
                  <w:p w14:paraId="23469719"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rPr>
                        <w:noProof/>
                      </w:rPr>
                    </w:pPr>
                    <w:r>
                      <w:rPr>
                        <w:noProof/>
                      </w:rPr>
                      <w:t xml:space="preserve">[35] </w:t>
                    </w:r>
                  </w:p>
                </w:tc>
                <w:tc>
                  <w:tcPr>
                    <w:tcW w:w="0" w:type="auto"/>
                    <w:hideMark/>
                  </w:tcPr>
                  <w:p w14:paraId="1F5A60FF" w14:textId="77777777" w:rsidR="008C67D9" w:rsidRDefault="008C67D9">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rPr>
                        <w:noProof/>
                      </w:rPr>
                    </w:pPr>
                    <w:r>
                      <w:rPr>
                        <w:noProof/>
                      </w:rPr>
                      <w:t xml:space="preserve">[36] </w:t>
                    </w:r>
                  </w:p>
                </w:tc>
                <w:tc>
                  <w:tcPr>
                    <w:tcW w:w="0" w:type="auto"/>
                    <w:hideMark/>
                  </w:tcPr>
                  <w:p w14:paraId="1EE6FCBE"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rPr>
                        <w:noProof/>
                      </w:rPr>
                    </w:pPr>
                    <w:r>
                      <w:rPr>
                        <w:noProof/>
                      </w:rPr>
                      <w:t xml:space="preserve">[37] </w:t>
                    </w:r>
                  </w:p>
                </w:tc>
                <w:tc>
                  <w:tcPr>
                    <w:tcW w:w="0" w:type="auto"/>
                    <w:hideMark/>
                  </w:tcPr>
                  <w:p w14:paraId="12F9F31A"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rPr>
                        <w:noProof/>
                      </w:rPr>
                    </w:pPr>
                    <w:r>
                      <w:rPr>
                        <w:noProof/>
                      </w:rPr>
                      <w:t xml:space="preserve">[38] </w:t>
                    </w:r>
                  </w:p>
                </w:tc>
                <w:tc>
                  <w:tcPr>
                    <w:tcW w:w="0" w:type="auto"/>
                    <w:hideMark/>
                  </w:tcPr>
                  <w:p w14:paraId="14491808"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rPr>
                        <w:noProof/>
                      </w:rPr>
                    </w:pPr>
                    <w:r>
                      <w:rPr>
                        <w:noProof/>
                      </w:rPr>
                      <w:t xml:space="preserve">[39] </w:t>
                    </w:r>
                  </w:p>
                </w:tc>
                <w:tc>
                  <w:tcPr>
                    <w:tcW w:w="0" w:type="auto"/>
                    <w:hideMark/>
                  </w:tcPr>
                  <w:p w14:paraId="3EEC6711"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rPr>
                        <w:noProof/>
                      </w:rPr>
                    </w:pPr>
                    <w:r>
                      <w:rPr>
                        <w:noProof/>
                      </w:rPr>
                      <w:t xml:space="preserve">[40] </w:t>
                    </w:r>
                  </w:p>
                </w:tc>
                <w:tc>
                  <w:tcPr>
                    <w:tcW w:w="0" w:type="auto"/>
                    <w:hideMark/>
                  </w:tcPr>
                  <w:p w14:paraId="5A7D0239"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rPr>
                        <w:noProof/>
                      </w:rPr>
                    </w:pPr>
                    <w:r>
                      <w:rPr>
                        <w:noProof/>
                      </w:rPr>
                      <w:t xml:space="preserve">[41] </w:t>
                    </w:r>
                  </w:p>
                </w:tc>
                <w:tc>
                  <w:tcPr>
                    <w:tcW w:w="0" w:type="auto"/>
                    <w:hideMark/>
                  </w:tcPr>
                  <w:p w14:paraId="6A35720E"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rPr>
                        <w:noProof/>
                      </w:rPr>
                    </w:pPr>
                    <w:r>
                      <w:rPr>
                        <w:noProof/>
                      </w:rPr>
                      <w:t xml:space="preserve">[42] </w:t>
                    </w:r>
                  </w:p>
                </w:tc>
                <w:tc>
                  <w:tcPr>
                    <w:tcW w:w="0" w:type="auto"/>
                    <w:hideMark/>
                  </w:tcPr>
                  <w:p w14:paraId="19ABB85A"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rPr>
                        <w:noProof/>
                      </w:rPr>
                    </w:pPr>
                    <w:r>
                      <w:rPr>
                        <w:noProof/>
                      </w:rPr>
                      <w:t xml:space="preserve">[43] </w:t>
                    </w:r>
                  </w:p>
                </w:tc>
                <w:tc>
                  <w:tcPr>
                    <w:tcW w:w="0" w:type="auto"/>
                    <w:hideMark/>
                  </w:tcPr>
                  <w:p w14:paraId="31126455"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rPr>
                        <w:noProof/>
                      </w:rPr>
                    </w:pPr>
                    <w:r>
                      <w:rPr>
                        <w:noProof/>
                      </w:rPr>
                      <w:t xml:space="preserve">[44] </w:t>
                    </w:r>
                  </w:p>
                </w:tc>
                <w:tc>
                  <w:tcPr>
                    <w:tcW w:w="0" w:type="auto"/>
                    <w:hideMark/>
                  </w:tcPr>
                  <w:p w14:paraId="232B2E41"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rPr>
                        <w:noProof/>
                      </w:rPr>
                    </w:pPr>
                    <w:r>
                      <w:rPr>
                        <w:noProof/>
                      </w:rPr>
                      <w:t xml:space="preserve">[45] </w:t>
                    </w:r>
                  </w:p>
                </w:tc>
                <w:tc>
                  <w:tcPr>
                    <w:tcW w:w="0" w:type="auto"/>
                    <w:hideMark/>
                  </w:tcPr>
                  <w:p w14:paraId="779AB682"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rPr>
                        <w:noProof/>
                      </w:rPr>
                    </w:pPr>
                    <w:r>
                      <w:rPr>
                        <w:noProof/>
                      </w:rPr>
                      <w:t xml:space="preserve">[46] </w:t>
                    </w:r>
                  </w:p>
                </w:tc>
                <w:tc>
                  <w:tcPr>
                    <w:tcW w:w="0" w:type="auto"/>
                    <w:hideMark/>
                  </w:tcPr>
                  <w:p w14:paraId="466670FF"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laude" w:date="2026-10-20T21:30:00Z" w:initials="C">
    <w:p w14:paraId="7DD4A6E4"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 w:author="Claude" w:date="2026-10-19T23:30:00Z" w:initials="C">
    <w:p w14:paraId="73E64000" w14:textId="77777777" w:rsidR="00720E67" w:rsidRDefault="00000000">
      <w:pPr>
        <w:pStyle w:val="CommentText"/>
      </w:pPr>
      <w:r>
        <w:rPr>
          <w:rStyle w:val="CommentReference"/>
        </w:rPr>
        <w:annotationRef/>
      </w:r>
      <w:r>
        <w:t>T6 (ücretli VODA) bitince güncellenecek. Şimdiki değerler ücretsiz son ekranlı VODA koşusundan (out_v52_main). Yanan alan −50%, nüfus −70%, yanıt terimi −32%, söndürülen pay %52 → %85.</w:t>
      </w:r>
    </w:p>
  </w:comment>
  <w:comment w:id="3" w:author="Claude" w:date="2026-10-19T23:30:00Z" w:initials="C">
    <w:p w14:paraId="6332315D" w14:textId="77777777" w:rsidR="00720E67" w:rsidRDefault="00000000">
      <w:pPr>
        <w:pStyle w:val="CommentText"/>
      </w:pPr>
      <w:r>
        <w:rPr>
          <w:rStyle w:val="CommentReference"/>
        </w:rPr>
        <w:annotationRef/>
      </w:r>
      <w:r>
        <w:t>T11 (döngü süresi) ve T3 (1, 4, 16 ajan) bitince doğrulanacak. Model çağrısının süresi ayrıca T6 süre sütunlarından okunacak.</w:t>
      </w:r>
    </w:p>
  </w:comment>
  <w:comment w:id="6" w:author="Claude" w:date="2026-10-19T23:30:00Z" w:initials="C">
    <w:p w14:paraId="179CB63F" w14:textId="77777777" w:rsidR="00720E67" w:rsidRDefault="00000000">
      <w:pPr>
        <w:pStyle w:val="CommentText"/>
      </w:pPr>
      <w:r>
        <w:rPr>
          <w:rStyle w:val="CommentReference"/>
        </w:rPr>
        <w:annotationRef/>
      </w:r>
      <w:r>
        <w:t>Eski cümle "the best tested" diyordu. Ekranlı rastgele önerici S5'te VODA'dan daha az yakıyor (27.0 ha / 31.9 ha), bu yüzden "en iyi" iddiası tutmuyor. T6 (ücretli VODA) bitince güncellenecek. Şimdiki değerler ücretsiz son ekranlı VODA koşusundan (out_v52_main).</w:t>
      </w:r>
    </w:p>
  </w:comment>
  <w:comment w:id="7" w:author="Claude" w:date="2026-10-19T23:30:00Z" w:initials="C">
    <w:p w14:paraId="72085338" w14:textId="77777777" w:rsidR="00720E67" w:rsidRDefault="00000000">
      <w:pPr>
        <w:pStyle w:val="CommentText"/>
      </w:pPr>
      <w:r>
        <w:rPr>
          <w:rStyle w:val="CommentReference"/>
        </w:rPr>
        <w:annotationRef/>
      </w:r>
      <w:r>
        <w:t>T11 ve T3 bitince doğrulanacak. Bu süre karar döngüsünün süresi; model çağrısı dahil değil.</w:t>
      </w:r>
    </w:p>
  </w:comment>
  <w:comment w:id="42" w:author="Claude" w:date="2026-10-19T23:30:00Z" w:initials="C">
    <w:p w14:paraId="446D7E5C" w14:textId="77777777" w:rsidR="00720E67" w:rsidRDefault="00000000">
      <w:pPr>
        <w:pStyle w:val="CommentText"/>
      </w:pPr>
      <w:r>
        <w:rPr>
          <w:rStyle w:val="CommentReference"/>
        </w:rPr>
        <w:annotationRef/>
      </w:r>
      <w:r>
        <w:t>Kodda yeni (config.py, core.py): kaplanan hücre 6 kapasite-adımı, ateşlenen hücre 6, uyarı hücre ve adım başına 0.1. İstenirse Tablo II'ye satır eklenebilir.</w:t>
      </w:r>
    </w:p>
  </w:comment>
  <w:comment w:id="45" w:author="Claude" w:date="2026-10-20T21:30:00Z" w:initials="C">
    <w:p w14:paraId="2210E2E5" w14:textId="77777777" w:rsidR="00720E67" w:rsidRDefault="00000000">
      <w:pPr>
        <w:pStyle w:val="CommentText"/>
      </w:pPr>
      <w:r>
        <w:rPr>
          <w:rStyle w:val="CommentReference"/>
        </w:rPr>
        <w:annotationRef/>
      </w:r>
      <w:r>
        <w:t>Selector çıkarıldı. Bu paragrafın kalanı (bandit tanımı, atıf [32], denklem (20) ve tablosu) Word'de silinecek; denklem numaraları kendiliğinden kayar. Fig. 4 drawio'da güncellenecek: bandit kutusu çıkar, proposer ile G1-G4 arasına "pre-selection" bloğu girer, "one revision" oku kalkar.</w:t>
      </w:r>
    </w:p>
  </w:comment>
  <w:comment w:id="52" w:author="Claude" w:date="2026-10-20T21:30:00Z" w:initials="C">
    <w:p w14:paraId="7CDD28C7" w14:textId="77777777" w:rsidR="00720E67" w:rsidRDefault="00000000">
      <w:pPr>
        <w:pStyle w:val="CommentText"/>
      </w:pPr>
      <w:r>
        <w:rPr>
          <w:rStyle w:val="CommentReference"/>
        </w:rPr>
        <w:annotationRef/>
      </w:r>
      <w:r>
        <w:t>Revizyon hakkı kaldırıldı: ön eleme G1-G4'ü geçen adayı verdiği için final verisinde hiç revizyon oluşmadı.</w:t>
      </w:r>
    </w:p>
  </w:comment>
  <w:comment w:id="51" w:author="Claude" w:date="2026-10-19T23:30:00Z" w:initials="C">
    <w:p w14:paraId="3795625E" w14:textId="77777777" w:rsidR="00720E67" w:rsidRDefault="00000000">
      <w:pPr>
        <w:pStyle w:val="CommentText"/>
      </w:pPr>
      <w:r>
        <w:rPr>
          <w:rStyle w:val="CommentReference"/>
        </w:rPr>
        <w:annotationRef/>
      </w:r>
      <w:r>
        <w:t>Ekranlı önericide (VODA) tek revizyon hakkının kullanılıp kullanılmadığı kodda ayrıca doğrulanacak; doğrulanmadan değiştirilmedi.</w:t>
      </w:r>
    </w:p>
  </w:comment>
  <w:comment w:id="54" w:author="Claude" w:date="2026-10-19T23:30:00Z" w:initials="C">
    <w:p w14:paraId="78EB8CE8" w14:textId="77777777" w:rsidR="00720E67" w:rsidRDefault="00000000">
      <w:pPr>
        <w:pStyle w:val="CommentText"/>
      </w:pPr>
      <w:r>
        <w:rPr>
          <w:rStyle w:val="CommentReference"/>
        </w:rPr>
        <w:annotationRef/>
      </w:r>
      <w:r>
        <w:t>VODA tanımı v52 ile değişti (ekranlı önerici, proposers.py LLMScreenProposer). Bütçe 36 tahmin, çağrı başına 6 model adayı (run_final_priced.bat: DSS_LLM_SCREEN_N=6).</w:t>
      </w:r>
    </w:p>
  </w:comment>
  <w:comment w:id="60" w:author="Claude" w:date="2026-10-20T21:30:00Z" w:initials="C">
    <w:p w14:paraId="4B726655" w14:textId="77777777" w:rsidR="00720E67" w:rsidRDefault="00000000">
      <w:pPr>
        <w:pStyle w:val="CommentText"/>
      </w:pPr>
      <w:r>
        <w:rPr>
          <w:rStyle w:val="CommentReference"/>
        </w:rPr>
        <w:annotationRef/>
      </w:r>
      <w:r>
        <w:t>Satır 9 ön elemeyi anlatacak. Bu satırdaki eski denklem nesneleri ve "SİL" sonrası kalan kısım Word'de temizlenecek.</w:t>
      </w:r>
    </w:p>
  </w:comment>
  <w:comment w:id="63" w:author="Claude" w:date="2026-10-19T23:30:00Z" w:initials="C">
    <w:p w14:paraId="1042D03E" w14:textId="77777777" w:rsidR="00720E67" w:rsidRDefault="00000000">
      <w:pPr>
        <w:pStyle w:val="CommentText"/>
      </w:pPr>
      <w:r>
        <w:rPr>
          <w:rStyle w:val="CommentReference"/>
        </w:rPr>
        <w:annotationRef/>
      </w:r>
      <w:r>
        <w:t>Figür planı: Fig. 6 ve 7 → tek sonuç figürü; Fig. 8 ve 9 → tek üretim figürü; Fig. 10 → kazanç kaynağı (LOO + doktrin); Fig. 11 → zaman ve ölçek; ayrıca önerici tablosu (Tablo P). Figürler drawio'da final veriyle çizilecek.</w:t>
      </w:r>
    </w:p>
  </w:comment>
  <w:comment w:id="66" w:author="Claude" w:date="2026-10-19T23:30:00Z" w:initials="C">
    <w:p w14:paraId="7F899B89" w14:textId="77777777" w:rsidR="00720E67" w:rsidRDefault="00000000">
      <w:pPr>
        <w:pStyle w:val="CommentText"/>
      </w:pPr>
      <w:r>
        <w:rPr>
          <w:rStyle w:val="CommentReference"/>
        </w:rPr>
        <w:annotationRef/>
      </w:r>
      <w:r>
        <w:t>Statik doktrin (F5) makaleden çıkarıldı (karar 19 Ekim). Önerici kontrolleri T4, T5, T7.</w:t>
      </w:r>
    </w:p>
  </w:comment>
  <w:comment w:id="67" w:author="Claude" w:date="2026-10-19T23:30:00Z" w:initials="C">
    <w:p w14:paraId="5D20CF54" w14:textId="77777777" w:rsidR="00720E67" w:rsidRDefault="00000000">
      <w:pPr>
        <w:pStyle w:val="CommentText"/>
      </w:pPr>
      <w:r>
        <w:rPr>
          <w:rStyle w:val="CommentReference"/>
        </w:rPr>
        <w:annotationRef/>
      </w:r>
      <w:r>
        <w:t>Koşu sayıları kampanya bitince istenirse eklenebilir. Tohum ve kod adı yazılmadı.</w:t>
      </w:r>
    </w:p>
  </w:comment>
  <w:comment w:id="68" w:author="Claude" w:date="2026-10-19T16:12:00Z" w:initials="C">
    <w:p w14:paraId="36E57E5B" w14:textId="77777777" w:rsidR="00B01546" w:rsidRDefault="00000000">
      <w:pPr>
        <w:pStyle w:val="CommentText"/>
      </w:pPr>
      <w:r>
        <w:rPr>
          <w:rStyle w:val="CommentReference"/>
        </w:rPr>
        <w:annotationRef/>
      </w:r>
      <w:r>
        <w:t>Bölüm sonundaki duyarlılık cümlesi silindi: beş dünyalık, sonucu hiçbir yerde gösterilmeyen bir çalışmaya atıf hakemin 'nerede?' sorusunu çağırır. Geri almak isterseniz sonuçlarıyla birlikte bir paragraf olmalı.</w:t>
      </w:r>
    </w:p>
  </w:comment>
  <w:comment w:id="70" w:author="Claude" w:date="2026-10-19T23:30:00Z" w:initials="C">
    <w:p w14:paraId="4EBEAD65" w14:textId="77777777" w:rsidR="00720E67" w:rsidRDefault="00000000">
      <w:pPr>
        <w:pStyle w:val="CommentText"/>
      </w:pPr>
      <w:r>
        <w:rPr>
          <w:rStyle w:val="CommentReference"/>
        </w:rPr>
        <w:annotationRef/>
      </w:r>
      <w:r>
        <w:t>Kodda burn_reference_fraction = 0.50 (config.py, costs.py). Tabloda 0.05 yazıyordu.</w:t>
      </w:r>
    </w:p>
  </w:comment>
  <w:comment w:id="71" w:author="Claude" w:date="2026-10-20T21:30:00Z" w:initials="C">
    <w:p w14:paraId="7ECCB772" w14:textId="77777777" w:rsidR="00720E67" w:rsidRDefault="00000000">
      <w:pPr>
        <w:pStyle w:val="CommentText"/>
      </w:pPr>
      <w:r>
        <w:rPr>
          <w:rStyle w:val="CommentReference"/>
        </w:rPr>
        <w:annotationRef/>
      </w:r>
      <w:r>
        <w:t>SİL: selector satırı tablodan çıkarılacak. Yerine iki satır: "Pre-selection budget | 6 candidates, 36 forecasts per call | one forecast per candidate, the rest on variations" ve "Order prices | coating 6, ignition 6, warning 0.1 capacity-steps per cell | every order paid for in the unit of the response term".</w:t>
      </w:r>
    </w:p>
  </w:comment>
  <w:comment w:id="74" w:author="Claude" w:date="2026-10-19T23:30:00Z" w:initials="C">
    <w:p w14:paraId="040EDA68" w14:textId="77777777" w:rsidR="00720E67" w:rsidRDefault="00000000">
      <w:pPr>
        <w:pStyle w:val="CommentText"/>
      </w:pPr>
      <w:r>
        <w:rPr>
          <w:rStyle w:val="CommentReference"/>
        </w:rPr>
        <w:annotationRef/>
      </w:r>
      <w:r>
        <w:t>Müdahalesiz durum ve kapalı katman sayıları T1 final (ücretli) veriden, kesin. Sabit sıra cümlesi T2 bitince güncellenecek (şimdiki değer eski veriden, −2.8%).</w:t>
      </w:r>
    </w:p>
  </w:comment>
  <w:comment w:id="76" w:author="Claude" w:date="2026-10-20T21:30:00Z" w:initials="C">
    <w:p w14:paraId="0EA69830" w14:textId="77777777" w:rsidR="00720E67" w:rsidRDefault="00000000">
      <w:pPr>
        <w:pStyle w:val="CommentText"/>
      </w:pPr>
      <w:r>
        <w:rPr>
          <w:rStyle w:val="CommentReference"/>
        </w:rPr>
        <w:annotationRef/>
      </w:r>
      <w:r>
        <w:t>T2 sonucu (−2.8% ±5.3).</w:t>
      </w:r>
    </w:p>
  </w:comment>
  <w:comment w:id="75" w:author="Claude" w:date="2026-10-19T16:12:00Z" w:initials="C">
    <w:p w14:paraId="1D2D3257" w14:textId="77777777" w:rsidR="00B01546" w:rsidRDefault="00000000">
      <w:pPr>
        <w:pStyle w:val="CommentText"/>
      </w:pPr>
      <w:r>
        <w:rPr>
          <w:rStyle w:val="CommentReference"/>
        </w:rPr>
        <w:annotationRef/>
      </w:r>
      <w:r>
        <w:t>Olası hakem itirazı için yer işareti: 'LLM gerekli mi?' sorusuna cevap olacak rastgele önerici kontrolü (aynı kapılar, kelime dağarcığından rastgele çekilen öneriler) burada bir cümle olarak raporlanabilir; kampanya kodunda 'Random' kolu hazır, henüz koşulmadı.</w:t>
      </w:r>
    </w:p>
  </w:comment>
  <w:comment w:id="77" w:author="Claude" w:date="2026-10-20T21:30:00Z" w:initials="C">
    <w:p w14:paraId="2829220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79" w:author="Claude" w:date="2026-10-20T21:30:00Z" w:initials="C">
    <w:p w14:paraId="4D0A85E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78" w:author="Claude" w:date="2026-10-19T23:30:00Z" w:initials="C">
    <w:p w14:paraId="48DD6BAC" w14:textId="77777777" w:rsidR="00720E67" w:rsidRDefault="00000000">
      <w:pPr>
        <w:pStyle w:val="CommentText"/>
      </w:pPr>
      <w:r>
        <w:rPr>
          <w:rStyle w:val="CommentReference"/>
        </w:rPr>
        <w:annotationRef/>
      </w:r>
      <w:r>
        <w:t>T6 (ücretli VODA) bitince güncellenecek. Şimdiki değerler ücretsiz son ekranlı VODA koşusundan (out_v52_main). Tekrar (T9) sonucu son cümleye eklenecek.</w:t>
      </w:r>
    </w:p>
  </w:comment>
  <w:comment w:id="83" w:author="Claude" w:date="2026-10-20T21:30:00Z" w:initials="C">
    <w:p w14:paraId="27BF232B" w14:textId="77777777" w:rsidR="00720E67" w:rsidRDefault="00000000">
      <w:pPr>
        <w:pStyle w:val="CommentText"/>
      </w:pPr>
      <w:r>
        <w:rPr>
          <w:rStyle w:val="CommentReference"/>
        </w:rPr>
        <w:annotationRef/>
      </w:r>
      <w:r>
        <w:t>Yeniden koşu (run_rerun_retired.bat) bitince güncellenecek; şimdiki değer 20 Ekim 10:35 tamamlanan kampanyadan. Gecikme teriminin nedeni koddan doğrulanmadı; "after an object has been admitted" bir yorum, veriyle kontrol edilmeli.</w:t>
      </w:r>
    </w:p>
  </w:comment>
  <w:comment w:id="82" w:author="Claude" w:date="2026-10-19T23:30:00Z" w:initials="C">
    <w:p w14:paraId="71787F8C" w14:textId="77777777" w:rsidR="00720E67" w:rsidRDefault="00000000">
      <w:pPr>
        <w:pStyle w:val="CommentText"/>
      </w:pPr>
      <w:r>
        <w:rPr>
          <w:rStyle w:val="CommentReference"/>
        </w:rPr>
        <w:annotationRef/>
      </w:r>
      <w:r>
        <w:t>T6 (ücretli VODA) bitince güncellenecek. Şimdiki değerler ücretsiz son ekranlı VODA koşusundan (out_v52_main). Kaplama artık ücretli; yanıt terimi farkı biraz daralabilir (muhasebe tahmini −32% → yaklaşık −27%).</w:t>
      </w:r>
    </w:p>
  </w:comment>
  <w:comment w:id="85" w:author="Claude" w:date="2026-10-20T21:30:00Z" w:initials="C">
    <w:p w14:paraId="6AB4E9F5"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84" w:author="Claude" w:date="2026-10-19T23:30:00Z" w:initials="C">
    <w:p w14:paraId="36C20470" w14:textId="77777777" w:rsidR="00720E67" w:rsidRDefault="00000000">
      <w:pPr>
        <w:pStyle w:val="CommentText"/>
      </w:pPr>
      <w:r>
        <w:rPr>
          <w:rStyle w:val="CommentReference"/>
        </w:rPr>
        <w:annotationRef/>
      </w:r>
      <w:r>
        <w:t>Çağrı sayısı ücretsiz veriden (5.0). Çağrı süresi T6 süre sütunlarından (cyc_med_s, cyc_p90_s) yazılacak.</w:t>
      </w:r>
    </w:p>
  </w:comment>
  <w:comment w:id="87" w:author="Claude" w:date="2026-10-20T21:30:00Z" w:initials="C">
    <w:p w14:paraId="398044D4" w14:textId="77777777" w:rsidR="00720E67" w:rsidRDefault="00000000">
      <w:pPr>
        <w:pStyle w:val="CommentText"/>
      </w:pPr>
      <w:r>
        <w:rPr>
          <w:rStyle w:val="CommentReference"/>
        </w:rPr>
        <w:annotationRef/>
      </w:r>
      <w:r>
        <w:t>Yeniden koşu (run_rerun_retired.bat) bitince güncellenecek; şimdiki değer 20 Ekim 10:35 tamamlanan kampanyadan. Table IV bu paragrafın altına eklenecek: satırlar Random / LLM; sütunlar one candidate / pre-selected, 9 forecasts / pre-selected, 36 forecasts; değerler −9 / −32 / −46 ve −28 / −37 / −54 (yanan alan, kapalı katmana göre).</w:t>
      </w:r>
    </w:p>
  </w:comment>
  <w:comment w:id="86" w:author="Claude" w:date="2026-10-19T23:30:00Z" w:initials="C">
    <w:p w14:paraId="4C3109CA" w14:textId="77777777" w:rsidR="00720E67" w:rsidRDefault="00000000">
      <w:pPr>
        <w:pStyle w:val="CommentText"/>
      </w:pPr>
      <w:r>
        <w:rPr>
          <w:rStyle w:val="CommentReference"/>
        </w:rPr>
        <w:annotationRef/>
      </w:r>
      <w:r>
        <w:t>Tablo P (2×2: rastgele/LLM × tek aday/ekranlı) buraya eklenecek. T4, T5, T7 bitince sayılar güncellenecek. Şimdiki değerler ücretsiz koşulardan.</w:t>
      </w:r>
    </w:p>
  </w:comment>
  <w:comment w:id="94" w:author="Claude" w:date="2026-10-20T21:30:00Z" w:initials="C">
    <w:p w14:paraId="08DD5747"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93" w:author="Claude" w:date="2026-10-19T23:30:00Z" w:initials="C">
    <w:p w14:paraId="105160B4" w14:textId="77777777" w:rsidR="00720E67" w:rsidRDefault="00000000">
      <w:pPr>
        <w:pStyle w:val="CommentText"/>
      </w:pPr>
      <w:r>
        <w:rPr>
          <w:rStyle w:val="CommentReference"/>
        </w:rPr>
        <w:annotationRef/>
      </w:r>
      <w:r>
        <w:t>T6 (ücretli VODA) bitince güncellenecek. Şimdiki değerler ücretsiz son ekranlı VODA koşusundan (out_v52_main). 27 çağrıda model yanıt vermemiş ("generative model not reachable"); T6 koşusunda bu sayı kontrol edilecek.</w:t>
      </w:r>
    </w:p>
  </w:comment>
  <w:comment w:id="95" w:author="Claude" w:date="2026-10-20T21:30:00Z" w:initials="C">
    <w:p w14:paraId="2E6A059A" w14:textId="77777777" w:rsidR="00720E67" w:rsidRDefault="00000000">
      <w:pPr>
        <w:pStyle w:val="CommentText"/>
      </w:pPr>
      <w:r>
        <w:rPr>
          <w:rStyle w:val="CommentReference"/>
        </w:rPr>
        <w:annotationRef/>
      </w:r>
      <w:r>
        <w:t>Kavram cümlesi ve "Fig. 8 shows where the rejections fell" Word'de silinecek (SİL ile işaretli, REF alanı dahil).</w:t>
      </w:r>
    </w:p>
  </w:comment>
  <w:comment w:id="97" w:author="Claude" w:date="2026-10-20T21:30:00Z" w:initials="C">
    <w:p w14:paraId="3465B160"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96" w:author="Claude" w:date="2026-10-19T23:30:00Z" w:initials="C">
    <w:p w14:paraId="6153E1C4" w14:textId="77777777" w:rsidR="00720E67" w:rsidRDefault="00000000">
      <w:pPr>
        <w:pStyle w:val="CommentText"/>
      </w:pPr>
      <w:r>
        <w:rPr>
          <w:rStyle w:val="CommentReference"/>
        </w:rPr>
        <w:annotationRef/>
      </w:r>
      <w:r>
        <w:t>T6 (ücretli VODA) bitince güncellenecek. Şimdiki değerler ücretsiz son ekranlı VODA koşusundan (out_v52_main). Mutasyon payı (%65) "LLM ne üretti" anlatımını doğrudan etkiliyor; Fig. 8 ve Fig. 9 bu ayrımla yeniden çizilecek.</w:t>
      </w:r>
    </w:p>
  </w:comment>
  <w:comment w:id="98" w:author="Claude" w:date="2026-10-20T21:30:00Z" w:initials="C">
    <w:p w14:paraId="3C526DD7" w14:textId="77777777" w:rsidR="00720E67" w:rsidRDefault="00000000">
      <w:pPr>
        <w:pStyle w:val="CommentText"/>
      </w:pPr>
      <w:r>
        <w:rPr>
          <w:rStyle w:val="CommentReference"/>
        </w:rPr>
        <w:annotationRef/>
      </w:r>
      <w:r>
        <w:t>Yeniden koşu (run_rerun_retired.bat) bitince güncellenecek; şimdiki değer 20 Ekim 10:35 tamamlanan kampanyadan. "head-flank band" kaldırıldı (final veride head ve flank birlikte yalnız 5 dünyada).</w:t>
      </w:r>
    </w:p>
  </w:comment>
  <w:comment w:id="100" w:author="Claude" w:date="2026-10-19T23:30:00Z" w:initials="C">
    <w:p w14:paraId="763285E3" w14:textId="77777777" w:rsidR="00720E67" w:rsidRDefault="00000000">
      <w:pPr>
        <w:pStyle w:val="CommentText"/>
      </w:pPr>
      <w:r>
        <w:rPr>
          <w:rStyle w:val="CommentReference"/>
        </w:rPr>
        <w:annotationRef/>
      </w:r>
      <w:r>
        <w:t>Tekrar sayıları T6 kayıtlarından yeniden sayılacak.</w:t>
      </w:r>
    </w:p>
  </w:comment>
  <w:comment w:id="101" w:author="Claude" w:date="2026-10-20T21:30:00Z" w:initials="C">
    <w:p w14:paraId="414CB343"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06" w:author="Claude" w:date="2026-10-20T21:30:00Z" w:initials="C">
    <w:p w14:paraId="3685E93B"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07" w:author="Claude" w:date="2026-10-20T21:30:00Z" w:initials="C">
    <w:p w14:paraId="4A5158BF" w14:textId="77777777" w:rsidR="00720E67" w:rsidRDefault="00000000">
      <w:pPr>
        <w:pStyle w:val="CommentText"/>
      </w:pPr>
      <w:r>
        <w:rPr>
          <w:rStyle w:val="CommentReference"/>
        </w:rPr>
        <w:annotationRef/>
      </w:r>
      <w:r>
        <w:t>Yeniden koşu (run_rerun_retired.bat) bitince güncellenecek; şimdiki değer 20 Ekim 10:35 tamamlanan kampanyadan. Fig. 10(c) tek dünya cümlesi ("SİL" sonrası, paragraf sonuna kadar) Word'de silinecek; istenirse final veriden yeni dünya seçilir.</w:t>
      </w:r>
    </w:p>
  </w:comment>
  <w:comment w:id="109" w:author="Claude" w:date="2026-10-20T21:30:00Z" w:initials="C">
    <w:p w14:paraId="2DC668D6" w14:textId="77777777" w:rsidR="00720E67" w:rsidRDefault="00000000">
      <w:pPr>
        <w:pStyle w:val="CommentText"/>
      </w:pPr>
      <w:r>
        <w:rPr>
          <w:rStyle w:val="CommentReference"/>
        </w:rPr>
        <w:annotationRef/>
      </w:r>
      <w:r>
        <w:t>Yeniden koşu (run_rerun_retired.bat) bitince güncellenecek; şimdiki değer 20 Ekim 10:35 tamamlanan kampanyadan. Aile kayba göre seçildi (choose_family.py).</w:t>
      </w:r>
    </w:p>
  </w:comment>
  <w:comment w:id="108" w:author="Claude" w:date="2026-10-19T16:12:00Z" w:initials="C">
    <w:p w14:paraId="69F0FFCE" w14:textId="77777777" w:rsidR="00B01546" w:rsidRDefault="00000000">
      <w:pPr>
        <w:pStyle w:val="CommentText"/>
      </w:pPr>
      <w:r>
        <w:rPr>
          <w:rStyle w:val="CommentReference"/>
        </w:rPr>
        <w:annotationRef/>
      </w:r>
      <w:r>
        <w:t>E7 KOŞUSU BİTİNCE GÜNCELLENECEK. Şimdiki sayılar 150 dünyanın 115'i üzerinden (S5 eksik): 57.1 / 60.9 / 3.8 ± 10.8 / 28.0 ± 9.3 / 51 of 115 / 50 min / 'within 2 ha'. Evacuation kolu (S4-S5, nüfus ölçütü) bitince buraya bir cümle eklenecek, örn. 'The same holds for evacuation in the interface families, read on affected population.' Paragraf bilerek kısa tutuldu; aile tablosu, arketip dökümü ve S3 farkı metne girmiyor.</w:t>
      </w:r>
    </w:p>
  </w:comment>
  <w:comment w:id="111" w:author="Claude" w:date="2026-10-20T21:30:00Z" w:initials="C">
    <w:p w14:paraId="2FB09E3A" w14:textId="77777777" w:rsidR="00720E67" w:rsidRDefault="00000000">
      <w:pPr>
        <w:pStyle w:val="CommentText"/>
      </w:pPr>
      <w:r>
        <w:rPr>
          <w:rStyle w:val="CommentReference"/>
        </w:rPr>
        <w:annotationRef/>
      </w:r>
      <w:r>
        <w:t>T11, 20 Ekim, güncel kod, tek süreç.</w:t>
      </w:r>
    </w:p>
  </w:comment>
  <w:comment w:id="112" w:author="Claude" w:date="2026-10-20T21:30:00Z" w:initials="C">
    <w:p w14:paraId="25B2F1A9" w14:textId="77777777" w:rsidR="00720E67" w:rsidRDefault="00000000">
      <w:pPr>
        <w:pStyle w:val="CommentText"/>
      </w:pPr>
      <w:r>
        <w:rPr>
          <w:rStyle w:val="CommentReference"/>
        </w:rPr>
        <w:annotationRef/>
      </w:r>
      <w:r>
        <w:t>T3 ve T11 verisi. Figür planı: eski Fig. 11 → yeni Fig. 9 (a) süre, (b) ajan sayısına göre sonuç. "SİL: Fig. (b)" kalıntısı Word'de temizlenecek.</w:t>
      </w:r>
    </w:p>
  </w:comment>
  <w:comment w:id="116" w:author="Claude" w:date="2026-10-20T21:30:00Z" w:initials="C">
    <w:p w14:paraId="5CEDAB06"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15" w:author="Claude" w:date="2026-10-19T23:30:00Z" w:initials="C">
    <w:p w14:paraId="11D41DAB" w14:textId="77777777" w:rsidR="00720E67" w:rsidRDefault="00000000">
      <w:pPr>
        <w:pStyle w:val="CommentText"/>
      </w:pPr>
      <w:r>
        <w:rPr>
          <w:rStyle w:val="CommentReference"/>
        </w:rPr>
        <w:annotationRef/>
      </w:r>
      <w:r>
        <w:t>T6 (ücretli VODA) bitince güncellenecek. Şimdiki değerler ücretsiz son ekranlı VODA koşusundan (out_v52_main).</w:t>
      </w:r>
    </w:p>
  </w:comment>
  <w:comment w:id="117" w:author="Claude" w:date="2026-10-20T21:30:00Z" w:initials="C">
    <w:p w14:paraId="24C6DBB9"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18" w:author="Claude" w:date="2026-10-20T21:30:00Z" w:initials="C">
    <w:p w14:paraId="7BE81A2D"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0" w:author="Claude" w:date="2026-10-20T21:30:00Z" w:initials="C">
    <w:p w14:paraId="1241259D"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1" w:author="Claude" w:date="2026-10-19T23:30:00Z" w:initials="C">
    <w:p w14:paraId="66223233" w14:textId="77777777" w:rsidR="00720E67" w:rsidRDefault="00000000">
      <w:pPr>
        <w:pStyle w:val="CommentText"/>
      </w:pPr>
      <w:r>
        <w:rPr>
          <w:rStyle w:val="CommentReference"/>
        </w:rPr>
        <w:annotationRef/>
      </w:r>
      <w:r>
        <w:t>T5 ile T6 bitince doğrulanacak.</w:t>
      </w:r>
    </w:p>
  </w:comment>
  <w:comment w:id="122" w:author="Claude" w:date="2026-10-20T21:30:00Z" w:initials="C">
    <w:p w14:paraId="684CB5D9"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5" w:author="Claude" w:date="2026-10-20T21:30:00Z" w:initials="C">
    <w:p w14:paraId="61E9406A" w14:textId="77777777" w:rsidR="00720E67" w:rsidRDefault="00000000">
      <w:pPr>
        <w:pStyle w:val="CommentText"/>
      </w:pPr>
      <w:r>
        <w:rPr>
          <w:rStyle w:val="CommentReference"/>
        </w:rPr>
        <w:annotationRef/>
      </w:r>
      <w:r>
        <w:t>Yeniden koşu (run_rerun_retired.bat) bitince güncellenecek; şimdiki değer 20 Ekim 10:35 tamamlanan kampanyadan.</w:t>
      </w:r>
    </w:p>
  </w:comment>
  <w:comment w:id="124" w:author="Claude" w:date="2026-10-19T23:30:00Z" w:initials="C">
    <w:p w14:paraId="2FD818F9" w14:textId="77777777" w:rsidR="00720E67" w:rsidRDefault="00000000">
      <w:pPr>
        <w:pStyle w:val="CommentText"/>
      </w:pPr>
      <w:r>
        <w:rPr>
          <w:rStyle w:val="CommentReference"/>
        </w:rPr>
        <w:annotationRef/>
      </w:r>
      <w:r>
        <w:t>T8 bitince doğrulanacak.</w:t>
      </w:r>
    </w:p>
  </w:comment>
  <w:comment w:id="126" w:author="Claude" w:date="2026-10-19T16:12:00Z" w:initials="C">
    <w:p w14:paraId="5703FD48" w14:textId="77777777" w:rsidR="00B01546" w:rsidRDefault="00000000">
      <w:pPr>
        <w:pStyle w:val="CommentText"/>
      </w:pPr>
      <w:r>
        <w:rPr>
          <w:rStyle w:val="CommentReference"/>
        </w:rPr>
        <w:annotationRef/>
      </w:r>
      <w:r>
        <w:t>Kaynakça Word kaynak yöneticisinden üretiliyor, bu yüzden metin olarak düzeltilmedi; kaynak yöneticisinde tamamlanmalı: [8] Pais 2021 dergi adı yok (Comput. Oper. Res., vol. 131, Art. no. 105252 olmalı; lütfen doğrulayın); [12] Rapp 2026 cilt ve makale no yok; [23] Cell2Fire makale no yok (Art. no. 692706); [35] Dubey 2025 dergi adı yok (MethodsX); [18], [19], [20], [27], [32] kitaplarda yayınevi ve şehir yok (IEEE biçimi ister); [6], [42], [45] teknik raporlarda kurum adı yok (USDA Forest Service; Canadian Forestry Service).</w:t>
      </w:r>
    </w:p>
  </w:comment>
  <w:comment w:id="1128" w:author="Claude" w:date="2026-10-20T22:20:00Z" w:initials="C">
    <w:p>
      <w:pPr>
        <w:pStyle w:val="CommentText"/>
      </w:pPr>
      <w:r>
        <w:rPr>
          <w:rStyle w:val="CommentReference"/>
        </w:rPr>
        <w:annotationRef/>
      </w:r>
      <w:r>
        <w:t xml:space="preserve">Selector (contextual bandit) mimariden çıkarıldı; atıf [32] ve denklem (20) ile birlikte silindi.</w:t>
      </w:r>
    </w:p>
  </w:comment>
  <w:comment w:id="1134" w:author="Claude" w:date="2026-10-20T22:20:00Z" w:initials="C">
    <w:p>
      <w:pPr>
        <w:pStyle w:val="CommentText"/>
      </w:pPr>
      <w:r>
        <w:rPr>
          <w:rStyle w:val="CommentReference"/>
        </w:rPr>
        <w:annotationRef/>
      </w:r>
      <w:r>
        <w:t xml:space="preserve">Denklem (20) silindi; sonraki denklem numaraları SEQ ile kendiliğinden kayar (F9).</w:t>
      </w:r>
    </w:p>
  </w:comment>
  <w:comment w:id="1147" w:author="Claude" w:date="2026-10-20T22:20:00Z" w:initials="C">
    <w:p>
      <w:pPr>
        <w:pStyle w:val="CommentText"/>
      </w:pPr>
      <w:r>
        <w:rPr>
          <w:rStyle w:val="CommentReference"/>
        </w:rPr>
        <w:annotationRef/>
      </w:r>
      <w:r>
        <w:t xml:space="preserve">Selector satırı silindi. Yerine iki satır eklenmeli: "Pre-selection budget | 6 candidates, 36 forecasts per call | one forecast per candidate, the rest on variations of the best" ve "Order prices | coating 6, ignition 6, warning 0.1 capacity-steps per cell | every order is paid for in the unit of the response term".</w:t>
      </w:r>
    </w:p>
  </w:comment>
  <w:comment w:id="2154" w:author="Claude" w:date="2026-10-20T22:30:00Z" w:initials="C">
    <w:p>
      <w:pPr>
        <w:pStyle w:val="CommentText"/>
      </w:pPr>
      <w:r>
        <w:rPr>
          <w:rStyle w:val="CommentReference"/>
        </w:rPr>
        <w:annotationRef/>
      </w:r>
      <w:r>
        <w:t xml:space="preserve">T6 yeniden koşu sonrası: yanan alan −61%, nüfus −80%, yanıt terimi −46%, söndürme %91. Kesin.</w:t>
      </w:r>
    </w:p>
  </w:comment>
  <w:comment w:id="2163" w:author="Claude" w:date="2026-10-20T22:30:00Z" w:initials="C">
    <w:p>
      <w:pPr>
        <w:pStyle w:val="CommentText"/>
      </w:pPr>
      <w:r>
        <w:rPr>
          <w:rStyle w:val="CommentReference"/>
        </w:rPr>
        <w:annotationRef/>
      </w:r>
      <w:r>
        <w:t xml:space="preserve">T6 yeniden koşu verisi, kesin. S2 cümlesi değişti: artık "havuz sınırlıyor" değil, VODA bu ailede %63 söndürüyor.</w:t>
      </w:r>
    </w:p>
  </w:comment>
  <w:comment w:id="2166" w:author="Claude" w:date="2026-10-20T22:30:00Z" w:initials="C">
    <w:p>
      <w:pPr>
        <w:pStyle w:val="CommentText"/>
      </w:pPr>
      <w:r>
        <w:rPr>
          <w:rStyle w:val="CommentReference"/>
        </w:rPr>
        <w:annotationRef/>
      </w:r>
      <w:r>
        <w:t xml:space="preserve">T9: −56.7% ±12.8; T9 ile T6 farkı +12% ±18, anlamlı değil.</w:t>
      </w:r>
    </w:p>
  </w:comment>
  <w:comment w:id="2169" w:author="Claude" w:date="2026-10-20T22:30:00Z" w:initials="C">
    <w:p>
      <w:pPr>
        <w:pStyle w:val="CommentText"/>
      </w:pPr>
      <w:r>
        <w:rPr>
          <w:rStyle w:val="CommentReference"/>
        </w:rPr>
        <w:annotationRef/>
      </w:r>
      <w:r>
        <w:t xml:space="preserve">T6 yeniden koşu, kesin. Gecikme açıklaması bir yorum; koddan doğrulanacak.</w:t>
      </w:r>
    </w:p>
  </w:comment>
  <w:comment w:id="2176" w:author="Claude" w:date="2026-10-20T22:30:00Z" w:initials="C">
    <w:p>
      <w:pPr>
        <w:pStyle w:val="CommentText"/>
      </w:pPr>
      <w:r>
        <w:rPr>
          <w:rStyle w:val="CommentReference"/>
        </w:rPr>
        <w:annotationRef/>
      </w:r>
      <w:r>
        <w:t xml:space="preserve">Table IV son değerleri: Random −9 / −32 / −46; LLM −28 / −46 / −61 (yanan alan, kapalı katmana göre). T6 ile T5 farkı artık anlamlı (−28 ±20). Tablo bu paragrafın altına eklenecek.</w:t>
      </w:r>
    </w:p>
  </w:comment>
  <w:comment w:id="2179" w:author="Claude" w:date="2026-10-20T22:30:00Z" w:initials="C">
    <w:p>
      <w:pPr>
        <w:pStyle w:val="CommentText"/>
      </w:pPr>
      <w:r>
        <w:rPr>
          <w:rStyle w:val="CommentReference"/>
        </w:rPr>
        <w:annotationRef/>
      </w:r>
      <w:r>
        <w:t xml:space="preserve">T6 yeniden koşu, kesin.</w:t>
      </w:r>
    </w:p>
  </w:comment>
  <w:comment w:id="2190" w:author="Claude" w:date="2026-10-20T22:30:00Z" w:initials="C">
    <w:p>
      <w:pPr>
        <w:pStyle w:val="CommentText"/>
      </w:pPr>
      <w:r>
        <w:rPr>
          <w:rStyle w:val="CommentReference"/>
        </w:rPr>
        <w:annotationRef/>
      </w:r>
      <w:r>
        <w:t xml:space="preserve">T8, T12 ve LOO (T10) yeniden koşusu bitince güncellenecek. Bu paragrafın LOO sayıları (91/133, 41 ha, 198/111/24) T10 bitince yenilenecek.</w:t>
      </w:r>
    </w:p>
  </w:comment>
  <w:comment w:id="2191" w:author="Claude" w:date="2026-10-20T22:30:00Z" w:initials="C">
    <w:p>
      <w:pPr>
        <w:pStyle w:val="CommentText"/>
      </w:pPr>
      <w:r>
        <w:rPr>
          <w:rStyle w:val="CommentReference"/>
        </w:rPr>
        <w:annotationRef/>
      </w:r>
      <w:r>
        <w:t xml:space="preserve">T8, T12 ve LOO (T10) yeniden koşusu bitince güncellenecek. Açık kol değerleri (−29 ± 14, 60/150, 14 min) T12 bitince yenilenecek; kapalı kol değerleri kesin.</w:t>
      </w:r>
    </w:p>
  </w:comment>
  <w:comment w:id="2204" w:author="Claude" w:date="2026-10-20T22:30:00Z" w:initials="C">
    <w:p>
      <w:pPr>
        <w:pStyle w:val="CommentText"/>
      </w:pPr>
      <w:r>
        <w:rPr>
          <w:rStyle w:val="CommentReference"/>
        </w:rPr>
        <w:annotationRef/>
      </w:r>
      <w:r>
        <w:t xml:space="preserve">Zararlı nesne sayısı V.E'de verilecek, burada yalnız IV.D'deki istatistiksel sınırla bağlantı kuruluyor. T10 bitince V.E'deki sayı ve bu cümle kontrol edilecek.</w:t>
      </w:r>
    </w:p>
  </w:comment>
  <w:comment w:id="2212" w:author="Claude" w:date="2026-10-20T22:30:00Z" w:initials="C">
    <w:p>
      <w:pPr>
        <w:pStyle w:val="CommentText"/>
      </w:pPr>
      <w:r>
        <w:rPr>
          <w:rStyle w:val="CommentReference"/>
        </w:rPr>
        <w:annotationRef/>
      </w:r>
      <w:r>
        <w:t xml:space="preserve">T6 yeniden koşu, kesin.</w:t>
      </w:r>
    </w:p>
  </w:comment>
  <w:comment w:id="2213" w:author="Claude" w:date="2026-10-20T22:30:00Z" w:initials="C">
    <w:p>
      <w:pPr>
        <w:pStyle w:val="CommentText"/>
      </w:pPr>
      <w:r>
        <w:rPr>
          <w:rStyle w:val="CommentReference"/>
        </w:rPr>
        <w:annotationRef/>
      </w:r>
      <w:r>
        <w:t xml:space="preserve">Sonuç figürleri yeniden koşu bitince final veriden çizilecek (drawio): Fig. 6 outcome per family (müdahale yok, kapalı, VODA; a yanan alan, b nüfus, c söndürülen pay); Fig. 7 (a) 150 dünya sıralı kazanç, (b) maliyet terimleri; Fig. 8 → birleştirilmiş "what the open layer produced" (çağrı sonuçları, tür ve kaynak, effect×sector); Fig. 9 (eski 10) (a) kabul sayısına göre kazanç, (b) doktrin testi iki aile; Fig. 10 (eski 11) (a) döngü süresi ajan ve grid, (b) ajan sayısına göre sonuç. Eski Fig. 9 (families/blends/clauses) Fig. 8 içine alınır.</w:t>
      </w:r>
    </w:p>
  </w:comment>
  <w:comment w:id="3214" w:author="Claude" w:date="2026-10-20T22:40:00Z" w:initials="C">
    <w:p>
      <w:pPr>
        <w:pStyle w:val="CommentText"/>
      </w:pPr>
      <w:r>
        <w:rPr>
          <w:rStyle w:val="CommentReference"/>
        </w:rPr>
        <w:annotationRef/>
      </w:r>
      <w:r>
        <w:t xml:space="preserve">YERLEŞİM (sayfa 5, LibreOffice ile kontrol; Word'de doğrulanmalı): Fig. 3 sağ kolonda metnin üzerine biniyor ve denklem (16) figürle çakışıyor. Figür kolon başına sabitlenmeli, metin kaydırma "Top and bottom" olmalı. Sol kolonda (13)-(15) ile Fig. 3 altyazısı arasında büyük boşluk var.</w:t>
      </w:r>
    </w:p>
  </w:comment>
  <w:comment w:id="3215" w:author="Claude" w:date="2026-10-20T22:40:00Z" w:initials="C">
    <w:p>
      <w:pPr>
        <w:pStyle w:val="CommentText"/>
      </w:pPr>
      <w:r>
        <w:rPr>
          <w:rStyle w:val="CommentReference"/>
        </w:rPr>
        <w:annotationRef/>
      </w:r>
      <w:r>
        <w:t xml:space="preserve">YERLEŞİM (sayfa 6): Fig. 4 sağ kolonda, metin figürün altına giriyor; kolon başına sabitlenmeli. Fig. 4 drawio'da yeniden çizildi (bandit çıktı, pre-selection girdi); eski görsel güncel olanla değiştirilmeli.</w:t>
      </w:r>
    </w:p>
  </w:comment>
  <w:comment w:id="3216" w:author="Claude" w:date="2026-10-20T22:40:00Z" w:initials="C">
    <w:p>
      <w:pPr>
        <w:pStyle w:val="CommentText"/>
      </w:pPr>
      <w:r>
        <w:rPr>
          <w:rStyle w:val="CommentReference"/>
        </w:rPr>
        <w:annotationRef/>
      </w:r>
      <w:r>
        <w:t xml:space="preserve">YERLEŞİM (sayfa 9): Tablo II sol kolonun altında başlayıp sağ kolona taşıyor, satırlar bölünüyor. Tablo II ve III tek kolona sığacak şekilde kolon başına konmalı.</w:t>
      </w:r>
    </w:p>
  </w:comment>
  <w:comment w:id="3217" w:author="Claude" w:date="2026-10-20T22:40:00Z" w:initials="C">
    <w:p>
      <w:pPr>
        <w:pStyle w:val="CommentText"/>
      </w:pPr>
      <w:r>
        <w:rPr>
          <w:rStyle w:val="CommentReference"/>
        </w:rPr>
        <w:annotationRef/>
      </w:r>
      <w:r>
        <w:t xml:space="preserve">YERLEŞİM (sayfa 10-11): Fig. 6 bu paragraftan iki sayfa sonra geliyor. Final figürler girilince Fig. 6 bu sayfanın kolon başına, Fig. 7 sonraki kolon başına konmalı.</w:t>
      </w:r>
    </w:p>
  </w:comment>
  <w:comment w:id="3218" w:author="Claude" w:date="2026-10-20T22:40:00Z" w:initials="C">
    <w:p>
      <w:pPr>
        <w:pStyle w:val="CommentText"/>
      </w:pPr>
      <w:r>
        <w:rPr>
          <w:rStyle w:val="CommentReference"/>
        </w:rPr>
        <w:annotationRef/>
      </w:r>
      <w:r>
        <w:t xml:space="preserve">YERLEŞİM (sayfa 11): Fig. 7 ve Fig. 8 aynı kolonda üst üste, arada dört satır metin kalmış. Fig. 8 (eski 9 ile birleşecek) sonraki kolon başına alınmalı.</w:t>
      </w:r>
    </w:p>
  </w:comment>
  <w:comment w:id="3219" w:author="Claude" w:date="2026-10-20T22:40:00Z" w:initials="C">
    <w:p>
      <w:pPr>
        <w:pStyle w:val="CommentText"/>
      </w:pPr>
      <w:r>
        <w:rPr>
          <w:rStyle w:val="CommentReference"/>
        </w:rPr>
        <w:annotationRef/>
      </w:r>
      <w:r>
        <w:t xml:space="preserve">YERLEŞİM (sayfa 12-13): Fig. 10 ve Fig. 11 arasında tek satır metin sıkışmış; Fig. 11 sayfa 13 kolon başına alınmalı. Fig. 10(c) kaldırıldığı için figür küçülür.</w:t>
      </w:r>
    </w:p>
  </w:comment>
  <w:comment w:id="3220" w:author="Claude" w:date="2026-10-20T22:40:00Z" w:initials="C">
    <w:p>
      <w:pPr>
        <w:pStyle w:val="CommentText"/>
      </w:pPr>
      <w:r>
        <w:rPr>
          <w:rStyle w:val="CommentReference"/>
        </w:rPr>
        <w:annotationRef/>
      </w:r>
      <w:r>
        <w:t xml:space="preserve">YERLEŞİM (sayfa 6): Denklem (21) tablosu kolon sonunda bölünüyor; tablo satırında "Allow row to break across pages" kapatılmalı.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D4A6E4" w15:done="0"/>
  <w15:commentEx w15:paraId="73E64000" w15:done="0"/>
  <w15:commentEx w15:paraId="6332315D" w15:done="0"/>
  <w15:commentEx w15:paraId="179CB63F" w15:done="0"/>
  <w15:commentEx w15:paraId="72085338" w15:done="0"/>
  <w15:commentEx w15:paraId="446D7E5C" w15:done="0"/>
  <w15:commentEx w15:paraId="2210E2E5" w15:done="0"/>
  <w15:commentEx w15:paraId="7CDD28C7" w15:done="0"/>
  <w15:commentEx w15:paraId="3795625E" w15:done="0"/>
  <w15:commentEx w15:paraId="78EB8CE8" w15:done="0"/>
  <w15:commentEx w15:paraId="4B726655" w15:done="0"/>
  <w15:commentEx w15:paraId="1042D03E" w15:done="0"/>
  <w15:commentEx w15:paraId="7F899B89" w15:done="0"/>
  <w15:commentEx w15:paraId="5D20CF54" w15:done="0"/>
  <w15:commentEx w15:paraId="36E57E5B" w15:done="0"/>
  <w15:commentEx w15:paraId="4EBEAD65" w15:done="0"/>
  <w15:commentEx w15:paraId="7ECCB772" w15:done="0"/>
  <w15:commentEx w15:paraId="040EDA68" w15:done="0"/>
  <w15:commentEx w15:paraId="0EA69830" w15:done="0"/>
  <w15:commentEx w15:paraId="1D2D3257" w15:done="0"/>
  <w15:commentEx w15:paraId="28292203" w15:done="0"/>
  <w15:commentEx w15:paraId="4D0A85E3" w15:done="0"/>
  <w15:commentEx w15:paraId="48DD6BAC" w15:done="0"/>
  <w15:commentEx w15:paraId="27BF232B" w15:done="0"/>
  <w15:commentEx w15:paraId="71787F8C" w15:done="0"/>
  <w15:commentEx w15:paraId="6AB4E9F5" w15:done="0"/>
  <w15:commentEx w15:paraId="36C20470" w15:done="0"/>
  <w15:commentEx w15:paraId="398044D4" w15:done="0"/>
  <w15:commentEx w15:paraId="4C3109CA" w15:done="0"/>
  <w15:commentEx w15:paraId="08DD5747" w15:done="0"/>
  <w15:commentEx w15:paraId="105160B4" w15:done="0"/>
  <w15:commentEx w15:paraId="2E6A059A" w15:done="0"/>
  <w15:commentEx w15:paraId="3465B160" w15:done="0"/>
  <w15:commentEx w15:paraId="6153E1C4" w15:done="0"/>
  <w15:commentEx w15:paraId="3C526DD7" w15:done="0"/>
  <w15:commentEx w15:paraId="763285E3" w15:done="0"/>
  <w15:commentEx w15:paraId="414CB343" w15:done="0"/>
  <w15:commentEx w15:paraId="3685E93B" w15:done="0"/>
  <w15:commentEx w15:paraId="4A5158BF" w15:done="0"/>
  <w15:commentEx w15:paraId="2DC668D6" w15:done="0"/>
  <w15:commentEx w15:paraId="69F0FFCE" w15:done="0"/>
  <w15:commentEx w15:paraId="2FB09E3A" w15:done="0"/>
  <w15:commentEx w15:paraId="25B2F1A9" w15:done="0"/>
  <w15:commentEx w15:paraId="5CEDAB06" w15:done="0"/>
  <w15:commentEx w15:paraId="11D41DAB" w15:done="0"/>
  <w15:commentEx w15:paraId="24C6DBB9" w15:done="0"/>
  <w15:commentEx w15:paraId="7BE81A2D" w15:done="0"/>
  <w15:commentEx w15:paraId="1241259D" w15:done="0"/>
  <w15:commentEx w15:paraId="66223233" w15:done="0"/>
  <w15:commentEx w15:paraId="684CB5D9" w15:done="0"/>
  <w15:commentEx w15:paraId="61E9406A" w15:done="0"/>
  <w15:commentEx w15:paraId="2FD818F9" w15:done="0"/>
  <w15:commentEx w15:paraId="5703FD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D4A6E4" w16cid:durableId="7DD4A6E4"/>
  <w16cid:commentId w16cid:paraId="73E64000" w16cid:durableId="73E64000"/>
  <w16cid:commentId w16cid:paraId="6332315D" w16cid:durableId="6332315D"/>
  <w16cid:commentId w16cid:paraId="179CB63F" w16cid:durableId="179CB63F"/>
  <w16cid:commentId w16cid:paraId="72085338" w16cid:durableId="72085338"/>
  <w16cid:commentId w16cid:paraId="446D7E5C" w16cid:durableId="446D7E5C"/>
  <w16cid:commentId w16cid:paraId="2210E2E5" w16cid:durableId="2210E2E5"/>
  <w16cid:commentId w16cid:paraId="7CDD28C7" w16cid:durableId="7CDD28C7"/>
  <w16cid:commentId w16cid:paraId="3795625E" w16cid:durableId="3795625E"/>
  <w16cid:commentId w16cid:paraId="78EB8CE8" w16cid:durableId="78EB8CE8"/>
  <w16cid:commentId w16cid:paraId="4B726655" w16cid:durableId="4B726655"/>
  <w16cid:commentId w16cid:paraId="1042D03E" w16cid:durableId="1042D03E"/>
  <w16cid:commentId w16cid:paraId="7F899B89" w16cid:durableId="7F899B89"/>
  <w16cid:commentId w16cid:paraId="5D20CF54" w16cid:durableId="5D20CF54"/>
  <w16cid:commentId w16cid:paraId="36E57E5B" w16cid:durableId="5DF7D3D6"/>
  <w16cid:commentId w16cid:paraId="4EBEAD65" w16cid:durableId="4EBEAD65"/>
  <w16cid:commentId w16cid:paraId="7ECCB772" w16cid:durableId="7ECCB772"/>
  <w16cid:commentId w16cid:paraId="040EDA68" w16cid:durableId="040EDA68"/>
  <w16cid:commentId w16cid:paraId="0EA69830" w16cid:durableId="0EA69830"/>
  <w16cid:commentId w16cid:paraId="1D2D3257" w16cid:durableId="0CC11158"/>
  <w16cid:commentId w16cid:paraId="28292203" w16cid:durableId="28292203"/>
  <w16cid:commentId w16cid:paraId="4D0A85E3" w16cid:durableId="4D0A85E3"/>
  <w16cid:commentId w16cid:paraId="48DD6BAC" w16cid:durableId="48DD6BAC"/>
  <w16cid:commentId w16cid:paraId="27BF232B" w16cid:durableId="27BF232B"/>
  <w16cid:commentId w16cid:paraId="71787F8C" w16cid:durableId="71787F8C"/>
  <w16cid:commentId w16cid:paraId="6AB4E9F5" w16cid:durableId="6AB4E9F5"/>
  <w16cid:commentId w16cid:paraId="36C20470" w16cid:durableId="36C20470"/>
  <w16cid:commentId w16cid:paraId="398044D4" w16cid:durableId="398044D4"/>
  <w16cid:commentId w16cid:paraId="4C3109CA" w16cid:durableId="4C3109CA"/>
  <w16cid:commentId w16cid:paraId="08DD5747" w16cid:durableId="08DD5747"/>
  <w16cid:commentId w16cid:paraId="105160B4" w16cid:durableId="105160B4"/>
  <w16cid:commentId w16cid:paraId="2E6A059A" w16cid:durableId="2E6A059A"/>
  <w16cid:commentId w16cid:paraId="3465B160" w16cid:durableId="3465B160"/>
  <w16cid:commentId w16cid:paraId="6153E1C4" w16cid:durableId="6153E1C4"/>
  <w16cid:commentId w16cid:paraId="3C526DD7" w16cid:durableId="3C526DD7"/>
  <w16cid:commentId w16cid:paraId="763285E3" w16cid:durableId="763285E3"/>
  <w16cid:commentId w16cid:paraId="414CB343" w16cid:durableId="414CB343"/>
  <w16cid:commentId w16cid:paraId="3685E93B" w16cid:durableId="3685E93B"/>
  <w16cid:commentId w16cid:paraId="4A5158BF" w16cid:durableId="4A5158BF"/>
  <w16cid:commentId w16cid:paraId="2DC668D6" w16cid:durableId="2DC668D6"/>
  <w16cid:commentId w16cid:paraId="69F0FFCE" w16cid:durableId="2FFBD88C"/>
  <w16cid:commentId w16cid:paraId="2FB09E3A" w16cid:durableId="2FB09E3A"/>
  <w16cid:commentId w16cid:paraId="25B2F1A9" w16cid:durableId="25B2F1A9"/>
  <w16cid:commentId w16cid:paraId="5CEDAB06" w16cid:durableId="5CEDAB06"/>
  <w16cid:commentId w16cid:paraId="11D41DAB" w16cid:durableId="11D41DAB"/>
  <w16cid:commentId w16cid:paraId="24C6DBB9" w16cid:durableId="24C6DBB9"/>
  <w16cid:commentId w16cid:paraId="7BE81A2D" w16cid:durableId="7BE81A2D"/>
  <w16cid:commentId w16cid:paraId="1241259D" w16cid:durableId="1241259D"/>
  <w16cid:commentId w16cid:paraId="66223233" w16cid:durableId="66223233"/>
  <w16cid:commentId w16cid:paraId="684CB5D9" w16cid:durableId="684CB5D9"/>
  <w16cid:commentId w16cid:paraId="61E9406A" w16cid:durableId="61E9406A"/>
  <w16cid:commentId w16cid:paraId="2FD818F9" w16cid:durableId="2FD818F9"/>
  <w16cid:commentId w16cid:paraId="5703FD48" w16cid:durableId="0A29A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40DC" w14:textId="77777777" w:rsidR="00FF26BC" w:rsidRDefault="00FF26BC">
      <w:r>
        <w:separator/>
      </w:r>
    </w:p>
  </w:endnote>
  <w:endnote w:type="continuationSeparator" w:id="0">
    <w:p w14:paraId="3E165372" w14:textId="77777777" w:rsidR="00FF26BC" w:rsidRDefault="00FF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11F8" w14:textId="77777777" w:rsidR="00FF26BC" w:rsidRPr="009A0AA6" w:rsidRDefault="00FF26BC" w:rsidP="009A0AA6">
      <w:pPr>
        <w:pStyle w:val="Footer"/>
      </w:pPr>
    </w:p>
  </w:footnote>
  <w:footnote w:type="continuationSeparator" w:id="0">
    <w:p w14:paraId="54EFACEF" w14:textId="77777777" w:rsidR="00FF26BC" w:rsidRDefault="00FF26BC">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60DF5"/>
    <w:rsid w:val="00374D63"/>
    <w:rsid w:val="00376272"/>
    <w:rsid w:val="0038414F"/>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80DC7"/>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0E67"/>
    <w:rsid w:val="00721E77"/>
    <w:rsid w:val="00725A80"/>
    <w:rsid w:val="00732E46"/>
    <w:rsid w:val="00733166"/>
    <w:rsid w:val="00733504"/>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340E"/>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26BC"/>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3441</TotalTime>
  <Pages>1</Pages>
  <Words>11449</Words>
  <Characters>65262</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77</cp:revision>
  <dcterms:created xsi:type="dcterms:W3CDTF">2024-06-12T13:11:00Z</dcterms:created>
  <dcterms:modified xsi:type="dcterms:W3CDTF">2026-10-20T18:44:00Z</dcterms:modified>
</cp:coreProperties>
</file>