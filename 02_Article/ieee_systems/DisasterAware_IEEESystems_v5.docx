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rPr>
          <w:del w:id="9020" w:author="Reviewer" w:date="2026-10-06T02:49:59Z"/>
        </w:rPr>
      </w:pPr>
      <w:del w:id="9003" w:author="Reviewer" w:date="2026-10-06T02:49:59Z">
        <w:r>
          <w:rPr>
            <w:b/>
            <w:i/>
            <w:sz w:val="18"/>
            <w:szCs w:val="18"/>
          </w:rPr>
          <w:delText xml:space="preserve"/>
        </w:r>
      </w:del>
      <w:del w:id="9004" w:author="Reviewer" w:date="2026-10-06T02:49:59Z">
        <w:r>
          <w:rPr>
            <w:b/>
            <w:i/>
            <w:sz w:val="18"/>
            <w:szCs w:val="18"/>
          </w:rPr>
          <w:delText xml:space="preserve"/>
        </w:r>
      </w:del>
      <w:del w:id="9005" w:author="Reviewer" w:date="2026-10-06T02:49:59Z">
        <w:r>
          <w:rPr>
            <w:b/>
            <w:i/>
            <w:sz w:val="18"/>
            <w:szCs w:val="18"/>
          </w:rPr>
          <w:delTex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delText>
        </w:r>
      </w:del>
      <w:del w:id="9006" w:author="Reviewer" w:date="2026-10-06T02:49:59Z">
        <w:r>
          <w:rPr>
            <w:b/>
            <w:i/>
            <w:sz w:val="18"/>
            <w:szCs w:val="18"/>
          </w:rPr>
          <w:delText xml:space="preserve"/>
        </w:r>
      </w:del>
      <w:del w:id="9007" w:author="Reviewer" w:date="2026-10-06T02:49:59Z">
        <w:r>
          <w:rPr>
            <w:b/>
            <w:i/>
            <w:sz w:val="18"/>
            <w:szCs w:val="18"/>
          </w:rPr>
          <w:delText xml:space="preserve"/>
        </w:r>
      </w:del>
      <w:proofErr w:type="spellStart"/>
      <w:del w:id="9008" w:author="Reviewer" w:date="2026-10-06T02:49:59Z">
        <w:r>
          <w:rPr>
            <w:b/>
            <w:sz w:val="18"/>
            <w:szCs w:val="18"/>
          </w:rPr>
          <w:delText xml:space="preserve">Sugeno</w:delText>
        </w:r>
      </w:del>
      <w:proofErr w:type="spellEnd"/>
      <w:del w:id="9009" w:author="Reviewer" w:date="2026-10-06T02:49:59Z">
        <w:r>
          <w:rPr>
            <w:b/>
            <w:sz w:val="18"/>
            <w:szCs w:val="18"/>
          </w:rPr>
          <w:delText xml:space="preserve"/>
        </w:r>
      </w:del>
      <w:del w:id="9010" w:author="Reviewer" w:date="2026-10-06T02:49:59Z">
        <w:r>
          <w:rPr>
            <w:b/>
            <w:sz w:val="18"/>
            <w:szCs w:val="18"/>
          </w:rPr>
          <w:delText xml:space="preserve"/>
        </w:r>
      </w:del>
      <w:del w:id="9011" w:author="Reviewer" w:date="2026-10-06T02:49:59Z">
        <w:r>
          <w:rPr>
            <w:b/>
            <w:sz w:val="18"/>
            <w:szCs w:val="18"/>
          </w:rPr>
          <w:delTex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delText>
        </w:r>
      </w:del>
      <w:del w:id="9012" w:author="Reviewer" w:date="2026-10-06T02:49:59Z">
        <w:r>
          <w:rPr>
            <w:b/>
            <w:sz w:val="18"/>
            <w:szCs w:val="18"/>
          </w:rPr>
          <w:delText xml:space="preserve"/>
        </w:r>
      </w:del>
      <w:del w:id="9013" w:author="Reviewer" w:date="2026-10-06T02:49:59Z">
        <w:r>
          <w:rPr>
            <w:b/>
            <w:sz w:val="18"/>
            <w:szCs w:val="18"/>
          </w:rPr>
          <w:delText xml:space="preserve"/>
        </w:r>
      </w:del>
      <w:proofErr w:type="gramStart"/>
      <w:del w:id="9014" w:author="Reviewer" w:date="2026-10-06T02:49:59Z">
        <w:r>
          <w:rPr>
            <w:b/>
            <w:sz w:val="18"/>
            <w:szCs w:val="18"/>
          </w:rPr>
          <w:delText xml:space="preserve">stays</w:delText>
        </w:r>
      </w:del>
      <w:proofErr w:type="gramEnd"/>
      <w:del w:id="9015" w:author="Reviewer" w:date="2026-10-06T02:49:59Z">
        <w:r>
          <w:rPr>
            <w:b/>
            <w:sz w:val="18"/>
            <w:szCs w:val="18"/>
          </w:rPr>
          <w:delText xml:space="preserve"/>
        </w:r>
      </w:del>
      <w:del w:id="9016" w:author="Reviewer" w:date="2026-10-06T02:49:59Z">
        <w:r>
          <w:rPr>
            <w:b/>
            <w:sz w:val="18"/>
            <w:szCs w:val="18"/>
          </w:rPr>
          <w:delText xml:space="preserve"/>
        </w:r>
      </w:del>
      <w:del w:id="9017" w:author="Reviewer" w:date="2026-10-06T02:49:59Z">
        <w:r>
          <w:rPr>
            <w:b/>
            <w:sz w:val="18"/>
            <w:szCs w:val="18"/>
          </w:rPr>
          <w:delTex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delText>
        </w:r>
      </w:del>
      <w:del w:id="9018" w:author="Reviewer" w:date="2026-10-06T02:49:59Z">
        <w:r>
          <w:rPr>
            <w:b/>
            <w:sz w:val="18"/>
            <w:szCs w:val="18"/>
          </w:rPr>
          <w:delText xml:space="preserve"/>
        </w:r>
      </w:del>
      <w:del w:id="9019" w:author="Reviewer" w:date="2026-10-06T02:49:59Z">
        <w:r>
          <w:rPr>
            <w:b/>
            <w:sz w:val="18"/>
            <w:szCs w:val="18"/>
          </w:rPr>
          <w:delText xml:space="preserve"/>
        </w:r>
      </w:del>
    </w:p>
    <w:p>
      <w:pPr>
        <w:rPr>
          <w:ins w:id="9001" w:author="Reviewer" w:date="2026-10-06T02:49:59Z"/>
        </w:rPr>
      </w:pPr>
      <w:ins w:id="9002" w:author="Reviewer" w:date="2026-10-06T02:49:59Z">
        <w: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 support architecture built on two separated cores: a simulation core that owns the hazard state and a decision core that reads it only through confidence-rated observations. Local agents turn ten observation features into five decision concepts, a sparse Takagi-Sugeno rule base maps the concepts to six intervention families, and a coordination layer ranks regions and shares capacity while the commander supervises through bounded, reversible inputs. The central contribution is an open decision space. When the standing decision falls short, a staged loop tunes the rules, writes rules for uncovered situations, and lets a pretrained language model propose new rules, intermediate concepts, and interventions composed from verified physical effects. Every proposal must clear deterministic gates and a paired forecast test on two reseeded futures before it acts, so the doctrine grows only as the incident demands, life-safety orders are never attenuated, and every order stays traceable to its concepts, rules, and confidences. The simulation core reproduces four historical fires with 86 to 94 percent agreement. On that ground, over 30 paired worlds per scenario family, the language model issued 788 proposals and the gates admitted 338. DisasterAware extinguishes 75 percent of the incidents within the episode where the static doctrine extinguishes 13 percent and the self-tuning doctrine 52 percent, burns 40 percent less area than the self-tuning doctrine and 82 percent less than no action, leaves 76 percent fewer people affected than the static doctrine, and carries sixteen times more agents at under 1.3 times the cost per decision.</w:t>
        </w:r>
      </w:ins>
    </w:p>
    <w:p w14:paraId="08C70B6A" w14:textId="77777777" w:rsidR="004A6C58" w:rsidRDefault="00121BAB">
      <w:pPr>
        <w:spacing w:after="240"/>
        <w:jc w:val="both"/>
        <w:rPr>
          <w:del w:id="9032" w:author="Reviewer" w:date="2026-10-06T02:49:59Z"/>
        </w:rPr>
      </w:pPr>
      <w:del w:id="9023" w:author="Reviewer" w:date="2026-10-06T02:49:59Z">
        <w:r>
          <w:rPr>
            <w:b/>
            <w:i/>
            <w:sz w:val="18"/>
            <w:szCs w:val="18"/>
          </w:rPr>
          <w:delText xml:space="preserve"/>
        </w:r>
      </w:del>
      <w:del w:id="9024" w:author="Reviewer" w:date="2026-10-06T02:49:59Z">
        <w:r>
          <w:rPr>
            <w:b/>
            <w:i/>
            <w:sz w:val="18"/>
            <w:szCs w:val="18"/>
          </w:rPr>
          <w:delText xml:space="preserve">Index Terms—System-of-systems architecture, distributed decision support, open intervention space, verification and fail-safe design, human-supervised emergency response, wildfire management.</w:delText>
        </w:r>
      </w:del>
      <w:del w:id="9025" w:author="Reviewer" w:date="2026-10-06T02:49:59Z">
        <w:r>
          <w:rPr>
            <w:b/>
            <w:i/>
            <w:sz w:val="18"/>
            <w:szCs w:val="18"/>
          </w:rPr>
          <w:delText xml:space="preserve"/>
        </w:r>
      </w:del>
      <w:del w:id="9026" w:author="Reviewer" w:date="2026-10-06T02:49:59Z">
        <w:r>
          <w:rPr>
            <w:b/>
            <w:sz w:val="18"/>
            <w:szCs w:val="18"/>
          </w:rPr>
          <w:delText xml:space="preserve"/>
        </w:r>
      </w:del>
      <w:del w:id="9027" w:author="Reviewer" w:date="2026-10-06T02:49:59Z">
        <w:r>
          <w:rPr>
            <w:b/>
            <w:sz w:val="18"/>
            <w:szCs w:val="18"/>
          </w:rPr>
          <w:delText xml:space="preserve"/>
        </w:r>
      </w:del>
      <w:proofErr w:type="spellStart"/>
      <w:del w:id="9028" w:author="Reviewer" w:date="2026-10-06T02:49:59Z">
        <w:r>
          <w:rPr>
            <w:b/>
            <w:sz w:val="18"/>
            <w:szCs w:val="18"/>
          </w:rPr>
          <w:delText xml:space="preserve"/>
        </w:r>
      </w:del>
      <w:del w:id="9029" w:author="Reviewer" w:date="2026-10-06T02:49:59Z">
        <w:r>
          <w:rPr>
            <w:b/>
            <w:sz w:val="18"/>
            <w:szCs w:val="18"/>
          </w:rPr>
          <w:delText xml:space="preserve"/>
        </w:r>
      </w:del>
      <w:proofErr w:type="spellEnd"/>
      <w:del w:id="9030" w:author="Reviewer" w:date="2026-10-06T02:49:59Z">
        <w:r>
          <w:rPr>
            <w:b/>
            <w:sz w:val="18"/>
            <w:szCs w:val="18"/>
          </w:rPr>
          <w:delText xml:space="preserve"/>
        </w:r>
      </w:del>
      <w:del w:id="9031" w:author="Reviewer" w:date="2026-10-06T02:49:59Z">
        <w:r>
          <w:rPr>
            <w:b/>
            <w:sz w:val="18"/>
            <w:szCs w:val="18"/>
          </w:rPr>
          <w:delText xml:space="preserve"/>
        </w:r>
      </w:del>
    </w:p>
    <w:p>
      <w:pPr>
        <w:rPr>
          <w:ins w:id="9021" w:author="Reviewer" w:date="2026-10-06T02:49:59Z"/>
        </w:rPr>
      </w:pPr>
      <w:ins w:id="9022" w:author="Reviewer" w:date="2026-10-06T02:49:59Z">
        <w:r>
          <w:t xml:space="preserve">Index Terms—System-of-systems architecture, distributed decision support, open decision space, generative rule proposal, verification and fail-safe design, human-supervised emergency response, wildfire management.</w:t>
        </w:r>
      </w:ins>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rPr>
          <w:del w:id="9055" w:author="Reviewer" w:date="2026-10-06T02:49:59Z"/>
        </w:rPr>
      </w:pPr>
      <w:del w:id="9046" w:author="Reviewer" w:date="2026-10-06T02:49:59Z">
        <w:r>
          <w:delText xml:space="preserve"/>
        </w:r>
      </w:del>
      <w:del w:id="9047" w:author="Reviewer" w:date="2026-10-06T02:49:59Z">
        <w:r>
          <w:delTex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delText>
        </w:r>
      </w:del>
      <w:del w:id="9048" w:author="Reviewer" w:date="2026-10-06T02:49:59Z">
        <w:r>
          <w:delText xml:space="preserve"/>
        </w:r>
      </w:del>
      <w:del w:id="9049" w:author="Reviewer" w:date="2026-10-06T02:49:59Z">
        <w:r>
          <w:fldChar w:fldCharType="begin"/>
        </w:r>
      </w:del>
      <w:del w:id="9050" w:author="Reviewer" w:date="2026-10-06T02:49:59Z">
        <w:r>
          <w:instrText xml:space="preserve"> REF _RefTabGaps \h </w:instrText>
        </w:r>
      </w:del>
      <w:del w:id="9051" w:author="Reviewer" w:date="2026-10-06T02:49:59Z">
        <w:r>
          <w:fldChar w:fldCharType="separate"/>
        </w:r>
      </w:del>
      <w:del w:id="9052" w:author="Reviewer" w:date="2026-10-06T02:49:59Z">
        <w:r>
          <w:rPr>
            <w:noProof/>
          </w:rPr>
          <w:delText xml:space="preserve">I</w:delText>
        </w:r>
      </w:del>
      <w:del w:id="9053" w:author="Reviewer" w:date="2026-10-06T02:49:59Z">
        <w:r>
          <w:fldChar w:fldCharType="end"/>
        </w:r>
      </w:del>
      <w:del w:id="9054" w:author="Reviewer" w:date="2026-10-06T02:49:59Z">
        <w:r>
          <w:delText xml:space="preserve"> one to one.</w:delText>
        </w:r>
      </w:del>
    </w:p>
    <w:p w14:paraId="5CBC420F" w14:textId="2D34E241" w:rsidR="004A6C58" w:rsidRDefault="00121BAB">
      <w:pPr>
        <w:pStyle w:val="Text"/>
        <w:rPr>
          <w:del w:id="9074" w:author="Reviewer" w:date="2026-10-06T02:49:59Z"/>
        </w:rPr>
      </w:pPr>
      <w:del w:id="9056" w:author="Reviewer" w:date="2026-10-06T02:49:59Z">
        <w:r>
          <w:rPr>
            <w:b/>
            <w:bCs/>
          </w:rPr>
          <w:delText xml:space="preserve"/>
        </w:r>
      </w:del>
      <w:del w:id="9057" w:author="Reviewer" w:date="2026-10-06T02:49:59Z">
        <w:r>
          <w:rPr>
            <w:b/>
            <w:bCs/>
          </w:rPr>
          <w:delTex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delText>
        </w:r>
      </w:del>
      <w:del w:id="9058" w:author="Reviewer" w:date="2026-10-06T02:49:59Z">
        <w:r>
          <w:rPr>
            <w:b/>
            <w:bCs/>
          </w:rPr>
          <w:delText xml:space="preserve"/>
        </w:r>
      </w:del>
      <w:proofErr w:type="spellStart"/>
      <w:del w:id="9059" w:author="Reviewer" w:date="2026-10-06T02:49:59Z">
        <w:r>
          <w:delText xml:space="preserve">Sugeno</w:delText>
        </w:r>
      </w:del>
      <w:proofErr w:type="spellEnd"/>
      <w:del w:id="9060" w:author="Reviewer" w:date="2026-10-06T02:49:59Z">
        <w:r>
          <w:delText xml:space="preserve"> base adapts memberships and consequents </w:delText>
        </w:r>
      </w:del>
      <w:del w:id="9061" w:author="Reviewer" w:date="2026-10-06T02:49:59Z">
        <w:r>
          <w:fldChar w:fldCharType="begin"/>
        </w:r>
      </w:del>
      <w:del w:id="9062" w:author="Reviewer" w:date="2026-10-06T02:49:59Z">
        <w:r>
          <w:instrText xml:space="preserve"> CITATION TakagiSugeno1985 \l 1033 \m Ang04 </w:instrText>
        </w:r>
      </w:del>
      <w:del w:id="9063" w:author="Reviewer" w:date="2026-10-06T02:49:59Z">
        <w:r>
          <w:fldChar w:fldCharType="separate"/>
        </w:r>
      </w:del>
      <w:del w:id="9064" w:author="Reviewer" w:date="2026-10-06T02:49:59Z">
        <w:r>
          <w:rPr>
            <w:noProof/>
          </w:rPr>
          <w:delText xml:space="preserve">[26, 27]</w:delText>
        </w:r>
      </w:del>
      <w:del w:id="9065" w:author="Reviewer" w:date="2026-10-06T02:49:59Z">
        <w:r>
          <w:fldChar w:fldCharType="end"/>
        </w:r>
      </w:del>
      <w:del w:id="9066" w:author="Reviewer" w:date="2026-10-06T02:49:59Z">
        <w:r>
          <w:delTex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delText>
        </w:r>
      </w:del>
      <w:del w:id="9067" w:author="Reviewer" w:date="2026-10-06T02:49:59Z">
        <w:r>
          <w:fldChar w:fldCharType="begin"/>
        </w:r>
      </w:del>
      <w:del w:id="9068" w:author="Reviewer" w:date="2026-10-06T02:49:59Z">
        <w:r>
          <w:instrText xml:space="preserve"> CITATION Sim56 \l 1033 </w:instrText>
        </w:r>
      </w:del>
      <w:del w:id="9069" w:author="Reviewer" w:date="2026-10-06T02:49:59Z">
        <w:r>
          <w:fldChar w:fldCharType="separate"/>
        </w:r>
      </w:del>
      <w:del w:id="9070" w:author="Reviewer" w:date="2026-10-06T02:49:59Z">
        <w:r>
          <w:rPr>
            <w:noProof/>
          </w:rPr>
          <w:delText xml:space="preserve">[28]</w:delText>
        </w:r>
      </w:del>
      <w:del w:id="9071" w:author="Reviewer" w:date="2026-10-06T02:49:59Z">
        <w:r>
          <w:fldChar w:fldCharType="end"/>
        </w:r>
      </w:del>
      <w:del w:id="9072" w:author="Reviewer" w:date="2026-10-06T02:49:59Z">
        <w:r>
          <w:delText xml:space="preserve">. Local agents do all reasoning, while a non-inferential global layer ranks priorities, assigns resources, and adjusts </w:delText>
        </w:r>
      </w:del>
      <w:del w:id="9073" w:author="Reviewer" w:date="2026-10-06T02:49:59Z">
        <w:r>
          <w:lastRenderedPageBreak/>
          <w:delText>acceptance gates.</w:delText>
        </w:r>
      </w:del>
    </w:p>
    <w:p w14:paraId="3D3F1A08" w14:textId="3129F8DF" w:rsidR="004A6C58" w:rsidRDefault="00121BAB">
      <w:pPr>
        <w:pStyle w:val="Text"/>
        <w:rPr>
          <w:del w:id="9088" w:author="Reviewer" w:date="2026-10-06T02:49:59Z"/>
        </w:rPr>
      </w:pPr>
      <w:del w:id="9075" w:author="Reviewer" w:date="2026-10-06T02:49:59Z">
        <w:r>
          <w:rPr>
            <w:b/>
            <w:bCs/>
          </w:rPr>
          <w:delTex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delText>
        </w:r>
      </w:del>
      <w:proofErr w:type="gramStart"/>
      <w:del w:id="9076" w:author="Reviewer" w:date="2026-10-06T02:49:59Z">
        <w:r>
          <w:rPr>
            <w:b/>
            <w:bCs/>
          </w:rPr>
          <w:delText xml:space="preserve">traces</w:delText>
        </w:r>
      </w:del>
      <w:proofErr w:type="gramEnd"/>
      <w:del w:id="9077" w:author="Reviewer" w:date="2026-10-06T02:49:59Z">
        <w:r>
          <w:rPr>
            <w:b/>
            <w:bCs/>
          </w:rPr>
          <w:delText xml:space="preserve"/>
        </w:r>
      </w:del>
      <w:del w:id="9078" w:author="Reviewer" w:date="2026-10-06T02:49:59Z">
        <w:r>
          <w:rPr>
            <w:b/>
            <w:bCs/>
          </w:rPr>
          <w:delText xml:space="preserve"> to its concepts, rules, and confidences, and a sensitivity analysis quantifies how the loop parameters affect the outputs, in contrast to post-hoc attribution </w:delText>
        </w:r>
      </w:del>
      <w:del w:id="9079" w:author="Reviewer" w:date="2026-10-06T02:49:59Z">
        <w:r>
          <w:rPr>
            <w:b/>
            <w:bCs/>
          </w:rPr>
          <w:delText xml:space="preserve"/>
        </w:r>
      </w:del>
      <w:del w:id="9080" w:author="Reviewer" w:date="2026-10-06T02:49:59Z">
        <w:r>
          <w:delText xml:space="preserve"/>
        </w:r>
      </w:del>
      <w:del w:id="9081" w:author="Reviewer" w:date="2026-10-06T02:49:59Z">
        <w:r>
          <w:delText xml:space="preserve"/>
        </w:r>
      </w:del>
      <w:del w:id="9082" w:author="Reviewer" w:date="2026-10-06T02:49:59Z">
        <w:r>
          <w:fldChar w:fldCharType="begin"/>
        </w:r>
      </w:del>
      <w:del w:id="9083" w:author="Reviewer" w:date="2026-10-06T02:49:59Z">
        <w:r>
          <w:instrText xml:space="preserve"> CITATION RibeiroEtAl2016 \l 1033 </w:instrText>
        </w:r>
      </w:del>
      <w:del w:id="9084" w:author="Reviewer" w:date="2026-10-06T02:49:59Z">
        <w:r>
          <w:fldChar w:fldCharType="separate"/>
        </w:r>
      </w:del>
      <w:del w:id="9085" w:author="Reviewer" w:date="2026-10-06T02:49:59Z">
        <w:r>
          <w:rPr>
            <w:noProof/>
          </w:rPr>
          <w:delText xml:space="preserve">[4]</w:delText>
        </w:r>
      </w:del>
      <w:del w:id="9086" w:author="Reviewer" w:date="2026-10-06T02:49:59Z">
        <w:r>
          <w:fldChar w:fldCharType="end"/>
        </w:r>
      </w:del>
      <w:del w:id="9087" w:author="Reviewer" w:date="2026-10-06T02:49:59Z">
        <w:r>
          <w:delText xml:space="preserve">.</w:delText>
        </w:r>
      </w:del>
    </w:p>
    <w:p w14:paraId="38D683EB" w14:textId="5D4DF7D3" w:rsidR="004A6C58" w:rsidRDefault="00121BAB">
      <w:pPr>
        <w:pStyle w:val="Text"/>
        <w:rPr>
          <w:del w:id="9097" w:author="Reviewer" w:date="2026-10-06T02:49:59Z"/>
        </w:rPr>
      </w:pPr>
      <w:del w:id="9089" w:author="Reviewer" w:date="2026-10-06T02:49:59Z">
        <w:r>
          <w:rPr>
            <w:b/>
            <w:bCs/>
          </w:rPr>
          <w:delTex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delText>
        </w:r>
      </w:del>
      <w:del w:id="9090" w:author="Reviewer" w:date="2026-10-06T02:49:59Z">
        <w:r>
          <w:delText xml:space="preserve"> </w:delText>
        </w:r>
      </w:del>
      <w:del w:id="9091" w:author="Reviewer" w:date="2026-10-06T02:49:59Z">
        <w:r>
          <w:fldChar w:fldCharType="begin"/>
        </w:r>
      </w:del>
      <w:del w:id="9092" w:author="Reviewer" w:date="2026-10-06T02:49:59Z">
        <w:r>
          <w:instrText xml:space="preserve"> CITATION Fillmore2023 \l 1033 \m Rapp2020 </w:instrText>
        </w:r>
      </w:del>
      <w:del w:id="9093" w:author="Reviewer" w:date="2026-10-06T02:49:59Z">
        <w:r>
          <w:fldChar w:fldCharType="separate"/>
        </w:r>
      </w:del>
      <w:del w:id="9094" w:author="Reviewer" w:date="2026-10-06T02:49:59Z">
        <w:r>
          <w:rPr>
            <w:noProof/>
          </w:rPr>
          <w:delText xml:space="preserve">[13, 14]</w:delText>
        </w:r>
      </w:del>
      <w:del w:id="9095" w:author="Reviewer" w:date="2026-10-06T02:49:59Z">
        <w:r>
          <w:fldChar w:fldCharType="end"/>
        </w:r>
      </w:del>
      <w:del w:id="9096" w:author="Reviewer" w:date="2026-10-06T02:49:59Z">
        <w:r>
          <w:delText xml:space="preserve">.</w:delText>
        </w:r>
      </w:del>
    </w:p>
    <w:p>
      <w:pPr>
        <w:pStyle w:val="Text"/>
        <w:rPr>
          <w:del w:id="9099" w:author="Reviewer" w:date="2026-10-06T02:49:59Z"/>
        </w:rPr>
      </w:pPr>
      <w:del w:id="9098" w:author="Reviewer" w:date="2026-10-06T02:49:59Z">
        <w:r>
          <w:delTex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delText>
        </w:r>
      </w:del>
    </w:p>
    <w:p>
      <w:pPr>
        <w:pStyle w:val="Text"/>
        <w:rPr>
          <w:ins w:id="9033" w:author="Reviewer" w:date="2026-10-06T02:49:59Z"/>
        </w:rPr>
      </w:pPr>
      <w:ins w:id="9034" w:author="Reviewer" w:date="2026-10-06T02:49:59Z">
        <w:r>
          <w:t xml:space="preserve">DisasterAware answers these gaps with an architecture whose central contribution is the open decision space: the set of orders the system may issue is not fixed in advance but grows during the incident, under verification by the hazard model. This article asks what that architecture is worth to the commander, and it answers with paired measurements: the same fires are replayed without decision support, with a static doctrine, with a doctrine that tunes itself, and with DisasterAware, so that the benefit of each capability is read from the difference it makes on identical worlds. Three contributions match the gaps of Table I one to one.</w:t>
        </w:r>
      </w:ins>
    </w:p>
    <w:p>
      <w:pPr>
        <w:pStyle w:val="Text"/>
        <w:rPr>
          <w:ins w:id="9035" w:author="Reviewer" w:date="2026-10-06T02:49:59Z"/>
        </w:rPr>
      </w:pPr>
      <w:ins w:id="9036" w:author="Reviewer" w:date="2026-10-06T02:49:59Z">
        <w:r>
          <w:rPr>
            <w:b/>
          </w:rPr>
          <w:t xml:space="preserve">Open decision space through staged, verified adaptation.</w:t>
        </w:r>
      </w:ins>
      <w:ins w:id="9037" w:author="Reviewer" w:date="2026-10-06T02:49:59Z">
        <w:r>
          <w:t xml:space="preserve"> To address G1, the fixed menu of alternatives becomes an open field of orders: ten observation features aggregate into five decision concepts, so rules are written in operational language. The field is reshaped online on three levels: an evolving Takagi-Sugeno base adapts memberships and consequents [26, 27], term resolution grows where situations are ambiguous, and a generative stage driven by a pretrained language model may add rules, intermediate concepts, bundles of existing interventions, and new interventions composed from verified physical effects; nothing enters the base without a gate chain ending in a reseeded forecast comparison [28]. Local agents do all reasoning, while a non-inferential global layer ranks priorities, assigns resources, and adjusts acceptance gates.</w:t>
        </w:r>
      </w:ins>
    </w:p>
    <w:p>
      <w:pPr>
        <w:pStyle w:val="Text"/>
        <w:rPr>
          <w:ins w:id="9038" w:author="Reviewer" w:date="2026-10-06T02:49:59Z"/>
        </w:rPr>
      </w:pPr>
      <w:ins w:id="9039" w:author="Reviewer" w:date="2026-10-06T02:49:59Z">
        <w:r>
          <w:rPr>
            <w:b/>
          </w:rPr>
          <w:t xml:space="preserve">Sensitivity analysis with traceability and confidence-gated uncertainty.</w:t>
        </w:r>
      </w:ins>
      <w:ins w:id="9040" w:author="Reviewer" w:date="2026-10-06T02:49:59Z">
        <w:r>
          <w:t xml:space="preserve"> To address G2, explanation and uncertainty handling are structural. Epistemic uncertainty is propagated without prior distributions by blending each concept activation with a persistence-based estimate in proportion to observation confidence. Every decision traces to its concepts, rules, and confidences, every admitted edit to the deficit that triggered it and the gate that judged it, and a sensitivity analysis quantifies how the loop parameters affect the outputs, in contrast to post-hoc attribution [4].</w:t>
        </w:r>
      </w:ins>
    </w:p>
    <w:p>
      <w:pPr>
        <w:pStyle w:val="Text"/>
        <w:rPr>
          <w:ins w:id="9041" w:author="Reviewer" w:date="2026-10-06T02:49:59Z"/>
        </w:rPr>
      </w:pPr>
      <w:ins w:id="9042" w:author="Reviewer" w:date="2026-10-06T02:49:59Z">
        <w:r>
          <w:rPr>
            <w:b/>
          </w:rPr>
          <w:t xml:space="preserve">End-to-end measurement over separated cores.</w:t>
        </w:r>
      </w:ins>
      <w:ins w:id="9043" w:author="Reviewer" w:date="2026-10-06T02:49:59Z">
        <w:r>
          <w:t xml:space="preserve"> To address G3, the two cores are strictly separated, validated independently, and exercised end to end with an operator dashboard, every intervention screened before fielding. The decision layer is then measured on five scenario families against three references that share the world, the ignitions, and the random stream: no decision support, the static seed doctrine, and the self-tuning doctrine. Differences arise from the issued orders alone [13, 14].</w:t>
        </w:r>
      </w:ins>
    </w:p>
    <w:p>
      <w:pPr>
        <w:pStyle w:val="Text"/>
        <w:rPr>
          <w:ins w:id="9044" w:author="Reviewer" w:date="2026-10-06T02:49:59Z"/>
        </w:rPr>
      </w:pPr>
      <w:ins w:id="9045" w:author="Reviewer" w:date="2026-10-06T02:49:59Z">
        <w:r>
          <w:t xml:space="preserve">This work is a systems contribution rather than a new inference algorithm. It defines the open decision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what the resulting architecture buys on an independently validated hazard model. The concept-driven inference and the generative proposer are components inside the architecture; either can be replaced without affecting the invariants.</w:t>
        </w:r>
      </w:ins>
    </w:p>
    <w:p w14:paraId="188F8E23" w14:textId="1F1ED225" w:rsidR="004A6C58" w:rsidRDefault="00121BAB">
      <w:pPr>
        <w:pStyle w:val="Heading1"/>
        <w:rPr>
          <w:del w:id="9103" w:author="Reviewer" w:date="2026-10-06T02:49:59Z"/>
        </w:rPr>
      </w:pPr>
      <w:del w:id="9102" w:author="Reviewer" w:date="2026-10-06T02:49:59Z">
        <w:r>
          <w:delText xml:space="preserve">II. Background</w:delText>
        </w:r>
      </w:del>
    </w:p>
    <w:p>
      <w:pPr>
        <w:pStyle w:val="Heading1"/>
        <w:rPr>
          <w:ins w:id="9100" w:author="Reviewer" w:date="2026-10-06T02:49:59Z"/>
        </w:rPr>
      </w:pPr>
      <w:ins w:id="9101" w:author="Reviewer" w:date="2026-10-06T02:49:59Z">
        <w:r>
          <w:t xml:space="preserve">II. Related Work and Background</w:t>
        </w:r>
      </w:ins>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rPr>
          <w:del w:id="9105" w:author="Reviewer" w:date="2026-10-06T02:49:59Z"/>
        </w:rPr>
      </w:pPr>
      <w:del w:id="9104" w:author="Reviewer" w:date="2026-10-06T02:49:59Z">
        <w:r>
          <w:delText xml:space="preserve">B. Decision Support Foundations</w:delText>
        </w:r>
      </w:del>
    </w:p>
    <w:p w14:paraId="3993638E" w14:textId="77777777" w:rsidR="00803259" w:rsidRDefault="00803259" w:rsidP="00803259">
      <w:pPr>
        <w:pStyle w:val="Text"/>
        <w:rPr>
          <w:del w:id="9119" w:author="Reviewer" w:date="2026-10-06T02:49:59Z"/>
        </w:rPr>
      </w:pPr>
      <w:del w:id="9106" w:author="Reviewer" w:date="2026-10-06T02:49:59Z">
        <w:r>
          <w:delText xml:space="preserve">A DSS mediates between the input space of what the system can observe and the decision space of what it is authorized to decide, helping an operator choose among actions with uncertain consequences </w:delText>
        </w:r>
      </w:del>
      <w:del w:id="9107" w:author="Reviewer" w:date="2026-10-06T02:49:59Z">
        <w:r>
          <w:fldChar w:fldCharType="begin"/>
        </w:r>
      </w:del>
      <w:del w:id="9108" w:author="Reviewer" w:date="2026-10-06T02:49:59Z">
        <w:r>
          <w:instrText xml:space="preserve"> CITATION Power2002 \l 1033 </w:instrText>
        </w:r>
      </w:del>
      <w:del w:id="9109" w:author="Reviewer" w:date="2026-10-06T02:49:59Z">
        <w:r>
          <w:fldChar w:fldCharType="separate"/>
        </w:r>
      </w:del>
      <w:del w:id="9110" w:author="Reviewer" w:date="2026-10-06T02:49:59Z">
        <w:r>
          <w:rPr>
            <w:noProof/>
          </w:rPr>
          <w:delText xml:space="preserve">[1]</w:delText>
        </w:r>
      </w:del>
      <w:del w:id="9111" w:author="Reviewer" w:date="2026-10-06T02:49:59Z">
        <w:r>
          <w:fldChar w:fldCharType="end"/>
        </w:r>
      </w:del>
      <w:del w:id="9112" w:author="Reviewer" w:date="2026-10-06T02:49:59Z">
        <w:r>
          <w:delText xml:space="preserve">. Wildfire response is the canonical semi-structured case: spread can be modeled and responses scored, yet accountability stays with the commander, and time-critical domains require explicit uncertainty handling </w:delText>
        </w:r>
      </w:del>
      <w:del w:id="9113" w:author="Reviewer" w:date="2026-10-06T02:49:59Z">
        <w:r>
          <w:fldChar w:fldCharType="begin"/>
        </w:r>
      </w:del>
      <w:del w:id="9114" w:author="Reviewer" w:date="2026-10-06T02:49:59Z">
        <w:r>
          <w:instrText xml:space="preserve"> CITATION FrenchEtAl2019 \l 1033 </w:instrText>
        </w:r>
      </w:del>
      <w:del w:id="9115" w:author="Reviewer" w:date="2026-10-06T02:49:59Z">
        <w:r>
          <w:fldChar w:fldCharType="separate"/>
        </w:r>
      </w:del>
      <w:del w:id="9116" w:author="Reviewer" w:date="2026-10-06T02:49:59Z">
        <w:r>
          <w:rPr>
            <w:noProof/>
          </w:rPr>
          <w:delText xml:space="preserve">[3]</w:delText>
        </w:r>
      </w:del>
      <w:del w:id="9117" w:author="Reviewer" w:date="2026-10-06T02:49:59Z">
        <w:r>
          <w:fldChar w:fldCharType="end"/>
        </w:r>
      </w:del>
      <w:del w:id="9118" w:author="Reviewer" w:date="2026-10-06T02:49:59Z">
        <w:r>
          <w:delText xml:space="preserve">.</w:delText>
        </w:r>
      </w:del>
    </w:p>
    <w:p w14:paraId="665F1FC4" w14:textId="21469B56" w:rsidR="00803259" w:rsidRDefault="00803259" w:rsidP="00803259">
      <w:pPr>
        <w:pStyle w:val="Text"/>
        <w:rPr>
          <w:del w:id="9163" w:author="Reviewer" w:date="2026-10-06T02:49:59Z"/>
        </w:rPr>
      </w:pPr>
      <w:del w:id="9120" w:author="Reviewer" w:date="2026-10-06T02:49:59Z">
        <w:r>
          <w:delText xml:space="preserve">In a closed decision </w:delText>
        </w:r>
      </w:del>
      <w:proofErr w:type="gramStart"/>
      <w:del w:id="9121" w:author="Reviewer" w:date="2026-10-06T02:49:59Z">
        <w:r>
          <w:delText xml:space="preserve">space</w:delText>
        </w:r>
      </w:del>
      <w:proofErr w:type="gramEnd"/>
      <w:del w:id="9122" w:author="Reviewer" w:date="2026-10-06T02:49:59Z">
        <w:r>
          <w:delText xml:space="preserve"> the alternatives are enumerated in advance and the system can only rank them </w:delText>
        </w:r>
      </w:del>
      <w:del w:id="9123" w:author="Reviewer" w:date="2026-10-06T02:49:59Z">
        <w:r>
          <w:fldChar w:fldCharType="begin"/>
        </w:r>
      </w:del>
      <w:del w:id="9124" w:author="Reviewer" w:date="2026-10-06T02:49:59Z">
        <w:r>
          <w:instrText xml:space="preserve"> CITATION Mal99 \l 1033 </w:instrText>
        </w:r>
      </w:del>
      <w:del w:id="9125" w:author="Reviewer" w:date="2026-10-06T02:49:59Z">
        <w:r>
          <w:fldChar w:fldCharType="separate"/>
        </w:r>
      </w:del>
      <w:del w:id="9126" w:author="Reviewer" w:date="2026-10-06T02:49:59Z">
        <w:r>
          <w:rPr>
            <w:noProof/>
          </w:rPr>
          <w:delText xml:space="preserve">[15]</w:delText>
        </w:r>
      </w:del>
      <w:del w:id="9127" w:author="Reviewer" w:date="2026-10-06T02:49:59Z">
        <w:r>
          <w:fldChar w:fldCharType="end"/>
        </w:r>
      </w:del>
      <w:del w:id="9128" w:author="Reviewer" w:date="2026-10-06T02:49:59Z">
        <w:r>
          <w:delText xml:space="preserve"/>
        </w:r>
      </w:del>
      <w:del w:id="9129" w:author="Reviewer" w:date="2026-10-06T02:49:59Z">
        <w:r>
          <w:delText xml:space="preserve">. Fire produces conditions no predefined alternative covers, and commanders build courses of action from recognized patterns </w:delText>
        </w:r>
      </w:del>
      <w:del w:id="9130" w:author="Reviewer" w:date="2026-10-06T02:49:59Z">
        <w:r>
          <w:delText xml:space="preserve"/>
        </w:r>
      </w:del>
      <w:del w:id="9131" w:author="Reviewer" w:date="2026-10-06T02:49:59Z">
        <w:r>
          <w:fldChar w:fldCharType="begin"/>
        </w:r>
      </w:del>
      <w:del w:id="9132" w:author="Reviewer" w:date="2026-10-06T02:49:59Z">
        <w:r>
          <w:instrText xml:space="preserve"> CITATION Klein1998 \l 1033 </w:instrText>
        </w:r>
      </w:del>
      <w:del w:id="9133" w:author="Reviewer" w:date="2026-10-06T02:49:59Z">
        <w:r>
          <w:fldChar w:fldCharType="separate"/>
        </w:r>
      </w:del>
      <w:del w:id="9134" w:author="Reviewer" w:date="2026-10-06T02:49:59Z">
        <w:r>
          <w:rPr>
            <w:noProof/>
          </w:rPr>
          <w:delText xml:space="preserve">[31]</w:delText>
        </w:r>
      </w:del>
      <w:del w:id="9135" w:author="Reviewer" w:date="2026-10-06T02:49:59Z">
        <w:r>
          <w:fldChar w:fldCharType="end"/>
        </w:r>
      </w:del>
      <w:del w:id="9136" w:author="Reviewer" w:date="2026-10-06T02:49:59Z">
        <w:r>
          <w:delText xml:space="preserve">. An open space instead constructs new alternatives and verifies each before it acts. The elements exist separately: evolving Takagi-</w:delText>
        </w:r>
      </w:del>
      <w:proofErr w:type="spellStart"/>
      <w:del w:id="9137" w:author="Reviewer" w:date="2026-10-06T02:49:59Z">
        <w:r>
          <w:delText xml:space="preserve">Sugeno</w:delText>
        </w:r>
      </w:del>
      <w:proofErr w:type="spellEnd"/>
      <w:del w:id="9138" w:author="Reviewer" w:date="2026-10-06T02:49:59Z">
        <w:r>
          <w:delText xml:space="preserve"> models create rules online </w:delText>
        </w:r>
      </w:del>
      <w:del w:id="9139" w:author="Reviewer" w:date="2026-10-06T02:49:59Z">
        <w:r>
          <w:fldChar w:fldCharType="begin"/>
        </w:r>
      </w:del>
      <w:del w:id="9140" w:author="Reviewer" w:date="2026-10-06T02:49:59Z">
        <w:r>
          <w:instrText xml:space="preserve"> CITATION Ang04 \l 1033 </w:instrText>
        </w:r>
      </w:del>
      <w:del w:id="9141" w:author="Reviewer" w:date="2026-10-06T02:49:59Z">
        <w:r>
          <w:fldChar w:fldCharType="separate"/>
        </w:r>
      </w:del>
      <w:del w:id="9142" w:author="Reviewer" w:date="2026-10-06T02:49:59Z">
        <w:r>
          <w:rPr>
            <w:noProof/>
          </w:rPr>
          <w:delText xml:space="preserve">[27]</w:delText>
        </w:r>
      </w:del>
      <w:del w:id="9143" w:author="Reviewer" w:date="2026-10-06T02:49:59Z">
        <w:r>
          <w:fldChar w:fldCharType="end"/>
        </w:r>
      </w:del>
      <w:del w:id="9144" w:author="Reviewer" w:date="2026-10-06T02:49:59Z">
        <w:r>
          <w:delText xml:space="preserve">, value-based selectors learn when to change structure </w:delText>
        </w:r>
      </w:del>
      <w:del w:id="9145" w:author="Reviewer" w:date="2026-10-06T02:49:59Z">
        <w:r>
          <w:fldChar w:fldCharType="begin"/>
        </w:r>
      </w:del>
      <w:del w:id="9146" w:author="Reviewer" w:date="2026-10-06T02:49:59Z">
        <w:r>
          <w:instrText xml:space="preserve"> CITATION Sut18 \l 1033 </w:instrText>
        </w:r>
      </w:del>
      <w:del w:id="9147" w:author="Reviewer" w:date="2026-10-06T02:49:59Z">
        <w:r>
          <w:fldChar w:fldCharType="separate"/>
        </w:r>
      </w:del>
      <w:del w:id="9148" w:author="Reviewer" w:date="2026-10-06T02:49:59Z">
        <w:r>
          <w:rPr>
            <w:noProof/>
          </w:rPr>
          <w:delText xml:space="preserve">[32]</w:delText>
        </w:r>
      </w:del>
      <w:del w:id="9149" w:author="Reviewer" w:date="2026-10-06T02:49:59Z">
        <w:r>
          <w:fldChar w:fldCharType="end"/>
        </w:r>
      </w:del>
      <w:del w:id="9150" w:author="Reviewer" w:date="2026-10-06T02:49:59Z">
        <w:r>
          <w:delText xml:space="preserve">, and generative models draft rules outside the current structure </w:delText>
        </w:r>
      </w:del>
      <w:del w:id="9151" w:author="Reviewer" w:date="2026-10-06T02:49:59Z">
        <w:r>
          <w:fldChar w:fldCharType="begin"/>
        </w:r>
      </w:del>
      <w:del w:id="9152" w:author="Reviewer" w:date="2026-10-06T02:49:59Z">
        <w:r>
          <w:instrText xml:space="preserve"> CITATION Xie24 \l 1033 </w:instrText>
        </w:r>
      </w:del>
      <w:del w:id="9153" w:author="Reviewer" w:date="2026-10-06T02:49:59Z">
        <w:r>
          <w:fldChar w:fldCharType="separate"/>
        </w:r>
      </w:del>
      <w:del w:id="9154" w:author="Reviewer" w:date="2026-10-06T02:49:59Z">
        <w:r>
          <w:rPr>
            <w:noProof/>
          </w:rPr>
          <w:delText xml:space="preserve">[33]</w:delText>
        </w:r>
      </w:del>
      <w:del w:id="9155" w:author="Reviewer" w:date="2026-10-06T02:49:59Z">
        <w:r>
          <w:fldChar w:fldCharType="end"/>
        </w:r>
      </w:del>
      <w:del w:id="9156" w:author="Reviewer" w:date="2026-10-06T02:49:59Z">
        <w:r>
          <w:delText xml:space="preserve">. DisasterAware combines the three behind a satisficing acceptance gate </w:delText>
        </w:r>
      </w:del>
      <w:del w:id="9157" w:author="Reviewer" w:date="2026-10-06T02:49:59Z">
        <w:r>
          <w:fldChar w:fldCharType="begin"/>
        </w:r>
      </w:del>
      <w:del w:id="9158" w:author="Reviewer" w:date="2026-10-06T02:49:59Z">
        <w:r>
          <w:instrText xml:space="preserve"> CITATION Sim56 \l 1033 </w:instrText>
        </w:r>
      </w:del>
      <w:del w:id="9159" w:author="Reviewer" w:date="2026-10-06T02:49:59Z">
        <w:r>
          <w:fldChar w:fldCharType="separate"/>
        </w:r>
      </w:del>
      <w:del w:id="9160" w:author="Reviewer" w:date="2026-10-06T02:49:59Z">
        <w:r>
          <w:rPr>
            <w:noProof/>
          </w:rPr>
          <w:delText xml:space="preserve">[28]</w:delText>
        </w:r>
      </w:del>
      <w:del w:id="9161" w:author="Reviewer" w:date="2026-10-06T02:49:59Z">
        <w:r>
          <w:fldChar w:fldCharType="end"/>
        </w:r>
      </w:del>
      <w:del w:id="9162" w:author="Reviewer" w:date="2026-10-06T02:49:59Z">
        <w:r>
          <w:delText xml:space="preserve">, so the space stays open while every realized action stays admissible.</w:delText>
        </w:r>
      </w:del>
    </w:p>
    <w:p w14:paraId="6A529298" w14:textId="0047F8CE" w:rsidR="00803259" w:rsidRDefault="00803259" w:rsidP="00803259">
      <w:pPr>
        <w:pStyle w:val="Text"/>
        <w:rPr>
          <w:del w:id="9177" w:author="Reviewer" w:date="2026-10-06T02:49:59Z"/>
        </w:rPr>
      </w:pPr>
      <w:del w:id="9164" w:author="Reviewer" w:date="2026-10-06T02:49:59Z">
        <w:r>
          <w:delText xml:space="preserve">In a centralized architecture every observation flows to one reasoning core: communication grows with the domain, latency with communication, and a core failure silences the system </w:delText>
        </w:r>
      </w:del>
      <w:del w:id="9165" w:author="Reviewer" w:date="2026-10-06T02:49:59Z">
        <w:r>
          <w:fldChar w:fldCharType="begin"/>
        </w:r>
      </w:del>
      <w:del w:id="9166" w:author="Reviewer" w:date="2026-10-06T02:49:59Z">
        <w:r>
          <w:instrText xml:space="preserve"> CITATION Arnott2005 \l 1033 </w:instrText>
        </w:r>
      </w:del>
      <w:del w:id="9167" w:author="Reviewer" w:date="2026-10-06T02:49:59Z">
        <w:r>
          <w:fldChar w:fldCharType="separate"/>
        </w:r>
      </w:del>
      <w:del w:id="9168" w:author="Reviewer" w:date="2026-10-06T02:49:59Z">
        <w:r>
          <w:rPr>
            <w:noProof/>
          </w:rPr>
          <w:delText xml:space="preserve">[17]</w:delText>
        </w:r>
      </w:del>
      <w:del w:id="9169" w:author="Reviewer" w:date="2026-10-06T02:49:59Z">
        <w:r>
          <w:fldChar w:fldCharType="end"/>
        </w:r>
      </w:del>
      <w:del w:id="9170" w:author="Reviewer" w:date="2026-10-06T02:49:59Z">
        <w:r>
          <w:delText xml:space="preserve">. Distributed architectures move reasoning to local nodes, as wildfire DSS reviews recommend </w:delText>
        </w:r>
      </w:del>
      <w:del w:id="9171" w:author="Reviewer" w:date="2026-10-06T02:49:59Z">
        <w:r>
          <w:fldChar w:fldCharType="begin"/>
        </w:r>
      </w:del>
      <w:del w:id="9172" w:author="Reviewer" w:date="2026-10-06T02:49:59Z">
        <w:r>
          <w:instrText xml:space="preserve"> CITATION VasquezEtAl2021Forests \l 1033 </w:instrText>
        </w:r>
      </w:del>
      <w:del w:id="9173" w:author="Reviewer" w:date="2026-10-06T02:49:59Z">
        <w:r>
          <w:fldChar w:fldCharType="separate"/>
        </w:r>
      </w:del>
      <w:del w:id="9174" w:author="Reviewer" w:date="2026-10-06T02:49:59Z">
        <w:r>
          <w:rPr>
            <w:noProof/>
          </w:rPr>
          <w:delText xml:space="preserve">[10]</w:delText>
        </w:r>
      </w:del>
      <w:del w:id="9175" w:author="Reviewer" w:date="2026-10-06T02:49:59Z">
        <w:r>
          <w:fldChar w:fldCharType="end"/>
        </w:r>
      </w:del>
      <w:del w:id="9176" w:author="Reviewer" w:date="2026-10-06T02:49:59Z">
        <w:r>
          <w:delTex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delText>
        </w:r>
      </w:del>
    </w:p>
    <w:p>
      <w:pPr>
        <w:pStyle w:val="Heading2"/>
        <w:rPr>
          <w:ins w:id="9178" w:author="Reviewer" w:date="2026-10-06T02:49:59Z"/>
        </w:rPr>
      </w:pPr>
      <w:ins w:id="9179" w:author="Reviewer" w:date="2026-10-06T02:49:59Z">
        <w:r>
          <w:t xml:space="preserve">B. Closed and Open Decision Spaces</w:t>
        </w:r>
      </w:ins>
    </w:p>
    <w:p>
      <w:pPr>
        <w:pStyle w:val="Text"/>
        <w:rPr>
          <w:ins w:id="9180" w:author="Reviewer" w:date="2026-10-06T02:49:59Z"/>
        </w:rPr>
      </w:pPr>
      <w:ins w:id="9181" w:author="Reviewer" w:date="2026-10-06T02:49:59Z">
        <w:r>
          <w:t xml:space="preserve">Decision analysis has long assumed that the set of alternatives is given before evaluation begins. Arbel and Tong [35] identified options generation as a neglected phase that precedes choice, Colorni and Tsoukias [36, 37] formalized the construction of the alternative set as a recursion of decision problems and distinguished known, partially known, and unknown decision spaces, and Hofstede [38] observed that planning systems which hard-wire the open aspects of a problem are not adopted. Cognitive evidence points the same way: option generation in ill-structured problems depends on ideation beyond memory retrieval, individuals cover only part of the available option space, and generating more options raises the quality of the best option while lowering the mean quality of the set [39]. Fire produces conditions no predefined alternative covers, and commanders build courses of action from recognized patterns [31]; a closed space can only rank what it was given [15]. These works motivate a decision support system that generates alternatives during operation, and they set the condition under which generation is safe: broad generation must be paired with strict, external evaluation.</w:t>
        </w:r>
      </w:ins>
    </w:p>
    <w:p>
      <w:pPr>
        <w:pStyle w:val="Heading2"/>
        <w:rPr>
          <w:ins w:id="9182" w:author="Reviewer" w:date="2026-10-06T02:49:59Z"/>
        </w:rPr>
      </w:pPr>
      <w:ins w:id="9183" w:author="Reviewer" w:date="2026-10-06T02:49:59Z">
        <w:r>
          <w:t xml:space="preserve">C. Mechanisms That Open a Decision Space</w:t>
        </w:r>
      </w:ins>
    </w:p>
    <w:p>
      <w:pPr>
        <w:pStyle w:val="Text"/>
        <w:rPr>
          <w:ins w:id="9184" w:author="Reviewer" w:date="2026-10-06T02:49:59Z"/>
        </w:rPr>
      </w:pPr>
      <w:ins w:id="9185" w:author="Reviewer" w:date="2026-10-06T02:49:59Z">
        <w:r>
          <w:t xml:space="preserve">Three families of mechanisms open a decision space. The first searches a fixed parameter space for structurally different solutions, as in the active DSS of Fazlollahi and Vahidov [40], whose genetic generator was kept separate from a Monte Carlo evaluator, and in modeling to generate alternatives [41]. The second composes alternatives from modules, in Levin's synthesis of composite alternatives under compatibility constraints [42] and in Struss's model composition over a library of processes with a separate, prediction-based evaluation [43]. The third extends the action model itself at run time, as in open-world planning and action discovery [44, 45]. In all three the space that is opened stays bounded by a basis the system already understands, so the open space is an open composition over a closed and verified basis, which is the sense used here. Two design consequences follow: generation must be cheap to reject, because most of the composition space leaves the outcome unchanged, and the evaluator must be independent of the generator. Evolving Takagi-Sugeno models create rules online within the existing vocabulary [27], value-based selectors learn when to change structure [32], and generative models draft rules outside the current structure [33]; DisasterAware combines the three behind a satisficing acceptance gate [28].</w:t>
        </w:r>
      </w:ins>
    </w:p>
    <w:p>
      <w:pPr>
        <w:pStyle w:val="Heading2"/>
        <w:rPr>
          <w:ins w:id="9186" w:author="Reviewer" w:date="2026-10-06T02:49:59Z"/>
        </w:rPr>
      </w:pPr>
      <w:ins w:id="9187" w:author="Reviewer" w:date="2026-10-06T02:49:59Z">
        <w:r>
          <w:t xml:space="preserve">D. Wildfire and Disaster Decision Support With Learned and Generative Components</w:t>
        </w:r>
      </w:ins>
    </w:p>
    <w:p>
      <w:pPr>
        <w:pStyle w:val="Text"/>
        <w:rPr>
          <w:ins w:id="9188" w:author="Reviewer" w:date="2026-10-06T02:49:59Z"/>
        </w:rPr>
      </w:pPr>
      <w:ins w:id="9189" w:author="Reviewer" w:date="2026-10-06T02:49:59Z">
        <w:r>
          <w:t xml:space="preserve">Recent wildfire and disaster systems have added learned and generative components, but the intervention space has stayed closed or unchecked. Dubey and Dubey [12] couple a Transformer forecaster with fifteen expert rules that map predicted risk to four fixed response levels and name the handcrafted rule base as a limitation under unusual conditions; Chandra et al. [46] draw suggested actions from a predefined ontology of 110 rules and check them only for consistency; Cheng et al. [47] let language models weight a fixed hierarchy of indicators and verify the weights only against one expert table; Gerolimos et al. [48] call for open-world learning in disaster management, but the openness concerns the recognition of unseen event classes while the response stays a mapping to familiar actions. At the other extreme, multi-agent language models produce free-text response plans whose hallucinations are contained by retrieval grounding, output schemas, or post-hoc grading, and whose quality is assessed qualitatively or after generation [49, 50]; Cui et al. [51] conclude that external verification through physics-based simulation is required, yet confine their own agent to a fixed tool library. WildfireKR [52] is the closest neighbour, a language-model agent that automates calibrated spread simulation, but it produces suppression-free envelopes and leaves intervention design to the analyst. The gap that remains is a system in which the intervention space is open at run time, every new intervention is built from effects a physical model can execute, and admission is decided by the physical model rather than by the proposer, by a schema, or by the decision maker alone. DisasterAware fills this gap, and Section V measures what it is worth against the doctrine alone.</w:t>
        </w:r>
      </w:ins>
    </w:p>
    <w:p w14:paraId="7CCEBCBD" w14:textId="06277338" w:rsidR="004A6C58" w:rsidRDefault="00121BAB">
      <w:pPr>
        <w:pStyle w:val="Heading2"/>
        <w:rPr>
          <w:del w:id="9193" w:author="Reviewer" w:date="2026-10-06T02:49:59Z"/>
        </w:rPr>
      </w:pPr>
      <w:del w:id="9192" w:author="Reviewer" w:date="2026-10-06T02:49:59Z">
        <w:r>
          <w:delText xml:space="preserve">C. The Input Space: Heterogeneous Sensing to Observation Features</w:delText>
        </w:r>
      </w:del>
    </w:p>
    <w:p>
      <w:pPr>
        <w:pStyle w:val="Heading2"/>
        <w:rPr>
          <w:ins w:id="9190" w:author="Reviewer" w:date="2026-10-06T02:49:59Z"/>
        </w:rPr>
      </w:pPr>
      <w:ins w:id="9191" w:author="Reviewer" w:date="2026-10-06T02:49:59Z">
        <w:r>
          <w:t xml:space="preserve">E. The Input Space: Heterogeneous Sensing to Observation Features</w:t>
        </w:r>
      </w:ins>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rPr>
          <w:del w:id="9197" w:author="Reviewer" w:date="2026-10-06T02:49:59Z"/>
        </w:rPr>
      </w:pPr>
      <w:del w:id="9196" w:author="Reviewer" w:date="2026-10-06T02:49:59Z">
        <w:r>
          <w:delText xml:space="preserve">D. Concept-Driven Fuzzy Reasoning</w:delText>
        </w:r>
      </w:del>
    </w:p>
    <w:p>
      <w:pPr>
        <w:pStyle w:val="Heading2"/>
        <w:rPr>
          <w:ins w:id="9194" w:author="Reviewer" w:date="2026-10-06T02:49:59Z"/>
        </w:rPr>
      </w:pPr>
      <w:ins w:id="9195" w:author="Reviewer" w:date="2026-10-06T02:49:59Z">
        <w:r>
          <w:t xml:space="preserve">F. Concept-Driven Fuzzy Reasoning</w:t>
        </w:r>
      </w:ins>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rPr>
          <w:del w:id="9201" w:author="Reviewer" w:date="2026-10-06T02:49:59Z"/>
        </w:rPr>
      </w:pPr>
      <w:del w:id="9200" w:author="Reviewer" w:date="2026-10-06T02:49:59Z">
        <w:r>
          <w:delText>E. The Decision Space: Interventions and Their Evaluation</w:delText>
        </w:r>
      </w:del>
    </w:p>
    <w:p>
      <w:pPr>
        <w:pStyle w:val="Heading2"/>
        <w:rPr>
          <w:ins w:id="9198" w:author="Reviewer" w:date="2026-10-06T02:49:59Z"/>
        </w:rPr>
      </w:pPr>
      <w:ins w:id="9199" w:author="Reviewer" w:date="2026-10-06T02:49:59Z">
        <w:r>
          <w:t xml:space="preserve">G. The Decision Space: Interventions and Their Evaluation</w:t>
        </w:r>
      </w:ins>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14:paraId="7E182334" w14:textId="0DD97431" w:rsidR="00312582" w:rsidRDefault="00312582">
      <w:pPr>
        <w:pStyle w:val="Text"/>
        <w:rPr>
          <w:del w:id="9520" w:author="Reviewer" w:date="2026-10-06T02:49:59Z"/>
        </w:rPr>
      </w:pPr>
      <w:del w:id="9511" w:author="Reviewer" w:date="2026-10-06T02:49:59Z">
        <w:r w:rsidR="00121BAB" w:rsidRPr="00F24D90">
          <w:fldChar w:fldCharType="begin"/>
        </w:r>
      </w:del>
      <w:del w:id="9512" w:author="Reviewer" w:date="2026-10-06T02:49:59Z">
        <w:r w:rsidR="00121BAB" w:rsidRPr="00F24D90">
          <w:instrText xml:space="preserve"> REF _RefFigDSSBlk \h </w:instrText>
        </w:r>
      </w:del>
      <w:del w:id="9513" w:author="Reviewer" w:date="2026-10-06T02:49:59Z">
        <w:r w:rsidR="00F24D90" w:rsidRPr="00F24D90">
          <w:instrText xml:space="preserve"> \* MERGEFORMAT </w:instrText>
        </w:r>
      </w:del>
      <w:del w:id="9514" w:author="Reviewer" w:date="2026-10-06T02:49:59Z">
        <w:r w:rsidR="00121BAB" w:rsidRPr="00F24D90">
          <w:fldChar w:fldCharType="separate"/>
        </w:r>
      </w:del>
      <w:del w:id="9515" w:author="Reviewer" w:date="2026-10-06T02:49:59Z">
        <w:r>
          <w:delText xml:space="preserve">Fig. </w:delText>
        </w:r>
      </w:del>
      <w:del w:id="9516" w:author="Reviewer" w:date="2026-10-06T02:49:59Z">
        <w:r>
          <w:rPr>
            <w:noProof/>
          </w:rPr>
          <w:delText xml:space="preserve">4</w:delText>
        </w:r>
      </w:del>
      <w:del w:id="9517" w:author="Reviewer" w:date="2026-10-06T02:49:59Z">
        <w:r w:rsidR="00121BAB" w:rsidRPr="00F24D90">
          <w:fldChar w:fldCharType="end"/>
        </w:r>
      </w:del>
      <w:del w:id="9518" w:author="Reviewer" w:date="2026-10-06T02:49:59Z">
        <w:r>
          <w:delText xml:space="preserve"> presents a Local DSS agent as a four-layer flow: the </w:delText>
        </w:r>
      </w:del>
      <w:del w:id="9519" w:author="Reviewer" w:date="2026-10-06T02:49:59Z">
        <w:r w:rsidR="00121BAB">
          <w:lastRenderedPageBreak/>
          <w:delTex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delText>
        </w:r>
      </w:del>
    </w:p>
    <w:p>
      <w:pPr>
        <w:pStyle w:val="Text"/>
        <w:rPr>
          <w:ins w:id="9509" w:author="Reviewer" w:date="2026-10-06T02:49:59Z"/>
        </w:rPr>
      </w:pPr>
      <w:ins w:id="9510" w:author="Reviewer" w:date="2026-10-06T02:49:59Z">
        <w:r>
          <w:t xml:space="preserve">Fig. 4 presents a Local DSS agent as a four-layer flow: the input space collects the measurements of Section II-E,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ins>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noChangeAspect="1"/>
                                  </wp:cNvGraphicFramePr>
                                  <a:graphic>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r>
        <w:t xml:space="preserve">F. Open Intervention Space: Staged Adaptation</w:t>
      </w:r>
      <w:r>
        <w:t xml:space="preserve"/>
      </w:r>
    </w:p>
    <w:p w14:paraId="349FF8F1" w14:textId="1D6B1C9E" w:rsidR="004A6C58" w:rsidRDefault="00121BAB">
      <w:pPr>
        <w:pStyle w:val="Text"/>
      </w:pPr>
      <w:r>
        <w:t xml:space="preserve"/>
      </w:r>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r>
        <w:t xml:space="preserve"/>
      </w:r>
      <w:r w:rsidRPr="00F24D90">
        <w:t xml:space="preserve"/>
      </w:r>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rPr>
          <w:del w:id="9219" w:author="Reviewer" w:date="2026-10-06T02:49:59Z"/>
        </w:rPr>
      </w:pPr>
      <w:del w:id="9204" w:author="Reviewer" w:date="2026-10-06T02:49:59Z">
        <w:r>
          <w:delText xml:space="preserve"/>
        </w:r>
      </w:del>
      <w:del w:id="9205" w:author="Reviewer" w:date="2026-10-06T02:49:59Z">
        <w:r>
          <w:delTex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delText>
        </w:r>
      </w:del>
      <w:del w:id="9206" w:author="Reviewer" w:date="2026-10-06T02:49:59Z">
        <w:r>
          <w:delTex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delText>
        </w:r>
      </w:del>
      <w:del w:id="9207" w:author="Reviewer" w:date="2026-10-06T02:49:59Z">
        <w:r>
          <w:delText xml:space="preserve"/>
        </w:r>
      </w:del>
      <w:del w:id="9208" w:author="Reviewer" w:date="2026-10-06T02:49:59Z">
        <w:r>
          <w:delText xml:space="preserve"/>
        </w:r>
      </w:del>
      <w:del w:id="9209" w:author="Reviewer" w:date="2026-10-06T02:49:59Z">
        <w:r>
          <w:delText xml:space="preserve"/>
        </w:r>
      </w:del>
      <w:del w:id="9210" w:author="Reviewer" w:date="2026-10-06T02:49:59Z">
        <w:r w:rsidR="00F05500" w:rsidRPr="00F05500">
          <w:fldChar w:fldCharType="begin"/>
        </w:r>
      </w:del>
      <w:del w:id="9211" w:author="Reviewer" w:date="2026-10-06T02:49:59Z">
        <w:r w:rsidR="00F05500" w:rsidRPr="00F05500">
          <w:instrText xml:space="preserve"> REF _Ref237017164 \h </w:instrText>
        </w:r>
      </w:del>
      <w:del w:id="9212" w:author="Reviewer" w:date="2026-10-06T02:49:59Z">
        <w:r w:rsidR="00F05500" w:rsidRPr="00F05500">
          <w:instrText xml:space="preserve"> \* MERGEFORMAT </w:instrText>
        </w:r>
      </w:del>
      <w:del w:id="9213" w:author="Reviewer" w:date="2026-10-06T02:49:59Z">
        <w:r w:rsidR="00F05500" w:rsidRPr="00F05500">
          <w:fldChar w:fldCharType="separate"/>
        </w:r>
      </w:del>
      <w:del w:id="9214" w:author="Reviewer" w:date="2026-10-06T02:49:59Z">
        <w:r>
          <w:delText xml:space="preserve">Fig. </w:delText>
        </w:r>
      </w:del>
      <w:del w:id="9215" w:author="Reviewer" w:date="2026-10-06T02:49:59Z">
        <w:r>
          <w:rPr>
            <w:noProof/>
          </w:rPr>
          <w:delText xml:space="preserve">10</w:delText>
        </w:r>
      </w:del>
      <w:del w:id="9216" w:author="Reviewer" w:date="2026-10-06T02:49:59Z">
        <w:r w:rsidR="00F05500" w:rsidRPr="00F05500">
          <w:fldChar w:fldCharType="end"/>
        </w:r>
      </w:del>
      <w:del w:id="9217" w:author="Reviewer" w:date="2026-10-06T02:49:59Z">
        <w:r>
          <w:delText xml:space="preserve"/>
        </w:r>
      </w:del>
      <w:del w:id="9218" w:author="Reviewer" w:date="2026-10-06T02:49:59Z">
        <w:r>
          <w:delText xml:space="preserve"/>
        </w:r>
      </w:del>
    </w:p>
    <w:p>
      <w:pPr>
        <w:pStyle w:val="Text"/>
        <w:rPr>
          <w:ins w:id="9202" w:author="Reviewer" w:date="2026-10-06T02:49:59Z"/>
        </w:rPr>
      </w:pPr>
      <w:ins w:id="9203" w:author="Reviewer" w:date="2026-10-06T02:49:59Z">
        <w:r>
          <w:t xml:space="preserve">Synthetic scenarios use 72 by 50 cell grids at 30 m with terrain, land cover, settlements, roads, and capacity-limited bases; historical scenarios reconstruct the documented fires. Unless stated otherwise the engine runs with the thresholds of Section IV, a two-minute physical step, a twelve-minute decision cycle, a 24-minute planning horizon, a satisficing bound of 0.35, and a quality gate of 0.60, with episodes run to extinction or a twelve-hour cap. Sensitivity is assessed one parameter at a time over five worlds, 880 runs in total. Fig. 10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ins>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14:paraId="72889100" w14:textId="609DEF99" w:rsidR="004A6C58" w:rsidRDefault="00CF451C" w:rsidP="00835954">
      <w:pPr>
        <w:pStyle w:val="Text"/>
        <w:rPr>
          <w:del w:id="9248" w:author="Reviewer" w:date="2026-10-06T02:49:59Z"/>
        </w:rPr>
      </w:pPr>
      <w:del w:id="9224" w:author="Reviewer" w:date="2026-10-06T02:49:59Z">
        <w:r>
          <w:delTex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delText>
        </w:r>
      </w:del>
      <w:del w:id="9225" w:author="Reviewer" w:date="2026-10-06T02:49:59Z">
        <w:r w:rsidR="00121BAB">
          <w:fldChar w:fldCharType="begin"/>
        </w:r>
      </w:del>
      <w:del w:id="9226" w:author="Reviewer" w:date="2026-10-06T02:49:59Z">
        <w:r w:rsidR="00121BAB">
          <w:instrText xml:space="preserve"> REF _RefEqPhys \h </w:instrText>
        </w:r>
      </w:del>
      <w:del w:id="9227" w:author="Reviewer" w:date="2026-10-06T02:49:59Z">
        <w:r w:rsidR="00121BAB">
          <w:fldChar w:fldCharType="separate"/>
        </w:r>
      </w:del>
      <w:del w:id="9228" w:author="Reviewer" w:date="2026-10-06T02:49:59Z">
        <w:r>
          <w:delText xml:space="preserve">( </w:delText>
        </w:r>
      </w:del>
      <w:del w:id="9229" w:author="Reviewer" w:date="2026-10-06T02:49:59Z">
        <w:r>
          <w:rPr>
            <w:noProof/>
          </w:rPr>
          <w:delText xml:space="preserve">31</w:delText>
        </w:r>
      </w:del>
      <w:del w:id="9230" w:author="Reviewer" w:date="2026-10-06T02:49:59Z">
        <w:r>
          <w:delText xml:space="preserve"> )</w:delText>
        </w:r>
      </w:del>
      <w:del w:id="9231" w:author="Reviewer" w:date="2026-10-06T02:49:59Z">
        <w:r w:rsidR="00121BAB">
          <w:fldChar w:fldCharType="end"/>
        </w:r>
      </w:del>
      <w:del w:id="9232" w:author="Reviewer" w:date="2026-10-06T02:49:59Z">
        <w:r>
          <w:delTex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delText>
        </w:r>
      </w:del>
      <w:del w:id="9233" w:author="Reviewer" w:date="2026-10-06T02:49:59Z">
        <w:r w:rsidR="00121BAB" w:rsidRPr="00F05500">
          <w:fldChar w:fldCharType="begin"/>
        </w:r>
      </w:del>
      <w:del w:id="9234" w:author="Reviewer" w:date="2026-10-06T02:49:59Z">
        <w:r w:rsidR="00121BAB" w:rsidRPr="00F05500">
          <w:instrText xml:space="preserve"> REF _RefTabPerf \h </w:instrText>
        </w:r>
      </w:del>
      <w:del w:id="9235" w:author="Reviewer" w:date="2026-10-06T02:49:59Z">
        <w:r w:rsidR="00F05500" w:rsidRPr="00F05500">
          <w:instrText xml:space="preserve"> \* MERGEFORMAT </w:instrText>
        </w:r>
      </w:del>
      <w:del w:id="9236" w:author="Reviewer" w:date="2026-10-06T02:49:59Z">
        <w:r w:rsidR="00121BAB" w:rsidRPr="00F05500">
          <w:fldChar w:fldCharType="separate"/>
        </w:r>
      </w:del>
      <w:del w:id="9237" w:author="Reviewer" w:date="2026-10-06T02:49:59Z">
        <w:r>
          <w:rPr>
            <w:noProof/>
          </w:rPr>
          <w:delText xml:space="preserve">V</w:delText>
        </w:r>
      </w:del>
      <w:del w:id="9238" w:author="Reviewer" w:date="2026-10-06T02:49:59Z">
        <w:r w:rsidR="00121BAB" w:rsidRPr="00F05500">
          <w:fldChar w:fldCharType="end"/>
        </w:r>
      </w:del>
      <w:del w:id="9239" w:author="Reviewer" w:date="2026-10-06T02:49:59Z">
        <w:r>
          <w:delText xml:space="preserve"> reports the ladder, and </w:delText>
        </w:r>
      </w:del>
      <w:del w:id="9240" w:author="Reviewer" w:date="2026-10-06T02:49:59Z">
        <w:r w:rsidR="00F05500" w:rsidRPr="00F05500">
          <w:fldChar w:fldCharType="begin"/>
        </w:r>
      </w:del>
      <w:del w:id="9241" w:author="Reviewer" w:date="2026-10-06T02:49:59Z">
        <w:r w:rsidR="00F05500" w:rsidRPr="00F05500">
          <w:instrText xml:space="preserve"> REF _Ref237017203 \h </w:instrText>
        </w:r>
      </w:del>
      <w:del w:id="9242" w:author="Reviewer" w:date="2026-10-06T02:49:59Z">
        <w:r w:rsidR="00F05500" w:rsidRPr="00F05500">
          <w:instrText xml:space="preserve"> \* MERGEFORMAT </w:instrText>
        </w:r>
      </w:del>
      <w:del w:id="9243" w:author="Reviewer" w:date="2026-10-06T02:49:59Z">
        <w:r w:rsidR="00F05500" w:rsidRPr="00F05500">
          <w:fldChar w:fldCharType="separate"/>
        </w:r>
      </w:del>
      <w:del w:id="9244" w:author="Reviewer" w:date="2026-10-06T02:49:59Z">
        <w:r>
          <w:delText xml:space="preserve">Fig. </w:delText>
        </w:r>
      </w:del>
      <w:del w:id="9245" w:author="Reviewer" w:date="2026-10-06T02:49:59Z">
        <w:r>
          <w:rPr>
            <w:noProof/>
          </w:rPr>
          <w:delText xml:space="preserve">11</w:delText>
        </w:r>
      </w:del>
      <w:del w:id="9246" w:author="Reviewer" w:date="2026-10-06T02:49:59Z">
        <w:r w:rsidR="00F05500" w:rsidRPr="00F05500">
          <w:fldChar w:fldCharType="end"/>
        </w:r>
      </w:del>
      <w:del w:id="9247" w:author="Reviewer" w:date="2026-10-06T02:49:59Z">
        <w:r>
          <w:delTex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delText>
        </w:r>
      </w:del>
    </w:p>
    <w:p>
      <w:pPr>
        <w:pStyle w:val="Text"/>
        <w:rPr>
          <w:ins w:id="9220" w:author="Reviewer" w:date="2026-10-06T02:49:59Z"/>
        </w:rPr>
      </w:pPr>
      <w:ins w:id="9221" w:author="Reviewer" w:date="2026-10-06T02:49:59Z">
        <w:r>
          <w:t xml:space="preserve">Four configurations face identical fires: T0 issues no orders and fixes the cost of inaction; F5 runs the decision layer on the minimal seed base of five rules and never changes it; F5+Ev adds the evolving-fuzzy stages 1 and 2, so the doctrine tunes its parameters and grows its resolution but never its vocabulary; and DisasterAware runs the complete staged adaptation, the open decision space in full. Every seed generates one world that all four configurations replay identically, so the differences come from the decision mechanism alone, and evaluation seeds are disjoint from development. Five scenario families span remote forest and the wildland-urban interface under sufficient and limited resources, the fifth repeating the full stress scenario under degraded observation, all at critical fire weather; each family is run on 30 worlds, and the outcome is read at the end of the episode on the burned area, the affected population, the share of incidents extinguished within the episode, and the two costs of ( 31 ). In this campaign the generative stage of DisasterAware was fed by the language-model proposer of Section IV-F through the same gate chain, one proposal per call with a single revision, so the last rung measures the system as it is meant to run. Table V reports the ladder and Fig. 11 the burned area per family with 95 percent confidence intervals.</w:t>
        </w:r>
      </w:ins>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noChangeAspect="1"/>
                                  </wp:cNvGraphicFramePr>
                                  <a:graphic>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del w:id="9424" w:author="Reviewer" w:date="2026-10-06T02:49:59Z">
                              <w:r>
                                <w:rPr>
                                  <w:b/>
                                  <w:bCs/>
                                </w:rPr>
                                <w:delText xml:space="preserve">.</w:delText>
                              </w:r>
                            </w:del>
                            <w:del w:id="9425" w:author="Reviewer" w:date="2026-10-06T02:49:59Z">
                              <w:r>
                                <w:delText xml:space="preserve"> Average burned-area, burned-forest, and affected-population evolution of the four configurations under the five scenarios.</w:delText>
                              </w:r>
                            </w:del>
                            <w:ins w:id="9426" w:author="Reviewer" w:date="2026-10-06T02:49:59Z">
                              <w:r>
                                <w:rPr>
                                  <w:b/>
                                  <w:bCs/>
                                </w:rPr>
                                <w:t xml:space="preserve">. Burned area at the end of the episode per scenario family and configuration; bars are means over 30 paired worlds with 95 percent confidence intervals.</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del w:id="9427" w:author="Reviewer" w:date="2026-10-06T02:49:59Z">
                        <w:r>
                          <w:rPr>
                            <w:b/>
                            <w:bCs/>
                          </w:rPr>
                          <w:delText xml:space="preserve">.</w:delText>
                        </w:r>
                      </w:del>
                      <w:del w:id="9428" w:author="Reviewer" w:date="2026-10-06T02:49:59Z">
                        <w:r>
                          <w:delText xml:space="preserve"> Average burned-area, burned-forest, and affected-population evolution of the four configurations under the five scenarios.</w:delText>
                        </w:r>
                      </w:del>
                      <w:ins w:id="9429" w:author="Reviewer" w:date="2026-10-06T02:49:59Z">
                        <w:r>
                          <w:rPr>
                            <w:b/>
                            <w:bCs/>
                          </w:rPr>
                          <w:t xml:space="preserve">. Burned area at the end of the episode per scenario family and configuration; bars are means over 30 paired worlds with 95 percent confidence intervals.</w:t>
                        </w:r>
                      </w:ins>
                    </w:p>
                  </w:txbxContent>
                </v:textbox>
                <w10:wrap type="topAndBottom" anchorx="margin" anchory="margin"/>
              </v:shape>
            </w:pict>
          </mc:Fallback>
        </mc:AlternateContent>
      </w:r>
    </w:p>
    <w:p>
      <w:pPr>
        <w:pStyle w:val="Text"/>
        <w:rPr>
          <w:ins w:id="9222" w:author="Reviewer" w:date="2026-10-06T02:49:59Z"/>
        </w:rPr>
      </w:pPr>
      <w:ins w:id="9223" w:author="Reviewer" w:date="2026-10-06T02:49:59Z">
        <w:r>
          <w:t xml:space="preserve">F5 lowers the mean burned area from 251 ha under free burn to 81 ha, a 68 percent reduction, and the mean physical cost from 0.598 to 0.155; this gain belongs to the rule-based core itself, and the adaptation stages are read on top of it. F5+Ev changes the character of the response more than its extent. The share of incidents extinguished within the episode rises from 13 to 52 percent and the delay term falls from 0.347 to 0.274, since tuned consequents commit the same resources sooner, but the burned area moves only from 81 to 75 ha, a paired difference of 6 ± 7 ha that does not separate from zero (F5+Ev better in 73 of 150 worlds). Tuning the parameters of five rules finishes the fires the doctrine already holds; it does not reach the fires the doctrine does not hold. DisasterAware does. It raises the share of incidents extinguished to 75 percent, 5.9 times the static doctrine, lowers the affected population to 117 (76 percent below F5 and 70 percent below F5+Ev), lowers the burned area to 46 ha (82 percent below free burn, 44 percent below F5, and 40 percent below F5+Ev), and reaches the lowest physical cost (0.081) and total cost (0.110) of the four configurations, at a response cost below that of the static doctrine (0.308 against 0.501). The margin over F5+Ev holds in every family: the paired difference in burned area is 30 ± 7 ha (mean with 95 percent half-width over 150 paired worlds, DisasterAware better in 128, the remainder mostly ties on small fires that the doctrine already contained), against F5 35 ± 9 ha, and against free burn 205 ± 9 ha. The gain is largest where the doctrine is weakest. In the forest family with a reduced pool and two ignitions (S2) the difference against F5+Ev reaches 64 ± 28 ha, and in the interface families with two ignitions (S4, S5) DisasterAware burns less in 30 and 29 of 30 worlds and extinguishes 97 and 100 percent of the incidents. Under degraded observation (S5) the burned area of DisasterAware moves from 27.2 to 29.2 ha, a change of 7 percent that stays inside the confidence interval of either cell, and the configuration remains the best of the four, so reduced observation degrades the response instead of breaking it. The open space is paid for in computation rather than in resources: a DisasterAware episode makes 10.3 model calls and takes 124 s of wall time against 22 s for F5+Ev, about two seconds per decision cycle against the twelve minutes available.</w:t>
        </w:r>
      </w:ins>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14:paraId="4B61D566" w14:textId="77777777" w:rsidR="004A6C58" w:rsidRDefault="00121BAB">
      <w:pPr>
        <w:pStyle w:val="TableTitle"/>
        <w:rPr>
          <w:del w:id="9252" w:author="Reviewer" w:date="2026-10-06T02:49:59Z"/>
        </w:rPr>
      </w:pPr>
      <w:del w:id="9251" w:author="Reviewer" w:date="2026-10-06T02:49:59Z">
        <w:r>
          <w:delText xml:space="preserve">Burned area per scenario and mean decision costs at the six-hour checkpoint</w:delText>
        </w:r>
      </w:del>
    </w:p>
    <w:p>
      <w:pPr>
        <w:pStyle w:val="TableTitle"/>
        <w:rPr>
          <w:ins w:id="9249" w:author="Reviewer" w:date="2026-10-06T02:49:59Z"/>
        </w:rPr>
      </w:pPr>
      <w:ins w:id="9250" w:author="Reviewer" w:date="2026-10-06T02:49:59Z">
        <w:r>
          <w:t xml:space="preserve">Outcome per scenario family and configuration at the end of the episode (mean over 30 paired worlds; ± is the 95 percent half-width)</w:t>
        </w:r>
      </w:ins>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del w:id="9374" w:author="Reviewer" w:date="2026-10-06T02:49:59Z"/>
        </w:trPr>
        <w:tc>
          <w:tcPr>
            <w:tcW w:w="1364" w:type="dxa"/>
          </w:tcPr>
          <w:p w14:paraId="034477AF" w14:textId="77777777" w:rsidR="004A6C58" w:rsidRDefault="00121BAB">
            <w:pPr>
              <w:jc w:val="both"/>
            </w:pPr>
            <w:del w:id="9375" w:author="Reviewer" w:date="2026-10-06T02:49:59Z">
              <w:r>
                <w:rPr>
                  <w:b/>
                  <w:sz w:val="16"/>
                  <w:szCs w:val="16"/>
                </w:rPr>
                <w:delText xml:space="preserve">Scenario</w:delText>
              </w:r>
            </w:del>
          </w:p>
        </w:tc>
        <w:tc>
          <w:tcPr>
            <w:tcW w:w="746" w:type="dxa"/>
          </w:tcPr>
          <w:p w14:paraId="74B02EF1" w14:textId="77777777" w:rsidR="004A6C58" w:rsidRDefault="00121BAB">
            <w:pPr>
              <w:jc w:val="center"/>
            </w:pPr>
            <w:del w:id="9376" w:author="Reviewer" w:date="2026-10-06T02:49:59Z">
              <w:r>
                <w:rPr>
                  <w:b/>
                  <w:sz w:val="16"/>
                  <w:szCs w:val="16"/>
                </w:rPr>
                <w:delText xml:space="preserve">T0</w:delText>
              </w:r>
            </w:del>
          </w:p>
        </w:tc>
        <w:tc>
          <w:tcPr>
            <w:tcW w:w="960" w:type="dxa"/>
          </w:tcPr>
          <w:p w14:paraId="2605C080" w14:textId="77777777" w:rsidR="004A6C58" w:rsidRDefault="00121BAB">
            <w:pPr>
              <w:jc w:val="center"/>
            </w:pPr>
            <w:del w:id="9377" w:author="Reviewer" w:date="2026-10-06T02:49:59Z">
              <w:r>
                <w:rPr>
                  <w:b/>
                  <w:sz w:val="16"/>
                  <w:szCs w:val="16"/>
                </w:rPr>
                <w:delText xml:space="preserve">TF5</w:delText>
              </w:r>
            </w:del>
          </w:p>
        </w:tc>
        <w:tc>
          <w:tcPr>
            <w:tcW w:w="960" w:type="dxa"/>
          </w:tcPr>
          <w:p w14:paraId="45B6BD1A" w14:textId="77777777" w:rsidR="004A6C58" w:rsidRDefault="00121BAB">
            <w:pPr>
              <w:jc w:val="center"/>
            </w:pPr>
            <w:del w:id="9378" w:author="Reviewer" w:date="2026-10-06T02:49:59Z">
              <w:r>
                <w:rPr>
                  <w:b/>
                  <w:sz w:val="16"/>
                  <w:szCs w:val="16"/>
                </w:rPr>
                <w:delText xml:space="preserve">TF5+Ev</w:delText>
              </w:r>
            </w:del>
          </w:p>
        </w:tc>
        <w:tc>
          <w:tcPr>
            <w:tcW w:w="970" w:type="dxa"/>
          </w:tcPr>
          <w:p w14:paraId="0E8156AE" w14:textId="77777777" w:rsidR="004A6C58" w:rsidRDefault="00121BAB">
            <w:pPr>
              <w:jc w:val="center"/>
            </w:pPr>
            <w:del w:id="9379" w:author="Reviewer" w:date="2026-10-06T02:49:59Z">
              <w:r>
                <w:rPr>
                  <w:b/>
                  <w:sz w:val="16"/>
                  <w:szCs w:val="16"/>
                </w:rPr>
                <w:delText xml:space="preserve">Full</w:delText>
              </w:r>
            </w:del>
          </w:p>
        </w:tc>
      </w:tr>
      <w:tr w:rsidR="004A6C58" w14:paraId="67DB6555" w14:textId="77777777" w:rsidTr="00CF451C">
        <w:trPr>
          <w:jc w:val="center"/>
          <w:del w:id="9380" w:author="Reviewer" w:date="2026-10-06T02:49:59Z"/>
        </w:trPr>
        <w:tc>
          <w:tcPr>
            <w:tcW w:w="1364" w:type="dxa"/>
          </w:tcPr>
          <w:p w14:paraId="44411EE2" w14:textId="77777777" w:rsidR="004A6C58" w:rsidRDefault="00121BAB">
            <w:pPr>
              <w:jc w:val="both"/>
            </w:pPr>
            <w:del w:id="9381" w:author="Reviewer" w:date="2026-10-06T02:49:59Z">
              <w:r>
                <w:rPr>
                  <w:b/>
                  <w:sz w:val="16"/>
                  <w:szCs w:val="16"/>
                </w:rPr>
                <w:delText xml:space="preserve">S1 burned (ha)</w:delText>
              </w:r>
            </w:del>
          </w:p>
        </w:tc>
        <w:tc>
          <w:tcPr>
            <w:tcW w:w="746" w:type="dxa"/>
          </w:tcPr>
          <w:p w14:paraId="114AAD61" w14:textId="77777777" w:rsidR="004A6C58" w:rsidRDefault="00121BAB">
            <w:pPr>
              <w:jc w:val="center"/>
            </w:pPr>
            <w:del w:id="9382" w:author="Reviewer" w:date="2026-10-06T02:49:59Z">
              <w:r>
                <w:rPr>
                  <w:sz w:val="16"/>
                  <w:szCs w:val="16"/>
                </w:rPr>
                <w:delText xml:space="preserve">243.3</w:delText>
              </w:r>
            </w:del>
          </w:p>
        </w:tc>
        <w:tc>
          <w:tcPr>
            <w:tcW w:w="960" w:type="dxa"/>
          </w:tcPr>
          <w:p w14:paraId="78EA1D94" w14:textId="77777777" w:rsidR="004A6C58" w:rsidRDefault="00121BAB">
            <w:pPr>
              <w:jc w:val="center"/>
            </w:pPr>
            <w:del w:id="9383" w:author="Reviewer" w:date="2026-10-06T02:49:59Z">
              <w:r>
                <w:rPr>
                  <w:sz w:val="16"/>
                  <w:szCs w:val="16"/>
                </w:rPr>
                <w:delText xml:space="preserve">96.7</w:delText>
              </w:r>
            </w:del>
          </w:p>
        </w:tc>
        <w:tc>
          <w:tcPr>
            <w:tcW w:w="960" w:type="dxa"/>
          </w:tcPr>
          <w:p w14:paraId="487DB193" w14:textId="77777777" w:rsidR="004A6C58" w:rsidRDefault="00121BAB">
            <w:pPr>
              <w:jc w:val="center"/>
            </w:pPr>
            <w:del w:id="9384" w:author="Reviewer" w:date="2026-10-06T02:49:59Z">
              <w:r>
                <w:rPr>
                  <w:sz w:val="16"/>
                  <w:szCs w:val="16"/>
                </w:rPr>
                <w:delText xml:space="preserve">84.7</w:delText>
              </w:r>
            </w:del>
          </w:p>
        </w:tc>
        <w:tc>
          <w:tcPr>
            <w:tcW w:w="970" w:type="dxa"/>
          </w:tcPr>
          <w:p w14:paraId="19122328" w14:textId="77777777" w:rsidR="004A6C58" w:rsidRDefault="00121BAB">
            <w:pPr>
              <w:jc w:val="center"/>
            </w:pPr>
            <w:del w:id="9385" w:author="Reviewer" w:date="2026-10-06T02:49:59Z">
              <w:r>
                <w:rPr>
                  <w:sz w:val="16"/>
                  <w:szCs w:val="16"/>
                </w:rPr>
                <w:delText xml:space="preserve">22.8</w:delText>
              </w:r>
            </w:del>
          </w:p>
        </w:tc>
      </w:tr>
      <w:tr w:rsidR="004A6C58" w14:paraId="2CA321E0" w14:textId="77777777" w:rsidTr="00CF451C">
        <w:trPr>
          <w:jc w:val="center"/>
          <w:del w:id="9386" w:author="Reviewer" w:date="2026-10-06T02:49:59Z"/>
        </w:trPr>
        <w:tc>
          <w:tcPr>
            <w:tcW w:w="1364" w:type="dxa"/>
          </w:tcPr>
          <w:p w14:paraId="66CB69BC" w14:textId="77777777" w:rsidR="004A6C58" w:rsidRDefault="00121BAB">
            <w:pPr>
              <w:jc w:val="both"/>
            </w:pPr>
            <w:del w:id="9387" w:author="Reviewer" w:date="2026-10-06T02:49:59Z">
              <w:r>
                <w:rPr>
                  <w:b/>
                  <w:sz w:val="16"/>
                  <w:szCs w:val="16"/>
                </w:rPr>
                <w:delText xml:space="preserve">S2 burned (ha)</w:delText>
              </w:r>
            </w:del>
          </w:p>
        </w:tc>
        <w:tc>
          <w:tcPr>
            <w:tcW w:w="746" w:type="dxa"/>
          </w:tcPr>
          <w:p w14:paraId="24A434CE" w14:textId="77777777" w:rsidR="004A6C58" w:rsidRDefault="00121BAB">
            <w:pPr>
              <w:jc w:val="center"/>
            </w:pPr>
            <w:del w:id="9388" w:author="Reviewer" w:date="2026-10-06T02:49:59Z">
              <w:r>
                <w:rPr>
                  <w:sz w:val="16"/>
                  <w:szCs w:val="16"/>
                </w:rPr>
                <w:delText xml:space="preserve">242.2</w:delText>
              </w:r>
            </w:del>
          </w:p>
        </w:tc>
        <w:tc>
          <w:tcPr>
            <w:tcW w:w="960" w:type="dxa"/>
          </w:tcPr>
          <w:p w14:paraId="4A8A7EB4" w14:textId="77777777" w:rsidR="004A6C58" w:rsidRDefault="00121BAB">
            <w:pPr>
              <w:jc w:val="center"/>
            </w:pPr>
            <w:del w:id="9389" w:author="Reviewer" w:date="2026-10-06T02:49:59Z">
              <w:r>
                <w:rPr>
                  <w:sz w:val="16"/>
                  <w:szCs w:val="16"/>
                </w:rPr>
                <w:delText xml:space="preserve">157.3</w:delText>
              </w:r>
            </w:del>
          </w:p>
        </w:tc>
        <w:tc>
          <w:tcPr>
            <w:tcW w:w="960" w:type="dxa"/>
          </w:tcPr>
          <w:p w14:paraId="3E2B9E40" w14:textId="77777777" w:rsidR="004A6C58" w:rsidRDefault="00121BAB">
            <w:pPr>
              <w:jc w:val="center"/>
            </w:pPr>
            <w:del w:id="9390" w:author="Reviewer" w:date="2026-10-06T02:49:59Z">
              <w:r>
                <w:rPr>
                  <w:sz w:val="16"/>
                  <w:szCs w:val="16"/>
                </w:rPr>
                <w:delText xml:space="preserve">154.6</w:delText>
              </w:r>
            </w:del>
          </w:p>
        </w:tc>
        <w:tc>
          <w:tcPr>
            <w:tcW w:w="970" w:type="dxa"/>
          </w:tcPr>
          <w:p w14:paraId="2A62D571" w14:textId="77777777" w:rsidR="004A6C58" w:rsidRDefault="00121BAB">
            <w:pPr>
              <w:jc w:val="center"/>
            </w:pPr>
            <w:del w:id="9391" w:author="Reviewer" w:date="2026-10-06T02:49:59Z">
              <w:r>
                <w:rPr>
                  <w:sz w:val="16"/>
                  <w:szCs w:val="16"/>
                </w:rPr>
                <w:delText xml:space="preserve">84.8</w:delText>
              </w:r>
            </w:del>
          </w:p>
        </w:tc>
      </w:tr>
      <w:tr w:rsidR="004A6C58" w14:paraId="09D978E1" w14:textId="77777777" w:rsidTr="00CF451C">
        <w:trPr>
          <w:jc w:val="center"/>
          <w:del w:id="9392" w:author="Reviewer" w:date="2026-10-06T02:49:59Z"/>
        </w:trPr>
        <w:tc>
          <w:tcPr>
            <w:tcW w:w="1364" w:type="dxa"/>
          </w:tcPr>
          <w:p w14:paraId="09574F57" w14:textId="77777777" w:rsidR="004A6C58" w:rsidRDefault="00121BAB">
            <w:pPr>
              <w:jc w:val="both"/>
            </w:pPr>
            <w:del w:id="9393" w:author="Reviewer" w:date="2026-10-06T02:49:59Z">
              <w:r>
                <w:rPr>
                  <w:b/>
                  <w:sz w:val="16"/>
                  <w:szCs w:val="16"/>
                </w:rPr>
                <w:delText xml:space="preserve">S3 burned (ha)</w:delText>
              </w:r>
            </w:del>
          </w:p>
        </w:tc>
        <w:tc>
          <w:tcPr>
            <w:tcW w:w="746" w:type="dxa"/>
          </w:tcPr>
          <w:p w14:paraId="758B8296" w14:textId="77777777" w:rsidR="004A6C58" w:rsidRDefault="00121BAB">
            <w:pPr>
              <w:jc w:val="center"/>
            </w:pPr>
            <w:del w:id="9394" w:author="Reviewer" w:date="2026-10-06T02:49:59Z">
              <w:r>
                <w:rPr>
                  <w:sz w:val="16"/>
                  <w:szCs w:val="16"/>
                </w:rPr>
                <w:delText xml:space="preserve">178.9</w:delText>
              </w:r>
            </w:del>
          </w:p>
        </w:tc>
        <w:tc>
          <w:tcPr>
            <w:tcW w:w="960" w:type="dxa"/>
          </w:tcPr>
          <w:p w14:paraId="041DA75C" w14:textId="77777777" w:rsidR="004A6C58" w:rsidRDefault="00121BAB">
            <w:pPr>
              <w:jc w:val="center"/>
            </w:pPr>
            <w:del w:id="9395" w:author="Reviewer" w:date="2026-10-06T02:49:59Z">
              <w:r>
                <w:rPr>
                  <w:sz w:val="16"/>
                  <w:szCs w:val="16"/>
                </w:rPr>
                <w:delText xml:space="preserve">28.0</w:delText>
              </w:r>
            </w:del>
          </w:p>
        </w:tc>
        <w:tc>
          <w:tcPr>
            <w:tcW w:w="960" w:type="dxa"/>
          </w:tcPr>
          <w:p w14:paraId="00AA396F" w14:textId="77777777" w:rsidR="004A6C58" w:rsidRDefault="00121BAB">
            <w:pPr>
              <w:jc w:val="center"/>
            </w:pPr>
            <w:del w:id="9396" w:author="Reviewer" w:date="2026-10-06T02:49:59Z">
              <w:r>
                <w:rPr>
                  <w:sz w:val="16"/>
                  <w:szCs w:val="16"/>
                </w:rPr>
                <w:delText xml:space="preserve">30.5</w:delText>
              </w:r>
            </w:del>
          </w:p>
        </w:tc>
        <w:tc>
          <w:tcPr>
            <w:tcW w:w="970" w:type="dxa"/>
          </w:tcPr>
          <w:p w14:paraId="1D6A15F7" w14:textId="77777777" w:rsidR="004A6C58" w:rsidRDefault="00121BAB">
            <w:pPr>
              <w:jc w:val="center"/>
            </w:pPr>
            <w:del w:id="9397" w:author="Reviewer" w:date="2026-10-06T02:49:59Z">
              <w:r>
                <w:rPr>
                  <w:sz w:val="16"/>
                  <w:szCs w:val="16"/>
                </w:rPr>
                <w:delText xml:space="preserve">11.4</w:delText>
              </w:r>
            </w:del>
          </w:p>
        </w:tc>
      </w:tr>
      <w:tr w:rsidR="004A6C58" w14:paraId="16DB8F36" w14:textId="77777777" w:rsidTr="00CF451C">
        <w:trPr>
          <w:jc w:val="center"/>
          <w:del w:id="9398" w:author="Reviewer" w:date="2026-10-06T02:49:59Z"/>
        </w:trPr>
        <w:tc>
          <w:tcPr>
            <w:tcW w:w="1364" w:type="dxa"/>
          </w:tcPr>
          <w:p w14:paraId="76FF0E0A" w14:textId="77777777" w:rsidR="004A6C58" w:rsidRDefault="00121BAB">
            <w:pPr>
              <w:jc w:val="both"/>
            </w:pPr>
            <w:del w:id="9399" w:author="Reviewer" w:date="2026-10-06T02:49:59Z">
              <w:r>
                <w:rPr>
                  <w:b/>
                  <w:sz w:val="16"/>
                  <w:szCs w:val="16"/>
                </w:rPr>
                <w:delText xml:space="preserve">S4 burned (ha)</w:delText>
              </w:r>
            </w:del>
          </w:p>
        </w:tc>
        <w:tc>
          <w:tcPr>
            <w:tcW w:w="746" w:type="dxa"/>
          </w:tcPr>
          <w:p w14:paraId="31CA83F7" w14:textId="77777777" w:rsidR="004A6C58" w:rsidRDefault="00121BAB">
            <w:pPr>
              <w:jc w:val="center"/>
            </w:pPr>
            <w:del w:id="9400" w:author="Reviewer" w:date="2026-10-06T02:49:59Z">
              <w:r>
                <w:rPr>
                  <w:sz w:val="16"/>
                  <w:szCs w:val="16"/>
                </w:rPr>
                <w:delText xml:space="preserve">218.1</w:delText>
              </w:r>
            </w:del>
          </w:p>
        </w:tc>
        <w:tc>
          <w:tcPr>
            <w:tcW w:w="960" w:type="dxa"/>
          </w:tcPr>
          <w:p w14:paraId="4135735F" w14:textId="77777777" w:rsidR="004A6C58" w:rsidRDefault="00121BAB">
            <w:pPr>
              <w:jc w:val="center"/>
            </w:pPr>
            <w:del w:id="9401" w:author="Reviewer" w:date="2026-10-06T02:49:59Z">
              <w:r>
                <w:rPr>
                  <w:sz w:val="16"/>
                  <w:szCs w:val="16"/>
                </w:rPr>
                <w:delText xml:space="preserve">66.2</w:delText>
              </w:r>
            </w:del>
          </w:p>
        </w:tc>
        <w:tc>
          <w:tcPr>
            <w:tcW w:w="960" w:type="dxa"/>
          </w:tcPr>
          <w:p w14:paraId="3A97D8C8" w14:textId="77777777" w:rsidR="004A6C58" w:rsidRDefault="00121BAB">
            <w:pPr>
              <w:jc w:val="center"/>
            </w:pPr>
            <w:del w:id="9402" w:author="Reviewer" w:date="2026-10-06T02:49:59Z">
              <w:r>
                <w:rPr>
                  <w:sz w:val="16"/>
                  <w:szCs w:val="16"/>
                </w:rPr>
                <w:delText xml:space="preserve">54.6</w:delText>
              </w:r>
            </w:del>
          </w:p>
        </w:tc>
        <w:tc>
          <w:tcPr>
            <w:tcW w:w="970" w:type="dxa"/>
          </w:tcPr>
          <w:p w14:paraId="6E643F41" w14:textId="77777777" w:rsidR="004A6C58" w:rsidRDefault="00121BAB">
            <w:pPr>
              <w:jc w:val="center"/>
            </w:pPr>
            <w:del w:id="9403" w:author="Reviewer" w:date="2026-10-06T02:49:59Z">
              <w:r>
                <w:rPr>
                  <w:sz w:val="16"/>
                  <w:szCs w:val="16"/>
                </w:rPr>
                <w:delText xml:space="preserve">35.7</w:delText>
              </w:r>
            </w:del>
          </w:p>
        </w:tc>
      </w:tr>
      <w:tr w:rsidR="004A6C58" w14:paraId="5C877075" w14:textId="77777777" w:rsidTr="00CF451C">
        <w:trPr>
          <w:jc w:val="center"/>
          <w:del w:id="9404" w:author="Reviewer" w:date="2026-10-06T02:49:59Z"/>
        </w:trPr>
        <w:tc>
          <w:tcPr>
            <w:tcW w:w="1364" w:type="dxa"/>
          </w:tcPr>
          <w:p w14:paraId="0011C1FE" w14:textId="77777777" w:rsidR="004A6C58" w:rsidRDefault="00121BAB">
            <w:pPr>
              <w:jc w:val="both"/>
            </w:pPr>
            <w:del w:id="9405" w:author="Reviewer" w:date="2026-10-06T02:49:59Z">
              <w:r>
                <w:rPr>
                  <w:b/>
                  <w:sz w:val="16"/>
                  <w:szCs w:val="16"/>
                </w:rPr>
                <w:delText xml:space="preserve">S5 burned (ha)</w:delText>
              </w:r>
            </w:del>
          </w:p>
        </w:tc>
        <w:tc>
          <w:tcPr>
            <w:tcW w:w="746" w:type="dxa"/>
          </w:tcPr>
          <w:p w14:paraId="444BE9AA" w14:textId="77777777" w:rsidR="004A6C58" w:rsidRDefault="00121BAB">
            <w:pPr>
              <w:jc w:val="center"/>
            </w:pPr>
            <w:del w:id="9406" w:author="Reviewer" w:date="2026-10-06T02:49:59Z">
              <w:r>
                <w:rPr>
                  <w:sz w:val="16"/>
                  <w:szCs w:val="16"/>
                </w:rPr>
                <w:delText xml:space="preserve">218.1</w:delText>
              </w:r>
            </w:del>
          </w:p>
        </w:tc>
        <w:tc>
          <w:tcPr>
            <w:tcW w:w="960" w:type="dxa"/>
          </w:tcPr>
          <w:p w14:paraId="2F500809" w14:textId="77777777" w:rsidR="004A6C58" w:rsidRDefault="00121BAB">
            <w:pPr>
              <w:jc w:val="center"/>
            </w:pPr>
            <w:del w:id="9407" w:author="Reviewer" w:date="2026-10-06T02:49:59Z">
              <w:r>
                <w:rPr>
                  <w:sz w:val="16"/>
                  <w:szCs w:val="16"/>
                </w:rPr>
                <w:delText xml:space="preserve">69.3</w:delText>
              </w:r>
            </w:del>
          </w:p>
        </w:tc>
        <w:tc>
          <w:tcPr>
            <w:tcW w:w="960" w:type="dxa"/>
          </w:tcPr>
          <w:p w14:paraId="2C510A40" w14:textId="77777777" w:rsidR="004A6C58" w:rsidRDefault="00121BAB">
            <w:pPr>
              <w:jc w:val="center"/>
            </w:pPr>
            <w:del w:id="9408" w:author="Reviewer" w:date="2026-10-06T02:49:59Z">
              <w:r>
                <w:rPr>
                  <w:sz w:val="16"/>
                  <w:szCs w:val="16"/>
                </w:rPr>
                <w:delText xml:space="preserve">66.3</w:delText>
              </w:r>
            </w:del>
          </w:p>
        </w:tc>
        <w:tc>
          <w:tcPr>
            <w:tcW w:w="970" w:type="dxa"/>
          </w:tcPr>
          <w:p w14:paraId="3C030FF1" w14:textId="77777777" w:rsidR="004A6C58" w:rsidRDefault="00121BAB">
            <w:pPr>
              <w:jc w:val="center"/>
            </w:pPr>
            <w:del w:id="9409" w:author="Reviewer" w:date="2026-10-06T02:49:59Z">
              <w:r>
                <w:rPr>
                  <w:sz w:val="16"/>
                  <w:szCs w:val="16"/>
                </w:rPr>
                <w:delText xml:space="preserve">39.3</w:delText>
              </w:r>
            </w:del>
          </w:p>
        </w:tc>
      </w:tr>
      <w:tr w:rsidR="004A6C58" w14:paraId="23027886" w14:textId="77777777" w:rsidTr="00CF451C">
        <w:trPr>
          <w:jc w:val="center"/>
          <w:del w:id="9410" w:author="Reviewer" w:date="2026-10-06T02:49:59Z"/>
        </w:trPr>
        <w:tc>
          <w:tcPr>
            <w:tcW w:w="1364" w:type="dxa"/>
          </w:tcPr>
          <w:p w14:paraId="52F22586" w14:textId="77777777" w:rsidR="004A6C58" w:rsidRDefault="00121BAB">
            <w:pPr>
              <w:jc w:val="both"/>
            </w:pPr>
            <w:del w:id="9411" w:author="Reviewer" w:date="2026-10-06T02:49:59Z">
              <w:r>
                <w:rPr>
                  <w:b/>
                  <w:sz w:val="16"/>
                  <w:szCs w:val="16"/>
                </w:rPr>
                <w:delText xml:space="preserve">Mean </w:delText>
              </w:r>
            </w:del>
            <w:proofErr w:type="spellStart"/>
            <w:del w:id="9412" w:author="Reviewer" w:date="2026-10-06T02:49:59Z">
              <w:r>
                <w:rPr>
                  <w:b/>
                  <w:sz w:val="16"/>
                  <w:szCs w:val="16"/>
                </w:rPr>
                <w:delText xml:space="preserve">Jphys</w:delText>
              </w:r>
            </w:del>
            <w:proofErr w:type="spellEnd"/>
          </w:p>
        </w:tc>
        <w:tc>
          <w:tcPr>
            <w:tcW w:w="746" w:type="dxa"/>
          </w:tcPr>
          <w:p w14:paraId="2E966A89" w14:textId="77777777" w:rsidR="004A6C58" w:rsidRDefault="00121BAB">
            <w:pPr>
              <w:jc w:val="center"/>
            </w:pPr>
            <w:del w:id="9413" w:author="Reviewer" w:date="2026-10-06T02:49:59Z">
              <w:r>
                <w:rPr>
                  <w:sz w:val="16"/>
                  <w:szCs w:val="16"/>
                </w:rPr>
                <w:delText xml:space="preserve">0.506</w:delText>
              </w:r>
            </w:del>
          </w:p>
        </w:tc>
        <w:tc>
          <w:tcPr>
            <w:tcW w:w="960" w:type="dxa"/>
          </w:tcPr>
          <w:p w14:paraId="5B81CFFA" w14:textId="77777777" w:rsidR="004A6C58" w:rsidRDefault="00121BAB">
            <w:pPr>
              <w:jc w:val="center"/>
            </w:pPr>
            <w:del w:id="9414" w:author="Reviewer" w:date="2026-10-06T02:49:59Z">
              <w:r>
                <w:rPr>
                  <w:sz w:val="16"/>
                  <w:szCs w:val="16"/>
                </w:rPr>
                <w:delText xml:space="preserve">0.163</w:delText>
              </w:r>
            </w:del>
          </w:p>
        </w:tc>
        <w:tc>
          <w:tcPr>
            <w:tcW w:w="960" w:type="dxa"/>
          </w:tcPr>
          <w:p w14:paraId="1E148B3B" w14:textId="77777777" w:rsidR="004A6C58" w:rsidRDefault="00121BAB">
            <w:pPr>
              <w:jc w:val="center"/>
            </w:pPr>
            <w:del w:id="9415" w:author="Reviewer" w:date="2026-10-06T02:49:59Z">
              <w:r>
                <w:rPr>
                  <w:sz w:val="16"/>
                  <w:szCs w:val="16"/>
                </w:rPr>
                <w:delText xml:space="preserve">0.151</w:delText>
              </w:r>
            </w:del>
          </w:p>
        </w:tc>
        <w:tc>
          <w:tcPr>
            <w:tcW w:w="970" w:type="dxa"/>
          </w:tcPr>
          <w:p w14:paraId="152E0F02" w14:textId="77777777" w:rsidR="004A6C58" w:rsidRDefault="00121BAB">
            <w:pPr>
              <w:jc w:val="center"/>
            </w:pPr>
            <w:del w:id="9416" w:author="Reviewer" w:date="2026-10-06T02:49:59Z">
              <w:r>
                <w:rPr>
                  <w:sz w:val="16"/>
                  <w:szCs w:val="16"/>
                </w:rPr>
                <w:delText xml:space="preserve">0.090</w:delText>
              </w:r>
            </w:del>
          </w:p>
        </w:tc>
      </w:tr>
      <w:tr w:rsidR="004A6C58" w14:paraId="016FD34B" w14:textId="77777777" w:rsidTr="00CF451C">
        <w:trPr>
          <w:jc w:val="center"/>
          <w:del w:id="9417" w:author="Reviewer" w:date="2026-10-06T02:49:59Z"/>
        </w:trPr>
        <w:tc>
          <w:tcPr>
            <w:tcW w:w="1364" w:type="dxa"/>
          </w:tcPr>
          <w:p w14:paraId="30D67A62" w14:textId="77777777" w:rsidR="004A6C58" w:rsidRDefault="00121BAB">
            <w:pPr>
              <w:jc w:val="both"/>
            </w:pPr>
            <w:del w:id="9418" w:author="Reviewer" w:date="2026-10-06T02:49:59Z">
              <w:r>
                <w:rPr>
                  <w:b/>
                  <w:sz w:val="16"/>
                  <w:szCs w:val="16"/>
                </w:rPr>
                <w:delText xml:space="preserve">Mean </w:delText>
              </w:r>
            </w:del>
            <w:proofErr w:type="spellStart"/>
            <w:del w:id="9419" w:author="Reviewer" w:date="2026-10-06T02:49:59Z">
              <w:r>
                <w:rPr>
                  <w:b/>
                  <w:sz w:val="16"/>
                  <w:szCs w:val="16"/>
                </w:rPr>
                <w:delText xml:space="preserve">Jtotal</w:delText>
              </w:r>
            </w:del>
            <w:proofErr w:type="spellEnd"/>
          </w:p>
        </w:tc>
        <w:tc>
          <w:tcPr>
            <w:tcW w:w="746" w:type="dxa"/>
          </w:tcPr>
          <w:p w14:paraId="2F21C2F1" w14:textId="77777777" w:rsidR="004A6C58" w:rsidRDefault="00121BAB">
            <w:pPr>
              <w:jc w:val="center"/>
            </w:pPr>
            <w:del w:id="9420" w:author="Reviewer" w:date="2026-10-06T02:49:59Z">
              <w:r>
                <w:rPr>
                  <w:sz w:val="16"/>
                  <w:szCs w:val="16"/>
                </w:rPr>
                <w:delText xml:space="preserve">0.446</w:delText>
              </w:r>
            </w:del>
          </w:p>
        </w:tc>
        <w:tc>
          <w:tcPr>
            <w:tcW w:w="960" w:type="dxa"/>
          </w:tcPr>
          <w:p w14:paraId="3D405A03" w14:textId="77777777" w:rsidR="004A6C58" w:rsidRDefault="00121BAB">
            <w:pPr>
              <w:jc w:val="center"/>
            </w:pPr>
            <w:del w:id="9421" w:author="Reviewer" w:date="2026-10-06T02:49:59Z">
              <w:r>
                <w:rPr>
                  <w:sz w:val="16"/>
                  <w:szCs w:val="16"/>
                </w:rPr>
                <w:delText xml:space="preserve">0.185</w:delText>
              </w:r>
            </w:del>
          </w:p>
        </w:tc>
        <w:tc>
          <w:tcPr>
            <w:tcW w:w="960" w:type="dxa"/>
          </w:tcPr>
          <w:p w14:paraId="68CA0359" w14:textId="77777777" w:rsidR="004A6C58" w:rsidRDefault="00121BAB">
            <w:pPr>
              <w:jc w:val="center"/>
            </w:pPr>
            <w:del w:id="9422" w:author="Reviewer" w:date="2026-10-06T02:49:59Z">
              <w:r>
                <w:rPr>
                  <w:sz w:val="16"/>
                  <w:szCs w:val="16"/>
                </w:rPr>
                <w:delText xml:space="preserve">0.169</w:delText>
              </w:r>
            </w:del>
          </w:p>
        </w:tc>
        <w:tc>
          <w:tcPr>
            <w:tcW w:w="970" w:type="dxa"/>
          </w:tcPr>
          <w:p w14:paraId="28EF5A81" w14:textId="77777777" w:rsidR="004A6C58" w:rsidRDefault="00121BAB">
            <w:pPr>
              <w:jc w:val="center"/>
            </w:pPr>
            <w:del w:id="9423" w:author="Reviewer" w:date="2026-10-06T02:49:59Z">
              <w:r>
                <w:rPr>
                  <w:sz w:val="16"/>
                  <w:szCs w:val="16"/>
                </w:rPr>
                <w:delText xml:space="preserve">0.112</w:delText>
              </w:r>
            </w:del>
          </w:p>
        </w:tc>
      </w:tr>
    </w:tbl>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1400"/>
        <w:gridCol w:w="800"/>
        <w:gridCol w:w="900"/>
        <w:gridCol w:w="950"/>
        <w:gridCol w:w="950"/>
      </w:tblGrid>
      <w:tr>
        <w:trPr>
          <w:ins w:id="9308" w:author="Reviewer" w:date="2026-10-06T02:49:59Z"/>
        </w:trPr>
        <w:tc>
          <w:tcPr>
            <w:tcW w:w="1400" w:type="dxa"/>
          </w:tcPr>
          <w:p>
            <w:pPr>
              <w:spacing w:before="0" w:after="0"/>
              <w:rPr>
                <w:ins w:id="9309" w:author="Reviewer" w:date="2026-10-06T02:49:59Z"/>
                <w:sz w:val="14"/>
              </w:rPr>
            </w:pPr>
            <w:ins w:id="9253" w:author="Reviewer" w:date="2026-10-06T02:49:59Z">
              <w:r>
                <w:rPr>
                  <w:b/>
                  <w:sz w:val="14"/>
                  <w:szCs w:val="14"/>
                </w:rPr>
                <w:t xml:space="preserve">Scenario / measure</w:t>
              </w:r>
            </w:ins>
          </w:p>
        </w:tc>
        <w:tc>
          <w:tcPr>
            <w:tcW w:w="800" w:type="dxa"/>
          </w:tcPr>
          <w:p>
            <w:pPr>
              <w:spacing w:before="0" w:after="0"/>
              <w:rPr>
                <w:ins w:id="9310" w:author="Reviewer" w:date="2026-10-06T02:49:59Z"/>
                <w:sz w:val="14"/>
              </w:rPr>
            </w:pPr>
            <w:ins w:id="9254" w:author="Reviewer" w:date="2026-10-06T02:49:59Z">
              <w:r>
                <w:rPr>
                  <w:b/>
                  <w:sz w:val="14"/>
                  <w:szCs w:val="14"/>
                </w:rPr>
                <w:t xml:space="preserve">T0</w:t>
              </w:r>
            </w:ins>
          </w:p>
        </w:tc>
        <w:tc>
          <w:tcPr>
            <w:tcW w:w="900" w:type="dxa"/>
          </w:tcPr>
          <w:p>
            <w:pPr>
              <w:spacing w:before="0" w:after="0"/>
              <w:rPr>
                <w:ins w:id="9311" w:author="Reviewer" w:date="2026-10-06T02:49:59Z"/>
                <w:sz w:val="14"/>
              </w:rPr>
            </w:pPr>
            <w:ins w:id="9255" w:author="Reviewer" w:date="2026-10-06T02:49:59Z">
              <w:r>
                <w:rPr>
                  <w:b/>
                  <w:sz w:val="14"/>
                  <w:szCs w:val="14"/>
                </w:rPr>
                <w:t xml:space="preserve">F5</w:t>
              </w:r>
            </w:ins>
          </w:p>
        </w:tc>
        <w:tc>
          <w:tcPr>
            <w:tcW w:w="950" w:type="dxa"/>
          </w:tcPr>
          <w:p>
            <w:pPr>
              <w:spacing w:before="0" w:after="0"/>
              <w:rPr>
                <w:ins w:id="9312" w:author="Reviewer" w:date="2026-10-06T02:49:59Z"/>
                <w:sz w:val="14"/>
              </w:rPr>
            </w:pPr>
            <w:ins w:id="9256" w:author="Reviewer" w:date="2026-10-06T02:49:59Z">
              <w:r>
                <w:rPr>
                  <w:b/>
                  <w:sz w:val="14"/>
                  <w:szCs w:val="14"/>
                </w:rPr>
                <w:t xml:space="preserve">F5+Ev</w:t>
              </w:r>
            </w:ins>
          </w:p>
        </w:tc>
        <w:tc>
          <w:tcPr>
            <w:tcW w:w="950" w:type="dxa"/>
          </w:tcPr>
          <w:p>
            <w:pPr>
              <w:spacing w:before="0" w:after="0"/>
              <w:rPr>
                <w:ins w:id="9313" w:author="Reviewer" w:date="2026-10-06T02:49:59Z"/>
                <w:sz w:val="14"/>
              </w:rPr>
            </w:pPr>
            <w:ins w:id="9257" w:author="Reviewer" w:date="2026-10-06T02:49:59Z">
              <w:r>
                <w:rPr>
                  <w:b/>
                  <w:sz w:val="14"/>
                  <w:szCs w:val="14"/>
                </w:rPr>
                <w:t xml:space="preserve">DisasterAware</w:t>
              </w:r>
            </w:ins>
          </w:p>
        </w:tc>
      </w:tr>
      <w:tr>
        <w:trPr>
          <w:ins w:id="9314" w:author="Reviewer" w:date="2026-10-06T02:49:59Z"/>
        </w:trPr>
        <w:tc>
          <w:tcPr>
            <w:tcW w:w="1400" w:type="dxa"/>
          </w:tcPr>
          <w:p>
            <w:pPr>
              <w:spacing w:before="0" w:after="0"/>
              <w:rPr>
                <w:ins w:id="9315" w:author="Reviewer" w:date="2026-10-06T02:49:59Z"/>
                <w:sz w:val="14"/>
              </w:rPr>
            </w:pPr>
            <w:ins w:id="9258" w:author="Reviewer" w:date="2026-10-06T02:49:59Z">
              <w:r>
                <w:rPr>
                  <w:sz w:val="14"/>
                  <w:szCs w:val="14"/>
                </w:rPr>
                <w:t xml:space="preserve">S1 burned (ha)</w:t>
              </w:r>
            </w:ins>
          </w:p>
        </w:tc>
        <w:tc>
          <w:tcPr>
            <w:tcW w:w="800" w:type="dxa"/>
          </w:tcPr>
          <w:p>
            <w:pPr>
              <w:spacing w:before="0" w:after="0"/>
              <w:rPr>
                <w:ins w:id="9316" w:author="Reviewer" w:date="2026-10-06T02:49:59Z"/>
                <w:sz w:val="14"/>
              </w:rPr>
            </w:pPr>
            <w:ins w:id="9259" w:author="Reviewer" w:date="2026-10-06T02:49:59Z">
              <w:r>
                <w:rPr>
                  <w:sz w:val="14"/>
                  <w:szCs w:val="14"/>
                </w:rPr>
                <w:t xml:space="preserve">269.3 ± 4.5</w:t>
              </w:r>
            </w:ins>
          </w:p>
        </w:tc>
        <w:tc>
          <w:tcPr>
            <w:tcW w:w="900" w:type="dxa"/>
          </w:tcPr>
          <w:p>
            <w:pPr>
              <w:spacing w:before="0" w:after="0"/>
              <w:rPr>
                <w:ins w:id="9317" w:author="Reviewer" w:date="2026-10-06T02:49:59Z"/>
                <w:sz w:val="14"/>
              </w:rPr>
            </w:pPr>
            <w:ins w:id="9260" w:author="Reviewer" w:date="2026-10-06T02:49:59Z">
              <w:r>
                <w:rPr>
                  <w:sz w:val="14"/>
                  <w:szCs w:val="14"/>
                </w:rPr>
                <w:t xml:space="preserve">89.2 ± 23.8</w:t>
              </w:r>
            </w:ins>
          </w:p>
        </w:tc>
        <w:tc>
          <w:tcPr>
            <w:tcW w:w="950" w:type="dxa"/>
          </w:tcPr>
          <w:p>
            <w:pPr>
              <w:spacing w:before="0" w:after="0"/>
              <w:rPr>
                <w:ins w:id="9318" w:author="Reviewer" w:date="2026-10-06T02:49:59Z"/>
                <w:sz w:val="14"/>
              </w:rPr>
            </w:pPr>
            <w:ins w:id="9261" w:author="Reviewer" w:date="2026-10-06T02:49:59Z">
              <w:r>
                <w:rPr>
                  <w:sz w:val="14"/>
                  <w:szCs w:val="14"/>
                </w:rPr>
                <w:t xml:space="preserve">67.9 ± 24.4</w:t>
              </w:r>
            </w:ins>
          </w:p>
        </w:tc>
        <w:tc>
          <w:tcPr>
            <w:tcW w:w="950" w:type="dxa"/>
          </w:tcPr>
          <w:p>
            <w:pPr>
              <w:spacing w:before="0" w:after="0"/>
              <w:rPr>
                <w:ins w:id="9319" w:author="Reviewer" w:date="2026-10-06T02:49:59Z"/>
                <w:sz w:val="14"/>
              </w:rPr>
            </w:pPr>
            <w:ins w:id="9262" w:author="Reviewer" w:date="2026-10-06T02:49:59Z">
              <w:r>
                <w:rPr>
                  <w:sz w:val="14"/>
                  <w:szCs w:val="14"/>
                </w:rPr>
                <w:t xml:space="preserve">36.7 ± 19.1</w:t>
              </w:r>
            </w:ins>
          </w:p>
        </w:tc>
      </w:tr>
      <w:tr>
        <w:trPr>
          <w:ins w:id="9320" w:author="Reviewer" w:date="2026-10-06T02:49:59Z"/>
        </w:trPr>
        <w:tc>
          <w:tcPr>
            <w:tcW w:w="1400" w:type="dxa"/>
          </w:tcPr>
          <w:p>
            <w:pPr>
              <w:spacing w:before="0" w:after="0"/>
              <w:rPr>
                <w:ins w:id="9321" w:author="Reviewer" w:date="2026-10-06T02:49:59Z"/>
                <w:sz w:val="14"/>
              </w:rPr>
            </w:pPr>
            <w:ins w:id="9263" w:author="Reviewer" w:date="2026-10-06T02:49:59Z">
              <w:r>
                <w:rPr>
                  <w:sz w:val="14"/>
                  <w:szCs w:val="14"/>
                </w:rPr>
                <w:t xml:space="preserve">S2 burned (ha)</w:t>
              </w:r>
            </w:ins>
          </w:p>
        </w:tc>
        <w:tc>
          <w:tcPr>
            <w:tcW w:w="800" w:type="dxa"/>
          </w:tcPr>
          <w:p>
            <w:pPr>
              <w:spacing w:before="0" w:after="0"/>
              <w:rPr>
                <w:ins w:id="9322" w:author="Reviewer" w:date="2026-10-06T02:49:59Z"/>
                <w:sz w:val="14"/>
              </w:rPr>
            </w:pPr>
            <w:ins w:id="9264" w:author="Reviewer" w:date="2026-10-06T02:49:59Z">
              <w:r>
                <w:rPr>
                  <w:sz w:val="14"/>
                  <w:szCs w:val="14"/>
                </w:rPr>
                <w:t xml:space="preserve">269.6 ± 4.5</w:t>
              </w:r>
            </w:ins>
          </w:p>
        </w:tc>
        <w:tc>
          <w:tcPr>
            <w:tcW w:w="900" w:type="dxa"/>
          </w:tcPr>
          <w:p>
            <w:pPr>
              <w:spacing w:before="0" w:after="0"/>
              <w:rPr>
                <w:ins w:id="9323" w:author="Reviewer" w:date="2026-10-06T02:49:59Z"/>
                <w:sz w:val="14"/>
              </w:rPr>
            </w:pPr>
            <w:ins w:id="9265" w:author="Reviewer" w:date="2026-10-06T02:49:59Z">
              <w:r>
                <w:rPr>
                  <w:sz w:val="14"/>
                  <w:szCs w:val="14"/>
                </w:rPr>
                <w:t xml:space="preserve">186.5 ± 22.6</w:t>
              </w:r>
            </w:ins>
          </w:p>
        </w:tc>
        <w:tc>
          <w:tcPr>
            <w:tcW w:w="950" w:type="dxa"/>
          </w:tcPr>
          <w:p>
            <w:pPr>
              <w:spacing w:before="0" w:after="0"/>
              <w:rPr>
                <w:ins w:id="9324" w:author="Reviewer" w:date="2026-10-06T02:49:59Z"/>
                <w:sz w:val="14"/>
              </w:rPr>
            </w:pPr>
            <w:ins w:id="9266" w:author="Reviewer" w:date="2026-10-06T02:49:59Z">
              <w:r>
                <w:rPr>
                  <w:sz w:val="14"/>
                  <w:szCs w:val="14"/>
                </w:rPr>
                <w:t xml:space="preserve">184.2 ± 25.9</w:t>
              </w:r>
            </w:ins>
          </w:p>
        </w:tc>
        <w:tc>
          <w:tcPr>
            <w:tcW w:w="950" w:type="dxa"/>
          </w:tcPr>
          <w:p>
            <w:pPr>
              <w:spacing w:before="0" w:after="0"/>
              <w:rPr>
                <w:ins w:id="9325" w:author="Reviewer" w:date="2026-10-06T02:49:59Z"/>
                <w:sz w:val="14"/>
              </w:rPr>
            </w:pPr>
            <w:ins w:id="9267" w:author="Reviewer" w:date="2026-10-06T02:49:59Z">
              <w:r>
                <w:rPr>
                  <w:sz w:val="14"/>
                  <w:szCs w:val="14"/>
                </w:rPr>
                <w:t xml:space="preserve">120.6 ± 29.6</w:t>
              </w:r>
            </w:ins>
          </w:p>
        </w:tc>
      </w:tr>
      <w:tr>
        <w:trPr>
          <w:ins w:id="9326" w:author="Reviewer" w:date="2026-10-06T02:49:59Z"/>
        </w:trPr>
        <w:tc>
          <w:tcPr>
            <w:tcW w:w="1400" w:type="dxa"/>
          </w:tcPr>
          <w:p>
            <w:pPr>
              <w:spacing w:before="0" w:after="0"/>
              <w:rPr>
                <w:ins w:id="9327" w:author="Reviewer" w:date="2026-10-06T02:49:59Z"/>
                <w:sz w:val="14"/>
              </w:rPr>
            </w:pPr>
            <w:ins w:id="9268" w:author="Reviewer" w:date="2026-10-06T02:49:59Z">
              <w:r>
                <w:rPr>
                  <w:sz w:val="14"/>
                  <w:szCs w:val="14"/>
                </w:rPr>
                <w:t xml:space="preserve">S3 burned (ha)</w:t>
              </w:r>
            </w:ins>
          </w:p>
        </w:tc>
        <w:tc>
          <w:tcPr>
            <w:tcW w:w="800" w:type="dxa"/>
          </w:tcPr>
          <w:p>
            <w:pPr>
              <w:spacing w:before="0" w:after="0"/>
              <w:rPr>
                <w:ins w:id="9328" w:author="Reviewer" w:date="2026-10-06T02:49:59Z"/>
                <w:sz w:val="14"/>
              </w:rPr>
            </w:pPr>
            <w:ins w:id="9269" w:author="Reviewer" w:date="2026-10-06T02:49:59Z">
              <w:r>
                <w:rPr>
                  <w:sz w:val="14"/>
                  <w:szCs w:val="14"/>
                </w:rPr>
                <w:t xml:space="preserve">233.5 ± 9.8</w:t>
              </w:r>
            </w:ins>
          </w:p>
        </w:tc>
        <w:tc>
          <w:tcPr>
            <w:tcW w:w="900" w:type="dxa"/>
          </w:tcPr>
          <w:p>
            <w:pPr>
              <w:spacing w:before="0" w:after="0"/>
              <w:rPr>
                <w:ins w:id="9329" w:author="Reviewer" w:date="2026-10-06T02:49:59Z"/>
                <w:sz w:val="14"/>
              </w:rPr>
            </w:pPr>
            <w:ins w:id="9270" w:author="Reviewer" w:date="2026-10-06T02:49:59Z">
              <w:r>
                <w:rPr>
                  <w:sz w:val="14"/>
                  <w:szCs w:val="14"/>
                </w:rPr>
                <w:t xml:space="preserve">27.4 ± 9.1</w:t>
              </w:r>
            </w:ins>
          </w:p>
        </w:tc>
        <w:tc>
          <w:tcPr>
            <w:tcW w:w="950" w:type="dxa"/>
          </w:tcPr>
          <w:p>
            <w:pPr>
              <w:spacing w:before="0" w:after="0"/>
              <w:rPr>
                <w:ins w:id="9330" w:author="Reviewer" w:date="2026-10-06T02:49:59Z"/>
                <w:sz w:val="14"/>
              </w:rPr>
            </w:pPr>
            <w:ins w:id="9271" w:author="Reviewer" w:date="2026-10-06T02:49:59Z">
              <w:r>
                <w:rPr>
                  <w:sz w:val="14"/>
                  <w:szCs w:val="14"/>
                </w:rPr>
                <w:t xml:space="preserve">24.1 ± 8.0</w:t>
              </w:r>
            </w:ins>
          </w:p>
        </w:tc>
        <w:tc>
          <w:tcPr>
            <w:tcW w:w="950" w:type="dxa"/>
          </w:tcPr>
          <w:p>
            <w:pPr>
              <w:spacing w:before="0" w:after="0"/>
              <w:rPr>
                <w:ins w:id="9331" w:author="Reviewer" w:date="2026-10-06T02:49:59Z"/>
                <w:sz w:val="14"/>
              </w:rPr>
            </w:pPr>
            <w:ins w:id="9272" w:author="Reviewer" w:date="2026-10-06T02:49:59Z">
              <w:r>
                <w:rPr>
                  <w:sz w:val="14"/>
                  <w:szCs w:val="14"/>
                </w:rPr>
                <w:t xml:space="preserve">14.1 ± 5.9</w:t>
              </w:r>
            </w:ins>
          </w:p>
        </w:tc>
      </w:tr>
      <w:tr>
        <w:trPr>
          <w:ins w:id="9332" w:author="Reviewer" w:date="2026-10-06T02:49:59Z"/>
        </w:trPr>
        <w:tc>
          <w:tcPr>
            <w:tcW w:w="1400" w:type="dxa"/>
          </w:tcPr>
          <w:p>
            <w:pPr>
              <w:spacing w:before="0" w:after="0"/>
              <w:rPr>
                <w:ins w:id="9333" w:author="Reviewer" w:date="2026-10-06T02:49:59Z"/>
                <w:sz w:val="14"/>
              </w:rPr>
            </w:pPr>
            <w:ins w:id="9273" w:author="Reviewer" w:date="2026-10-06T02:49:59Z">
              <w:r>
                <w:rPr>
                  <w:sz w:val="14"/>
                  <w:szCs w:val="14"/>
                </w:rPr>
                <w:t xml:space="preserve">S4 burned (ha)</w:t>
              </w:r>
            </w:ins>
          </w:p>
        </w:tc>
        <w:tc>
          <w:tcPr>
            <w:tcW w:w="800" w:type="dxa"/>
          </w:tcPr>
          <w:p>
            <w:pPr>
              <w:spacing w:before="0" w:after="0"/>
              <w:rPr>
                <w:ins w:id="9334" w:author="Reviewer" w:date="2026-10-06T02:49:59Z"/>
                <w:sz w:val="14"/>
              </w:rPr>
            </w:pPr>
            <w:ins w:id="9274" w:author="Reviewer" w:date="2026-10-06T02:49:59Z">
              <w:r>
                <w:rPr>
                  <w:sz w:val="14"/>
                  <w:szCs w:val="14"/>
                </w:rPr>
                <w:t xml:space="preserve">240.5 ± 9.6</w:t>
              </w:r>
            </w:ins>
          </w:p>
        </w:tc>
        <w:tc>
          <w:tcPr>
            <w:tcW w:w="900" w:type="dxa"/>
          </w:tcPr>
          <w:p>
            <w:pPr>
              <w:spacing w:before="0" w:after="0"/>
              <w:rPr>
                <w:ins w:id="9335" w:author="Reviewer" w:date="2026-10-06T02:49:59Z"/>
                <w:sz w:val="14"/>
              </w:rPr>
            </w:pPr>
            <w:ins w:id="9275" w:author="Reviewer" w:date="2026-10-06T02:49:59Z">
              <w:r>
                <w:rPr>
                  <w:sz w:val="14"/>
                  <w:szCs w:val="14"/>
                </w:rPr>
                <w:t xml:space="preserve">48.1 ± 9.2</w:t>
              </w:r>
            </w:ins>
          </w:p>
        </w:tc>
        <w:tc>
          <w:tcPr>
            <w:tcW w:w="950" w:type="dxa"/>
          </w:tcPr>
          <w:p>
            <w:pPr>
              <w:spacing w:before="0" w:after="0"/>
              <w:rPr>
                <w:ins w:id="9336" w:author="Reviewer" w:date="2026-10-06T02:49:59Z"/>
                <w:sz w:val="14"/>
              </w:rPr>
            </w:pPr>
            <w:ins w:id="9276" w:author="Reviewer" w:date="2026-10-06T02:49:59Z">
              <w:r>
                <w:rPr>
                  <w:sz w:val="14"/>
                  <w:szCs w:val="14"/>
                </w:rPr>
                <w:t xml:space="preserve">50.9 ± 10.7</w:t>
              </w:r>
            </w:ins>
          </w:p>
        </w:tc>
        <w:tc>
          <w:tcPr>
            <w:tcW w:w="950" w:type="dxa"/>
          </w:tcPr>
          <w:p>
            <w:pPr>
              <w:spacing w:before="0" w:after="0"/>
              <w:rPr>
                <w:ins w:id="9337" w:author="Reviewer" w:date="2026-10-06T02:49:59Z"/>
                <w:sz w:val="14"/>
              </w:rPr>
            </w:pPr>
            <w:ins w:id="9277" w:author="Reviewer" w:date="2026-10-06T02:49:59Z">
              <w:r>
                <w:rPr>
                  <w:sz w:val="14"/>
                  <w:szCs w:val="14"/>
                </w:rPr>
                <w:t xml:space="preserve">27.2 ± 8.7</w:t>
              </w:r>
            </w:ins>
          </w:p>
        </w:tc>
      </w:tr>
      <w:tr>
        <w:trPr>
          <w:ins w:id="9338" w:author="Reviewer" w:date="2026-10-06T02:49:59Z"/>
        </w:trPr>
        <w:tc>
          <w:tcPr>
            <w:tcW w:w="1400" w:type="dxa"/>
          </w:tcPr>
          <w:p>
            <w:pPr>
              <w:spacing w:before="0" w:after="0"/>
              <w:rPr>
                <w:ins w:id="9339" w:author="Reviewer" w:date="2026-10-06T02:49:59Z"/>
                <w:sz w:val="14"/>
              </w:rPr>
            </w:pPr>
            <w:ins w:id="9278" w:author="Reviewer" w:date="2026-10-06T02:49:59Z">
              <w:r>
                <w:rPr>
                  <w:sz w:val="14"/>
                  <w:szCs w:val="14"/>
                </w:rPr>
                <w:t xml:space="preserve">S5 burned (ha)</w:t>
              </w:r>
            </w:ins>
          </w:p>
        </w:tc>
        <w:tc>
          <w:tcPr>
            <w:tcW w:w="800" w:type="dxa"/>
          </w:tcPr>
          <w:p>
            <w:pPr>
              <w:spacing w:before="0" w:after="0"/>
              <w:rPr>
                <w:ins w:id="9340" w:author="Reviewer" w:date="2026-10-06T02:49:59Z"/>
                <w:sz w:val="14"/>
              </w:rPr>
            </w:pPr>
            <w:ins w:id="9279" w:author="Reviewer" w:date="2026-10-06T02:49:59Z">
              <w:r>
                <w:rPr>
                  <w:sz w:val="14"/>
                  <w:szCs w:val="14"/>
                </w:rPr>
                <w:t xml:space="preserve">240.5 ± 9.6</w:t>
              </w:r>
            </w:ins>
          </w:p>
        </w:tc>
        <w:tc>
          <w:tcPr>
            <w:tcW w:w="900" w:type="dxa"/>
          </w:tcPr>
          <w:p>
            <w:pPr>
              <w:spacing w:before="0" w:after="0"/>
              <w:rPr>
                <w:ins w:id="9341" w:author="Reviewer" w:date="2026-10-06T02:49:59Z"/>
                <w:sz w:val="14"/>
              </w:rPr>
            </w:pPr>
            <w:ins w:id="9280" w:author="Reviewer" w:date="2026-10-06T02:49:59Z">
              <w:r>
                <w:rPr>
                  <w:sz w:val="14"/>
                  <w:szCs w:val="14"/>
                </w:rPr>
                <w:t xml:space="preserve">53.4 ± 9.7</w:t>
              </w:r>
            </w:ins>
          </w:p>
        </w:tc>
        <w:tc>
          <w:tcPr>
            <w:tcW w:w="950" w:type="dxa"/>
          </w:tcPr>
          <w:p>
            <w:pPr>
              <w:spacing w:before="0" w:after="0"/>
              <w:rPr>
                <w:ins w:id="9342" w:author="Reviewer" w:date="2026-10-06T02:49:59Z"/>
                <w:sz w:val="14"/>
              </w:rPr>
            </w:pPr>
            <w:ins w:id="9281" w:author="Reviewer" w:date="2026-10-06T02:49:59Z">
              <w:r>
                <w:rPr>
                  <w:sz w:val="14"/>
                  <w:szCs w:val="14"/>
                </w:rPr>
                <w:t xml:space="preserve">49.9 ± 10.0</w:t>
              </w:r>
            </w:ins>
          </w:p>
        </w:tc>
        <w:tc>
          <w:tcPr>
            <w:tcW w:w="950" w:type="dxa"/>
          </w:tcPr>
          <w:p>
            <w:pPr>
              <w:spacing w:before="0" w:after="0"/>
              <w:rPr>
                <w:ins w:id="9343" w:author="Reviewer" w:date="2026-10-06T02:49:59Z"/>
                <w:sz w:val="14"/>
              </w:rPr>
            </w:pPr>
            <w:ins w:id="9282" w:author="Reviewer" w:date="2026-10-06T02:49:59Z">
              <w:r>
                <w:rPr>
                  <w:sz w:val="14"/>
                  <w:szCs w:val="14"/>
                </w:rPr>
                <w:t xml:space="preserve">29.2 ± 7.7</w:t>
              </w:r>
            </w:ins>
          </w:p>
        </w:tc>
      </w:tr>
      <w:tr>
        <w:trPr>
          <w:ins w:id="9344" w:author="Reviewer" w:date="2026-10-06T02:49:59Z"/>
        </w:trPr>
        <w:tc>
          <w:tcPr>
            <w:tcW w:w="1400" w:type="dxa"/>
          </w:tcPr>
          <w:p>
            <w:pPr>
              <w:spacing w:before="0" w:after="0"/>
              <w:rPr>
                <w:ins w:id="9345" w:author="Reviewer" w:date="2026-10-06T02:49:59Z"/>
                <w:sz w:val="14"/>
              </w:rPr>
            </w:pPr>
            <w:ins w:id="9283" w:author="Reviewer" w:date="2026-10-06T02:49:59Z">
              <w:r>
                <w:rPr>
                  <w:sz w:val="14"/>
                  <w:szCs w:val="14"/>
                </w:rPr>
                <w:t xml:space="preserve">Mean burned (ha)</w:t>
              </w:r>
            </w:ins>
          </w:p>
        </w:tc>
        <w:tc>
          <w:tcPr>
            <w:tcW w:w="800" w:type="dxa"/>
          </w:tcPr>
          <w:p>
            <w:pPr>
              <w:spacing w:before="0" w:after="0"/>
              <w:rPr>
                <w:ins w:id="9346" w:author="Reviewer" w:date="2026-10-06T02:49:59Z"/>
                <w:sz w:val="14"/>
              </w:rPr>
            </w:pPr>
            <w:ins w:id="9284" w:author="Reviewer" w:date="2026-10-06T02:49:59Z">
              <w:r>
                <w:rPr>
                  <w:sz w:val="14"/>
                  <w:szCs w:val="14"/>
                </w:rPr>
                <w:t xml:space="preserve">250.7</w:t>
              </w:r>
            </w:ins>
          </w:p>
        </w:tc>
        <w:tc>
          <w:tcPr>
            <w:tcW w:w="900" w:type="dxa"/>
          </w:tcPr>
          <w:p>
            <w:pPr>
              <w:spacing w:before="0" w:after="0"/>
              <w:rPr>
                <w:ins w:id="9347" w:author="Reviewer" w:date="2026-10-06T02:49:59Z"/>
                <w:sz w:val="14"/>
              </w:rPr>
            </w:pPr>
            <w:ins w:id="9285" w:author="Reviewer" w:date="2026-10-06T02:49:59Z">
              <w:r>
                <w:rPr>
                  <w:sz w:val="14"/>
                  <w:szCs w:val="14"/>
                </w:rPr>
                <w:t xml:space="preserve">80.9</w:t>
              </w:r>
            </w:ins>
          </w:p>
        </w:tc>
        <w:tc>
          <w:tcPr>
            <w:tcW w:w="950" w:type="dxa"/>
          </w:tcPr>
          <w:p>
            <w:pPr>
              <w:spacing w:before="0" w:after="0"/>
              <w:rPr>
                <w:ins w:id="9348" w:author="Reviewer" w:date="2026-10-06T02:49:59Z"/>
                <w:sz w:val="14"/>
              </w:rPr>
            </w:pPr>
            <w:ins w:id="9286" w:author="Reviewer" w:date="2026-10-06T02:49:59Z">
              <w:r>
                <w:rPr>
                  <w:sz w:val="14"/>
                  <w:szCs w:val="14"/>
                </w:rPr>
                <w:t xml:space="preserve">75.4</w:t>
              </w:r>
            </w:ins>
          </w:p>
        </w:tc>
        <w:tc>
          <w:tcPr>
            <w:tcW w:w="950" w:type="dxa"/>
          </w:tcPr>
          <w:p>
            <w:pPr>
              <w:spacing w:before="0" w:after="0"/>
              <w:rPr>
                <w:ins w:id="9349" w:author="Reviewer" w:date="2026-10-06T02:49:59Z"/>
                <w:sz w:val="14"/>
              </w:rPr>
            </w:pPr>
            <w:ins w:id="9287" w:author="Reviewer" w:date="2026-10-06T02:49:59Z">
              <w:r>
                <w:rPr>
                  <w:sz w:val="14"/>
                  <w:szCs w:val="14"/>
                </w:rPr>
                <w:t xml:space="preserve">45.6</w:t>
              </w:r>
            </w:ins>
          </w:p>
        </w:tc>
      </w:tr>
      <w:tr>
        <w:trPr>
          <w:ins w:id="9350" w:author="Reviewer" w:date="2026-10-06T02:49:59Z"/>
        </w:trPr>
        <w:tc>
          <w:tcPr>
            <w:tcW w:w="1400" w:type="dxa"/>
          </w:tcPr>
          <w:p>
            <w:pPr>
              <w:spacing w:before="0" w:after="0"/>
              <w:rPr>
                <w:ins w:id="9351" w:author="Reviewer" w:date="2026-10-06T02:49:59Z"/>
                <w:sz w:val="14"/>
              </w:rPr>
            </w:pPr>
            <w:ins w:id="9288" w:author="Reviewer" w:date="2026-10-06T02:49:59Z">
              <w:r>
                <w:rPr>
                  <w:sz w:val="14"/>
                  <w:szCs w:val="14"/>
                </w:rPr>
                <w:t xml:space="preserve">Extinguished within episode</w:t>
              </w:r>
            </w:ins>
          </w:p>
        </w:tc>
        <w:tc>
          <w:tcPr>
            <w:tcW w:w="800" w:type="dxa"/>
          </w:tcPr>
          <w:p>
            <w:pPr>
              <w:spacing w:before="0" w:after="0"/>
              <w:rPr>
                <w:ins w:id="9352" w:author="Reviewer" w:date="2026-10-06T02:49:59Z"/>
                <w:sz w:val="14"/>
              </w:rPr>
            </w:pPr>
            <w:ins w:id="9289" w:author="Reviewer" w:date="2026-10-06T02:49:59Z">
              <w:r>
                <w:rPr>
                  <w:sz w:val="14"/>
                  <w:szCs w:val="14"/>
                </w:rPr>
                <w:t xml:space="preserve">0 %</w:t>
              </w:r>
            </w:ins>
          </w:p>
        </w:tc>
        <w:tc>
          <w:tcPr>
            <w:tcW w:w="900" w:type="dxa"/>
          </w:tcPr>
          <w:p>
            <w:pPr>
              <w:spacing w:before="0" w:after="0"/>
              <w:rPr>
                <w:ins w:id="9353" w:author="Reviewer" w:date="2026-10-06T02:49:59Z"/>
                <w:sz w:val="14"/>
              </w:rPr>
            </w:pPr>
            <w:ins w:id="9290" w:author="Reviewer" w:date="2026-10-06T02:49:59Z">
              <w:r>
                <w:rPr>
                  <w:sz w:val="14"/>
                  <w:szCs w:val="14"/>
                </w:rPr>
                <w:t xml:space="preserve">13 %</w:t>
              </w:r>
            </w:ins>
          </w:p>
        </w:tc>
        <w:tc>
          <w:tcPr>
            <w:tcW w:w="950" w:type="dxa"/>
          </w:tcPr>
          <w:p>
            <w:pPr>
              <w:spacing w:before="0" w:after="0"/>
              <w:rPr>
                <w:ins w:id="9354" w:author="Reviewer" w:date="2026-10-06T02:49:59Z"/>
                <w:sz w:val="14"/>
              </w:rPr>
            </w:pPr>
            <w:ins w:id="9291" w:author="Reviewer" w:date="2026-10-06T02:49:59Z">
              <w:r>
                <w:rPr>
                  <w:sz w:val="14"/>
                  <w:szCs w:val="14"/>
                </w:rPr>
                <w:t xml:space="preserve">52 %</w:t>
              </w:r>
            </w:ins>
          </w:p>
        </w:tc>
        <w:tc>
          <w:tcPr>
            <w:tcW w:w="950" w:type="dxa"/>
          </w:tcPr>
          <w:p>
            <w:pPr>
              <w:spacing w:before="0" w:after="0"/>
              <w:rPr>
                <w:ins w:id="9355" w:author="Reviewer" w:date="2026-10-06T02:49:59Z"/>
                <w:sz w:val="14"/>
              </w:rPr>
            </w:pPr>
            <w:ins w:id="9292" w:author="Reviewer" w:date="2026-10-06T02:49:59Z">
              <w:r>
                <w:rPr>
                  <w:sz w:val="14"/>
                  <w:szCs w:val="14"/>
                </w:rPr>
                <w:t xml:space="preserve">75 %</w:t>
              </w:r>
            </w:ins>
          </w:p>
        </w:tc>
      </w:tr>
      <w:tr>
        <w:trPr>
          <w:ins w:id="9356" w:author="Reviewer" w:date="2026-10-06T02:49:59Z"/>
        </w:trPr>
        <w:tc>
          <w:tcPr>
            <w:tcW w:w="1400" w:type="dxa"/>
          </w:tcPr>
          <w:p>
            <w:pPr>
              <w:spacing w:before="0" w:after="0"/>
              <w:rPr>
                <w:ins w:id="9357" w:author="Reviewer" w:date="2026-10-06T02:49:59Z"/>
                <w:sz w:val="14"/>
              </w:rPr>
            </w:pPr>
            <w:ins w:id="9293" w:author="Reviewer" w:date="2026-10-06T02:49:59Z">
              <w:r>
                <w:rPr>
                  <w:sz w:val="14"/>
                  <w:szCs w:val="14"/>
                </w:rPr>
                <w:t xml:space="preserve">Affected population</w:t>
              </w:r>
            </w:ins>
          </w:p>
        </w:tc>
        <w:tc>
          <w:tcPr>
            <w:tcW w:w="800" w:type="dxa"/>
          </w:tcPr>
          <w:p>
            <w:pPr>
              <w:spacing w:before="0" w:after="0"/>
              <w:rPr>
                <w:ins w:id="9358" w:author="Reviewer" w:date="2026-10-06T02:49:59Z"/>
                <w:sz w:val="14"/>
              </w:rPr>
            </w:pPr>
            <w:ins w:id="9294" w:author="Reviewer" w:date="2026-10-06T02:49:59Z">
              <w:r>
                <w:rPr>
                  <w:sz w:val="14"/>
                  <w:szCs w:val="14"/>
                </w:rPr>
                <w:t xml:space="preserve">5793</w:t>
              </w:r>
            </w:ins>
          </w:p>
        </w:tc>
        <w:tc>
          <w:tcPr>
            <w:tcW w:w="900" w:type="dxa"/>
          </w:tcPr>
          <w:p>
            <w:pPr>
              <w:spacing w:before="0" w:after="0"/>
              <w:rPr>
                <w:ins w:id="9359" w:author="Reviewer" w:date="2026-10-06T02:49:59Z"/>
                <w:sz w:val="14"/>
              </w:rPr>
            </w:pPr>
            <w:ins w:id="9295" w:author="Reviewer" w:date="2026-10-06T02:49:59Z">
              <w:r>
                <w:rPr>
                  <w:sz w:val="14"/>
                  <w:szCs w:val="14"/>
                </w:rPr>
                <w:t xml:space="preserve">494</w:t>
              </w:r>
            </w:ins>
          </w:p>
        </w:tc>
        <w:tc>
          <w:tcPr>
            <w:tcW w:w="950" w:type="dxa"/>
          </w:tcPr>
          <w:p>
            <w:pPr>
              <w:spacing w:before="0" w:after="0"/>
              <w:rPr>
                <w:ins w:id="9360" w:author="Reviewer" w:date="2026-10-06T02:49:59Z"/>
                <w:sz w:val="14"/>
              </w:rPr>
            </w:pPr>
            <w:ins w:id="9296" w:author="Reviewer" w:date="2026-10-06T02:49:59Z">
              <w:r>
                <w:rPr>
                  <w:sz w:val="14"/>
                  <w:szCs w:val="14"/>
                </w:rPr>
                <w:t xml:space="preserve">391</w:t>
              </w:r>
            </w:ins>
          </w:p>
        </w:tc>
        <w:tc>
          <w:tcPr>
            <w:tcW w:w="950" w:type="dxa"/>
          </w:tcPr>
          <w:p>
            <w:pPr>
              <w:spacing w:before="0" w:after="0"/>
              <w:rPr>
                <w:ins w:id="9361" w:author="Reviewer" w:date="2026-10-06T02:49:59Z"/>
                <w:sz w:val="14"/>
              </w:rPr>
            </w:pPr>
            <w:ins w:id="9297" w:author="Reviewer" w:date="2026-10-06T02:49:59Z">
              <w:r>
                <w:rPr>
                  <w:sz w:val="14"/>
                  <w:szCs w:val="14"/>
                </w:rPr>
                <w:t xml:space="preserve">117</w:t>
              </w:r>
            </w:ins>
          </w:p>
        </w:tc>
      </w:tr>
      <w:tr>
        <w:trPr>
          <w:ins w:id="9362" w:author="Reviewer" w:date="2026-10-06T02:49:59Z"/>
        </w:trPr>
        <w:tc>
          <w:tcPr>
            <w:tcW w:w="1400" w:type="dxa"/>
          </w:tcPr>
          <w:p>
            <w:pPr>
              <w:spacing w:before="0" w:after="0"/>
              <w:rPr>
                <w:ins w:id="9363" w:author="Reviewer" w:date="2026-10-06T02:49:59Z"/>
                <w:sz w:val="14"/>
              </w:rPr>
            </w:pPr>
            <w:ins w:id="9298" w:author="Reviewer" w:date="2026-10-06T02:49:59Z">
              <w:r>
                <w:rPr>
                  <w:sz w:val="14"/>
                  <w:szCs w:val="14"/>
                </w:rPr>
                <w:t xml:space="preserve">Mean Jphys</w:t>
              </w:r>
            </w:ins>
          </w:p>
        </w:tc>
        <w:tc>
          <w:tcPr>
            <w:tcW w:w="800" w:type="dxa"/>
          </w:tcPr>
          <w:p>
            <w:pPr>
              <w:spacing w:before="0" w:after="0"/>
              <w:rPr>
                <w:ins w:id="9364" w:author="Reviewer" w:date="2026-10-06T02:49:59Z"/>
                <w:sz w:val="14"/>
              </w:rPr>
            </w:pPr>
            <w:ins w:id="9299" w:author="Reviewer" w:date="2026-10-06T02:49:59Z">
              <w:r>
                <w:rPr>
                  <w:sz w:val="14"/>
                  <w:szCs w:val="14"/>
                </w:rPr>
                <w:t xml:space="preserve">0.598</w:t>
              </w:r>
            </w:ins>
          </w:p>
        </w:tc>
        <w:tc>
          <w:tcPr>
            <w:tcW w:w="900" w:type="dxa"/>
          </w:tcPr>
          <w:p>
            <w:pPr>
              <w:spacing w:before="0" w:after="0"/>
              <w:rPr>
                <w:ins w:id="9365" w:author="Reviewer" w:date="2026-10-06T02:49:59Z"/>
                <w:sz w:val="14"/>
              </w:rPr>
            </w:pPr>
            <w:ins w:id="9300" w:author="Reviewer" w:date="2026-10-06T02:49:59Z">
              <w:r>
                <w:rPr>
                  <w:sz w:val="14"/>
                  <w:szCs w:val="14"/>
                </w:rPr>
                <w:t xml:space="preserve">0.155</w:t>
              </w:r>
            </w:ins>
          </w:p>
        </w:tc>
        <w:tc>
          <w:tcPr>
            <w:tcW w:w="950" w:type="dxa"/>
          </w:tcPr>
          <w:p>
            <w:pPr>
              <w:spacing w:before="0" w:after="0"/>
              <w:rPr>
                <w:ins w:id="9366" w:author="Reviewer" w:date="2026-10-06T02:49:59Z"/>
                <w:sz w:val="14"/>
              </w:rPr>
            </w:pPr>
            <w:ins w:id="9301" w:author="Reviewer" w:date="2026-10-06T02:49:59Z">
              <w:r>
                <w:rPr>
                  <w:sz w:val="14"/>
                  <w:szCs w:val="14"/>
                </w:rPr>
                <w:t xml:space="preserve">0.139</w:t>
              </w:r>
            </w:ins>
          </w:p>
        </w:tc>
        <w:tc>
          <w:tcPr>
            <w:tcW w:w="950" w:type="dxa"/>
          </w:tcPr>
          <w:p>
            <w:pPr>
              <w:spacing w:before="0" w:after="0"/>
              <w:rPr>
                <w:ins w:id="9367" w:author="Reviewer" w:date="2026-10-06T02:49:59Z"/>
                <w:sz w:val="14"/>
              </w:rPr>
            </w:pPr>
            <w:ins w:id="9302" w:author="Reviewer" w:date="2026-10-06T02:49:59Z">
              <w:r>
                <w:rPr>
                  <w:sz w:val="14"/>
                  <w:szCs w:val="14"/>
                </w:rPr>
                <w:t xml:space="preserve">0.081</w:t>
              </w:r>
            </w:ins>
          </w:p>
        </w:tc>
      </w:tr>
      <w:tr>
        <w:trPr>
          <w:ins w:id="9368" w:author="Reviewer" w:date="2026-10-06T02:49:59Z"/>
        </w:trPr>
        <w:tc>
          <w:tcPr>
            <w:tcW w:w="1400" w:type="dxa"/>
          </w:tcPr>
          <w:p>
            <w:pPr>
              <w:spacing w:before="0" w:after="0"/>
              <w:rPr>
                <w:ins w:id="9369" w:author="Reviewer" w:date="2026-10-06T02:49:59Z"/>
                <w:sz w:val="14"/>
              </w:rPr>
            </w:pPr>
            <w:ins w:id="9303" w:author="Reviewer" w:date="2026-10-06T02:49:59Z">
              <w:r>
                <w:rPr>
                  <w:sz w:val="14"/>
                  <w:szCs w:val="14"/>
                </w:rPr>
                <w:t xml:space="preserve">Mean Jtotal</w:t>
              </w:r>
            </w:ins>
          </w:p>
        </w:tc>
        <w:tc>
          <w:tcPr>
            <w:tcW w:w="800" w:type="dxa"/>
          </w:tcPr>
          <w:p>
            <w:pPr>
              <w:spacing w:before="0" w:after="0"/>
              <w:rPr>
                <w:ins w:id="9370" w:author="Reviewer" w:date="2026-10-06T02:49:59Z"/>
                <w:sz w:val="14"/>
              </w:rPr>
            </w:pPr>
            <w:ins w:id="9304" w:author="Reviewer" w:date="2026-10-06T02:49:59Z">
              <w:r>
                <w:rPr>
                  <w:sz w:val="14"/>
                  <w:szCs w:val="14"/>
                </w:rPr>
                <w:t xml:space="preserve">(0.528)</w:t>
              </w:r>
            </w:ins>
          </w:p>
        </w:tc>
        <w:tc>
          <w:tcPr>
            <w:tcW w:w="900" w:type="dxa"/>
          </w:tcPr>
          <w:p>
            <w:pPr>
              <w:spacing w:before="0" w:after="0"/>
              <w:rPr>
                <w:ins w:id="9371" w:author="Reviewer" w:date="2026-10-06T02:49:59Z"/>
                <w:sz w:val="14"/>
              </w:rPr>
            </w:pPr>
            <w:ins w:id="9305" w:author="Reviewer" w:date="2026-10-06T02:49:59Z">
              <w:r>
                <w:rPr>
                  <w:sz w:val="14"/>
                  <w:szCs w:val="14"/>
                </w:rPr>
                <w:t xml:space="preserve">0.187</w:t>
              </w:r>
            </w:ins>
          </w:p>
        </w:tc>
        <w:tc>
          <w:tcPr>
            <w:tcW w:w="950" w:type="dxa"/>
          </w:tcPr>
          <w:p>
            <w:pPr>
              <w:spacing w:before="0" w:after="0"/>
              <w:rPr>
                <w:ins w:id="9372" w:author="Reviewer" w:date="2026-10-06T02:49:59Z"/>
                <w:sz w:val="14"/>
              </w:rPr>
            </w:pPr>
            <w:ins w:id="9306" w:author="Reviewer" w:date="2026-10-06T02:49:59Z">
              <w:r>
                <w:rPr>
                  <w:sz w:val="14"/>
                  <w:szCs w:val="14"/>
                </w:rPr>
                <w:t xml:space="preserve">0.164</w:t>
              </w:r>
            </w:ins>
          </w:p>
        </w:tc>
        <w:tc>
          <w:tcPr>
            <w:tcW w:w="950" w:type="dxa"/>
          </w:tcPr>
          <w:p>
            <w:pPr>
              <w:spacing w:before="0" w:after="0"/>
              <w:rPr>
                <w:ins w:id="9373" w:author="Reviewer" w:date="2026-10-06T02:49:59Z"/>
                <w:sz w:val="14"/>
              </w:rPr>
            </w:pPr>
            <w:ins w:id="9307" w:author="Reviewer" w:date="2026-10-06T02:49:59Z">
              <w:r>
                <w:rPr>
                  <w:sz w:val="14"/>
                  <w:szCs w:val="14"/>
                </w:rPr>
                <w:t xml:space="preserve">0.110</w:t>
              </w:r>
            </w:ins>
          </w:p>
        </w:tc>
      </w:tr>
    </w:tbl>
    <w:p w14:paraId="3A09A236" w14:textId="77777777" w:rsidR="004A6C58" w:rsidRDefault="00121BAB">
      <w:pPr>
        <w:pStyle w:val="Heading2"/>
        <w:rPr>
          <w:del w:id="9457" w:author="Reviewer" w:date="2026-10-06T02:49:59Z"/>
        </w:rPr>
      </w:pPr>
      <w:del w:id="9454" w:author="Reviewer" w:date="2026-10-06T02:49:59Z">
        <w:r>
          <w:delText xml:space="preserve"/>
        </w:r>
      </w:del>
      <w:del w:id="9455" w:author="Reviewer" w:date="2026-10-06T02:49:59Z">
        <w:r>
          <w:delText xml:space="preserve">D. Open Intervention Space in Operation</w:delText>
        </w:r>
      </w:del>
      <w:del w:id="9456" w:author="Reviewer" w:date="2026-10-06T02:49:59Z">
        <w:r>
          <w:delText xml:space="preserve"/>
        </w:r>
      </w:del>
    </w:p>
    <w:p>
      <w:pPr>
        <w:pStyle w:val="Heading2"/>
        <w:rPr>
          <w:ins w:id="9452" w:author="Reviewer" w:date="2026-10-06T02:49:59Z"/>
        </w:rPr>
      </w:pPr>
      <w:ins w:id="9453" w:author="Reviewer" w:date="2026-10-06T02:49:59Z">
        <w:r>
          <w:t xml:space="preserve">E. Open Intervention Space in Operation</w:t>
        </w:r>
      </w:ins>
    </w:p>
    <w:p w14:paraId="2EBB578D" w14:textId="701AD753" w:rsidR="00F05500" w:rsidRDefault="00803259" w:rsidP="00803259">
      <w:pPr>
        <w:pStyle w:val="Text"/>
        <w:rPr>
          <w:del w:id="9441" w:author="Reviewer" w:date="2026-10-06T02:49:59Z"/>
        </w:rPr>
      </w:pPr>
      <w:del w:id="9432" w:author="Reviewer" w:date="2026-10-06T02:49:59Z">
        <w:r>
          <w:delTex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delText>
        </w:r>
      </w:del>
      <w:del w:id="9433" w:author="Reviewer" w:date="2026-10-06T02:49:59Z">
        <w:r w:rsidR="00F05500" w:rsidRPr="00F05500">
          <w:fldChar w:fldCharType="begin"/>
        </w:r>
      </w:del>
      <w:del w:id="9434" w:author="Reviewer" w:date="2026-10-06T02:49:59Z">
        <w:r w:rsidR="00F05500" w:rsidRPr="00F05500">
          <w:instrText xml:space="preserve"> REF _Ref237017260 \h </w:instrText>
        </w:r>
      </w:del>
      <w:del w:id="9435" w:author="Reviewer" w:date="2026-10-06T02:49:59Z">
        <w:r w:rsidR="00F05500" w:rsidRPr="00F05500">
          <w:instrText xml:space="preserve"> \* MERGEFORMAT </w:instrText>
        </w:r>
      </w:del>
      <w:del w:id="9436" w:author="Reviewer" w:date="2026-10-06T02:49:59Z">
        <w:r w:rsidR="00F05500" w:rsidRPr="00F05500">
          <w:fldChar w:fldCharType="separate"/>
        </w:r>
      </w:del>
      <w:del w:id="9437" w:author="Reviewer" w:date="2026-10-06T02:49:59Z">
        <w:r>
          <w:delText xml:space="preserve">Fig. </w:delText>
        </w:r>
      </w:del>
      <w:del w:id="9438" w:author="Reviewer" w:date="2026-10-06T02:49:59Z">
        <w:r>
          <w:rPr>
            <w:noProof/>
          </w:rPr>
          <w:delText xml:space="preserve">12</w:delText>
        </w:r>
      </w:del>
      <w:del w:id="9439" w:author="Reviewer" w:date="2026-10-06T02:49:59Z">
        <w:r w:rsidR="00F05500" w:rsidRPr="00F05500">
          <w:fldChar w:fldCharType="end"/>
        </w:r>
      </w:del>
      <w:del w:id="9440" w:author="Reviewer" w:date="2026-10-06T02:49:59Z">
        <w:r>
          <w:delText xml:space="preserve"> shows the two evolving-fuzzy funnels and the generative cascade. </w:delText>
        </w:r>
      </w:del>
    </w:p>
    <w:p>
      <w:pPr>
        <w:pStyle w:val="Text"/>
        <w:rPr>
          <w:ins w:id="9430" w:author="Reviewer" w:date="2026-10-06T02:49:59Z"/>
        </w:rPr>
      </w:pPr>
      <w:ins w:id="9431" w:author="Reviewer" w:date="2026-10-06T02:49:59Z">
        <w:r>
          <w:t xml:space="preserve">Adaptation runs only on demand: it is triggered by a forecast cost above the satisficing bound or by a coverage gap while fire is alive, so the volume of trials measures how often the standing decision fell short and the acceptance rate how strictly the gates filtered the responses. In the benchmark campaign of Section V-D, 150 worlds with the language-model proposer, stage 1 kept 451 of 2093 consequent-step trials (22 %), stage 2 kept 469 of 1411 (33 %) on antecedent cells left empty while fire was alive, and stage 3 received 788 proposals, one per call with a single revision, and admitted 338 (43 %). The rejections fall where the design places them: 276 proposals passed the forecast tests but failed the package margin of G5, 155 did not improve the forecast at G3, 12 failed the reseeded comparison at G4, and 7 were stopped by the syntactic gates. Admission depends on the form of the proposal. Macro packages that bundle existing interventions were admitted in 80 percent of 71 cases, actuator packages that compose a new intervention from verified effects in 46 percent of 400, concept packages in 37 percent of 78, and plain rules over the existing vocabulary in 28 percent of 239, so the objects that extend the vocabulary pass more often than new rules inside it. Among the clauses of admitted packages, coating of the head and flanks, coating of the populated and asset sectors, and water drafting at the fire dominate; evacuation and backfire clauses are rare and enter only where the forecast rewards them. Fig. 12 shows the fate of the proposals per family. The rule base grows from the five seed rules to 10.4 active rules on average at the end of an episode, the same size as the 10.3 rules of F5+Ev, so the margin of Table V comes from what the rules say rather than from how many there are; a DisasterAware episode fields 39 sited orders on average, 1.6 macro and 1.2 actuator objects, where F5+Ev fields none. In the earlier recorded runs the fail-safe engaged in 5338 region cycles and the no-harm veto held the offensive channels in 113; both gates sit below the adaptation loop and are unchanged by the proposer.</w:t>
        </w:r>
      </w:ins>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11867"/>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23938"/>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del w:id="9442" w:author="Reviewer" w:date="2026-10-06T02:49:59Z">
                              <w:r>
                                <w:rPr>
                                  <w:b/>
                                  <w:bCs/>
                                </w:rPr>
                                <w:delText xml:space="preserve">.</w:delText>
                              </w:r>
                            </w:del>
                            <w:del w:id="9443" w:author="Reviewer" w:date="2026-10-06T02:49:59Z">
                              <w:r>
                                <w:delText xml:space="preserve"> Left: </w:delText>
                              </w:r>
                            </w:del>
                            <w:proofErr w:type="spellStart"/>
                            <w:del w:id="9444" w:author="Reviewer" w:date="2026-10-06T02:49:59Z">
                              <w:r>
                                <w:delText xml:space="preserve">evFIS</w:delText>
                              </w:r>
                            </w:del>
                            <w:proofErr w:type="spellEnd"/>
                            <w:del w:id="9445" w:author="Reviewer" w:date="2026-10-06T02:49:59Z">
                              <w:r>
                                <w:delText xml:space="preserve"> trials and acceptances at stages 1 and 2. Right: the generative gates over proposals.</w:delText>
                              </w:r>
                            </w:del>
                            <w:ins w:id="9446" w:author="Reviewer" w:date="2026-10-06T02:49:59Z">
                              <w:r>
                                <w:rPr>
                                  <w:b/>
                                  <w:bCs/>
                                </w:rPr>
                                <w:t xml:space="preserve">. Fate of the 788 stage-3 proposals of the language model per scenario family over 150 paired worlds: admitted, or rejected at the package margin (G5), the reseeded comparison (G4), the improvement test (G3), or the syntactic gates (G1, G2). Labels give admitted over proposed.</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del w:id="9447" w:author="Reviewer" w:date="2026-10-06T02:49:59Z">
                        <w:r>
                          <w:rPr>
                            <w:b/>
                            <w:bCs/>
                          </w:rPr>
                          <w:delText xml:space="preserve">.</w:delText>
                        </w:r>
                      </w:del>
                      <w:del w:id="9448" w:author="Reviewer" w:date="2026-10-06T02:49:59Z">
                        <w:r>
                          <w:delText xml:space="preserve"> Left: </w:delText>
                        </w:r>
                      </w:del>
                      <w:proofErr w:type="spellStart"/>
                      <w:del w:id="9449" w:author="Reviewer" w:date="2026-10-06T02:49:59Z">
                        <w:r>
                          <w:delText xml:space="preserve">evFIS</w:delText>
                        </w:r>
                      </w:del>
                      <w:proofErr w:type="spellEnd"/>
                      <w:del w:id="9450" w:author="Reviewer" w:date="2026-10-06T02:49:59Z">
                        <w:r>
                          <w:delText xml:space="preserve"> trials and acceptances at stages 1 and 2. Right: the generative gates over proposals.</w:delText>
                        </w:r>
                      </w:del>
                      <w:ins w:id="9451" w:author="Reviewer" w:date="2026-10-06T02:49:59Z">
                        <w:r>
                          <w:rPr>
                            <w:b/>
                            <w:bCs/>
                          </w:rPr>
                          <w:t xml:space="preserve">. Fate of the 788 stage-3 proposals of the language model per scenario family over 150 paired worlds: admitted, or rejected at the package margin (G5), the reseeded comparison (G4), the improvement test (G3), or the syntactic gates (G1, G2). Labels give admitted over proposed.</w:t>
                        </w:r>
                      </w:ins>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r>
        <w:t xml:space="preserve"/>
      </w:r>
    </w:p>
    <w:p w14:paraId="309B4CD0" w14:textId="00B6C2B7" w:rsidR="004A6C58" w:rsidRDefault="006E372D" w:rsidP="006E372D">
      <w:pPr>
        <w:pStyle w:val="Heading2"/>
        <w:rPr>
          <w:del w:id="9461" w:author="Reviewer" w:date="2026-10-06T02:49:59Z"/>
        </w:rPr>
      </w:pPr>
      <w:del w:id="9460" w:author="Reviewer" w:date="2026-10-06T02:49:59Z">
        <w:r>
          <w:delText xml:space="preserve">F. Timeliness and Scalability</w:delText>
        </w:r>
      </w:del>
    </w:p>
    <w:p>
      <w:pPr>
        <w:pStyle w:val="Heading2"/>
        <w:rPr>
          <w:ins w:id="9458" w:author="Reviewer" w:date="2026-10-06T02:49:59Z"/>
        </w:rPr>
      </w:pPr>
      <w:ins w:id="9459" w:author="Reviewer" w:date="2026-10-06T02:49:59Z">
        <w:r>
          <w:t xml:space="preserve">F. Timeliness and Scalability</w:t>
        </w:r>
      </w:ins>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noChangeAspect="1"/>
                                  </wp:cNvGraphicFramePr>
                                  <a:graphic>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r>
        <w:t xml:space="preserve"/>
      </w:r>
    </w:p>
    <w:p>
      <w:pPr>
        <w:pStyle w:val="Text"/>
        <w:rPr/>
      </w:pPr>
      <w:r>
        <w: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t>
      </w:r>
    </w:p>
    <w:p>
      <w:pPr>
        <w:jc w:val="center"/>
        <w:rPr/>
      </w:pPr>
      <w:r>
        <w:drawing>
          <wp:inline xmlns:wp="http://schemas.openxmlformats.org/drawingml/2006/wordprocessingDrawing"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xmlns:r="http://schemas.openxmlformats.org/officeDocument/2006/relationships" r:embed="rId29"/>
                    <a:stretch>
                      <a:fillRect/>
                    </a:stretch>
                  </pic:blipFill>
                  <pic:spPr>
                    <a:xfrm>
                      <a:off x="0" y="0"/>
                      <a:ext cx="3154680" cy="2148840"/>
                    </a:xfrm>
                    <a:prstGeom prst="rect">
                      <a:avLst/>
                    </a:prstGeom>
                  </pic:spPr>
                </pic:pic>
              </a:graphicData>
            </a:graphic>
          </wp:inline>
        </w:drawing>
      </w:r>
    </w:p>
    <w:p>
      <w:pPr>
        <w:pStyle w:val="FigureCaption"/>
        <w:rPr/>
      </w:pPr>
      <w:r>
        <w:t xml:space="preserve">Fig. 14. Burned area at episode end for the external greedy reference and the internal configurations over the five scenarios; bars are means over ten worlds with 95 % confidence intervals.</w:t>
      </w:r>
    </w:p>
    <w:p w14:paraId="0755E46E" w14:textId="77777777" w:rsidR="004A6C58" w:rsidRDefault="00121BAB">
      <w:pPr>
        <w:pStyle w:val="Heading2"/>
        <w:rPr>
          <w:del w:id="9467" w:author="Reviewer" w:date="2026-10-06T02:49:59Z"/>
        </w:rPr>
      </w:pPr>
      <w:del w:id="9464" w:author="Reviewer" w:date="2026-10-06T02:49:59Z">
        <w:r>
          <w:delText xml:space="preserve"/>
        </w:r>
      </w:del>
      <w:del w:id="9465" w:author="Reviewer" w:date="2026-10-06T02:49:59Z">
        <w:r>
          <w:delText xml:space="preserve">E. Compliance with the Evaluation Criteria</w:delText>
        </w:r>
      </w:del>
      <w:del w:id="9466" w:author="Reviewer" w:date="2026-10-06T02:49:59Z">
        <w:r>
          <w:delText xml:space="preserve"/>
        </w:r>
      </w:del>
    </w:p>
    <w:p>
      <w:pPr>
        <w:pStyle w:val="Heading2"/>
        <w:rPr>
          <w:ins w:id="9462" w:author="Reviewer" w:date="2026-10-06T02:49:59Z"/>
        </w:rPr>
      </w:pPr>
      <w:ins w:id="9463" w:author="Reviewer" w:date="2026-10-06T02:49:59Z">
        <w:r>
          <w:t xml:space="preserve">G. Compliance with the Evaluation Criteria</w:t>
        </w:r>
      </w:ins>
    </w:p>
    <w:p w14:paraId="0216AD1F" w14:textId="39C63DEC" w:rsidR="00322A81" w:rsidRDefault="00322A81">
      <w:pPr>
        <w:pStyle w:val="Text"/>
        <w:rPr>
          <w:del w:id="9479" w:author="Reviewer" w:date="2026-10-06T02:49:59Z"/>
        </w:rPr>
      </w:pPr>
      <w:del w:id="9470" w:author="Reviewer" w:date="2026-10-06T02:49:59Z">
        <w:r>
          <w:delTex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w:delText>
        </w:r>
      </w:del>
      <w:del w:id="9471" w:author="Reviewer" w:date="2026-10-06T02:49:59Z">
        <w:r>
          <w:delText xml:space="preserve">lowest among the internal references in every scenario</w:delText>
        </w:r>
      </w:del>
      <w:del w:id="9472" w:author="Reviewer" w:date="2026-10-06T02:49:59Z">
        <w:r>
          <w:delText xml:space="preserve">. Timeliness is met with a median decision of 274 </w:delText>
        </w:r>
      </w:del>
      <w:proofErr w:type="spellStart"/>
      <w:del w:id="9473" w:author="Reviewer" w:date="2026-10-06T02:49:59Z">
        <w:r>
          <w:delText xml:space="preserve">ms</w:delText>
        </w:r>
      </w:del>
      <w:proofErr w:type="spellEnd"/>
      <w:del w:id="9474" w:author="Reviewer" w:date="2026-10-06T02:49:59Z">
        <w:r>
          <w:delText xml:space="preserve"/>
        </w:r>
      </w:del>
      <w:del w:id="9475" w:author="Reviewer" w:date="2026-10-06T02:49:59Z">
        <w:r>
          <w:delTex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delText>
        </w:r>
      </w:del>
      <w:del w:id="9476" w:author="Reviewer" w:date="2026-10-06T02:49:59Z">
        <w:r>
          <w:delText xml:space="preserve"/>
        </w:r>
      </w:del>
      <w:del w:id="9477" w:author="Reviewer" w:date="2026-10-06T02:49:59Z">
        <w:r>
          <w:delTex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delText>
        </w:r>
      </w:del>
      <w:del w:id="9478" w:author="Reviewer" w:date="2026-10-06T02:49:59Z">
        <w:r>
          <w:delText xml:space="preserve"/>
        </w:r>
      </w:del>
    </w:p>
    <w:p>
      <w:pPr>
        <w:pStyle w:val="Text"/>
        <w:rPr>
          <w:ins w:id="9468" w:author="Reviewer" w:date="2026-10-06T02:49:59Z"/>
        </w:rPr>
      </w:pPr>
      <w:ins w:id="9469" w:author="Reviewer" w:date="2026-10-06T02:49:59Z">
        <w:r>
          <w:t xml:space="preserve">Predictive fidelity rests on four blind hindcasts on real inputs, with front agreement of 86 to 94 % and detection probability of 85 to 97 %. Decision quality follows from the paired ladder: against no action DisasterAware lowers the burned area by 82 percent and the physical cost from 0.598 to 0.081; against the static doctrine it extinguishes 5.9 times as many incidents within the episode and leaves 76 percent fewer people affected; against the self-tuning doctrine it burns 40 percent less area and is better in 128 of 150 paired worlds, with the lowest cost of the four configurations in every family. Timeliness is met with a median decision of 274 ms against a twelve-minute cycle and about two seconds of proposer time per cycle, scalability with one decision costing 0.02 to 0.16 % of the cycle and sixteen times the agents costing at most 1.29 times, and robustness with DisasterAware losing 7 percent under degraded observation while remaining the best tested. Uncertainty handling is structural, every feature carrying a confidence that gates its concept; adaptability shows in 451 of 2093 stage-1 and 469 of 1411 stage-2 trials kept and 338 of 788 generative proposals admitted; explainability in every edit, rejection, and generated object being logged with its trigger, gate, and consuming rule. Four criteria are met in full and four on the axis measured here: the hindcast base covers four fires, observation outage and noise are tested at one level only, operator-facing interpretability is not evaluated, and uncertainty is carried into the decision but not propagated as an ensemble.</w:t>
        </w:r>
      </w:ins>
    </w:p>
    <w:p>
      <w:pPr>
        <w:pStyle w:val="Heading1"/>
        <w:rPr/>
      </w:pPr>
      <w:r>
        <w:t xml:space="preserve">VI. Discussion: Systems Lessons and Limitations</w:t>
      </w:r>
    </w:p>
    <w:p>
      <w:pPr>
        <w:pStyle w:val="Text"/>
        <w:rPr>
          <w:del w:id="9485" w:author="Reviewer" w:date="2026-10-06T02:49:59Z"/>
        </w:rPr>
      </w:pPr>
      <w:del w:id="9484" w:author="Reviewer" w:date="2026-10-06T02:49:59Z">
        <w:r>
          <w:delTex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delText>
        </w:r>
      </w:del>
    </w:p>
    <w:p>
      <w:pPr>
        <w:pStyle w:val="Text"/>
        <w:rPr>
          <w:del w:id="9487" w:author="Reviewer" w:date="2026-10-06T02:49:59Z"/>
        </w:rPr>
      </w:pPr>
      <w:del w:id="9486" w:author="Reviewer" w:date="2026-10-06T02:49:59Z">
        <w:r>
          <w:delTex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delText>
        </w:r>
      </w:del>
    </w:p>
    <w:p>
      <w:pPr>
        <w:pStyle w:val="Text"/>
        <w:rPr>
          <w:ins w:id="9480" w:author="Reviewer" w:date="2026-10-06T02:49:59Z"/>
        </w:rPr>
      </w:pPr>
      <w:ins w:id="9481" w:author="Reviewer" w:date="2026-10-06T02:49:59Z">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worlds, so the benefit of each capability is a paired difference rather than an absolute score. Second, a vocabulary of orders that grows at runtime is safe only when admission is decided by gates that do not trust the proposer; more than half of the proposals are rejected here, most of them at the package margin after they had passed the forecast tests, and that selectivity is why the admitted objects can be fielded and why the outcome improves rather than merely changes. Third, keeping inference in the regional agents and out of the coordinator held the cost per decision almost flat as the number of agents grew, which is the property an incident of national scale requires.</w:t>
        </w:r>
      </w:ins>
    </w:p>
    <w:p>
      <w:pPr>
        <w:pStyle w:val="Text"/>
        <w:rPr>
          <w:ins w:id="9482" w:author="Reviewer" w:date="2026-10-06T02:49:59Z"/>
        </w:rPr>
      </w:pPr>
      <w:ins w:id="9483" w:author="Reviewer" w:date="2026-10-06T02:49:59Z">
        <w:r>
          <w:t xml:space="preserve">Three limitations bound the claims. The evaluation is entirely simulated: the hazard model is validated on real records, but no order was executed in a real incident and no fire officer took part in the loop. The comparison base is internal, since no deployed tool generates interventions over an open space; the paired ladder isolates the contribution of each capability, and the greedy allocation of Section V-F bounds what undivided aggression buys in this cost model. Finally, the proposals of a language model are not bitwise reproducible, although the campaign is logged with pinned configuration and seeds, and no admission depends on the proposer. The proposer does set the size of the margin: in a separate campaign of 50 worlds per family, a deterministic template writer behind the same gates reached 76 ha against 83 ha for F5+Ev, so the mechanism alone buys part of the margin reported here and the quality of the proposals the rest.</w:t>
        </w:r>
      </w:ins>
    </w:p>
    <w:p w14:paraId="57F3A5CA" w14:textId="77777777" w:rsidR="004A6C58" w:rsidRDefault="00121BAB">
      <w:pPr>
        <w:pStyle w:val="Heading1"/>
      </w:pPr>
      <w:r>
        <w:t xml:space="preserve"/>
      </w:r>
      <w:r>
        <w:t xml:space="preserve">VII. Conclusion and Future Work</w:t>
      </w:r>
      <w:r>
        <w:t xml:space="preserve"/>
      </w:r>
    </w:p>
    <w:p w14:paraId="1E50920C" w14:textId="349C0505" w:rsidR="00322A81" w:rsidRDefault="00322A81" w:rsidP="00322A81">
      <w:pPr>
        <w:pStyle w:val="Text"/>
        <w:rPr>
          <w:del w:id="9506" w:author="Reviewer" w:date="2026-10-06T02:49:59Z"/>
        </w:rPr>
      </w:pPr>
      <w:del w:id="9490" w:author="Reviewer" w:date="2026-10-06T02:49:59Z">
        <w:r>
          <w:delText xml:space="preserve"/>
        </w:r>
      </w:del>
      <w:del w:id="9491" w:author="Reviewer" w:date="2026-10-06T02:49:59Z">
        <w:r>
          <w:delText xml:space="preserve">This article presented DisasterAware, a distributed decision-support architecture for wildfire response built on two separated cores. Ten confidence-gated features feed five decision concepts, a sparse Takagi-</w:delText>
        </w:r>
      </w:del>
      <w:del w:id="9492" w:author="Reviewer" w:date="2026-10-06T02:49:59Z">
        <w:r>
          <w:delText xml:space="preserve"/>
        </w:r>
      </w:del>
      <w:proofErr w:type="spellStart"/>
      <w:del w:id="9493" w:author="Reviewer" w:date="2026-10-06T02:49:59Z">
        <w:r>
          <w:delText xml:space="preserve">Sugeno</w:delText>
        </w:r>
      </w:del>
      <w:proofErr w:type="spellEnd"/>
      <w:del w:id="9494" w:author="Reviewer" w:date="2026-10-06T02:49:59Z">
        <w:r>
          <w:delText xml:space="preserve"/>
        </w:r>
      </w:del>
      <w:del w:id="9495" w:author="Reviewer" w:date="2026-10-06T02:49:59Z">
        <w:r>
          <w:delTex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delText>
        </w:r>
      </w:del>
      <w:del w:id="9496" w:author="Reviewer" w:date="2026-10-06T02:49:59Z">
        <w:r>
          <w:delText xml:space="preserve"/>
        </w:r>
      </w:del>
      <w:del w:id="9497" w:author="Reviewer" w:date="2026-10-06T02:49:59Z">
        <w:r>
          <w:lastRenderedPageBreak/>
          <w:delTex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delText>
        </w:r>
      </w:del>
      <w:proofErr w:type="gramStart"/>
      <w:del w:id="9498" w:author="Reviewer" w:date="2026-10-06T02:49:59Z">
        <w:r>
          <w:delText xml:space="preserve">traces</w:delText>
        </w:r>
      </w:del>
      <w:proofErr w:type="gramEnd"/>
      <w:del w:id="9499" w:author="Reviewer" w:date="2026-10-06T02:49:59Z">
        <w:r>
          <w:delText xml:space="preserve"/>
        </w:r>
      </w:del>
      <w:del w:id="9500" w:author="Reviewer" w:date="2026-10-06T02:49:59Z">
        <w:r>
          <w:delText xml:space="preserve"> to its concepts, rules, and confidences. On an independently validated core, whose four blind hindcasts agree with the satellite record at 86 to 94 percent, the decision layer lowers burned area from 220 to 39 ha and physical cost from 0.506 to 0.090 at 274 </w:delText>
        </w:r>
      </w:del>
      <w:del w:id="9501" w:author="Reviewer" w:date="2026-10-06T02:49:59Z">
        <w:r>
          <w:delText xml:space="preserve"/>
        </w:r>
      </w:del>
      <w:proofErr w:type="spellStart"/>
      <w:del w:id="9502" w:author="Reviewer" w:date="2026-10-06T02:49:59Z">
        <w:r>
          <w:delText xml:space="preserve">ms</w:delText>
        </w:r>
      </w:del>
      <w:proofErr w:type="spellEnd"/>
      <w:del w:id="9503" w:author="Reviewer" w:date="2026-10-06T02:49:59Z">
        <w:r>
          <w:delText xml:space="preserve"/>
        </w:r>
      </w:del>
      <w:del w:id="9504" w:author="Reviewer" w:date="2026-10-06T02:49:59Z">
        <w:r>
          <w:delTex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delText>
        </w:r>
      </w:del>
      <w:del w:id="9505" w:author="Reviewer" w:date="2026-10-06T02:49:59Z">
        <w:r>
          <w:delText xml:space="preserve"/>
        </w:r>
      </w:del>
    </w:p>
    <w:p>
      <w:pPr>
        <w:pStyle w:val="Text"/>
        <w:rPr>
          <w:ins w:id="9488" w:author="Reviewer" w:date="2026-10-06T02:49:59Z"/>
        </w:rPr>
      </w:pPr>
      <w:ins w:id="9489" w:author="Reviewer" w:date="2026-10-06T02:49:59Z">
        <w:r>
          <w:t xml:space="preserve">This article presented DisasterAware, a distributed decision support architecture for wildfire response built on two separated cores. Ten confidence-gated features feed five decision concepts, a sparse Takagi-Sugeno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the last through a pretrained language model whose every proposal passes the same gates, which preserve the four invariants of Section IV-H. On an independently validated core, whose four blind hindcasts agree with the satellite record at 86 to 94 percent, the benefit was measured on paired worlds: DisasterAware extinguishes 75 percent of the incidents within the episode against 13 percent for the static doctrine and 52 percent for the self-tuning doctrine, leaves 76 percent fewer people affected than the static doctrine, lowers the burned area by 82 percent against no action and by 40 percent against the self-tuning doctrine, admits 338 of 788 proposals of the language model through gates that trust none of them, and does so at 274 ms per decision and at most 1.29 times the cost for sixteen times the agents, while every fielded order traces to its concepts, rules, and confidences.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scenario study will build families in which the seed doctrine is structurally insufficient, so that the tactics the open space composes can be measured against the tactics it was not given.</w:t>
        </w:r>
      </w:ins>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ind w:left="245" w:hanging="245"/>
            <w:jc w:val="both"/>
            <w:rPr>
              <w:ins w:id="9507" w:author="Reviewer" w:date="2026-10-06T02:49:59Z"/>
            </w:rPr>
          </w:pPr>
          <w:ins w:id="9508" w:author="Reviewer" w:date="2026-10-06T02:49:59Z">
            <w:r>
              <w:rPr>
                <w:sz w:val="16"/>
                <w:szCs w:val="16"/>
              </w:rPr>
              <w:t xml:space="preserve">[35] A. Arbel and R. M. Tong, "On the generation of alternatives in decision analysis problems," Journal of the Operational Research Society, vol. 33, no. 4, pp. 377-387, 1982. [36] A. Colorni and A. Tsoukias, "What is a decision problem? Designing alternatives," in Preference Disaggregation in Multiple Criteria Decision Analysis, N. Matsatsinis and E. Grigoroudis, Eds. Cham, Switzerland: Springer, 2018, pp. 1-15. [37] A. Colorni and A. Tsoukias, "Designing alternatives in decision problems," Journal of Multi-Criteria Decision Analysis, vol. 27, no. 3-4, pp. 150-158, 2020. [38] G. J. Hofstede, "Open problems, formal problems," Journal of Decision Systems, vol. 4, no. 2, pp. 155-165, 1995. [39] F. Del Missier, M. Visentini, and T. Mantyla, "Option generation in decision making: Ideation beyond memory retrieval," Frontiers in Psychology, vol. 5, art. 1584, 2015. [40] B. Fazlollahi and R. Vahidov, "A method for generation of alternatives by decision support systems," Journal of Management Information Systems, vol. 18, no. 2, pp. 229-250, 2001. [41] E. D. Brill, J. M. Flach, L. D. Hopkins, and S. Ranjithan, "MGA: A decision support system for complex, incompletely defined problems," IEEE Transactions on Systems, Man, and Cybernetics, vol. 20, no. 4, pp. 745-757, 1990. [42] M. S. Levin, "Towards decision support technology platform for modular systems," arXiv:1408.5492, 2014. [43] P. Struss, "Model-based decision support systems: Conceptualization and general architecture," in Proc. 32nd Int. Workshop on Qualitative Reasoning (QR), 2019. [44] Y. Ding, X. Zhang, S. Amiri, N. Cao, H. Yang, A. Kaminski, C. Esselink, and S. Zhang, "Integrating action knowledge and LLMs for task planning and situation handling in open worlds," Autonomous Robots, vol. 47, pp. 981-997, 2023. [45] E. Gizzi, H. Amel, W. W. Lin, K. Rhea, and J. Sinapov, "Toward creative problem solving agents: Action discovery through behavior babbling," in Proc. IEEE Int. Conf. Development and Learning (ICDL), 2021, pp. 1-7. [46] R. Chandra, S. S. Kumar, R. Patra, and S. Agarwal, "Decision support system for forest fire management using ontology with big data and LLMs," Cluster Computing, vol. 28, art. 548, 2025. [47] Y. Cheng, Y. Lin, Y. Wu, L. Huang, T. Chen, W. Weng, and X. Zhang, "Retrieval over response: Large language model-augmented decision strategies for hierarchical wildfire risk evaluation," Fire, vol. 9, no. 4, art. 143, 2026. [48] N. Gerolimos, V. Alevizos, S. Edralin, C. Xu, G. Priniotakis, G. A. Papakostas, and Z. Yue, "Autonomous decision-making enhancing natural disaster management through open world machine learning: A systematic review," Human-Centric Intelligent Systems, vol. 5, pp. 269-284, 2025. [49] A. Sandeep, S. Jayarathna, S. Sandaruwan, V. Samarappuli, D. Meedeniya, and C. Perera, "Context-aware multi-agent architecture for wildfire insights," Sensors, vol. 26, art. 1070, 2026. [50] Y. Tan, "Trustworthy intelligence fusion for search and rescue: Designing grounded and secure multi-agent AI for mission decision support," M.S. thesis, California Polytechnic State Univ., San Luis Obispo, CA, USA, 2025. [51] J. Cui, C. Zhai, Y. Wang, and Y. Li, "Large language models and AI agents in disaster-resilient infrastructure: Concepts, applications, pathways, and challenges," Reliability Engineering and System Safety, vol. 267, art. 111683, 2026. [52] E. Park, J. Park, and T. Kim, "WildfireKR: An LLM-agent decision support framework for autonomous wildfire spread simulation in South Korea," IEEE Access, vol. 14, pp. 59185-59208, 2026.</w:t>
            </w:r>
          </w:ins>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