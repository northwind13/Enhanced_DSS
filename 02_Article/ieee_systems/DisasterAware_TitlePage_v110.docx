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69F26" w14:textId="77777777" w:rsidR="00EA1C48" w:rsidRDefault="002430DA">
      <w:pPr>
        <w:spacing w:after="200"/>
        <w:jc w:val="right"/>
      </w:pPr>
      <w:r>
        <w:rPr>
          <w:i/>
          <w:iCs/>
          <w:sz w:val="18"/>
          <w:szCs w:val="18"/>
        </w:rPr>
        <w:t>Title Page</w:t>
      </w:r>
    </w:p>
    <w:p w14:paraId="15B4687F" w14:textId="77777777" w:rsidR="00EA1C48" w:rsidRDefault="002430DA">
      <w:pPr>
        <w:spacing w:after="240"/>
        <w:jc w:val="center"/>
      </w:pPr>
      <w:del w:id="91019" w:author="Claude" w:date="2026-10-29T12:31:37Z">
        <w:r>
          <w:rPr>
            <w:b/>
            <w:bCs/>
            <w:sz w:val="28"/>
            <w:szCs w:val="28"/>
          </w:rPr>
          <w:delText>DisasterAware: AI Enhanced Concept-Based Fuzzy Reasoning for Scalable Wildfire Decision Support</w:delText>
        </w:r>
      </w:del>
      <w:ins w:id="91020" w:author="Claude" w:date="2026-10-29T12:31:37Z">
        <w:r>
          <w:rPr>
            <w:b/>
            <w:bCs/>
            <w:sz w:val="28"/>
            <w:szCs w:val="28"/>
          </w:rPr>
          <w:t xml:space="preserve">A Decision Support Architecture With a Verified Open Decision Space for Wildfire Response</w:t>
        </w:r>
      </w:ins>
    </w:p>
    <w:p w14:paraId="451994FF" w14:textId="77777777" w:rsidR="00EA1C48" w:rsidRDefault="002430DA">
      <w:pPr>
        <w:spacing w:after="60"/>
        <w:jc w:val="center"/>
      </w:pPr>
      <w:r>
        <w:rPr>
          <w:sz w:val="22"/>
          <w:szCs w:val="22"/>
        </w:rPr>
        <w:t>Çağlar Akman and Kemal Leblebicioğlu</w:t>
      </w:r>
    </w:p>
    <w:p w14:paraId="0175D1B5" w14:textId="77777777" w:rsidR="00EA1C48" w:rsidRDefault="002430DA">
      <w:pPr>
        <w:spacing w:after="240"/>
        <w:jc w:val="center"/>
      </w:pPr>
      <w:r>
        <w:rPr>
          <w:i/>
          <w:iCs/>
          <w:sz w:val="18"/>
          <w:szCs w:val="18"/>
        </w:rPr>
        <w:t xml:space="preserve">Regular Paper submitted to IEEE </w:t>
      </w:r>
      <w:del w:id="91021" w:author="Claude" w:date="2026-10-29T12:31:37Z">
        <w:r>
          <w:rPr>
            <w:i/>
            <w:iCs/>
            <w:sz w:val="18"/>
            <w:szCs w:val="18"/>
          </w:rPr>
          <w:delText xml:space="preserve">Transactions on Systems, Man, and Cybernetics: Systems</w:delText>
        </w:r>
      </w:del>
      <w:ins w:id="91022" w:author="Claude" w:date="2026-10-29T12:31:37Z">
        <w:r>
          <w:rPr>
            <w:i/>
            <w:iCs/>
            <w:sz w:val="18"/>
            <w:szCs w:val="18"/>
          </w:rPr>
          <w:t xml:space="preserve">Systems Journal</w:t>
        </w:r>
      </w:ins>
    </w:p>
    <w:p w14:paraId="1FFAC2C8" w14:textId="77777777" w:rsidR="00EA1C48" w:rsidRDefault="002430DA">
      <w:pPr>
        <w:spacing w:before="260" w:after="100"/>
      </w:pPr>
      <w:r>
        <w:rPr>
          <w:b/>
          <w:bCs/>
        </w:rPr>
        <w:t>Authors and Affiliations</w:t>
      </w:r>
    </w:p>
    <w:p w14:paraId="720F24B5" w14:textId="16743D87" w:rsidR="00EA1C48" w:rsidRDefault="002430DA">
      <w:pPr>
        <w:spacing w:after="120"/>
      </w:pPr>
      <w:r>
        <w:t xml:space="preserve">Çağlar Akman, Department of Electrical and Electronics Engineering, Middle East Technical University, 06800 Ankara, Türkiye, and HAVELSAN A.Ş., </w:t>
      </w:r>
      <w:r>
        <w:t xml:space="preserve">06510 Ankara, Türkiye. E-mail: caglar</w:t>
      </w:r>
      <w:del w:id="91025" w:author="Claude" w:date="2026-10-29T12:31:37Z">
        <w:r>
          <w:delText xml:space="preserve">.akman@metu.edu.tr</w:delText>
        </w:r>
      </w:del>
      <w:ins w:id="91026" w:author="Claude" w:date="2026-10-29T12:31:37Z">
        <w:r>
          <w:t xml:space="preserve">akman@gmail.com</w:t>
        </w:r>
      </w:ins>
      <w:r>
        <w:t xml:space="preserve">. ORCID: </w:t>
      </w:r>
      <w:r w:rsidRPr="002430DA">
        <w:t>0000-0003-3428-7073</w:t>
      </w:r>
    </w:p>
    <w:p w14:paraId="4A0025FB" w14:textId="1B6FEA23" w:rsidR="00EA1C48" w:rsidRDefault="002430DA">
      <w:pPr>
        <w:spacing w:after="120"/>
      </w:pPr>
      <w:r>
        <w:t>Kemal Leblebicioğlu, Department of Electrical and Electronics Engineering, Middle East Technical University, 06800 Ankara, Türkiye. E-mail: kleb@metu.edu.tr</w:t>
      </w:r>
    </w:p>
    <w:p w14:paraId="02BDF7E9" w14:textId="77777777" w:rsidR="00EA1C48" w:rsidRDefault="002430DA">
      <w:pPr>
        <w:spacing w:before="260" w:after="100"/>
      </w:pPr>
      <w:r>
        <w:rPr>
          <w:b/>
          <w:bCs/>
        </w:rPr>
        <w:t>Add</w:t>
      </w:r>
      <w:r>
        <w:rPr>
          <w:b/>
          <w:bCs/>
        </w:rPr>
        <w:t>ress for Correspondence</w:t>
      </w:r>
    </w:p>
    <w:p w14:paraId="4CDC646F" w14:textId="77777777" w:rsidR="00EA1C48" w:rsidRDefault="002430DA">
      <w:pPr>
        <w:spacing w:after="120"/>
      </w:pPr>
      <w:r>
        <w:t>Çağlar Akman (corresponding author)</w:t>
      </w:r>
    </w:p>
    <w:p w14:paraId="3E05D868" w14:textId="77777777" w:rsidR="00EA1C48" w:rsidRDefault="002430DA">
      <w:pPr>
        <w:spacing w:after="120"/>
      </w:pPr>
      <w:r>
        <w:t>Department of Electrical and Electronics Engineering, Middle East Technical University, Üniversiteler Mahallesi, Dumlupınar Bulvarı No. 1, 06800 Çankaya, Ankara, Türkiye</w:t>
      </w:r>
    </w:p>
    <w:p w14:paraId="014BF5B6" w14:textId="3AE8A80C" w:rsidR="00EA1C48" w:rsidRDefault="002430DA">
      <w:pPr>
        <w:spacing w:after="120"/>
      </w:pPr>
      <w:r>
        <w:t xml:space="preserve">E-mail: </w:t>
      </w:r>
      <w:del w:id="91027" w:author="Claude" w:date="2026-10-29T12:31:37Z">
        <w:r>
          <w:delText xml:space="preserve">e134113</w:delText>
        </w:r>
      </w:del>
      <w:del w:id="91028" w:author="Claude" w:date="2026-10-29T12:31:37Z">
        <w:r>
          <w:delText>@metu.</w:delText>
        </w:r>
      </w:del>
      <w:del w:id="91029" w:author="Claude" w:date="2026-10-29T12:31:37Z">
        <w:r>
          <w:delText>edu.tr</w:delText>
        </w:r>
      </w:del>
      <w:ins w:id="91030" w:author="Claude" w:date="2026-10-29T12:31:37Z">
        <w:r>
          <w:t xml:space="preserve">caglarakman@gmail.com</w:t>
        </w:r>
      </w:ins>
    </w:p>
    <w:p w14:paraId="5A1DF81E" w14:textId="4684A3AB" w:rsidR="00EA1C48" w:rsidRDefault="002430DA">
      <w:pPr>
        <w:spacing w:after="120"/>
      </w:pPr>
      <w:r>
        <w:t>Telephone: +90 533 052 03 94</w:t>
      </w:r>
    </w:p>
    <w:p w14:paraId="4AC48F29" w14:textId="77777777" w:rsidR="00EA1C48" w:rsidRDefault="002430DA">
      <w:pPr>
        <w:spacing w:before="260" w:after="100"/>
      </w:pPr>
      <w:r>
        <w:rPr>
          <w:b/>
          <w:bCs/>
        </w:rPr>
        <w:t>Acknowledgment</w:t>
      </w:r>
    </w:p>
    <w:p w14:paraId="71B4EB49" w14:textId="6987BD79" w:rsidR="00EA1C48" w:rsidRDefault="002430DA">
      <w:pPr>
        <w:spacing w:after="120"/>
      </w:pPr>
      <w:r>
        <w:t xml:space="preserve">The research </w:t>
      </w:r>
      <w:r>
        <w:t>reported in this article was carried out independently and received no specific grant from any funding agency in the public, commercial, or not-for-profit sectors.</w:t>
      </w:r>
    </w:p>
    <w:p w14:paraId="44B35617" w14:textId="77777777" w:rsidR="00EA1C48" w:rsidRDefault="002430DA">
      <w:pPr>
        <w:spacing w:before="260" w:after="100"/>
      </w:pPr>
      <w:r>
        <w:rPr>
          <w:b/>
          <w:bCs/>
        </w:rPr>
        <w:t>Conflict of Interest Statement</w:t>
      </w:r>
    </w:p>
    <w:p w14:paraId="2EFA92E3" w14:textId="77777777" w:rsidR="00EA1C48" w:rsidRDefault="002430DA">
      <w:pPr>
        <w:spacing w:after="120"/>
      </w:pPr>
      <w:r>
        <w:t xml:space="preserve">The authors declare no conflict of interest. Çağlar Akman is </w:t>
      </w:r>
      <w:r>
        <w:t>employed by HAVELSAN A.Ş., which had no role in the design of the study, in the collection, analysis, or interpretation of data, in the writing of the article, or in the decision to submit it for publication. No competing financial or non-financial interes</w:t>
      </w:r>
      <w:r>
        <w:t>ts are associated with the work reported here.</w:t>
      </w:r>
    </w:p>
    <w:p w14:paraId="5DE1E2D5" w14:textId="77777777" w:rsidR="00EA1C48" w:rsidRDefault="002430DA">
      <w:pPr>
        <w:spacing w:before="260" w:after="100"/>
      </w:pPr>
      <w:r>
        <w:rPr>
          <w:b/>
          <w:bCs/>
        </w:rPr>
        <w:t>Additional Statements</w:t>
      </w:r>
    </w:p>
    <w:p w14:paraId="3DC7F373" w14:textId="77777777" w:rsidR="00EA1C48" w:rsidRDefault="002430DA">
      <w:pPr>
        <w:spacing w:after="120"/>
      </w:pPr>
      <w:r>
        <w:t>This article is original, has not been published previously, and is not under consideration for publication elsewhere. Part of the material derives from the doctoral research of Çağlar Ak</w:t>
      </w:r>
      <w:r>
        <w:t xml:space="preserve">man at Middle East Technical University. All authors have read and approved the submitted version and agree to be accountable for the work. The study involves no human participants, animal subjects, or personal data, so no ethical approval was required.</w:t>
      </w:r>
      <w:del w:id="91023" w:author="Claude" w:date="2026-10-29T12:31:37Z">
        <w:r>
          <w:delText xml:space="preserve"> Th</w:delText>
        </w:r>
      </w:del>
      <w:del w:id="91024" w:author="Claude" w:date="2026-10-29T12:31:37Z">
        <w:r>
          <w:delText>e manuscript itself is prepared for double-anonymous review and contains no author identifying information.</w:delText>
        </w:r>
      </w:del>
    </w:p>
    <w:sectPr w:rsidR="00EA1C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4501A"/>
    <w:multiLevelType w:val="hybridMultilevel"/>
    <w:tmpl w:val="917E21E6"/>
    <w:lvl w:ilvl="0" w:tplc="FC2CC1DE">
      <w:start w:val="1"/>
      <w:numFmt w:val="bullet"/>
      <w:lvlText w:val="●"/>
      <w:lvlJc w:val="left"/>
      <w:pPr>
        <w:ind w:left="720" w:hanging="360"/>
      </w:pPr>
    </w:lvl>
    <w:lvl w:ilvl="1" w:tplc="DA56D116">
      <w:start w:val="1"/>
      <w:numFmt w:val="bullet"/>
      <w:lvlText w:val="○"/>
      <w:lvlJc w:val="left"/>
      <w:pPr>
        <w:ind w:left="1440" w:hanging="360"/>
      </w:pPr>
    </w:lvl>
    <w:lvl w:ilvl="2" w:tplc="CADA9870">
      <w:start w:val="1"/>
      <w:numFmt w:val="bullet"/>
      <w:lvlText w:val="■"/>
      <w:lvlJc w:val="left"/>
      <w:pPr>
        <w:ind w:left="2160" w:hanging="360"/>
      </w:pPr>
    </w:lvl>
    <w:lvl w:ilvl="3" w:tplc="7A7EA89C">
      <w:start w:val="1"/>
      <w:numFmt w:val="bullet"/>
      <w:lvlText w:val="●"/>
      <w:lvlJc w:val="left"/>
      <w:pPr>
        <w:ind w:left="2880" w:hanging="360"/>
      </w:pPr>
    </w:lvl>
    <w:lvl w:ilvl="4" w:tplc="1004D518">
      <w:start w:val="1"/>
      <w:numFmt w:val="bullet"/>
      <w:lvlText w:val="○"/>
      <w:lvlJc w:val="left"/>
      <w:pPr>
        <w:ind w:left="3600" w:hanging="360"/>
      </w:pPr>
    </w:lvl>
    <w:lvl w:ilvl="5" w:tplc="AB0C58B0">
      <w:start w:val="1"/>
      <w:numFmt w:val="bullet"/>
      <w:lvlText w:val="■"/>
      <w:lvlJc w:val="left"/>
      <w:pPr>
        <w:ind w:left="4320" w:hanging="360"/>
      </w:pPr>
    </w:lvl>
    <w:lvl w:ilvl="6" w:tplc="B41C44C0">
      <w:start w:val="1"/>
      <w:numFmt w:val="bullet"/>
      <w:lvlText w:val="●"/>
      <w:lvlJc w:val="left"/>
      <w:pPr>
        <w:ind w:left="5040" w:hanging="360"/>
      </w:pPr>
    </w:lvl>
    <w:lvl w:ilvl="7" w:tplc="0658CB2C">
      <w:start w:val="1"/>
      <w:numFmt w:val="bullet"/>
      <w:lvlText w:val="●"/>
      <w:lvlJc w:val="left"/>
      <w:pPr>
        <w:ind w:left="5760" w:hanging="360"/>
      </w:pPr>
    </w:lvl>
    <w:lvl w:ilvl="8" w:tplc="0A1076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C48"/>
    <w:rsid w:val="002430DA"/>
    <w:rsid w:val="00EA1C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D652"/>
  <w15:docId w15:val="{4C5028ED-4538-40B2-B711-4079F902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1779</Characters>
  <Application>Microsoft Office Word</Application>
  <DocSecurity>0</DocSecurity>
  <Lines>14</Lines>
  <Paragraphs>4</Paragraphs>
  <ScaleCrop>false</ScaleCrop>
  <Company>HAVELSAN A.S</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cakman</cp:lastModifiedBy>
  <cp:revision>2</cp:revision>
  <dcterms:created xsi:type="dcterms:W3CDTF">2026-08-07T14:33:00Z</dcterms:created>
  <dcterms:modified xsi:type="dcterms:W3CDTF">2026-08-07T14:54:00Z</dcterms:modified>
</cp:coreProperties>
</file>